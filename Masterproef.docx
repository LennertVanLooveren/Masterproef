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18B713" w14:textId="378C826A" w:rsidR="003601DE" w:rsidRPr="000418A2" w:rsidRDefault="00CC1765" w:rsidP="003601DE">
      <w:pPr>
        <w:spacing w:after="0" w:line="240" w:lineRule="auto"/>
        <w:jc w:val="left"/>
        <w:rPr>
          <w:color w:val="278E74"/>
          <w:sz w:val="60"/>
          <w:szCs w:val="60"/>
        </w:rPr>
      </w:pPr>
      <w:sdt>
        <w:sdtPr>
          <w:id w:val="-1510665965"/>
          <w:placeholder>
            <w:docPart w:val="8327F3703A8341399A30311021E9DD40"/>
          </w:placeholder>
        </w:sdtPr>
        <w:sdtEndPr>
          <w:rPr>
            <w:color w:val="1D8DB0"/>
            <w:sz w:val="80"/>
            <w:szCs w:val="80"/>
          </w:rPr>
        </w:sdtEndPr>
        <w:sdtContent>
          <w:r w:rsidR="003D78FF">
            <w:rPr>
              <w:noProof/>
              <w:lang w:val="en-GB" w:eastAsia="en-GB"/>
            </w:rPr>
            <mc:AlternateContent>
              <mc:Choice Requires="wps">
                <w:drawing>
                  <wp:anchor distT="0" distB="0" distL="36195" distR="114300" simplePos="0" relativeHeight="251658243" behindDoc="0" locked="0" layoutInCell="1" allowOverlap="1" wp14:anchorId="17E342A5" wp14:editId="048083AB">
                    <wp:simplePos x="0" y="0"/>
                    <wp:positionH relativeFrom="page">
                      <wp:posOffset>2524125</wp:posOffset>
                    </wp:positionH>
                    <wp:positionV relativeFrom="page">
                      <wp:posOffset>619456</wp:posOffset>
                    </wp:positionV>
                    <wp:extent cx="4751705" cy="11144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4751705" cy="1114425"/>
                            </a:xfrm>
                            <a:prstGeom prst="rect">
                              <a:avLst/>
                            </a:prstGeom>
                            <a:noFill/>
                            <a:ln w="6350">
                              <a:noFill/>
                            </a:ln>
                            <a:effectLst/>
                          </wps:spPr>
                          <wps:txbx>
                            <w:txbxContent>
                              <w:sdt>
                                <w:sdtPr>
                                  <w:alias w:val="Faculteit, departement of dienst"/>
                                  <w:tag w:val="Faculteit, departement of dienst"/>
                                  <w:id w:val="-466200736"/>
                                </w:sdtPr>
                                <w:sdtEndPr>
                                  <w:rPr>
                                    <w:b/>
                                  </w:rPr>
                                </w:sdtEndPr>
                                <w:sdtContent>
                                  <w:p w14:paraId="7C20B0F4" w14:textId="77777777" w:rsidR="00CC1765" w:rsidRPr="003D78FF" w:rsidRDefault="00CC1765" w:rsidP="003D78FF">
                                    <w:pPr>
                                      <w:pStyle w:val="CoverKoptekst"/>
                                      <w:spacing w:after="0"/>
                                    </w:pPr>
                                    <w:r w:rsidRPr="003D78FF">
                                      <w:t xml:space="preserve">faculteit industriËle </w:t>
                                    </w:r>
                                  </w:p>
                                  <w:p w14:paraId="0D316A71" w14:textId="77777777" w:rsidR="00CC1765" w:rsidRPr="003D78FF" w:rsidRDefault="00CC1765" w:rsidP="003D78FF">
                                    <w:pPr>
                                      <w:pStyle w:val="CoverKoptekst"/>
                                      <w:spacing w:after="0"/>
                                    </w:pPr>
                                    <w:r w:rsidRPr="003D78FF">
                                      <w:t>ingenieurswetenschappen</w:t>
                                    </w:r>
                                  </w:p>
                                  <w:p w14:paraId="3BCD36CF" w14:textId="77777777" w:rsidR="00CC1765" w:rsidRPr="003D78FF" w:rsidRDefault="00CC1765" w:rsidP="003D78FF">
                                    <w:pPr>
                                      <w:pStyle w:val="CoverKoptekst"/>
                                      <w:spacing w:before="240" w:after="0"/>
                                      <w:rPr>
                                        <w:b/>
                                      </w:rPr>
                                    </w:pPr>
                                    <w:r w:rsidRPr="003D78FF">
                                      <w:rPr>
                                        <w:b/>
                                      </w:rPr>
                                      <w:t>Campus geel</w:t>
                                    </w:r>
                                  </w:p>
                                </w:sdtContent>
                              </w:sdt>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E342A5" id="_x0000_t202" coordsize="21600,21600" o:spt="202" path="m,l,21600r21600,l21600,xe">
                    <v:stroke joinstyle="miter"/>
                    <v:path gradientshapeok="t" o:connecttype="rect"/>
                  </v:shapetype>
                  <v:shape id="Tekstvak 41" o:spid="_x0000_s1026" type="#_x0000_t202" style="position:absolute;margin-left:198.75pt;margin-top:48.8pt;width:374.15pt;height:87.75pt;z-index:251658243;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" filled="f" stroked="f" strokeweight=".5pt">
                    <v:textbox inset="6mm,2mm,6mm,2mm">
                      <w:txbxContent>
                        <w:sdt>
                          <w:sdtPr>
                            <w:alias w:val="Faculteit, departement of dienst"/>
                            <w:tag w:val="Faculteit, departement of dienst"/>
                            <w:id w:val="-466200736"/>
                          </w:sdtPr>
                          <w:sdtEndPr>
                            <w:rPr>
                              <w:b/>
                            </w:rPr>
                          </w:sdtEndPr>
                          <w:sdtContent>
                            <w:p w14:paraId="7C20B0F4" w14:textId="77777777" w:rsidR="00CC1765" w:rsidRPr="003D78FF" w:rsidRDefault="00CC1765" w:rsidP="003D78FF">
                              <w:pPr>
                                <w:pStyle w:val="CoverKoptekst"/>
                                <w:spacing w:after="0"/>
                              </w:pPr>
                              <w:r w:rsidRPr="003D78FF">
                                <w:t xml:space="preserve">faculteit industriËle </w:t>
                              </w:r>
                            </w:p>
                            <w:p w14:paraId="0D316A71" w14:textId="77777777" w:rsidR="00CC1765" w:rsidRPr="003D78FF" w:rsidRDefault="00CC1765" w:rsidP="003D78FF">
                              <w:pPr>
                                <w:pStyle w:val="CoverKoptekst"/>
                                <w:spacing w:after="0"/>
                              </w:pPr>
                              <w:r w:rsidRPr="003D78FF">
                                <w:t>ingenieurswetenschappen</w:t>
                              </w:r>
                            </w:p>
                            <w:p w14:paraId="3BCD36CF" w14:textId="77777777" w:rsidR="00CC1765" w:rsidRPr="003D78FF" w:rsidRDefault="00CC1765" w:rsidP="003D78FF">
                              <w:pPr>
                                <w:pStyle w:val="CoverKoptekst"/>
                                <w:spacing w:before="240" w:after="0"/>
                                <w:rPr>
                                  <w:b/>
                                </w:rPr>
                              </w:pPr>
                              <w:r w:rsidRPr="003D78FF">
                                <w:rPr>
                                  <w:b/>
                                </w:rPr>
                                <w:t>Campus geel</w:t>
                              </w:r>
                            </w:p>
                          </w:sdtContent>
                        </w:sdt>
                      </w:txbxContent>
                    </v:textbox>
                    <w10:wrap anchorx="page" anchory="page"/>
                  </v:shape>
                </w:pict>
              </mc:Fallback>
            </mc:AlternateContent>
          </w:r>
          <w:sdt>
            <w:sdtPr>
              <w:rPr>
                <w:color w:val="278E74"/>
                <w:sz w:val="60"/>
                <w:szCs w:val="60"/>
              </w:rPr>
              <w:alias w:val="Titel"/>
              <w:tag w:val="Titel"/>
              <w:id w:val="-1622608730"/>
              <w:placeholder>
                <w:docPart w:val="4998FB131DA7427A928709671CFD6674"/>
              </w:placeholder>
            </w:sdtPr>
            <w:sdtContent>
              <w:r w:rsidR="001D251E">
                <w:rPr>
                  <w:color w:val="278E74"/>
                  <w:sz w:val="60"/>
                  <w:szCs w:val="60"/>
                </w:rPr>
                <w:t>App</w:t>
              </w:r>
              <w:r w:rsidR="006246CC">
                <w:rPr>
                  <w:color w:val="278E74"/>
                  <w:sz w:val="60"/>
                  <w:szCs w:val="60"/>
                </w:rPr>
                <w:t>licatie</w:t>
              </w:r>
              <w:r w:rsidR="00201610">
                <w:rPr>
                  <w:color w:val="278E74"/>
                  <w:sz w:val="60"/>
                  <w:szCs w:val="60"/>
                </w:rPr>
                <w:t>ontwikkeling in cross-platform en platform-specifieke frameworks</w:t>
              </w:r>
            </w:sdtContent>
          </w:sdt>
        </w:sdtContent>
      </w:sdt>
    </w:p>
    <w:p w14:paraId="24344426" w14:textId="249EAF64" w:rsidR="00F01E7D" w:rsidRDefault="00CC1765" w:rsidP="003601DE">
      <w:pPr>
        <w:pStyle w:val="CoverTitel"/>
        <w:sectPr w:rsidR="00F01E7D" w:rsidSect="00652EB9">
          <w:headerReference w:type="default" r:id="rId8"/>
          <w:footerReference w:type="default" r:id="rId9"/>
          <w:headerReference w:type="first" r:id="rId10"/>
          <w:footerReference w:type="first" r:id="rId11"/>
          <w:pgSz w:w="11906" w:h="16838" w:code="9"/>
          <w:pgMar w:top="5557" w:right="794" w:bottom="1021" w:left="1134" w:header="1021" w:footer="567" w:gutter="0"/>
          <w:cols w:space="708"/>
          <w:titlePg/>
          <w:docGrid w:linePitch="360"/>
        </w:sectPr>
      </w:pPr>
      <w:sdt>
        <w:sdtPr>
          <w:rPr>
            <w:sz w:val="40"/>
          </w:rPr>
          <w:alias w:val="Subtitel"/>
          <w:tag w:val="Subtitel"/>
          <w:id w:val="1058292000"/>
          <w:placeholder>
            <w:docPart w:val="862E3B3E96C04FB8A115D74D4E075D55"/>
          </w:placeholder>
        </w:sdtPr>
        <w:sdtContent>
          <w:r w:rsidR="00201610">
            <w:rPr>
              <w:sz w:val="40"/>
            </w:rPr>
            <w:t>Een vergelijkende studie</w:t>
          </w:r>
        </w:sdtContent>
      </w:sdt>
      <w:r w:rsidR="003601DE" w:rsidRPr="00D964B8">
        <w:rPr>
          <w:noProof/>
          <w:lang w:eastAsia="en-GB"/>
        </w:rPr>
        <w:t xml:space="preserve"> </w:t>
      </w:r>
      <w:r w:rsidR="00060C9B">
        <w:rPr>
          <w:noProof/>
          <w:lang w:val="en-GB" w:eastAsia="en-GB"/>
        </w:rPr>
        <mc:AlternateContent>
          <mc:Choice Requires="wps">
            <w:drawing>
              <wp:anchor distT="0" distB="0" distL="36195" distR="114300" simplePos="0" relativeHeight="251658245" behindDoc="0" locked="0" layoutInCell="1" allowOverlap="1" wp14:anchorId="5147F4C9" wp14:editId="5086AFAA">
                <wp:simplePos x="0" y="0"/>
                <wp:positionH relativeFrom="margin">
                  <wp:align>right</wp:align>
                </wp:positionH>
                <wp:positionV relativeFrom="page">
                  <wp:posOffset>8338185</wp:posOffset>
                </wp:positionV>
                <wp:extent cx="3239770" cy="1352550"/>
                <wp:effectExtent l="0" t="0" r="0" b="0"/>
                <wp:wrapNone/>
                <wp:docPr id="16" name="Tekstvak 16"/>
                <wp:cNvGraphicFramePr/>
                <a:graphic xmlns:a="http://schemas.openxmlformats.org/drawingml/2006/main">
                  <a:graphicData uri="http://schemas.microsoft.com/office/word/2010/wordprocessingShape">
                    <wps:wsp>
                      <wps:cNvSpPr txBox="1"/>
                      <wps:spPr>
                        <a:xfrm>
                          <a:off x="0" y="0"/>
                          <a:ext cx="3239770" cy="1352550"/>
                        </a:xfrm>
                        <a:prstGeom prst="rect">
                          <a:avLst/>
                        </a:prstGeom>
                        <a:noFill/>
                        <a:ln w="6350">
                          <a:noFill/>
                        </a:ln>
                        <a:effectLst/>
                      </wps:spPr>
                      <wps:txbx>
                        <w:txbxContent>
                          <w:sdt>
                            <w:sdtPr>
                              <w:rPr>
                                <w:rFonts w:cs="Arial"/>
                                <w:sz w:val="24"/>
                              </w:rPr>
                              <w:alias w:val="Subtekst"/>
                              <w:tag w:val="Subtekst"/>
                              <w:id w:val="1414740546"/>
                            </w:sdtPr>
                            <w:sdtContent>
                              <w:p w14:paraId="3CB3D331" w14:textId="342B65C9" w:rsidR="00CC1765" w:rsidRPr="00AC5CEB" w:rsidRDefault="00CC1765"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7F4C9" id="Tekstvak 16" o:spid="_x0000_s1027" type="#_x0000_t202" style="position:absolute;left:0;text-align:left;margin-left:203.9pt;margin-top:656.55pt;width:255.1pt;height:106.5pt;z-index:251658245;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" filled="f" stroked="f" strokeweight=".5pt">
                <v:textbox inset="0,0,0,0">
                  <w:txbxContent>
                    <w:sdt>
                      <w:sdtPr>
                        <w:rPr>
                          <w:rFonts w:cs="Arial"/>
                          <w:sz w:val="24"/>
                        </w:rPr>
                        <w:alias w:val="Subtekst"/>
                        <w:tag w:val="Subtekst"/>
                        <w:id w:val="1414740546"/>
                      </w:sdtPr>
                      <w:sdtContent>
                        <w:p w14:paraId="3CB3D331" w14:textId="342B65C9" w:rsidR="00CC1765" w:rsidRPr="00AC5CEB" w:rsidRDefault="00CC1765" w:rsidP="00060C9B">
                          <w:pPr>
                            <w:spacing w:before="120"/>
                            <w:ind w:right="113"/>
                            <w:jc w:val="right"/>
                            <w:rPr>
                              <w:rFonts w:cs="Arial"/>
                              <w:sz w:val="24"/>
                            </w:rPr>
                          </w:pPr>
                          <w:r w:rsidRPr="00AC5CEB">
                            <w:rPr>
                              <w:rFonts w:cs="Arial"/>
                              <w:sz w:val="24"/>
                            </w:rPr>
                            <w:t xml:space="preserve">Masterproef ingediend tot het behalen van de graad van master of Science in de industriële wetenschappen: </w:t>
                          </w:r>
                          <w:r w:rsidRPr="00A7316D">
                            <w:rPr>
                              <w:i/>
                              <w:sz w:val="24"/>
                            </w:rPr>
                            <w:t>elektronica-ICT, afstudeerrichting ICT</w:t>
                          </w:r>
                        </w:p>
                      </w:sdtContent>
                    </w:sdt>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2" behindDoc="0" locked="0" layoutInCell="1" allowOverlap="1" wp14:anchorId="5A0DF522" wp14:editId="6481F42A">
                <wp:simplePos x="0" y="0"/>
                <wp:positionH relativeFrom="margin">
                  <wp:align>right</wp:align>
                </wp:positionH>
                <wp:positionV relativeFrom="page">
                  <wp:posOffset>7007225</wp:posOffset>
                </wp:positionV>
                <wp:extent cx="3240000" cy="2160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Auteur"/>
                              <w:tag w:val="Auteur"/>
                              <w:id w:val="-385419234"/>
                            </w:sdtPr>
                            <w:sdtContent>
                              <w:p w14:paraId="4A2EB7F3" w14:textId="77777777" w:rsidR="00CC1765" w:rsidRDefault="00CC1765" w:rsidP="003601DE">
                                <w:pPr>
                                  <w:pStyle w:val="CoverAuteur"/>
                                </w:pPr>
                                <w:r>
                                  <w:t>Lennert VAN LOOVEREN</w:t>
                                </w:r>
                              </w:p>
                            </w:sdtContent>
                          </w:sdt>
                          <w:p w14:paraId="7D53AF27" w14:textId="77777777" w:rsidR="00CC1765" w:rsidRDefault="00CC1765" w:rsidP="00024C11">
                            <w:pPr>
                              <w:pStyle w:val="CoverAuteu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DF522" id="Tekstvak 40" o:spid="_x0000_s1028" type="#_x0000_t202" style="position:absolute;left:0;text-align:left;margin-left:203.9pt;margin-top:551.75pt;width:255.1pt;height:17pt;z-index:251658242;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" filled="f" stroked="f" strokeweight=".5pt">
                <v:textbox inset="0,0,0,0">
                  <w:txbxContent>
                    <w:sdt>
                      <w:sdtPr>
                        <w:alias w:val="Auteur"/>
                        <w:tag w:val="Auteur"/>
                        <w:id w:val="-385419234"/>
                      </w:sdtPr>
                      <w:sdtContent>
                        <w:p w14:paraId="4A2EB7F3" w14:textId="77777777" w:rsidR="00CC1765" w:rsidRDefault="00CC1765" w:rsidP="003601DE">
                          <w:pPr>
                            <w:pStyle w:val="CoverAuteur"/>
                          </w:pPr>
                          <w:r>
                            <w:t>Lennert VAN LOOVEREN</w:t>
                          </w:r>
                        </w:p>
                      </w:sdtContent>
                    </w:sdt>
                    <w:p w14:paraId="7D53AF27" w14:textId="77777777" w:rsidR="00CC1765" w:rsidRDefault="00CC1765" w:rsidP="00024C11">
                      <w:pPr>
                        <w:pStyle w:val="CoverAuteur"/>
                      </w:pPr>
                    </w:p>
                  </w:txbxContent>
                </v:textbox>
                <w10:wrap anchorx="margin" anchory="page"/>
              </v:shape>
            </w:pict>
          </mc:Fallback>
        </mc:AlternateContent>
      </w:r>
      <w:r w:rsidR="00060C9B">
        <w:rPr>
          <w:noProof/>
          <w:lang w:val="en-GB" w:eastAsia="en-GB"/>
        </w:rPr>
        <mc:AlternateContent>
          <mc:Choice Requires="wps">
            <w:drawing>
              <wp:anchor distT="0" distB="0" distL="36195" distR="114300" simplePos="0" relativeHeight="251658244" behindDoc="0" locked="0" layoutInCell="1" allowOverlap="1" wp14:anchorId="6880CECA" wp14:editId="308A0BED">
                <wp:simplePos x="0" y="0"/>
                <wp:positionH relativeFrom="margin">
                  <wp:posOffset>340360</wp:posOffset>
                </wp:positionH>
                <wp:positionV relativeFrom="page">
                  <wp:posOffset>8353425</wp:posOffset>
                </wp:positionV>
                <wp:extent cx="3239770" cy="1265530"/>
                <wp:effectExtent l="0" t="0" r="0" b="11430"/>
                <wp:wrapNone/>
                <wp:docPr id="3" name="Tekstvak 3"/>
                <wp:cNvGraphicFramePr/>
                <a:graphic xmlns:a="http://schemas.openxmlformats.org/drawingml/2006/main">
                  <a:graphicData uri="http://schemas.microsoft.com/office/word/2010/wordprocessingShape">
                    <wps:wsp>
                      <wps:cNvSpPr txBox="1"/>
                      <wps:spPr>
                        <a:xfrm>
                          <a:off x="0" y="0"/>
                          <a:ext cx="3239770" cy="1265530"/>
                        </a:xfrm>
                        <a:prstGeom prst="rect">
                          <a:avLst/>
                        </a:prstGeom>
                        <a:noFill/>
                        <a:ln w="6350">
                          <a:noFill/>
                        </a:ln>
                        <a:effectLst/>
                      </wps:spPr>
                      <wps:txbx>
                        <w:txbxContent>
                          <w:sdt>
                            <w:sdtPr>
                              <w:alias w:val="Subtekst"/>
                              <w:tag w:val="Subtekst"/>
                              <w:id w:val="498083441"/>
                            </w:sdtPr>
                            <w:sdtContent>
                              <w:p w14:paraId="7D7AA6CA" w14:textId="349AB790" w:rsidR="00CC1765" w:rsidRDefault="00CC1765" w:rsidP="003601DE">
                                <w:pPr>
                                  <w:pStyle w:val="CoverSubtekst"/>
                                  <w:spacing w:before="120"/>
                                  <w:jc w:val="left"/>
                                </w:pPr>
                                <w:r>
                                  <w:t>Promotor: Dr. Ing. Peter Karsmakers</w:t>
                                </w:r>
                              </w:p>
                              <w:p w14:paraId="655D8BDE" w14:textId="77777777" w:rsidR="00CC1765" w:rsidRPr="00C93379" w:rsidRDefault="00CC1765" w:rsidP="003601DE">
                                <w:pPr>
                                  <w:pStyle w:val="CoverSubtekst"/>
                                  <w:spacing w:before="240"/>
                                  <w:jc w:val="left"/>
                                </w:pPr>
                                <w:r>
                                  <w:t>Co-promotoren: Koen Swings,</w:t>
                                </w:r>
                                <w:r>
                                  <w:br/>
                                  <w:t>Bram Schrijvers</w:t>
                                </w:r>
                              </w:p>
                            </w:sdtContent>
                          </w:sdt>
                          <w:p w14:paraId="50CBA07C" w14:textId="77777777" w:rsidR="00CC1765" w:rsidRPr="00C93379" w:rsidRDefault="00CC1765" w:rsidP="00060C9B">
                            <w:pPr>
                              <w:pStyle w:val="CoverSubtekst"/>
                              <w:spacing w:before="240"/>
                              <w:jc w:val="le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0CECA" id="Tekstvak 3" o:spid="_x0000_s1029" type="#_x0000_t202" style="position:absolute;left:0;text-align:left;margin-left:26.8pt;margin-top:657.75pt;width:255.1pt;height:99.65pt;z-index:251658244;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" filled="f" stroked="f" strokeweight=".5pt">
                <v:textbox inset="0,0,0,0">
                  <w:txbxContent>
                    <w:sdt>
                      <w:sdtPr>
                        <w:alias w:val="Subtekst"/>
                        <w:tag w:val="Subtekst"/>
                        <w:id w:val="498083441"/>
                      </w:sdtPr>
                      <w:sdtContent>
                        <w:p w14:paraId="7D7AA6CA" w14:textId="349AB790" w:rsidR="00CC1765" w:rsidRDefault="00CC1765" w:rsidP="003601DE">
                          <w:pPr>
                            <w:pStyle w:val="CoverSubtekst"/>
                            <w:spacing w:before="120"/>
                            <w:jc w:val="left"/>
                          </w:pPr>
                          <w:r>
                            <w:t>Promotor: Dr. Ing. Peter Karsmakers</w:t>
                          </w:r>
                        </w:p>
                        <w:p w14:paraId="655D8BDE" w14:textId="77777777" w:rsidR="00CC1765" w:rsidRPr="00C93379" w:rsidRDefault="00CC1765" w:rsidP="003601DE">
                          <w:pPr>
                            <w:pStyle w:val="CoverSubtekst"/>
                            <w:spacing w:before="240"/>
                            <w:jc w:val="left"/>
                          </w:pPr>
                          <w:r>
                            <w:t>Co-promotoren: Koen Swings,</w:t>
                          </w:r>
                          <w:r>
                            <w:br/>
                            <w:t>Bram Schrijvers</w:t>
                          </w:r>
                        </w:p>
                      </w:sdtContent>
                    </w:sdt>
                    <w:p w14:paraId="50CBA07C" w14:textId="77777777" w:rsidR="00CC1765" w:rsidRPr="00C93379" w:rsidRDefault="00CC1765" w:rsidP="00060C9B">
                      <w:pPr>
                        <w:pStyle w:val="CoverSubtekst"/>
                        <w:spacing w:before="240"/>
                        <w:jc w:val="left"/>
                      </w:pPr>
                    </w:p>
                  </w:txbxContent>
                </v:textbox>
                <w10:wrap anchorx="margin" anchory="page"/>
              </v:shape>
            </w:pict>
          </mc:Fallback>
        </mc:AlternateContent>
      </w:r>
      <w:r w:rsidR="0096737D">
        <w:rPr>
          <w:noProof/>
          <w:lang w:val="en-GB" w:eastAsia="en-GB"/>
        </w:rPr>
        <mc:AlternateContent>
          <mc:Choice Requires="wps">
            <w:drawing>
              <wp:anchor distT="0" distB="0" distL="114300" distR="114300" simplePos="0" relativeHeight="251658241" behindDoc="0" locked="0" layoutInCell="1" allowOverlap="0" wp14:anchorId="3AF85632" wp14:editId="640F807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Datum"/>
                              <w:id w:val="5634306"/>
                              <w:date>
                                <w:dateFormat w:val="MMMM yyyy"/>
                                <w:lid w:val="nl-BE"/>
                                <w:storeMappedDataAs w:val="dateTime"/>
                                <w:calendar w:val="gregorian"/>
                              </w:date>
                            </w:sdtPr>
                            <w:sdtContent>
                              <w:p w14:paraId="453C08A5" w14:textId="77777777" w:rsidR="00CC1765" w:rsidRPr="0096737D" w:rsidRDefault="00CC1765" w:rsidP="00024C11">
                                <w:pPr>
                                  <w:pStyle w:val="CoverSubtekst"/>
                                </w:pPr>
                                <w:r>
                                  <w:t>Academiejaar 2017-2018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5632" id="Tekstvak 36" o:spid="_x0000_s1030" type="#_x0000_t202" style="position:absolute;left:0;text-align:left;margin-left:203.9pt;margin-top:0;width:255.1pt;height:17pt;z-index:251658241;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" o:allowoverlap="f" filled="f" stroked="f" strokeweight=".5pt">
                <v:textbox inset="0,0,0,0">
                  <w:txbxContent>
                    <w:sdt>
                      <w:sdtPr>
                        <w:alias w:val="Datum"/>
                        <w:tag w:val="Datum"/>
                        <w:id w:val="5634306"/>
                        <w:date>
                          <w:dateFormat w:val="MMMM yyyy"/>
                          <w:lid w:val="nl-BE"/>
                          <w:storeMappedDataAs w:val="dateTime"/>
                          <w:calendar w:val="gregorian"/>
                        </w:date>
                      </w:sdtPr>
                      <w:sdtContent>
                        <w:p w14:paraId="453C08A5" w14:textId="77777777" w:rsidR="00CC1765" w:rsidRPr="0096737D" w:rsidRDefault="00CC1765" w:rsidP="00024C11">
                          <w:pPr>
                            <w:pStyle w:val="CoverSubtekst"/>
                          </w:pPr>
                          <w:r>
                            <w:t>Academiejaar 2017-2018</w:t>
                          </w:r>
                        </w:p>
                      </w:sdtContent>
                    </w:sdt>
                  </w:txbxContent>
                </v:textbox>
                <w10:wrap type="square" anchorx="margin" anchory="margin"/>
              </v:shape>
            </w:pict>
          </mc:Fallback>
        </mc:AlternateContent>
      </w:r>
    </w:p>
    <w:p w14:paraId="04271D08" w14:textId="77777777" w:rsidR="00B47AB8" w:rsidRDefault="00B47AB8" w:rsidP="00B47AB8"/>
    <w:p w14:paraId="6B916A5C" w14:textId="77777777" w:rsidR="00B47AB8" w:rsidRDefault="00B47AB8" w:rsidP="00B47AB8"/>
    <w:p w14:paraId="44AA3CF0" w14:textId="77777777" w:rsidR="00B47AB8" w:rsidRDefault="00B47AB8" w:rsidP="00B47AB8"/>
    <w:p w14:paraId="51F0A438" w14:textId="77777777" w:rsidR="00B47AB8" w:rsidRDefault="00B47AB8" w:rsidP="00B47AB8"/>
    <w:p w14:paraId="17D8DACD" w14:textId="77777777" w:rsidR="00B47AB8" w:rsidRDefault="00B47AB8" w:rsidP="00B47AB8"/>
    <w:p w14:paraId="754EB7DF" w14:textId="77777777" w:rsidR="00B47AB8" w:rsidRDefault="00B47AB8" w:rsidP="00B47AB8"/>
    <w:p w14:paraId="67F0D833" w14:textId="77777777" w:rsidR="00B47AB8" w:rsidRDefault="00B47AB8" w:rsidP="00B47AB8"/>
    <w:p w14:paraId="1DA315D7" w14:textId="77777777" w:rsidR="00B47AB8" w:rsidRDefault="00B47AB8" w:rsidP="00B47AB8"/>
    <w:p w14:paraId="14898F82" w14:textId="77777777" w:rsidR="00B47AB8" w:rsidRDefault="00B47AB8" w:rsidP="00B47AB8"/>
    <w:p w14:paraId="7C531CC1" w14:textId="77777777" w:rsidR="00B47AB8" w:rsidRDefault="00B47AB8" w:rsidP="00B47AB8"/>
    <w:p w14:paraId="1B83109A" w14:textId="77777777" w:rsidR="00B47AB8" w:rsidRDefault="00B47AB8" w:rsidP="00B47AB8"/>
    <w:p w14:paraId="0E209A6C" w14:textId="77777777" w:rsidR="00B47AB8" w:rsidRDefault="00B47AB8" w:rsidP="00B47AB8"/>
    <w:p w14:paraId="13D0D6BC" w14:textId="77777777" w:rsidR="00B47AB8" w:rsidRDefault="00B47AB8" w:rsidP="00B47AB8"/>
    <w:p w14:paraId="4DCAB84C" w14:textId="77777777" w:rsidR="00B47AB8" w:rsidRDefault="00B47AB8" w:rsidP="00B47AB8"/>
    <w:p w14:paraId="750D18D1" w14:textId="77777777" w:rsidR="00B47AB8" w:rsidRDefault="00B47AB8" w:rsidP="00B47AB8"/>
    <w:p w14:paraId="127E08A2" w14:textId="77777777" w:rsidR="00B47AB8" w:rsidRDefault="00B47AB8" w:rsidP="00B47AB8"/>
    <w:p w14:paraId="081DE853" w14:textId="77777777" w:rsidR="00B47AB8" w:rsidRDefault="00B47AB8" w:rsidP="00E95554">
      <w:pPr>
        <w:tabs>
          <w:tab w:val="left" w:pos="1252"/>
        </w:tabs>
      </w:pPr>
    </w:p>
    <w:p w14:paraId="7E6677D7" w14:textId="77777777" w:rsidR="00B47AB8" w:rsidRDefault="00B47AB8" w:rsidP="00B47AB8"/>
    <w:p w14:paraId="3C105C15" w14:textId="77777777" w:rsidR="00B47AB8" w:rsidRDefault="00B47AB8" w:rsidP="00B47AB8"/>
    <w:p w14:paraId="5AA95789" w14:textId="77777777" w:rsidR="00B47AB8" w:rsidRDefault="00B47AB8" w:rsidP="00B47AB8"/>
    <w:p w14:paraId="2D900EAB" w14:textId="77777777" w:rsidR="00B47AB8" w:rsidRDefault="00B47AB8" w:rsidP="00B47AB8"/>
    <w:p w14:paraId="0A8F7F2E" w14:textId="77777777" w:rsidR="009A5D26" w:rsidRDefault="009A5D26" w:rsidP="00B47AB8"/>
    <w:p w14:paraId="3E0EBF02" w14:textId="77777777" w:rsidR="009A5D26" w:rsidRDefault="009A5D26" w:rsidP="00B47AB8"/>
    <w:p w14:paraId="56C28B83" w14:textId="77777777" w:rsidR="009A5D26" w:rsidRDefault="009A5D26" w:rsidP="00B47AB8"/>
    <w:p w14:paraId="006F0DFD" w14:textId="77777777" w:rsidR="00B47AB8" w:rsidRDefault="00B47AB8" w:rsidP="00B47AB8"/>
    <w:p w14:paraId="3F785DE1" w14:textId="77777777" w:rsidR="00E73A60" w:rsidRDefault="00E73A60" w:rsidP="00B47AB8"/>
    <w:p w14:paraId="07B658B6" w14:textId="77777777" w:rsidR="00B47AB8" w:rsidRPr="009A5D26" w:rsidRDefault="00B47AB8" w:rsidP="00B47AB8">
      <w:pPr>
        <w:rPr>
          <w:sz w:val="18"/>
          <w:szCs w:val="18"/>
        </w:rPr>
      </w:pPr>
      <w:r w:rsidRPr="009A5D26">
        <w:rPr>
          <w:sz w:val="18"/>
          <w:szCs w:val="18"/>
        </w:rPr>
        <w:t>© Copyright KU Leuven</w:t>
      </w:r>
    </w:p>
    <w:p w14:paraId="7975E022" w14:textId="77777777" w:rsidR="00B47AB8" w:rsidRPr="009A5D26" w:rsidRDefault="00B47AB8" w:rsidP="00B47AB8">
      <w:pPr>
        <w:rPr>
          <w:sz w:val="18"/>
          <w:szCs w:val="18"/>
        </w:rPr>
      </w:pPr>
    </w:p>
    <w:p w14:paraId="3A246406" w14:textId="77777777" w:rsidR="00B47AB8" w:rsidRPr="009A5D26" w:rsidRDefault="00B47AB8" w:rsidP="00B47AB8">
      <w:pPr>
        <w:rPr>
          <w:sz w:val="18"/>
          <w:szCs w:val="18"/>
        </w:rPr>
      </w:pPr>
      <w:r w:rsidRPr="009A5D26">
        <w:rPr>
          <w:sz w:val="18"/>
          <w:szCs w:val="18"/>
        </w:rPr>
        <w:t>Zonder voorafgaande schriftelijke toestemming van zowel de promotor(en) als de auteur(s) is overnemen, kopiëren, gebruiken of realiseren van deze uitgave of gedeelten ervan verboden. Voor aanvragen i.v.m. het overnemen en/of gebruik en/of realisatie van gedeelten uit deze publicatie, kan u zich ri</w:t>
      </w:r>
      <w:r w:rsidR="00E95554" w:rsidRPr="009A5D26">
        <w:rPr>
          <w:sz w:val="18"/>
          <w:szCs w:val="18"/>
        </w:rPr>
        <w:t>chten tot KU Leuven C</w:t>
      </w:r>
      <w:r w:rsidRPr="009A5D26">
        <w:rPr>
          <w:sz w:val="18"/>
          <w:szCs w:val="18"/>
        </w:rPr>
        <w:t>ampus Geel, Kleinhoefstraat 4, B-2440 Geel, +32 14 80 22 40 of via e-mail iiw.geel@kuleuven.be.</w:t>
      </w:r>
    </w:p>
    <w:p w14:paraId="211E14C5" w14:textId="77777777" w:rsidR="00B47AB8" w:rsidRPr="009A5D26" w:rsidRDefault="00B47AB8" w:rsidP="00E95554">
      <w:pPr>
        <w:rPr>
          <w:sz w:val="18"/>
          <w:szCs w:val="18"/>
        </w:rPr>
      </w:pPr>
    </w:p>
    <w:p w14:paraId="1A0F9433" w14:textId="77777777" w:rsidR="00E95554" w:rsidRPr="009A5D26" w:rsidRDefault="00B47AB8" w:rsidP="00E95554">
      <w:pPr>
        <w:rPr>
          <w:sz w:val="18"/>
          <w:szCs w:val="18"/>
        </w:rPr>
      </w:pPr>
      <w:r w:rsidRPr="009A5D26">
        <w:rPr>
          <w:sz w:val="18"/>
          <w:szCs w:val="18"/>
        </w:rPr>
        <w:t>Voorafgaande schriftelijke toestemming van de promotor(en) is eveneens vereist voor het aanwenden</w:t>
      </w:r>
      <w:r w:rsidR="0019069C" w:rsidRPr="009A5D26">
        <w:rPr>
          <w:sz w:val="18"/>
          <w:szCs w:val="18"/>
        </w:rPr>
        <w:t xml:space="preserve"> </w:t>
      </w:r>
      <w:r w:rsidRPr="009A5D26">
        <w:rPr>
          <w:sz w:val="18"/>
          <w:szCs w:val="18"/>
        </w:rPr>
        <w:t>van de in deze masterproef beschreven (originele) methoden, producten, schakelingen en programma’s voor industrieel of commercieel nut en voor de inzending van deze publicatie ter deelname aan wetenschappelijke prijzen of wedstrijden</w:t>
      </w:r>
      <w:r w:rsidR="00E95554" w:rsidRPr="009A5D26">
        <w:rPr>
          <w:sz w:val="18"/>
          <w:szCs w:val="18"/>
        </w:rPr>
        <w:t>.</w:t>
      </w:r>
    </w:p>
    <w:p w14:paraId="62B518B4" w14:textId="77777777" w:rsidR="00B32AEF" w:rsidRDefault="00B32AEF" w:rsidP="00E73A60">
      <w:pPr>
        <w:sectPr w:rsidR="00B32AEF" w:rsidSect="00E95554">
          <w:headerReference w:type="even" r:id="rId12"/>
          <w:headerReference w:type="default" r:id="rId13"/>
          <w:footerReference w:type="even" r:id="rId14"/>
          <w:footerReference w:type="default" r:id="rId15"/>
          <w:headerReference w:type="first" r:id="rId16"/>
          <w:footerReference w:type="first" r:id="rId17"/>
          <w:type w:val="oddPage"/>
          <w:pgSz w:w="11906" w:h="16838"/>
          <w:pgMar w:top="1418" w:right="1418" w:bottom="1418" w:left="1418" w:header="709" w:footer="709" w:gutter="0"/>
          <w:cols w:space="708"/>
          <w:docGrid w:linePitch="360"/>
        </w:sectPr>
      </w:pPr>
    </w:p>
    <w:p w14:paraId="7949438D" w14:textId="0AB16998" w:rsidR="007420BD" w:rsidRDefault="00B47AB8" w:rsidP="007420BD">
      <w:pPr>
        <w:pStyle w:val="Kop1zondernummering"/>
      </w:pPr>
      <w:bookmarkStart w:id="1" w:name="_Toc476121729"/>
      <w:bookmarkStart w:id="2" w:name="_Toc514532457"/>
      <w:r w:rsidRPr="006A0C7E">
        <w:lastRenderedPageBreak/>
        <w:t>Voorwoord</w:t>
      </w:r>
      <w:bookmarkEnd w:id="1"/>
      <w:bookmarkEnd w:id="2"/>
    </w:p>
    <w:p w14:paraId="32C3535C" w14:textId="2D2A6114" w:rsidR="007420BD" w:rsidRDefault="00181B6C" w:rsidP="00533DEF">
      <w:r>
        <w:t xml:space="preserve">Op het einde van de opleiding </w:t>
      </w:r>
      <w:r w:rsidR="007420BD">
        <w:t>master industriële wetenschappen is de masterproef een essentieel onderdeel van het programma. Hiervoor heb ik adequate hulp gekregen van bepaalde mensen die ik extra moet bedanken.</w:t>
      </w:r>
    </w:p>
    <w:p w14:paraId="56019CA7" w14:textId="2609F54E" w:rsidR="00181B6C" w:rsidRDefault="003601DE" w:rsidP="00AA1B12">
      <w:r>
        <w:t xml:space="preserve">Ik heb deze masterproef </w:t>
      </w:r>
      <w:r w:rsidR="00181B6C">
        <w:t xml:space="preserve">vooral </w:t>
      </w:r>
      <w:r>
        <w:t xml:space="preserve">kunnen verwezenlijken dankzij </w:t>
      </w:r>
      <w:r w:rsidR="00181B6C">
        <w:t>mijn promotoren, met speciale dank aan Bram Schrijvers. Zijn dagelijkse beschikbaarheid</w:t>
      </w:r>
      <w:r w:rsidR="00181B6C" w:rsidRPr="00181B6C">
        <w:t xml:space="preserve"> </w:t>
      </w:r>
      <w:r w:rsidR="00181B6C">
        <w:t xml:space="preserve">op Zappware en kennis van zaken heeft mij meermaals uit de nood geholpen. Eveneens promotor Peter Karsmakers verdiend een dankwoord, voor steeds beschikbaar te zijn voor vragen en </w:t>
      </w:r>
      <w:r w:rsidR="00227B3D">
        <w:t>vanalles te regelen</w:t>
      </w:r>
      <w:r w:rsidR="00181B6C">
        <w:t xml:space="preserve"> </w:t>
      </w:r>
      <w:r w:rsidR="00227B3D">
        <w:t>voor</w:t>
      </w:r>
      <w:r w:rsidR="00181B6C">
        <w:t xml:space="preserve"> de KULeuven. </w:t>
      </w:r>
    </w:p>
    <w:p w14:paraId="76457D65" w14:textId="5E0EE1AC" w:rsidR="00153B2A" w:rsidRDefault="00181B6C" w:rsidP="00751A60">
      <w:r>
        <w:t xml:space="preserve">Ik wil ook graag </w:t>
      </w:r>
      <w:r w:rsidR="003601DE">
        <w:t>mijn ouders</w:t>
      </w:r>
      <w:r>
        <w:t xml:space="preserve"> bedanken</w:t>
      </w:r>
      <w:r w:rsidR="003601DE">
        <w:t>,</w:t>
      </w:r>
      <w:r>
        <w:t xml:space="preserve"> die</w:t>
      </w:r>
      <w:r w:rsidR="003601DE">
        <w:t xml:space="preserve"> via hun morele en financiële steun</w:t>
      </w:r>
      <w:r>
        <w:t xml:space="preserve"> mij begeleid hebben</w:t>
      </w:r>
      <w:r w:rsidR="007420BD">
        <w:t xml:space="preserve"> gedurende mijne hele studieperiode</w:t>
      </w:r>
      <w:r w:rsidR="003601DE">
        <w:t xml:space="preserve">. </w:t>
      </w:r>
      <w:r>
        <w:t xml:space="preserve">Eveneens wil ik de collega’s bij Zappware bedanken aangezien zij voor een leuke sfeer zorgden en mij welkom deden voelen. </w:t>
      </w:r>
      <w:r w:rsidR="00153B2A">
        <w:t xml:space="preserve">Ten slotte wil ik de jury bedanken </w:t>
      </w:r>
      <w:r w:rsidR="007420BD">
        <w:t>voor</w:t>
      </w:r>
      <w:r w:rsidR="00153B2A">
        <w:t xml:space="preserve"> de tijd te nemen </w:t>
      </w:r>
      <w:r w:rsidR="007420BD">
        <w:t xml:space="preserve">om deze masterproef te lezen en </w:t>
      </w:r>
      <w:r w:rsidR="003D5CDB">
        <w:t xml:space="preserve">te </w:t>
      </w:r>
      <w:r w:rsidR="007420BD">
        <w:t>beoordelen.</w:t>
      </w:r>
    </w:p>
    <w:p w14:paraId="7BF47D3D" w14:textId="772D07E7" w:rsidR="00227B3D" w:rsidRDefault="00227B3D" w:rsidP="00751A60"/>
    <w:p w14:paraId="15952215" w14:textId="780A693C" w:rsidR="00227B3D" w:rsidRDefault="00227B3D" w:rsidP="00751A60"/>
    <w:p w14:paraId="42742792" w14:textId="2432C834" w:rsidR="00227B3D" w:rsidRDefault="00227B3D" w:rsidP="00751A60">
      <w:pPr>
        <w:sectPr w:rsidR="00227B3D" w:rsidSect="00F01E7D">
          <w:headerReference w:type="even" r:id="rId18"/>
          <w:headerReference w:type="default" r:id="rId19"/>
          <w:footerReference w:type="even" r:id="rId20"/>
          <w:footerReference w:type="default" r:id="rId21"/>
          <w:footerReference w:type="first" r:id="rId22"/>
          <w:type w:val="oddPage"/>
          <w:pgSz w:w="11906" w:h="16838"/>
          <w:pgMar w:top="1418" w:right="1418" w:bottom="1418" w:left="1418" w:header="709" w:footer="709" w:gutter="0"/>
          <w:pgNumType w:fmt="lowerRoman" w:start="1"/>
          <w:cols w:space="708"/>
          <w:docGrid w:linePitch="360"/>
        </w:sectPr>
      </w:pPr>
      <w:r>
        <w:t>Lennert Van Looveren, Geel, 19 mei 2018</w:t>
      </w:r>
    </w:p>
    <w:p w14:paraId="01535926" w14:textId="4C88CC72" w:rsidR="00B47AB8" w:rsidRDefault="00E21929" w:rsidP="004203C0">
      <w:pPr>
        <w:pStyle w:val="Kop1zondernummering"/>
      </w:pPr>
      <w:bookmarkStart w:id="4" w:name="_Toc514532458"/>
      <w:r>
        <w:lastRenderedPageBreak/>
        <w:t>Samenvatting</w:t>
      </w:r>
      <w:r w:rsidR="00D8337D">
        <w:t xml:space="preserve"> (max: 3500</w:t>
      </w:r>
      <w:r w:rsidR="00806ED7">
        <w:t xml:space="preserve"> tekens</w:t>
      </w:r>
      <w:r w:rsidR="00D8337D">
        <w:t>)</w:t>
      </w:r>
      <w:bookmarkEnd w:id="4"/>
    </w:p>
    <w:p w14:paraId="090AE0CF" w14:textId="77777777" w:rsidR="00E809C0" w:rsidRDefault="00D8337D" w:rsidP="0014729A">
      <w:pPr>
        <w:jc w:val="left"/>
      </w:pPr>
      <w:r>
        <w:t xml:space="preserve">Mobiele applicaties kunnen tegenwoordig op verschillende manieren gecreëerd worden. De meest natuurlijke manier om dit te verwezenlijken is om de iOS app </w:t>
      </w:r>
      <w:r w:rsidR="00A5471E">
        <w:t xml:space="preserve">via XCode </w:t>
      </w:r>
      <w:r>
        <w:t xml:space="preserve">in Swift te schrijven op een </w:t>
      </w:r>
      <w:r w:rsidR="00085358">
        <w:t xml:space="preserve">MAC, </w:t>
      </w:r>
      <w:r w:rsidR="00A5471E">
        <w:t xml:space="preserve">en de </w:t>
      </w:r>
      <w:r w:rsidR="00085358">
        <w:t>Androidapplicatie via</w:t>
      </w:r>
      <w:r w:rsidR="00A5471E">
        <w:t xml:space="preserve"> Android Studio in bv. Java of Kotlin te ontwikkelen. Dit betekent wel dat er voor één app twee volledige </w:t>
      </w:r>
      <w:r w:rsidR="00085358">
        <w:t>projecten</w:t>
      </w:r>
      <w:r w:rsidR="00A5471E">
        <w:t xml:space="preserve"> moeten uitgeschreven worden.  Deze masterproef bekijkt of dit vermeden kan worden via een cross-platform framework die één bepaalde geschreven taal omzet naar een bruikbare versie voor zowel op Android als iOS. Hiervoor zijn er twee applicaties geschreven die als doel hebben </w:t>
      </w:r>
      <w:r w:rsidR="00085358">
        <w:t>om juist</w:t>
      </w:r>
      <w:r w:rsidR="00A5471E">
        <w:t xml:space="preserve"> dezelfde app voor te stellen als degene die Zappware ontwikkeld heeft in de twee native platformen. </w:t>
      </w:r>
      <w:r w:rsidR="00AD7766">
        <w:t xml:space="preserve"> </w:t>
      </w:r>
    </w:p>
    <w:p w14:paraId="22637647" w14:textId="4A9225BC" w:rsidR="00F01E7D" w:rsidRDefault="00AD7766" w:rsidP="0014729A">
      <w:pPr>
        <w:jc w:val="left"/>
        <w:sectPr w:rsidR="00F01E7D" w:rsidSect="00F01E7D">
          <w:pgSz w:w="11906" w:h="16838"/>
          <w:pgMar w:top="1418" w:right="1418" w:bottom="1418" w:left="1418" w:header="709" w:footer="709" w:gutter="0"/>
          <w:pgNumType w:fmt="lowerRoman"/>
          <w:cols w:space="708"/>
          <w:docGrid w:linePitch="360"/>
        </w:sectPr>
      </w:pPr>
      <w:r>
        <w:t>De cross-platform frameworks die werden bekeken zijn: Qt, React Native, Xamarin en Apache Cordova. Deze werden eerst theoretisch tegen elkaar opgewogen met parameters: open-</w:t>
      </w:r>
      <w:r w:rsidR="00085358">
        <w:t>source, programmeertaal en de manier waarop het zijn UI rendert. Hierbij kwam</w:t>
      </w:r>
      <w:r>
        <w:t xml:space="preserve"> React Native als meest optimale uit de bus, met Xamarin op de 2</w:t>
      </w:r>
      <w:r w:rsidRPr="00AD7766">
        <w:rPr>
          <w:vertAlign w:val="superscript"/>
        </w:rPr>
        <w:t>de</w:t>
      </w:r>
      <w:r>
        <w:t xml:space="preserve"> plaats. Hierdoor werden deze twee frameworks verkozen om effectief de applicatie op te gaan bouwen. Deze werden dan uitgerold op Android en iOS, werd het proces beschreven en de eerste conclusies getrokken. Dat namelijk React Native een meer praktische implementatie aanbiedt</w:t>
      </w:r>
      <w:r w:rsidR="00806ED7">
        <w:t xml:space="preserve">, zijn geheugenverbruik slimmer kan inplannen en een snellere </w:t>
      </w:r>
      <w:r w:rsidR="00085358">
        <w:t>applicatie resulteert</w:t>
      </w:r>
      <w:r w:rsidR="00806ED7">
        <w:t xml:space="preserve">. </w:t>
      </w:r>
    </w:p>
    <w:p w14:paraId="5CBD4C1F" w14:textId="77777777" w:rsidR="00F01E7D" w:rsidRDefault="00F01E7D" w:rsidP="00E73A60"/>
    <w:p w14:paraId="651E224B" w14:textId="77777777" w:rsidR="00E21929" w:rsidRDefault="00E21929" w:rsidP="002C18A6">
      <w:pPr>
        <w:pStyle w:val="Kop1zondernummering"/>
      </w:pPr>
      <w:bookmarkStart w:id="5" w:name="_Toc514532459"/>
      <w:r w:rsidRPr="002C18A6">
        <w:t>Abstract</w:t>
      </w:r>
      <w:bookmarkEnd w:id="5"/>
    </w:p>
    <w:p w14:paraId="501679B4" w14:textId="77777777" w:rsidR="00E21929" w:rsidRDefault="00E21929" w:rsidP="00E95554">
      <w:r>
        <w:t xml:space="preserve">Het extended abstract of de wetenschappelijke samenvatting wordt in het Engels geschreven en bevat </w:t>
      </w:r>
      <w:r w:rsidRPr="004203C0">
        <w:rPr>
          <w:b/>
        </w:rPr>
        <w:t>500 tot 1.500 woorden</w:t>
      </w:r>
      <w:r>
        <w:t xml:space="preserve">. Dit abstract moet </w:t>
      </w:r>
      <w:r w:rsidRPr="00E73A60">
        <w:rPr>
          <w:b/>
        </w:rPr>
        <w:t>niet</w:t>
      </w:r>
      <w:r>
        <w:t xml:space="preserve"> in KU Loket opgeladen worden (vanwege de beperkte beschikbare ruimte daar).</w:t>
      </w:r>
    </w:p>
    <w:p w14:paraId="0947BBCC" w14:textId="77777777" w:rsidR="00E21929" w:rsidRDefault="00E21929" w:rsidP="00E95554"/>
    <w:p w14:paraId="1FFC2693" w14:textId="161E2CC2" w:rsidR="00B47AB8" w:rsidRDefault="00E21929" w:rsidP="00E95554">
      <w:r w:rsidRPr="00E95554">
        <w:rPr>
          <w:b/>
        </w:rPr>
        <w:t>Keywords</w:t>
      </w:r>
      <w:r>
        <w:t>: Voeg een vijftal keywords in</w:t>
      </w:r>
      <w:r w:rsidR="009A5D26">
        <w:t>.</w:t>
      </w:r>
      <w:r w:rsidR="00A5471E">
        <w:t xml:space="preserve"> </w:t>
      </w:r>
    </w:p>
    <w:p w14:paraId="2760A85A" w14:textId="77777777" w:rsidR="00E95554" w:rsidRDefault="00E95554" w:rsidP="00E73A60"/>
    <w:p w14:paraId="42273B18" w14:textId="77777777" w:rsidR="00F01E7D" w:rsidRDefault="00F01E7D" w:rsidP="00E73A60">
      <w:pPr>
        <w:sectPr w:rsidR="00F01E7D" w:rsidSect="00F01E7D">
          <w:pgSz w:w="11906" w:h="16838"/>
          <w:pgMar w:top="1418" w:right="1418" w:bottom="1418" w:left="1418" w:header="709" w:footer="709" w:gutter="0"/>
          <w:pgNumType w:fmt="lowerRoman"/>
          <w:cols w:space="708"/>
          <w:docGrid w:linePitch="360"/>
        </w:sectPr>
      </w:pPr>
    </w:p>
    <w:p w14:paraId="7612DC9C" w14:textId="77777777" w:rsidR="000B0058" w:rsidRDefault="00110D86" w:rsidP="004203C0">
      <w:pPr>
        <w:pStyle w:val="Titelinhoudsopgave"/>
      </w:pPr>
      <w:r w:rsidRPr="00673BF0">
        <w:lastRenderedPageBreak/>
        <w:t>Inhoud</w:t>
      </w:r>
    </w:p>
    <w:p w14:paraId="7D071F98" w14:textId="4E9CACA9" w:rsidR="00DE3CD7" w:rsidRDefault="002E461D">
      <w:pPr>
        <w:pStyle w:val="Inhopg1"/>
        <w:rPr>
          <w:rFonts w:asciiTheme="minorHAnsi" w:hAnsiTheme="minorHAnsi" w:cstheme="minorBidi"/>
          <w:b w:val="0"/>
          <w:szCs w:val="22"/>
          <w:lang w:eastAsia="nl-BE"/>
        </w:rPr>
      </w:pPr>
      <w:r w:rsidRPr="00B53B14">
        <w:fldChar w:fldCharType="begin"/>
      </w:r>
      <w:r w:rsidR="00110D86" w:rsidRPr="00B53B14">
        <w:instrText xml:space="preserve"> TOC \o "1-</w:instrText>
      </w:r>
      <w:r w:rsidR="00440ACC">
        <w:instrText>3</w:instrText>
      </w:r>
      <w:r w:rsidR="00110D86" w:rsidRPr="00B53B14">
        <w:instrText>" \h \z \t "</w:instrText>
      </w:r>
      <w:r w:rsidR="00E60427">
        <w:instrText>_</w:instrText>
      </w:r>
      <w:r w:rsidR="00110D86" w:rsidRPr="00B53B14">
        <w:instrText xml:space="preserve">Titel;1" </w:instrText>
      </w:r>
      <w:r w:rsidRPr="00B53B14">
        <w:fldChar w:fldCharType="separate"/>
      </w:r>
      <w:hyperlink w:anchor="_Toc514532457" w:history="1">
        <w:r w:rsidR="00DE3CD7" w:rsidRPr="007014FB">
          <w:rPr>
            <w:rStyle w:val="Hyperlink"/>
          </w:rPr>
          <w:t>Voorwoord</w:t>
        </w:r>
        <w:r w:rsidR="00DE3CD7">
          <w:rPr>
            <w:webHidden/>
          </w:rPr>
          <w:tab/>
        </w:r>
        <w:r w:rsidR="00DE3CD7">
          <w:rPr>
            <w:webHidden/>
          </w:rPr>
          <w:fldChar w:fldCharType="begin"/>
        </w:r>
        <w:r w:rsidR="00DE3CD7">
          <w:rPr>
            <w:webHidden/>
          </w:rPr>
          <w:instrText xml:space="preserve"> PAGEREF _Toc514532457 \h </w:instrText>
        </w:r>
        <w:r w:rsidR="00DE3CD7">
          <w:rPr>
            <w:webHidden/>
          </w:rPr>
        </w:r>
        <w:r w:rsidR="00DE3CD7">
          <w:rPr>
            <w:webHidden/>
          </w:rPr>
          <w:fldChar w:fldCharType="separate"/>
        </w:r>
        <w:r w:rsidR="00DE3CD7">
          <w:rPr>
            <w:webHidden/>
          </w:rPr>
          <w:t>i</w:t>
        </w:r>
        <w:r w:rsidR="00DE3CD7">
          <w:rPr>
            <w:webHidden/>
          </w:rPr>
          <w:fldChar w:fldCharType="end"/>
        </w:r>
      </w:hyperlink>
    </w:p>
    <w:p w14:paraId="15541237" w14:textId="7A355C45" w:rsidR="00DE3CD7" w:rsidRDefault="00CC1765">
      <w:pPr>
        <w:pStyle w:val="Inhopg1"/>
        <w:rPr>
          <w:rFonts w:asciiTheme="minorHAnsi" w:hAnsiTheme="minorHAnsi" w:cstheme="minorBidi"/>
          <w:b w:val="0"/>
          <w:szCs w:val="22"/>
          <w:lang w:eastAsia="nl-BE"/>
        </w:rPr>
      </w:pPr>
      <w:hyperlink w:anchor="_Toc514532458" w:history="1">
        <w:r w:rsidR="00DE3CD7" w:rsidRPr="007014FB">
          <w:rPr>
            <w:rStyle w:val="Hyperlink"/>
          </w:rPr>
          <w:t>Samenvatting (max: 3500 tekens)</w:t>
        </w:r>
        <w:r w:rsidR="00DE3CD7">
          <w:rPr>
            <w:webHidden/>
          </w:rPr>
          <w:tab/>
        </w:r>
        <w:r w:rsidR="00DE3CD7">
          <w:rPr>
            <w:webHidden/>
          </w:rPr>
          <w:fldChar w:fldCharType="begin"/>
        </w:r>
        <w:r w:rsidR="00DE3CD7">
          <w:rPr>
            <w:webHidden/>
          </w:rPr>
          <w:instrText xml:space="preserve"> PAGEREF _Toc514532458 \h </w:instrText>
        </w:r>
        <w:r w:rsidR="00DE3CD7">
          <w:rPr>
            <w:webHidden/>
          </w:rPr>
        </w:r>
        <w:r w:rsidR="00DE3CD7">
          <w:rPr>
            <w:webHidden/>
          </w:rPr>
          <w:fldChar w:fldCharType="separate"/>
        </w:r>
        <w:r w:rsidR="00DE3CD7">
          <w:rPr>
            <w:webHidden/>
          </w:rPr>
          <w:t>ii</w:t>
        </w:r>
        <w:r w:rsidR="00DE3CD7">
          <w:rPr>
            <w:webHidden/>
          </w:rPr>
          <w:fldChar w:fldCharType="end"/>
        </w:r>
      </w:hyperlink>
    </w:p>
    <w:p w14:paraId="554B9588" w14:textId="6A97EA12" w:rsidR="00DE3CD7" w:rsidRDefault="00CC1765">
      <w:pPr>
        <w:pStyle w:val="Inhopg1"/>
        <w:rPr>
          <w:rFonts w:asciiTheme="minorHAnsi" w:hAnsiTheme="minorHAnsi" w:cstheme="minorBidi"/>
          <w:b w:val="0"/>
          <w:szCs w:val="22"/>
          <w:lang w:eastAsia="nl-BE"/>
        </w:rPr>
      </w:pPr>
      <w:hyperlink w:anchor="_Toc514532459" w:history="1">
        <w:r w:rsidR="00DE3CD7" w:rsidRPr="007014FB">
          <w:rPr>
            <w:rStyle w:val="Hyperlink"/>
          </w:rPr>
          <w:t>Abstract</w:t>
        </w:r>
        <w:r w:rsidR="00DE3CD7">
          <w:rPr>
            <w:webHidden/>
          </w:rPr>
          <w:tab/>
        </w:r>
        <w:r w:rsidR="00DE3CD7">
          <w:rPr>
            <w:webHidden/>
          </w:rPr>
          <w:fldChar w:fldCharType="begin"/>
        </w:r>
        <w:r w:rsidR="00DE3CD7">
          <w:rPr>
            <w:webHidden/>
          </w:rPr>
          <w:instrText xml:space="preserve"> PAGEREF _Toc514532459 \h </w:instrText>
        </w:r>
        <w:r w:rsidR="00DE3CD7">
          <w:rPr>
            <w:webHidden/>
          </w:rPr>
        </w:r>
        <w:r w:rsidR="00DE3CD7">
          <w:rPr>
            <w:webHidden/>
          </w:rPr>
          <w:fldChar w:fldCharType="separate"/>
        </w:r>
        <w:r w:rsidR="00DE3CD7">
          <w:rPr>
            <w:webHidden/>
          </w:rPr>
          <w:t>iii</w:t>
        </w:r>
        <w:r w:rsidR="00DE3CD7">
          <w:rPr>
            <w:webHidden/>
          </w:rPr>
          <w:fldChar w:fldCharType="end"/>
        </w:r>
      </w:hyperlink>
    </w:p>
    <w:p w14:paraId="4FB45C2B" w14:textId="21716345" w:rsidR="00DE3CD7" w:rsidRDefault="00CC1765">
      <w:pPr>
        <w:pStyle w:val="Inhopg1"/>
        <w:rPr>
          <w:rFonts w:asciiTheme="minorHAnsi" w:hAnsiTheme="minorHAnsi" w:cstheme="minorBidi"/>
          <w:b w:val="0"/>
          <w:szCs w:val="22"/>
          <w:lang w:eastAsia="nl-BE"/>
        </w:rPr>
      </w:pPr>
      <w:hyperlink w:anchor="_Toc514532460" w:history="1">
        <w:r w:rsidR="00DE3CD7" w:rsidRPr="007014FB">
          <w:rPr>
            <w:rStyle w:val="Hyperlink"/>
          </w:rPr>
          <w:t>1</w:t>
        </w:r>
        <w:r w:rsidR="00DE3CD7">
          <w:rPr>
            <w:rFonts w:asciiTheme="minorHAnsi" w:hAnsiTheme="minorHAnsi" w:cstheme="minorBidi"/>
            <w:b w:val="0"/>
            <w:szCs w:val="22"/>
            <w:lang w:eastAsia="nl-BE"/>
          </w:rPr>
          <w:tab/>
        </w:r>
        <w:r w:rsidR="00DE3CD7" w:rsidRPr="007014FB">
          <w:rPr>
            <w:rStyle w:val="Hyperlink"/>
          </w:rPr>
          <w:t>Inleiding</w:t>
        </w:r>
        <w:r w:rsidR="00DE3CD7">
          <w:rPr>
            <w:webHidden/>
          </w:rPr>
          <w:tab/>
        </w:r>
        <w:r w:rsidR="00DE3CD7">
          <w:rPr>
            <w:webHidden/>
          </w:rPr>
          <w:fldChar w:fldCharType="begin"/>
        </w:r>
        <w:r w:rsidR="00DE3CD7">
          <w:rPr>
            <w:webHidden/>
          </w:rPr>
          <w:instrText xml:space="preserve"> PAGEREF _Toc514532460 \h </w:instrText>
        </w:r>
        <w:r w:rsidR="00DE3CD7">
          <w:rPr>
            <w:webHidden/>
          </w:rPr>
        </w:r>
        <w:r w:rsidR="00DE3CD7">
          <w:rPr>
            <w:webHidden/>
          </w:rPr>
          <w:fldChar w:fldCharType="separate"/>
        </w:r>
        <w:r w:rsidR="00DE3CD7">
          <w:rPr>
            <w:webHidden/>
          </w:rPr>
          <w:t>1</w:t>
        </w:r>
        <w:r w:rsidR="00DE3CD7">
          <w:rPr>
            <w:webHidden/>
          </w:rPr>
          <w:fldChar w:fldCharType="end"/>
        </w:r>
      </w:hyperlink>
    </w:p>
    <w:p w14:paraId="5540CEB0" w14:textId="2840E089" w:rsidR="00DE3CD7" w:rsidRDefault="00CC1765">
      <w:pPr>
        <w:pStyle w:val="Inhopg2"/>
        <w:rPr>
          <w:rFonts w:asciiTheme="minorHAnsi" w:hAnsiTheme="minorHAnsi" w:cstheme="minorBidi"/>
          <w:i w:val="0"/>
          <w:szCs w:val="22"/>
          <w:lang w:eastAsia="nl-BE"/>
        </w:rPr>
      </w:pPr>
      <w:hyperlink w:anchor="_Toc514532461" w:history="1">
        <w:r w:rsidR="00DE3CD7" w:rsidRPr="007014FB">
          <w:rPr>
            <w:rStyle w:val="Hyperlink"/>
          </w:rPr>
          <w:t>Zappware</w:t>
        </w:r>
        <w:r w:rsidR="00DE3CD7">
          <w:rPr>
            <w:webHidden/>
          </w:rPr>
          <w:tab/>
        </w:r>
        <w:r w:rsidR="00DE3CD7">
          <w:rPr>
            <w:webHidden/>
          </w:rPr>
          <w:fldChar w:fldCharType="begin"/>
        </w:r>
        <w:r w:rsidR="00DE3CD7">
          <w:rPr>
            <w:webHidden/>
          </w:rPr>
          <w:instrText xml:space="preserve"> PAGEREF _Toc514532461 \h </w:instrText>
        </w:r>
        <w:r w:rsidR="00DE3CD7">
          <w:rPr>
            <w:webHidden/>
          </w:rPr>
        </w:r>
        <w:r w:rsidR="00DE3CD7">
          <w:rPr>
            <w:webHidden/>
          </w:rPr>
          <w:fldChar w:fldCharType="separate"/>
        </w:r>
        <w:r w:rsidR="00DE3CD7">
          <w:rPr>
            <w:webHidden/>
          </w:rPr>
          <w:t>1</w:t>
        </w:r>
        <w:r w:rsidR="00DE3CD7">
          <w:rPr>
            <w:webHidden/>
          </w:rPr>
          <w:fldChar w:fldCharType="end"/>
        </w:r>
      </w:hyperlink>
    </w:p>
    <w:p w14:paraId="32461373" w14:textId="76861E14" w:rsidR="00DE3CD7" w:rsidRDefault="00CC1765">
      <w:pPr>
        <w:pStyle w:val="Inhopg2"/>
        <w:rPr>
          <w:rFonts w:asciiTheme="minorHAnsi" w:hAnsiTheme="minorHAnsi" w:cstheme="minorBidi"/>
          <w:i w:val="0"/>
          <w:szCs w:val="22"/>
          <w:lang w:eastAsia="nl-BE"/>
        </w:rPr>
      </w:pPr>
      <w:hyperlink w:anchor="_Toc514532462" w:history="1">
        <w:r w:rsidR="00DE3CD7" w:rsidRPr="007014FB">
          <w:rPr>
            <w:rStyle w:val="Hyperlink"/>
          </w:rPr>
          <w:t>Onderzoeksvraag</w:t>
        </w:r>
        <w:r w:rsidR="00DE3CD7">
          <w:rPr>
            <w:webHidden/>
          </w:rPr>
          <w:tab/>
        </w:r>
        <w:r w:rsidR="00DE3CD7">
          <w:rPr>
            <w:webHidden/>
          </w:rPr>
          <w:fldChar w:fldCharType="begin"/>
        </w:r>
        <w:r w:rsidR="00DE3CD7">
          <w:rPr>
            <w:webHidden/>
          </w:rPr>
          <w:instrText xml:space="preserve"> PAGEREF _Toc514532462 \h </w:instrText>
        </w:r>
        <w:r w:rsidR="00DE3CD7">
          <w:rPr>
            <w:webHidden/>
          </w:rPr>
        </w:r>
        <w:r w:rsidR="00DE3CD7">
          <w:rPr>
            <w:webHidden/>
          </w:rPr>
          <w:fldChar w:fldCharType="separate"/>
        </w:r>
        <w:r w:rsidR="00DE3CD7">
          <w:rPr>
            <w:webHidden/>
          </w:rPr>
          <w:t>1</w:t>
        </w:r>
        <w:r w:rsidR="00DE3CD7">
          <w:rPr>
            <w:webHidden/>
          </w:rPr>
          <w:fldChar w:fldCharType="end"/>
        </w:r>
      </w:hyperlink>
    </w:p>
    <w:p w14:paraId="4564F0A1" w14:textId="598EB347" w:rsidR="00DE3CD7" w:rsidRDefault="00CC1765">
      <w:pPr>
        <w:pStyle w:val="Inhopg1"/>
        <w:rPr>
          <w:rFonts w:asciiTheme="minorHAnsi" w:hAnsiTheme="minorHAnsi" w:cstheme="minorBidi"/>
          <w:b w:val="0"/>
          <w:szCs w:val="22"/>
          <w:lang w:eastAsia="nl-BE"/>
        </w:rPr>
      </w:pPr>
      <w:hyperlink w:anchor="_Toc514532463" w:history="1">
        <w:r w:rsidR="00DE3CD7" w:rsidRPr="007014FB">
          <w:rPr>
            <w:rStyle w:val="Hyperlink"/>
          </w:rPr>
          <w:t>2</w:t>
        </w:r>
        <w:r w:rsidR="00DE3CD7">
          <w:rPr>
            <w:rFonts w:asciiTheme="minorHAnsi" w:hAnsiTheme="minorHAnsi" w:cstheme="minorBidi"/>
            <w:b w:val="0"/>
            <w:szCs w:val="22"/>
            <w:lang w:eastAsia="nl-BE"/>
          </w:rPr>
          <w:tab/>
        </w:r>
        <w:r w:rsidR="00DE3CD7" w:rsidRPr="007014FB">
          <w:rPr>
            <w:rStyle w:val="Hyperlink"/>
          </w:rPr>
          <w:t>Cross-platform frameworks</w:t>
        </w:r>
        <w:r w:rsidR="00DE3CD7">
          <w:rPr>
            <w:webHidden/>
          </w:rPr>
          <w:tab/>
        </w:r>
        <w:r w:rsidR="00DE3CD7">
          <w:rPr>
            <w:webHidden/>
          </w:rPr>
          <w:fldChar w:fldCharType="begin"/>
        </w:r>
        <w:r w:rsidR="00DE3CD7">
          <w:rPr>
            <w:webHidden/>
          </w:rPr>
          <w:instrText xml:space="preserve"> PAGEREF _Toc514532463 \h </w:instrText>
        </w:r>
        <w:r w:rsidR="00DE3CD7">
          <w:rPr>
            <w:webHidden/>
          </w:rPr>
        </w:r>
        <w:r w:rsidR="00DE3CD7">
          <w:rPr>
            <w:webHidden/>
          </w:rPr>
          <w:fldChar w:fldCharType="separate"/>
        </w:r>
        <w:r w:rsidR="00DE3CD7">
          <w:rPr>
            <w:webHidden/>
          </w:rPr>
          <w:t>2</w:t>
        </w:r>
        <w:r w:rsidR="00DE3CD7">
          <w:rPr>
            <w:webHidden/>
          </w:rPr>
          <w:fldChar w:fldCharType="end"/>
        </w:r>
      </w:hyperlink>
    </w:p>
    <w:p w14:paraId="4C701FC3" w14:textId="1C2CA9C6" w:rsidR="00DE3CD7" w:rsidRDefault="00CC1765">
      <w:pPr>
        <w:pStyle w:val="Inhopg2"/>
        <w:rPr>
          <w:rFonts w:asciiTheme="minorHAnsi" w:hAnsiTheme="minorHAnsi" w:cstheme="minorBidi"/>
          <w:i w:val="0"/>
          <w:szCs w:val="22"/>
          <w:lang w:eastAsia="nl-BE"/>
        </w:rPr>
      </w:pPr>
      <w:hyperlink w:anchor="_Toc514532464" w:history="1">
        <w:r w:rsidR="00DE3CD7" w:rsidRPr="007014FB">
          <w:rPr>
            <w:rStyle w:val="Hyperlink"/>
          </w:rPr>
          <w:t>2.1</w:t>
        </w:r>
        <w:r w:rsidR="00DE3CD7">
          <w:rPr>
            <w:rFonts w:asciiTheme="minorHAnsi" w:hAnsiTheme="minorHAnsi" w:cstheme="minorBidi"/>
            <w:i w:val="0"/>
            <w:szCs w:val="22"/>
            <w:lang w:eastAsia="nl-BE"/>
          </w:rPr>
          <w:tab/>
        </w:r>
        <w:r w:rsidR="00DE3CD7" w:rsidRPr="007014FB">
          <w:rPr>
            <w:rStyle w:val="Hyperlink"/>
          </w:rPr>
          <w:t>Qt</w:t>
        </w:r>
        <w:r w:rsidR="00DE3CD7">
          <w:rPr>
            <w:webHidden/>
          </w:rPr>
          <w:tab/>
        </w:r>
        <w:r w:rsidR="00DE3CD7">
          <w:rPr>
            <w:webHidden/>
          </w:rPr>
          <w:fldChar w:fldCharType="begin"/>
        </w:r>
        <w:r w:rsidR="00DE3CD7">
          <w:rPr>
            <w:webHidden/>
          </w:rPr>
          <w:instrText xml:space="preserve"> PAGEREF _Toc514532464 \h </w:instrText>
        </w:r>
        <w:r w:rsidR="00DE3CD7">
          <w:rPr>
            <w:webHidden/>
          </w:rPr>
        </w:r>
        <w:r w:rsidR="00DE3CD7">
          <w:rPr>
            <w:webHidden/>
          </w:rPr>
          <w:fldChar w:fldCharType="separate"/>
        </w:r>
        <w:r w:rsidR="00DE3CD7">
          <w:rPr>
            <w:webHidden/>
          </w:rPr>
          <w:t>2</w:t>
        </w:r>
        <w:r w:rsidR="00DE3CD7">
          <w:rPr>
            <w:webHidden/>
          </w:rPr>
          <w:fldChar w:fldCharType="end"/>
        </w:r>
      </w:hyperlink>
    </w:p>
    <w:p w14:paraId="047F5C6D" w14:textId="0CD5C2B3" w:rsidR="00DE3CD7" w:rsidRDefault="00CC1765">
      <w:pPr>
        <w:pStyle w:val="Inhopg3"/>
        <w:tabs>
          <w:tab w:val="left" w:pos="1985"/>
        </w:tabs>
        <w:rPr>
          <w:rFonts w:asciiTheme="minorHAnsi" w:hAnsiTheme="minorHAnsi"/>
          <w:szCs w:val="22"/>
          <w:lang w:eastAsia="nl-BE"/>
        </w:rPr>
      </w:pPr>
      <w:hyperlink w:anchor="_Toc514532465" w:history="1">
        <w:r w:rsidR="00DE3CD7" w:rsidRPr="007014FB">
          <w:rPr>
            <w:rStyle w:val="Hyperlink"/>
          </w:rPr>
          <w:t>2.1.1</w:t>
        </w:r>
        <w:r w:rsidR="00DE3CD7">
          <w:rPr>
            <w:rFonts w:asciiTheme="minorHAnsi" w:hAnsiTheme="minorHAnsi"/>
            <w:szCs w:val="22"/>
            <w:lang w:eastAsia="nl-BE"/>
          </w:rPr>
          <w:tab/>
        </w:r>
        <w:r w:rsidR="00DE3CD7" w:rsidRPr="007014FB">
          <w:rPr>
            <w:rStyle w:val="Hyperlink"/>
          </w:rPr>
          <w:t>Oorsprong</w:t>
        </w:r>
        <w:r w:rsidR="00DE3CD7">
          <w:rPr>
            <w:webHidden/>
          </w:rPr>
          <w:tab/>
        </w:r>
        <w:r w:rsidR="00DE3CD7">
          <w:rPr>
            <w:webHidden/>
          </w:rPr>
          <w:fldChar w:fldCharType="begin"/>
        </w:r>
        <w:r w:rsidR="00DE3CD7">
          <w:rPr>
            <w:webHidden/>
          </w:rPr>
          <w:instrText xml:space="preserve"> PAGEREF _Toc514532465 \h </w:instrText>
        </w:r>
        <w:r w:rsidR="00DE3CD7">
          <w:rPr>
            <w:webHidden/>
          </w:rPr>
        </w:r>
        <w:r w:rsidR="00DE3CD7">
          <w:rPr>
            <w:webHidden/>
          </w:rPr>
          <w:fldChar w:fldCharType="separate"/>
        </w:r>
        <w:r w:rsidR="00DE3CD7">
          <w:rPr>
            <w:webHidden/>
          </w:rPr>
          <w:t>2</w:t>
        </w:r>
        <w:r w:rsidR="00DE3CD7">
          <w:rPr>
            <w:webHidden/>
          </w:rPr>
          <w:fldChar w:fldCharType="end"/>
        </w:r>
      </w:hyperlink>
    </w:p>
    <w:p w14:paraId="25097A3F" w14:textId="2391E919" w:rsidR="00DE3CD7" w:rsidRDefault="00CC1765">
      <w:pPr>
        <w:pStyle w:val="Inhopg3"/>
        <w:tabs>
          <w:tab w:val="left" w:pos="1985"/>
        </w:tabs>
        <w:rPr>
          <w:rFonts w:asciiTheme="minorHAnsi" w:hAnsiTheme="minorHAnsi"/>
          <w:szCs w:val="22"/>
          <w:lang w:eastAsia="nl-BE"/>
        </w:rPr>
      </w:pPr>
      <w:hyperlink w:anchor="_Toc514532466" w:history="1">
        <w:r w:rsidR="00DE3CD7" w:rsidRPr="007014FB">
          <w:rPr>
            <w:rStyle w:val="Hyperlink"/>
          </w:rPr>
          <w:t>2.1.2</w:t>
        </w:r>
        <w:r w:rsidR="00DE3CD7">
          <w:rPr>
            <w:rFonts w:asciiTheme="minorHAnsi" w:hAnsiTheme="minorHAnsi"/>
            <w:szCs w:val="22"/>
            <w:lang w:eastAsia="nl-BE"/>
          </w:rPr>
          <w:tab/>
        </w:r>
        <w:r w:rsidR="00DE3CD7" w:rsidRPr="007014FB">
          <w:rPr>
            <w:rStyle w:val="Hyperlink"/>
          </w:rPr>
          <w:t>Basis</w:t>
        </w:r>
        <w:r w:rsidR="00DE3CD7">
          <w:rPr>
            <w:webHidden/>
          </w:rPr>
          <w:tab/>
        </w:r>
        <w:r w:rsidR="00DE3CD7">
          <w:rPr>
            <w:webHidden/>
          </w:rPr>
          <w:fldChar w:fldCharType="begin"/>
        </w:r>
        <w:r w:rsidR="00DE3CD7">
          <w:rPr>
            <w:webHidden/>
          </w:rPr>
          <w:instrText xml:space="preserve"> PAGEREF _Toc514532466 \h </w:instrText>
        </w:r>
        <w:r w:rsidR="00DE3CD7">
          <w:rPr>
            <w:webHidden/>
          </w:rPr>
        </w:r>
        <w:r w:rsidR="00DE3CD7">
          <w:rPr>
            <w:webHidden/>
          </w:rPr>
          <w:fldChar w:fldCharType="separate"/>
        </w:r>
        <w:r w:rsidR="00DE3CD7">
          <w:rPr>
            <w:webHidden/>
          </w:rPr>
          <w:t>2</w:t>
        </w:r>
        <w:r w:rsidR="00DE3CD7">
          <w:rPr>
            <w:webHidden/>
          </w:rPr>
          <w:fldChar w:fldCharType="end"/>
        </w:r>
      </w:hyperlink>
    </w:p>
    <w:p w14:paraId="77A382A6" w14:textId="06072D9A" w:rsidR="00DE3CD7" w:rsidRDefault="00CC1765">
      <w:pPr>
        <w:pStyle w:val="Inhopg3"/>
        <w:tabs>
          <w:tab w:val="left" w:pos="1985"/>
        </w:tabs>
        <w:rPr>
          <w:rFonts w:asciiTheme="minorHAnsi" w:hAnsiTheme="minorHAnsi"/>
          <w:szCs w:val="22"/>
          <w:lang w:eastAsia="nl-BE"/>
        </w:rPr>
      </w:pPr>
      <w:hyperlink w:anchor="_Toc514532467" w:history="1">
        <w:r w:rsidR="00DE3CD7" w:rsidRPr="007014FB">
          <w:rPr>
            <w:rStyle w:val="Hyperlink"/>
          </w:rPr>
          <w:t>2.1.3</w:t>
        </w:r>
        <w:r w:rsidR="00DE3CD7">
          <w:rPr>
            <w:rFonts w:asciiTheme="minorHAnsi" w:hAnsiTheme="minorHAnsi"/>
            <w:szCs w:val="22"/>
            <w:lang w:eastAsia="nl-BE"/>
          </w:rPr>
          <w:tab/>
        </w:r>
        <w:r w:rsidR="00DE3CD7" w:rsidRPr="007014FB">
          <w:rPr>
            <w:rStyle w:val="Hyperlink"/>
          </w:rPr>
          <w:t>Grafische architectuur</w:t>
        </w:r>
        <w:r w:rsidR="00DE3CD7">
          <w:rPr>
            <w:webHidden/>
          </w:rPr>
          <w:tab/>
        </w:r>
        <w:r w:rsidR="00DE3CD7">
          <w:rPr>
            <w:webHidden/>
          </w:rPr>
          <w:fldChar w:fldCharType="begin"/>
        </w:r>
        <w:r w:rsidR="00DE3CD7">
          <w:rPr>
            <w:webHidden/>
          </w:rPr>
          <w:instrText xml:space="preserve"> PAGEREF _Toc514532467 \h </w:instrText>
        </w:r>
        <w:r w:rsidR="00DE3CD7">
          <w:rPr>
            <w:webHidden/>
          </w:rPr>
        </w:r>
        <w:r w:rsidR="00DE3CD7">
          <w:rPr>
            <w:webHidden/>
          </w:rPr>
          <w:fldChar w:fldCharType="separate"/>
        </w:r>
        <w:r w:rsidR="00DE3CD7">
          <w:rPr>
            <w:webHidden/>
          </w:rPr>
          <w:t>3</w:t>
        </w:r>
        <w:r w:rsidR="00DE3CD7">
          <w:rPr>
            <w:webHidden/>
          </w:rPr>
          <w:fldChar w:fldCharType="end"/>
        </w:r>
      </w:hyperlink>
    </w:p>
    <w:p w14:paraId="56D80A3F" w14:textId="3A8490DD" w:rsidR="00DE3CD7" w:rsidRDefault="00CC1765">
      <w:pPr>
        <w:pStyle w:val="Inhopg3"/>
        <w:tabs>
          <w:tab w:val="left" w:pos="1985"/>
        </w:tabs>
        <w:rPr>
          <w:rFonts w:asciiTheme="minorHAnsi" w:hAnsiTheme="minorHAnsi"/>
          <w:szCs w:val="22"/>
          <w:lang w:eastAsia="nl-BE"/>
        </w:rPr>
      </w:pPr>
      <w:hyperlink w:anchor="_Toc514532468" w:history="1">
        <w:r w:rsidR="00DE3CD7" w:rsidRPr="007014FB">
          <w:rPr>
            <w:rStyle w:val="Hyperlink"/>
          </w:rPr>
          <w:t>2.1.4</w:t>
        </w:r>
        <w:r w:rsidR="00DE3CD7">
          <w:rPr>
            <w:rFonts w:asciiTheme="minorHAnsi" w:hAnsiTheme="minorHAnsi"/>
            <w:szCs w:val="22"/>
            <w:lang w:eastAsia="nl-BE"/>
          </w:rPr>
          <w:tab/>
        </w:r>
        <w:r w:rsidR="00DE3CD7" w:rsidRPr="007014FB">
          <w:rPr>
            <w:rStyle w:val="Hyperlink"/>
          </w:rPr>
          <w:t>Main feature: Signals and slots</w:t>
        </w:r>
        <w:r w:rsidR="00DE3CD7">
          <w:rPr>
            <w:webHidden/>
          </w:rPr>
          <w:tab/>
        </w:r>
        <w:r w:rsidR="00DE3CD7">
          <w:rPr>
            <w:webHidden/>
          </w:rPr>
          <w:fldChar w:fldCharType="begin"/>
        </w:r>
        <w:r w:rsidR="00DE3CD7">
          <w:rPr>
            <w:webHidden/>
          </w:rPr>
          <w:instrText xml:space="preserve"> PAGEREF _Toc514532468 \h </w:instrText>
        </w:r>
        <w:r w:rsidR="00DE3CD7">
          <w:rPr>
            <w:webHidden/>
          </w:rPr>
        </w:r>
        <w:r w:rsidR="00DE3CD7">
          <w:rPr>
            <w:webHidden/>
          </w:rPr>
          <w:fldChar w:fldCharType="separate"/>
        </w:r>
        <w:r w:rsidR="00DE3CD7">
          <w:rPr>
            <w:webHidden/>
          </w:rPr>
          <w:t>4</w:t>
        </w:r>
        <w:r w:rsidR="00DE3CD7">
          <w:rPr>
            <w:webHidden/>
          </w:rPr>
          <w:fldChar w:fldCharType="end"/>
        </w:r>
      </w:hyperlink>
    </w:p>
    <w:p w14:paraId="390DFB1D" w14:textId="64897947" w:rsidR="00DE3CD7" w:rsidRDefault="00CC1765">
      <w:pPr>
        <w:pStyle w:val="Inhopg3"/>
        <w:tabs>
          <w:tab w:val="left" w:pos="1985"/>
        </w:tabs>
        <w:rPr>
          <w:rFonts w:asciiTheme="minorHAnsi" w:hAnsiTheme="minorHAnsi"/>
          <w:szCs w:val="22"/>
          <w:lang w:eastAsia="nl-BE"/>
        </w:rPr>
      </w:pPr>
      <w:hyperlink w:anchor="_Toc514532469" w:history="1">
        <w:r w:rsidR="00DE3CD7" w:rsidRPr="007014FB">
          <w:rPr>
            <w:rStyle w:val="Hyperlink"/>
          </w:rPr>
          <w:t>2.1.5</w:t>
        </w:r>
        <w:r w:rsidR="00DE3CD7">
          <w:rPr>
            <w:rFonts w:asciiTheme="minorHAnsi" w:hAnsiTheme="minorHAnsi"/>
            <w:szCs w:val="22"/>
            <w:lang w:eastAsia="nl-BE"/>
          </w:rPr>
          <w:tab/>
        </w:r>
        <w:r w:rsidR="00DE3CD7" w:rsidRPr="007014FB">
          <w:rPr>
            <w:rStyle w:val="Hyperlink"/>
          </w:rPr>
          <w:t>Qt Creator</w:t>
        </w:r>
        <w:r w:rsidR="00DE3CD7">
          <w:rPr>
            <w:webHidden/>
          </w:rPr>
          <w:tab/>
        </w:r>
        <w:r w:rsidR="00DE3CD7">
          <w:rPr>
            <w:webHidden/>
          </w:rPr>
          <w:fldChar w:fldCharType="begin"/>
        </w:r>
        <w:r w:rsidR="00DE3CD7">
          <w:rPr>
            <w:webHidden/>
          </w:rPr>
          <w:instrText xml:space="preserve"> PAGEREF _Toc514532469 \h </w:instrText>
        </w:r>
        <w:r w:rsidR="00DE3CD7">
          <w:rPr>
            <w:webHidden/>
          </w:rPr>
        </w:r>
        <w:r w:rsidR="00DE3CD7">
          <w:rPr>
            <w:webHidden/>
          </w:rPr>
          <w:fldChar w:fldCharType="separate"/>
        </w:r>
        <w:r w:rsidR="00DE3CD7">
          <w:rPr>
            <w:webHidden/>
          </w:rPr>
          <w:t>5</w:t>
        </w:r>
        <w:r w:rsidR="00DE3CD7">
          <w:rPr>
            <w:webHidden/>
          </w:rPr>
          <w:fldChar w:fldCharType="end"/>
        </w:r>
      </w:hyperlink>
    </w:p>
    <w:p w14:paraId="68675469" w14:textId="49B59E0A" w:rsidR="00DE3CD7" w:rsidRDefault="00CC1765">
      <w:pPr>
        <w:pStyle w:val="Inhopg3"/>
        <w:tabs>
          <w:tab w:val="left" w:pos="1985"/>
        </w:tabs>
        <w:rPr>
          <w:rFonts w:asciiTheme="minorHAnsi" w:hAnsiTheme="minorHAnsi"/>
          <w:szCs w:val="22"/>
          <w:lang w:eastAsia="nl-BE"/>
        </w:rPr>
      </w:pPr>
      <w:hyperlink w:anchor="_Toc514532470" w:history="1">
        <w:r w:rsidR="00DE3CD7" w:rsidRPr="007014FB">
          <w:rPr>
            <w:rStyle w:val="Hyperlink"/>
          </w:rPr>
          <w:t>2.1.6</w:t>
        </w:r>
        <w:r w:rsidR="00DE3CD7">
          <w:rPr>
            <w:rFonts w:asciiTheme="minorHAnsi" w:hAnsiTheme="minorHAnsi"/>
            <w:szCs w:val="22"/>
            <w:lang w:eastAsia="nl-BE"/>
          </w:rPr>
          <w:tab/>
        </w:r>
        <w:r w:rsidR="00DE3CD7" w:rsidRPr="007014FB">
          <w:rPr>
            <w:rStyle w:val="Hyperlink"/>
          </w:rPr>
          <w:t>Portfolio</w:t>
        </w:r>
        <w:r w:rsidR="00DE3CD7">
          <w:rPr>
            <w:webHidden/>
          </w:rPr>
          <w:tab/>
        </w:r>
        <w:r w:rsidR="00DE3CD7">
          <w:rPr>
            <w:webHidden/>
          </w:rPr>
          <w:fldChar w:fldCharType="begin"/>
        </w:r>
        <w:r w:rsidR="00DE3CD7">
          <w:rPr>
            <w:webHidden/>
          </w:rPr>
          <w:instrText xml:space="preserve"> PAGEREF _Toc514532470 \h </w:instrText>
        </w:r>
        <w:r w:rsidR="00DE3CD7">
          <w:rPr>
            <w:webHidden/>
          </w:rPr>
        </w:r>
        <w:r w:rsidR="00DE3CD7">
          <w:rPr>
            <w:webHidden/>
          </w:rPr>
          <w:fldChar w:fldCharType="separate"/>
        </w:r>
        <w:r w:rsidR="00DE3CD7">
          <w:rPr>
            <w:webHidden/>
          </w:rPr>
          <w:t>5</w:t>
        </w:r>
        <w:r w:rsidR="00DE3CD7">
          <w:rPr>
            <w:webHidden/>
          </w:rPr>
          <w:fldChar w:fldCharType="end"/>
        </w:r>
      </w:hyperlink>
    </w:p>
    <w:p w14:paraId="5F1E27EB" w14:textId="2D82FDFA" w:rsidR="00DE3CD7" w:rsidRDefault="00CC1765">
      <w:pPr>
        <w:pStyle w:val="Inhopg2"/>
        <w:rPr>
          <w:rFonts w:asciiTheme="minorHAnsi" w:hAnsiTheme="minorHAnsi" w:cstheme="minorBidi"/>
          <w:i w:val="0"/>
          <w:szCs w:val="22"/>
          <w:lang w:eastAsia="nl-BE"/>
        </w:rPr>
      </w:pPr>
      <w:hyperlink w:anchor="_Toc514532471" w:history="1">
        <w:r w:rsidR="00DE3CD7" w:rsidRPr="007014FB">
          <w:rPr>
            <w:rStyle w:val="Hyperlink"/>
          </w:rPr>
          <w:t>2.2</w:t>
        </w:r>
        <w:r w:rsidR="00DE3CD7">
          <w:rPr>
            <w:rFonts w:asciiTheme="minorHAnsi" w:hAnsiTheme="minorHAnsi" w:cstheme="minorBidi"/>
            <w:i w:val="0"/>
            <w:szCs w:val="22"/>
            <w:lang w:eastAsia="nl-BE"/>
          </w:rPr>
          <w:tab/>
        </w:r>
        <w:r w:rsidR="00DE3CD7" w:rsidRPr="007014FB">
          <w:rPr>
            <w:rStyle w:val="Hyperlink"/>
          </w:rPr>
          <w:t>React Native</w:t>
        </w:r>
        <w:r w:rsidR="00DE3CD7">
          <w:rPr>
            <w:webHidden/>
          </w:rPr>
          <w:tab/>
        </w:r>
        <w:r w:rsidR="00DE3CD7">
          <w:rPr>
            <w:webHidden/>
          </w:rPr>
          <w:fldChar w:fldCharType="begin"/>
        </w:r>
        <w:r w:rsidR="00DE3CD7">
          <w:rPr>
            <w:webHidden/>
          </w:rPr>
          <w:instrText xml:space="preserve"> PAGEREF _Toc514532471 \h </w:instrText>
        </w:r>
        <w:r w:rsidR="00DE3CD7">
          <w:rPr>
            <w:webHidden/>
          </w:rPr>
        </w:r>
        <w:r w:rsidR="00DE3CD7">
          <w:rPr>
            <w:webHidden/>
          </w:rPr>
          <w:fldChar w:fldCharType="separate"/>
        </w:r>
        <w:r w:rsidR="00DE3CD7">
          <w:rPr>
            <w:webHidden/>
          </w:rPr>
          <w:t>6</w:t>
        </w:r>
        <w:r w:rsidR="00DE3CD7">
          <w:rPr>
            <w:webHidden/>
          </w:rPr>
          <w:fldChar w:fldCharType="end"/>
        </w:r>
      </w:hyperlink>
    </w:p>
    <w:p w14:paraId="22EE522B" w14:textId="324AF1C2" w:rsidR="00DE3CD7" w:rsidRDefault="00CC1765">
      <w:pPr>
        <w:pStyle w:val="Inhopg3"/>
        <w:tabs>
          <w:tab w:val="left" w:pos="1985"/>
        </w:tabs>
        <w:rPr>
          <w:rFonts w:asciiTheme="minorHAnsi" w:hAnsiTheme="minorHAnsi"/>
          <w:szCs w:val="22"/>
          <w:lang w:eastAsia="nl-BE"/>
        </w:rPr>
      </w:pPr>
      <w:hyperlink w:anchor="_Toc514532472" w:history="1">
        <w:r w:rsidR="00DE3CD7" w:rsidRPr="007014FB">
          <w:rPr>
            <w:rStyle w:val="Hyperlink"/>
          </w:rPr>
          <w:t>2.2.1</w:t>
        </w:r>
        <w:r w:rsidR="00DE3CD7">
          <w:rPr>
            <w:rFonts w:asciiTheme="minorHAnsi" w:hAnsiTheme="minorHAnsi"/>
            <w:szCs w:val="22"/>
            <w:lang w:eastAsia="nl-BE"/>
          </w:rPr>
          <w:tab/>
        </w:r>
        <w:r w:rsidR="00DE3CD7" w:rsidRPr="007014FB">
          <w:rPr>
            <w:rStyle w:val="Hyperlink"/>
          </w:rPr>
          <w:t>Oorsprong</w:t>
        </w:r>
        <w:r w:rsidR="00DE3CD7">
          <w:rPr>
            <w:webHidden/>
          </w:rPr>
          <w:tab/>
        </w:r>
        <w:r w:rsidR="00DE3CD7">
          <w:rPr>
            <w:webHidden/>
          </w:rPr>
          <w:fldChar w:fldCharType="begin"/>
        </w:r>
        <w:r w:rsidR="00DE3CD7">
          <w:rPr>
            <w:webHidden/>
          </w:rPr>
          <w:instrText xml:space="preserve"> PAGEREF _Toc514532472 \h </w:instrText>
        </w:r>
        <w:r w:rsidR="00DE3CD7">
          <w:rPr>
            <w:webHidden/>
          </w:rPr>
        </w:r>
        <w:r w:rsidR="00DE3CD7">
          <w:rPr>
            <w:webHidden/>
          </w:rPr>
          <w:fldChar w:fldCharType="separate"/>
        </w:r>
        <w:r w:rsidR="00DE3CD7">
          <w:rPr>
            <w:webHidden/>
          </w:rPr>
          <w:t>6</w:t>
        </w:r>
        <w:r w:rsidR="00DE3CD7">
          <w:rPr>
            <w:webHidden/>
          </w:rPr>
          <w:fldChar w:fldCharType="end"/>
        </w:r>
      </w:hyperlink>
    </w:p>
    <w:p w14:paraId="2BD2EF66" w14:textId="4AE551E4" w:rsidR="00DE3CD7" w:rsidRDefault="00CC1765">
      <w:pPr>
        <w:pStyle w:val="Inhopg3"/>
        <w:tabs>
          <w:tab w:val="left" w:pos="1985"/>
        </w:tabs>
        <w:rPr>
          <w:rFonts w:asciiTheme="minorHAnsi" w:hAnsiTheme="minorHAnsi"/>
          <w:szCs w:val="22"/>
          <w:lang w:eastAsia="nl-BE"/>
        </w:rPr>
      </w:pPr>
      <w:hyperlink w:anchor="_Toc514532473" w:history="1">
        <w:r w:rsidR="00DE3CD7" w:rsidRPr="007014FB">
          <w:rPr>
            <w:rStyle w:val="Hyperlink"/>
          </w:rPr>
          <w:t>2.2.2</w:t>
        </w:r>
        <w:r w:rsidR="00DE3CD7">
          <w:rPr>
            <w:rFonts w:asciiTheme="minorHAnsi" w:hAnsiTheme="minorHAnsi"/>
            <w:szCs w:val="22"/>
            <w:lang w:eastAsia="nl-BE"/>
          </w:rPr>
          <w:tab/>
        </w:r>
        <w:r w:rsidR="00DE3CD7" w:rsidRPr="007014FB">
          <w:rPr>
            <w:rStyle w:val="Hyperlink"/>
          </w:rPr>
          <w:t>Basis</w:t>
        </w:r>
        <w:r w:rsidR="00DE3CD7">
          <w:rPr>
            <w:webHidden/>
          </w:rPr>
          <w:tab/>
        </w:r>
        <w:r w:rsidR="00DE3CD7">
          <w:rPr>
            <w:webHidden/>
          </w:rPr>
          <w:fldChar w:fldCharType="begin"/>
        </w:r>
        <w:r w:rsidR="00DE3CD7">
          <w:rPr>
            <w:webHidden/>
          </w:rPr>
          <w:instrText xml:space="preserve"> PAGEREF _Toc514532473 \h </w:instrText>
        </w:r>
        <w:r w:rsidR="00DE3CD7">
          <w:rPr>
            <w:webHidden/>
          </w:rPr>
        </w:r>
        <w:r w:rsidR="00DE3CD7">
          <w:rPr>
            <w:webHidden/>
          </w:rPr>
          <w:fldChar w:fldCharType="separate"/>
        </w:r>
        <w:r w:rsidR="00DE3CD7">
          <w:rPr>
            <w:webHidden/>
          </w:rPr>
          <w:t>6</w:t>
        </w:r>
        <w:r w:rsidR="00DE3CD7">
          <w:rPr>
            <w:webHidden/>
          </w:rPr>
          <w:fldChar w:fldCharType="end"/>
        </w:r>
      </w:hyperlink>
    </w:p>
    <w:p w14:paraId="5636E33C" w14:textId="02A14155" w:rsidR="00DE3CD7" w:rsidRDefault="00CC1765">
      <w:pPr>
        <w:pStyle w:val="Inhopg3"/>
        <w:tabs>
          <w:tab w:val="left" w:pos="1985"/>
        </w:tabs>
        <w:rPr>
          <w:rFonts w:asciiTheme="minorHAnsi" w:hAnsiTheme="minorHAnsi"/>
          <w:szCs w:val="22"/>
          <w:lang w:eastAsia="nl-BE"/>
        </w:rPr>
      </w:pPr>
      <w:hyperlink w:anchor="_Toc514532474" w:history="1">
        <w:r w:rsidR="00DE3CD7" w:rsidRPr="007014FB">
          <w:rPr>
            <w:rStyle w:val="Hyperlink"/>
          </w:rPr>
          <w:t>2.2.3</w:t>
        </w:r>
        <w:r w:rsidR="00DE3CD7">
          <w:rPr>
            <w:rFonts w:asciiTheme="minorHAnsi" w:hAnsiTheme="minorHAnsi"/>
            <w:szCs w:val="22"/>
            <w:lang w:eastAsia="nl-BE"/>
          </w:rPr>
          <w:tab/>
        </w:r>
        <w:r w:rsidR="00DE3CD7" w:rsidRPr="007014FB">
          <w:rPr>
            <w:rStyle w:val="Hyperlink"/>
          </w:rPr>
          <w:t>Features</w:t>
        </w:r>
        <w:r w:rsidR="00DE3CD7">
          <w:rPr>
            <w:webHidden/>
          </w:rPr>
          <w:tab/>
        </w:r>
        <w:r w:rsidR="00DE3CD7">
          <w:rPr>
            <w:webHidden/>
          </w:rPr>
          <w:fldChar w:fldCharType="begin"/>
        </w:r>
        <w:r w:rsidR="00DE3CD7">
          <w:rPr>
            <w:webHidden/>
          </w:rPr>
          <w:instrText xml:space="preserve"> PAGEREF _Toc514532474 \h </w:instrText>
        </w:r>
        <w:r w:rsidR="00DE3CD7">
          <w:rPr>
            <w:webHidden/>
          </w:rPr>
        </w:r>
        <w:r w:rsidR="00DE3CD7">
          <w:rPr>
            <w:webHidden/>
          </w:rPr>
          <w:fldChar w:fldCharType="separate"/>
        </w:r>
        <w:r w:rsidR="00DE3CD7">
          <w:rPr>
            <w:webHidden/>
          </w:rPr>
          <w:t>6</w:t>
        </w:r>
        <w:r w:rsidR="00DE3CD7">
          <w:rPr>
            <w:webHidden/>
          </w:rPr>
          <w:fldChar w:fldCharType="end"/>
        </w:r>
      </w:hyperlink>
    </w:p>
    <w:p w14:paraId="12B86412" w14:textId="6456285F" w:rsidR="00DE3CD7" w:rsidRDefault="00CC1765">
      <w:pPr>
        <w:pStyle w:val="Inhopg3"/>
        <w:tabs>
          <w:tab w:val="left" w:pos="1985"/>
        </w:tabs>
        <w:rPr>
          <w:rFonts w:asciiTheme="minorHAnsi" w:hAnsiTheme="minorHAnsi"/>
          <w:szCs w:val="22"/>
          <w:lang w:eastAsia="nl-BE"/>
        </w:rPr>
      </w:pPr>
      <w:hyperlink w:anchor="_Toc514532475" w:history="1">
        <w:r w:rsidR="00DE3CD7" w:rsidRPr="007014FB">
          <w:rPr>
            <w:rStyle w:val="Hyperlink"/>
          </w:rPr>
          <w:t>2.2.4</w:t>
        </w:r>
        <w:r w:rsidR="00DE3CD7">
          <w:rPr>
            <w:rFonts w:asciiTheme="minorHAnsi" w:hAnsiTheme="minorHAnsi"/>
            <w:szCs w:val="22"/>
            <w:lang w:eastAsia="nl-BE"/>
          </w:rPr>
          <w:tab/>
        </w:r>
        <w:r w:rsidR="00DE3CD7" w:rsidRPr="007014FB">
          <w:rPr>
            <w:rStyle w:val="Hyperlink"/>
          </w:rPr>
          <w:t>Gebruik</w:t>
        </w:r>
        <w:r w:rsidR="00DE3CD7">
          <w:rPr>
            <w:webHidden/>
          </w:rPr>
          <w:tab/>
        </w:r>
        <w:r w:rsidR="00DE3CD7">
          <w:rPr>
            <w:webHidden/>
          </w:rPr>
          <w:fldChar w:fldCharType="begin"/>
        </w:r>
        <w:r w:rsidR="00DE3CD7">
          <w:rPr>
            <w:webHidden/>
          </w:rPr>
          <w:instrText xml:space="preserve"> PAGEREF _Toc514532475 \h </w:instrText>
        </w:r>
        <w:r w:rsidR="00DE3CD7">
          <w:rPr>
            <w:webHidden/>
          </w:rPr>
        </w:r>
        <w:r w:rsidR="00DE3CD7">
          <w:rPr>
            <w:webHidden/>
          </w:rPr>
          <w:fldChar w:fldCharType="separate"/>
        </w:r>
        <w:r w:rsidR="00DE3CD7">
          <w:rPr>
            <w:webHidden/>
          </w:rPr>
          <w:t>9</w:t>
        </w:r>
        <w:r w:rsidR="00DE3CD7">
          <w:rPr>
            <w:webHidden/>
          </w:rPr>
          <w:fldChar w:fldCharType="end"/>
        </w:r>
      </w:hyperlink>
    </w:p>
    <w:p w14:paraId="46E3AFE6" w14:textId="38838901" w:rsidR="00DE3CD7" w:rsidRDefault="00CC1765">
      <w:pPr>
        <w:pStyle w:val="Inhopg3"/>
        <w:tabs>
          <w:tab w:val="left" w:pos="1985"/>
        </w:tabs>
        <w:rPr>
          <w:rFonts w:asciiTheme="minorHAnsi" w:hAnsiTheme="minorHAnsi"/>
          <w:szCs w:val="22"/>
          <w:lang w:eastAsia="nl-BE"/>
        </w:rPr>
      </w:pPr>
      <w:hyperlink w:anchor="_Toc514532476" w:history="1">
        <w:r w:rsidR="00DE3CD7" w:rsidRPr="007014FB">
          <w:rPr>
            <w:rStyle w:val="Hyperlink"/>
          </w:rPr>
          <w:t>2.2.5</w:t>
        </w:r>
        <w:r w:rsidR="00DE3CD7">
          <w:rPr>
            <w:rFonts w:asciiTheme="minorHAnsi" w:hAnsiTheme="minorHAnsi"/>
            <w:szCs w:val="22"/>
            <w:lang w:eastAsia="nl-BE"/>
          </w:rPr>
          <w:tab/>
        </w:r>
        <w:r w:rsidR="00DE3CD7" w:rsidRPr="007014FB">
          <w:rPr>
            <w:rStyle w:val="Hyperlink"/>
          </w:rPr>
          <w:t>Portfolio</w:t>
        </w:r>
        <w:r w:rsidR="00DE3CD7">
          <w:rPr>
            <w:webHidden/>
          </w:rPr>
          <w:tab/>
        </w:r>
        <w:r w:rsidR="00DE3CD7">
          <w:rPr>
            <w:webHidden/>
          </w:rPr>
          <w:fldChar w:fldCharType="begin"/>
        </w:r>
        <w:r w:rsidR="00DE3CD7">
          <w:rPr>
            <w:webHidden/>
          </w:rPr>
          <w:instrText xml:space="preserve"> PAGEREF _Toc514532476 \h </w:instrText>
        </w:r>
        <w:r w:rsidR="00DE3CD7">
          <w:rPr>
            <w:webHidden/>
          </w:rPr>
        </w:r>
        <w:r w:rsidR="00DE3CD7">
          <w:rPr>
            <w:webHidden/>
          </w:rPr>
          <w:fldChar w:fldCharType="separate"/>
        </w:r>
        <w:r w:rsidR="00DE3CD7">
          <w:rPr>
            <w:webHidden/>
          </w:rPr>
          <w:t>10</w:t>
        </w:r>
        <w:r w:rsidR="00DE3CD7">
          <w:rPr>
            <w:webHidden/>
          </w:rPr>
          <w:fldChar w:fldCharType="end"/>
        </w:r>
      </w:hyperlink>
    </w:p>
    <w:p w14:paraId="27DFEE96" w14:textId="6174E0AA" w:rsidR="00DE3CD7" w:rsidRDefault="00CC1765">
      <w:pPr>
        <w:pStyle w:val="Inhopg2"/>
        <w:rPr>
          <w:rFonts w:asciiTheme="minorHAnsi" w:hAnsiTheme="minorHAnsi" w:cstheme="minorBidi"/>
          <w:i w:val="0"/>
          <w:szCs w:val="22"/>
          <w:lang w:eastAsia="nl-BE"/>
        </w:rPr>
      </w:pPr>
      <w:hyperlink w:anchor="_Toc514532477" w:history="1">
        <w:r w:rsidR="00DE3CD7" w:rsidRPr="007014FB">
          <w:rPr>
            <w:rStyle w:val="Hyperlink"/>
          </w:rPr>
          <w:t>2.3</w:t>
        </w:r>
        <w:r w:rsidR="00DE3CD7">
          <w:rPr>
            <w:rFonts w:asciiTheme="minorHAnsi" w:hAnsiTheme="minorHAnsi" w:cstheme="minorBidi"/>
            <w:i w:val="0"/>
            <w:szCs w:val="22"/>
            <w:lang w:eastAsia="nl-BE"/>
          </w:rPr>
          <w:tab/>
        </w:r>
        <w:r w:rsidR="00DE3CD7" w:rsidRPr="007014FB">
          <w:rPr>
            <w:rStyle w:val="Hyperlink"/>
          </w:rPr>
          <w:t>Xamarin</w:t>
        </w:r>
        <w:r w:rsidR="00DE3CD7">
          <w:rPr>
            <w:webHidden/>
          </w:rPr>
          <w:tab/>
        </w:r>
        <w:r w:rsidR="00DE3CD7">
          <w:rPr>
            <w:webHidden/>
          </w:rPr>
          <w:fldChar w:fldCharType="begin"/>
        </w:r>
        <w:r w:rsidR="00DE3CD7">
          <w:rPr>
            <w:webHidden/>
          </w:rPr>
          <w:instrText xml:space="preserve"> PAGEREF _Toc514532477 \h </w:instrText>
        </w:r>
        <w:r w:rsidR="00DE3CD7">
          <w:rPr>
            <w:webHidden/>
          </w:rPr>
        </w:r>
        <w:r w:rsidR="00DE3CD7">
          <w:rPr>
            <w:webHidden/>
          </w:rPr>
          <w:fldChar w:fldCharType="separate"/>
        </w:r>
        <w:r w:rsidR="00DE3CD7">
          <w:rPr>
            <w:webHidden/>
          </w:rPr>
          <w:t>11</w:t>
        </w:r>
        <w:r w:rsidR="00DE3CD7">
          <w:rPr>
            <w:webHidden/>
          </w:rPr>
          <w:fldChar w:fldCharType="end"/>
        </w:r>
      </w:hyperlink>
    </w:p>
    <w:p w14:paraId="54D0B6C6" w14:textId="01112023" w:rsidR="00DE3CD7" w:rsidRDefault="00CC1765">
      <w:pPr>
        <w:pStyle w:val="Inhopg3"/>
        <w:tabs>
          <w:tab w:val="left" w:pos="1985"/>
        </w:tabs>
        <w:rPr>
          <w:rFonts w:asciiTheme="minorHAnsi" w:hAnsiTheme="minorHAnsi"/>
          <w:szCs w:val="22"/>
          <w:lang w:eastAsia="nl-BE"/>
        </w:rPr>
      </w:pPr>
      <w:hyperlink w:anchor="_Toc514532478" w:history="1">
        <w:r w:rsidR="00DE3CD7" w:rsidRPr="007014FB">
          <w:rPr>
            <w:rStyle w:val="Hyperlink"/>
          </w:rPr>
          <w:t>2.3.1</w:t>
        </w:r>
        <w:r w:rsidR="00DE3CD7">
          <w:rPr>
            <w:rFonts w:asciiTheme="minorHAnsi" w:hAnsiTheme="minorHAnsi"/>
            <w:szCs w:val="22"/>
            <w:lang w:eastAsia="nl-BE"/>
          </w:rPr>
          <w:tab/>
        </w:r>
        <w:r w:rsidR="00DE3CD7" w:rsidRPr="007014FB">
          <w:rPr>
            <w:rStyle w:val="Hyperlink"/>
          </w:rPr>
          <w:t>Oorsprong</w:t>
        </w:r>
        <w:r w:rsidR="00DE3CD7">
          <w:rPr>
            <w:webHidden/>
          </w:rPr>
          <w:tab/>
        </w:r>
        <w:r w:rsidR="00DE3CD7">
          <w:rPr>
            <w:webHidden/>
          </w:rPr>
          <w:fldChar w:fldCharType="begin"/>
        </w:r>
        <w:r w:rsidR="00DE3CD7">
          <w:rPr>
            <w:webHidden/>
          </w:rPr>
          <w:instrText xml:space="preserve"> PAGEREF _Toc514532478 \h </w:instrText>
        </w:r>
        <w:r w:rsidR="00DE3CD7">
          <w:rPr>
            <w:webHidden/>
          </w:rPr>
        </w:r>
        <w:r w:rsidR="00DE3CD7">
          <w:rPr>
            <w:webHidden/>
          </w:rPr>
          <w:fldChar w:fldCharType="separate"/>
        </w:r>
        <w:r w:rsidR="00DE3CD7">
          <w:rPr>
            <w:webHidden/>
          </w:rPr>
          <w:t>11</w:t>
        </w:r>
        <w:r w:rsidR="00DE3CD7">
          <w:rPr>
            <w:webHidden/>
          </w:rPr>
          <w:fldChar w:fldCharType="end"/>
        </w:r>
      </w:hyperlink>
    </w:p>
    <w:p w14:paraId="6600B24E" w14:textId="0CC951E0" w:rsidR="00DE3CD7" w:rsidRDefault="00CC1765">
      <w:pPr>
        <w:pStyle w:val="Inhopg3"/>
        <w:tabs>
          <w:tab w:val="left" w:pos="1985"/>
        </w:tabs>
        <w:rPr>
          <w:rFonts w:asciiTheme="minorHAnsi" w:hAnsiTheme="minorHAnsi"/>
          <w:szCs w:val="22"/>
          <w:lang w:eastAsia="nl-BE"/>
        </w:rPr>
      </w:pPr>
      <w:hyperlink w:anchor="_Toc514532479" w:history="1">
        <w:r w:rsidR="00DE3CD7" w:rsidRPr="007014FB">
          <w:rPr>
            <w:rStyle w:val="Hyperlink"/>
          </w:rPr>
          <w:t>2.3.2</w:t>
        </w:r>
        <w:r w:rsidR="00DE3CD7">
          <w:rPr>
            <w:rFonts w:asciiTheme="minorHAnsi" w:hAnsiTheme="minorHAnsi"/>
            <w:szCs w:val="22"/>
            <w:lang w:eastAsia="nl-BE"/>
          </w:rPr>
          <w:tab/>
        </w:r>
        <w:r w:rsidR="00DE3CD7" w:rsidRPr="007014FB">
          <w:rPr>
            <w:rStyle w:val="Hyperlink"/>
          </w:rPr>
          <w:t>Basis</w:t>
        </w:r>
        <w:r w:rsidR="00DE3CD7">
          <w:rPr>
            <w:webHidden/>
          </w:rPr>
          <w:tab/>
        </w:r>
        <w:r w:rsidR="00DE3CD7">
          <w:rPr>
            <w:webHidden/>
          </w:rPr>
          <w:fldChar w:fldCharType="begin"/>
        </w:r>
        <w:r w:rsidR="00DE3CD7">
          <w:rPr>
            <w:webHidden/>
          </w:rPr>
          <w:instrText xml:space="preserve"> PAGEREF _Toc514532479 \h </w:instrText>
        </w:r>
        <w:r w:rsidR="00DE3CD7">
          <w:rPr>
            <w:webHidden/>
          </w:rPr>
        </w:r>
        <w:r w:rsidR="00DE3CD7">
          <w:rPr>
            <w:webHidden/>
          </w:rPr>
          <w:fldChar w:fldCharType="separate"/>
        </w:r>
        <w:r w:rsidR="00DE3CD7">
          <w:rPr>
            <w:webHidden/>
          </w:rPr>
          <w:t>11</w:t>
        </w:r>
        <w:r w:rsidR="00DE3CD7">
          <w:rPr>
            <w:webHidden/>
          </w:rPr>
          <w:fldChar w:fldCharType="end"/>
        </w:r>
      </w:hyperlink>
    </w:p>
    <w:p w14:paraId="43C53526" w14:textId="0EBDBB0F" w:rsidR="00DE3CD7" w:rsidRDefault="00CC1765">
      <w:pPr>
        <w:pStyle w:val="Inhopg3"/>
        <w:tabs>
          <w:tab w:val="left" w:pos="1985"/>
        </w:tabs>
        <w:rPr>
          <w:rFonts w:asciiTheme="minorHAnsi" w:hAnsiTheme="minorHAnsi"/>
          <w:szCs w:val="22"/>
          <w:lang w:eastAsia="nl-BE"/>
        </w:rPr>
      </w:pPr>
      <w:hyperlink w:anchor="_Toc514532480" w:history="1">
        <w:r w:rsidR="00DE3CD7" w:rsidRPr="007014FB">
          <w:rPr>
            <w:rStyle w:val="Hyperlink"/>
          </w:rPr>
          <w:t>2.3.3</w:t>
        </w:r>
        <w:r w:rsidR="00DE3CD7">
          <w:rPr>
            <w:rFonts w:asciiTheme="minorHAnsi" w:hAnsiTheme="minorHAnsi"/>
            <w:szCs w:val="22"/>
            <w:lang w:eastAsia="nl-BE"/>
          </w:rPr>
          <w:tab/>
        </w:r>
        <w:r w:rsidR="00DE3CD7" w:rsidRPr="007014FB">
          <w:rPr>
            <w:rStyle w:val="Hyperlink"/>
          </w:rPr>
          <w:t>Features</w:t>
        </w:r>
        <w:r w:rsidR="00DE3CD7">
          <w:rPr>
            <w:webHidden/>
          </w:rPr>
          <w:tab/>
        </w:r>
        <w:r w:rsidR="00DE3CD7">
          <w:rPr>
            <w:webHidden/>
          </w:rPr>
          <w:fldChar w:fldCharType="begin"/>
        </w:r>
        <w:r w:rsidR="00DE3CD7">
          <w:rPr>
            <w:webHidden/>
          </w:rPr>
          <w:instrText xml:space="preserve"> PAGEREF _Toc514532480 \h </w:instrText>
        </w:r>
        <w:r w:rsidR="00DE3CD7">
          <w:rPr>
            <w:webHidden/>
          </w:rPr>
        </w:r>
        <w:r w:rsidR="00DE3CD7">
          <w:rPr>
            <w:webHidden/>
          </w:rPr>
          <w:fldChar w:fldCharType="separate"/>
        </w:r>
        <w:r w:rsidR="00DE3CD7">
          <w:rPr>
            <w:webHidden/>
          </w:rPr>
          <w:t>11</w:t>
        </w:r>
        <w:r w:rsidR="00DE3CD7">
          <w:rPr>
            <w:webHidden/>
          </w:rPr>
          <w:fldChar w:fldCharType="end"/>
        </w:r>
      </w:hyperlink>
    </w:p>
    <w:p w14:paraId="7F94D256" w14:textId="35ED722E" w:rsidR="00DE3CD7" w:rsidRDefault="00CC1765">
      <w:pPr>
        <w:pStyle w:val="Inhopg3"/>
        <w:tabs>
          <w:tab w:val="left" w:pos="1985"/>
        </w:tabs>
        <w:rPr>
          <w:rFonts w:asciiTheme="minorHAnsi" w:hAnsiTheme="minorHAnsi"/>
          <w:szCs w:val="22"/>
          <w:lang w:eastAsia="nl-BE"/>
        </w:rPr>
      </w:pPr>
      <w:hyperlink w:anchor="_Toc514532481" w:history="1">
        <w:r w:rsidR="00DE3CD7" w:rsidRPr="007014FB">
          <w:rPr>
            <w:rStyle w:val="Hyperlink"/>
          </w:rPr>
          <w:t>2.3.4</w:t>
        </w:r>
        <w:r w:rsidR="00DE3CD7">
          <w:rPr>
            <w:rFonts w:asciiTheme="minorHAnsi" w:hAnsiTheme="minorHAnsi"/>
            <w:szCs w:val="22"/>
            <w:lang w:eastAsia="nl-BE"/>
          </w:rPr>
          <w:tab/>
        </w:r>
        <w:r w:rsidR="00DE3CD7" w:rsidRPr="007014FB">
          <w:rPr>
            <w:rStyle w:val="Hyperlink"/>
          </w:rPr>
          <w:t>Gebruik</w:t>
        </w:r>
        <w:r w:rsidR="00DE3CD7">
          <w:rPr>
            <w:webHidden/>
          </w:rPr>
          <w:tab/>
        </w:r>
        <w:r w:rsidR="00DE3CD7">
          <w:rPr>
            <w:webHidden/>
          </w:rPr>
          <w:fldChar w:fldCharType="begin"/>
        </w:r>
        <w:r w:rsidR="00DE3CD7">
          <w:rPr>
            <w:webHidden/>
          </w:rPr>
          <w:instrText xml:space="preserve"> PAGEREF _Toc514532481 \h </w:instrText>
        </w:r>
        <w:r w:rsidR="00DE3CD7">
          <w:rPr>
            <w:webHidden/>
          </w:rPr>
        </w:r>
        <w:r w:rsidR="00DE3CD7">
          <w:rPr>
            <w:webHidden/>
          </w:rPr>
          <w:fldChar w:fldCharType="separate"/>
        </w:r>
        <w:r w:rsidR="00DE3CD7">
          <w:rPr>
            <w:webHidden/>
          </w:rPr>
          <w:t>13</w:t>
        </w:r>
        <w:r w:rsidR="00DE3CD7">
          <w:rPr>
            <w:webHidden/>
          </w:rPr>
          <w:fldChar w:fldCharType="end"/>
        </w:r>
      </w:hyperlink>
    </w:p>
    <w:p w14:paraId="0B561DCA" w14:textId="32D51882" w:rsidR="00DE3CD7" w:rsidRDefault="00CC1765">
      <w:pPr>
        <w:pStyle w:val="Inhopg3"/>
        <w:tabs>
          <w:tab w:val="left" w:pos="1985"/>
        </w:tabs>
        <w:rPr>
          <w:rFonts w:asciiTheme="minorHAnsi" w:hAnsiTheme="minorHAnsi"/>
          <w:szCs w:val="22"/>
          <w:lang w:eastAsia="nl-BE"/>
        </w:rPr>
      </w:pPr>
      <w:hyperlink w:anchor="_Toc514532482" w:history="1">
        <w:r w:rsidR="00DE3CD7" w:rsidRPr="007014FB">
          <w:rPr>
            <w:rStyle w:val="Hyperlink"/>
          </w:rPr>
          <w:t>2.3.5</w:t>
        </w:r>
        <w:r w:rsidR="00DE3CD7">
          <w:rPr>
            <w:rFonts w:asciiTheme="minorHAnsi" w:hAnsiTheme="minorHAnsi"/>
            <w:szCs w:val="22"/>
            <w:lang w:eastAsia="nl-BE"/>
          </w:rPr>
          <w:tab/>
        </w:r>
        <w:r w:rsidR="00DE3CD7" w:rsidRPr="007014FB">
          <w:rPr>
            <w:rStyle w:val="Hyperlink"/>
          </w:rPr>
          <w:t>Portfolio</w:t>
        </w:r>
        <w:r w:rsidR="00DE3CD7">
          <w:rPr>
            <w:webHidden/>
          </w:rPr>
          <w:tab/>
        </w:r>
        <w:r w:rsidR="00DE3CD7">
          <w:rPr>
            <w:webHidden/>
          </w:rPr>
          <w:fldChar w:fldCharType="begin"/>
        </w:r>
        <w:r w:rsidR="00DE3CD7">
          <w:rPr>
            <w:webHidden/>
          </w:rPr>
          <w:instrText xml:space="preserve"> PAGEREF _Toc514532482 \h </w:instrText>
        </w:r>
        <w:r w:rsidR="00DE3CD7">
          <w:rPr>
            <w:webHidden/>
          </w:rPr>
        </w:r>
        <w:r w:rsidR="00DE3CD7">
          <w:rPr>
            <w:webHidden/>
          </w:rPr>
          <w:fldChar w:fldCharType="separate"/>
        </w:r>
        <w:r w:rsidR="00DE3CD7">
          <w:rPr>
            <w:webHidden/>
          </w:rPr>
          <w:t>13</w:t>
        </w:r>
        <w:r w:rsidR="00DE3CD7">
          <w:rPr>
            <w:webHidden/>
          </w:rPr>
          <w:fldChar w:fldCharType="end"/>
        </w:r>
      </w:hyperlink>
    </w:p>
    <w:p w14:paraId="01C17B45" w14:textId="1BECCB1C" w:rsidR="00DE3CD7" w:rsidRDefault="00CC1765">
      <w:pPr>
        <w:pStyle w:val="Inhopg2"/>
        <w:rPr>
          <w:rFonts w:asciiTheme="minorHAnsi" w:hAnsiTheme="minorHAnsi" w:cstheme="minorBidi"/>
          <w:i w:val="0"/>
          <w:szCs w:val="22"/>
          <w:lang w:eastAsia="nl-BE"/>
        </w:rPr>
      </w:pPr>
      <w:hyperlink w:anchor="_Toc514532483" w:history="1">
        <w:r w:rsidR="00DE3CD7" w:rsidRPr="007014FB">
          <w:rPr>
            <w:rStyle w:val="Hyperlink"/>
          </w:rPr>
          <w:t>2.4</w:t>
        </w:r>
        <w:r w:rsidR="00DE3CD7">
          <w:rPr>
            <w:rFonts w:asciiTheme="minorHAnsi" w:hAnsiTheme="minorHAnsi" w:cstheme="minorBidi"/>
            <w:i w:val="0"/>
            <w:szCs w:val="22"/>
            <w:lang w:eastAsia="nl-BE"/>
          </w:rPr>
          <w:tab/>
        </w:r>
        <w:r w:rsidR="00DE3CD7" w:rsidRPr="007014FB">
          <w:rPr>
            <w:rStyle w:val="Hyperlink"/>
          </w:rPr>
          <w:t>Apache Cordova/PhoneGap</w:t>
        </w:r>
        <w:r w:rsidR="00DE3CD7">
          <w:rPr>
            <w:webHidden/>
          </w:rPr>
          <w:tab/>
        </w:r>
        <w:r w:rsidR="00DE3CD7">
          <w:rPr>
            <w:webHidden/>
          </w:rPr>
          <w:fldChar w:fldCharType="begin"/>
        </w:r>
        <w:r w:rsidR="00DE3CD7">
          <w:rPr>
            <w:webHidden/>
          </w:rPr>
          <w:instrText xml:space="preserve"> PAGEREF _Toc514532483 \h </w:instrText>
        </w:r>
        <w:r w:rsidR="00DE3CD7">
          <w:rPr>
            <w:webHidden/>
          </w:rPr>
        </w:r>
        <w:r w:rsidR="00DE3CD7">
          <w:rPr>
            <w:webHidden/>
          </w:rPr>
          <w:fldChar w:fldCharType="separate"/>
        </w:r>
        <w:r w:rsidR="00DE3CD7">
          <w:rPr>
            <w:webHidden/>
          </w:rPr>
          <w:t>14</w:t>
        </w:r>
        <w:r w:rsidR="00DE3CD7">
          <w:rPr>
            <w:webHidden/>
          </w:rPr>
          <w:fldChar w:fldCharType="end"/>
        </w:r>
      </w:hyperlink>
    </w:p>
    <w:p w14:paraId="76A2B1F9" w14:textId="72D80F4D" w:rsidR="00DE3CD7" w:rsidRDefault="00CC1765">
      <w:pPr>
        <w:pStyle w:val="Inhopg3"/>
        <w:tabs>
          <w:tab w:val="left" w:pos="1985"/>
        </w:tabs>
        <w:rPr>
          <w:rFonts w:asciiTheme="minorHAnsi" w:hAnsiTheme="minorHAnsi"/>
          <w:szCs w:val="22"/>
          <w:lang w:eastAsia="nl-BE"/>
        </w:rPr>
      </w:pPr>
      <w:hyperlink w:anchor="_Toc514532484" w:history="1">
        <w:r w:rsidR="00DE3CD7" w:rsidRPr="007014FB">
          <w:rPr>
            <w:rStyle w:val="Hyperlink"/>
          </w:rPr>
          <w:t>2.4.1</w:t>
        </w:r>
        <w:r w:rsidR="00DE3CD7">
          <w:rPr>
            <w:rFonts w:asciiTheme="minorHAnsi" w:hAnsiTheme="minorHAnsi"/>
            <w:szCs w:val="22"/>
            <w:lang w:eastAsia="nl-BE"/>
          </w:rPr>
          <w:tab/>
        </w:r>
        <w:r w:rsidR="00DE3CD7" w:rsidRPr="007014FB">
          <w:rPr>
            <w:rStyle w:val="Hyperlink"/>
          </w:rPr>
          <w:t>Oorsprong</w:t>
        </w:r>
        <w:r w:rsidR="00DE3CD7">
          <w:rPr>
            <w:webHidden/>
          </w:rPr>
          <w:tab/>
        </w:r>
        <w:r w:rsidR="00DE3CD7">
          <w:rPr>
            <w:webHidden/>
          </w:rPr>
          <w:fldChar w:fldCharType="begin"/>
        </w:r>
        <w:r w:rsidR="00DE3CD7">
          <w:rPr>
            <w:webHidden/>
          </w:rPr>
          <w:instrText xml:space="preserve"> PAGEREF _Toc514532484 \h </w:instrText>
        </w:r>
        <w:r w:rsidR="00DE3CD7">
          <w:rPr>
            <w:webHidden/>
          </w:rPr>
        </w:r>
        <w:r w:rsidR="00DE3CD7">
          <w:rPr>
            <w:webHidden/>
          </w:rPr>
          <w:fldChar w:fldCharType="separate"/>
        </w:r>
        <w:r w:rsidR="00DE3CD7">
          <w:rPr>
            <w:webHidden/>
          </w:rPr>
          <w:t>14</w:t>
        </w:r>
        <w:r w:rsidR="00DE3CD7">
          <w:rPr>
            <w:webHidden/>
          </w:rPr>
          <w:fldChar w:fldCharType="end"/>
        </w:r>
      </w:hyperlink>
    </w:p>
    <w:p w14:paraId="5A92883B" w14:textId="546A2A13" w:rsidR="00DE3CD7" w:rsidRDefault="00CC1765">
      <w:pPr>
        <w:pStyle w:val="Inhopg3"/>
        <w:tabs>
          <w:tab w:val="left" w:pos="1985"/>
        </w:tabs>
        <w:rPr>
          <w:rFonts w:asciiTheme="minorHAnsi" w:hAnsiTheme="minorHAnsi"/>
          <w:szCs w:val="22"/>
          <w:lang w:eastAsia="nl-BE"/>
        </w:rPr>
      </w:pPr>
      <w:hyperlink w:anchor="_Toc514532485" w:history="1">
        <w:r w:rsidR="00DE3CD7" w:rsidRPr="007014FB">
          <w:rPr>
            <w:rStyle w:val="Hyperlink"/>
          </w:rPr>
          <w:t>2.4.2</w:t>
        </w:r>
        <w:r w:rsidR="00DE3CD7">
          <w:rPr>
            <w:rFonts w:asciiTheme="minorHAnsi" w:hAnsiTheme="minorHAnsi"/>
            <w:szCs w:val="22"/>
            <w:lang w:eastAsia="nl-BE"/>
          </w:rPr>
          <w:tab/>
        </w:r>
        <w:r w:rsidR="00DE3CD7" w:rsidRPr="007014FB">
          <w:rPr>
            <w:rStyle w:val="Hyperlink"/>
          </w:rPr>
          <w:t>Basis</w:t>
        </w:r>
        <w:r w:rsidR="00DE3CD7">
          <w:rPr>
            <w:webHidden/>
          </w:rPr>
          <w:tab/>
        </w:r>
        <w:r w:rsidR="00DE3CD7">
          <w:rPr>
            <w:webHidden/>
          </w:rPr>
          <w:fldChar w:fldCharType="begin"/>
        </w:r>
        <w:r w:rsidR="00DE3CD7">
          <w:rPr>
            <w:webHidden/>
          </w:rPr>
          <w:instrText xml:space="preserve"> PAGEREF _Toc514532485 \h </w:instrText>
        </w:r>
        <w:r w:rsidR="00DE3CD7">
          <w:rPr>
            <w:webHidden/>
          </w:rPr>
        </w:r>
        <w:r w:rsidR="00DE3CD7">
          <w:rPr>
            <w:webHidden/>
          </w:rPr>
          <w:fldChar w:fldCharType="separate"/>
        </w:r>
        <w:r w:rsidR="00DE3CD7">
          <w:rPr>
            <w:webHidden/>
          </w:rPr>
          <w:t>14</w:t>
        </w:r>
        <w:r w:rsidR="00DE3CD7">
          <w:rPr>
            <w:webHidden/>
          </w:rPr>
          <w:fldChar w:fldCharType="end"/>
        </w:r>
      </w:hyperlink>
    </w:p>
    <w:p w14:paraId="42812A0F" w14:textId="46323E8E" w:rsidR="00DE3CD7" w:rsidRDefault="00CC1765">
      <w:pPr>
        <w:pStyle w:val="Inhopg3"/>
        <w:tabs>
          <w:tab w:val="left" w:pos="1985"/>
        </w:tabs>
        <w:rPr>
          <w:rFonts w:asciiTheme="minorHAnsi" w:hAnsiTheme="minorHAnsi"/>
          <w:szCs w:val="22"/>
          <w:lang w:eastAsia="nl-BE"/>
        </w:rPr>
      </w:pPr>
      <w:hyperlink w:anchor="_Toc514532486" w:history="1">
        <w:r w:rsidR="00DE3CD7" w:rsidRPr="007014FB">
          <w:rPr>
            <w:rStyle w:val="Hyperlink"/>
          </w:rPr>
          <w:t>2.4.3</w:t>
        </w:r>
        <w:r w:rsidR="00DE3CD7">
          <w:rPr>
            <w:rFonts w:asciiTheme="minorHAnsi" w:hAnsiTheme="minorHAnsi"/>
            <w:szCs w:val="22"/>
            <w:lang w:eastAsia="nl-BE"/>
          </w:rPr>
          <w:tab/>
        </w:r>
        <w:r w:rsidR="00DE3CD7" w:rsidRPr="007014FB">
          <w:rPr>
            <w:rStyle w:val="Hyperlink"/>
          </w:rPr>
          <w:t>Architectuur</w:t>
        </w:r>
        <w:r w:rsidR="00DE3CD7">
          <w:rPr>
            <w:webHidden/>
          </w:rPr>
          <w:tab/>
        </w:r>
        <w:r w:rsidR="00DE3CD7">
          <w:rPr>
            <w:webHidden/>
          </w:rPr>
          <w:fldChar w:fldCharType="begin"/>
        </w:r>
        <w:r w:rsidR="00DE3CD7">
          <w:rPr>
            <w:webHidden/>
          </w:rPr>
          <w:instrText xml:space="preserve"> PAGEREF _Toc514532486 \h </w:instrText>
        </w:r>
        <w:r w:rsidR="00DE3CD7">
          <w:rPr>
            <w:webHidden/>
          </w:rPr>
        </w:r>
        <w:r w:rsidR="00DE3CD7">
          <w:rPr>
            <w:webHidden/>
          </w:rPr>
          <w:fldChar w:fldCharType="separate"/>
        </w:r>
        <w:r w:rsidR="00DE3CD7">
          <w:rPr>
            <w:webHidden/>
          </w:rPr>
          <w:t>14</w:t>
        </w:r>
        <w:r w:rsidR="00DE3CD7">
          <w:rPr>
            <w:webHidden/>
          </w:rPr>
          <w:fldChar w:fldCharType="end"/>
        </w:r>
      </w:hyperlink>
    </w:p>
    <w:p w14:paraId="70374721" w14:textId="5EB9FE24" w:rsidR="00DE3CD7" w:rsidRDefault="00CC1765">
      <w:pPr>
        <w:pStyle w:val="Inhopg3"/>
        <w:tabs>
          <w:tab w:val="left" w:pos="1985"/>
        </w:tabs>
        <w:rPr>
          <w:rFonts w:asciiTheme="minorHAnsi" w:hAnsiTheme="minorHAnsi"/>
          <w:szCs w:val="22"/>
          <w:lang w:eastAsia="nl-BE"/>
        </w:rPr>
      </w:pPr>
      <w:hyperlink w:anchor="_Toc514532487" w:history="1">
        <w:r w:rsidR="00DE3CD7" w:rsidRPr="007014FB">
          <w:rPr>
            <w:rStyle w:val="Hyperlink"/>
            <w:highlight w:val="yellow"/>
          </w:rPr>
          <w:t>2.4.4</w:t>
        </w:r>
        <w:r w:rsidR="00DE3CD7">
          <w:rPr>
            <w:rFonts w:asciiTheme="minorHAnsi" w:hAnsiTheme="minorHAnsi"/>
            <w:szCs w:val="22"/>
            <w:lang w:eastAsia="nl-BE"/>
          </w:rPr>
          <w:tab/>
        </w:r>
        <w:r w:rsidR="00DE3CD7" w:rsidRPr="007014FB">
          <w:rPr>
            <w:rStyle w:val="Hyperlink"/>
            <w:highlight w:val="yellow"/>
          </w:rPr>
          <w:t>Gebruik</w:t>
        </w:r>
        <w:r w:rsidR="00DE3CD7">
          <w:rPr>
            <w:webHidden/>
          </w:rPr>
          <w:tab/>
        </w:r>
        <w:r w:rsidR="00DE3CD7">
          <w:rPr>
            <w:webHidden/>
          </w:rPr>
          <w:fldChar w:fldCharType="begin"/>
        </w:r>
        <w:r w:rsidR="00DE3CD7">
          <w:rPr>
            <w:webHidden/>
          </w:rPr>
          <w:instrText xml:space="preserve"> PAGEREF _Toc514532487 \h </w:instrText>
        </w:r>
        <w:r w:rsidR="00DE3CD7">
          <w:rPr>
            <w:webHidden/>
          </w:rPr>
        </w:r>
        <w:r w:rsidR="00DE3CD7">
          <w:rPr>
            <w:webHidden/>
          </w:rPr>
          <w:fldChar w:fldCharType="separate"/>
        </w:r>
        <w:r w:rsidR="00DE3CD7">
          <w:rPr>
            <w:webHidden/>
          </w:rPr>
          <w:t>15</w:t>
        </w:r>
        <w:r w:rsidR="00DE3CD7">
          <w:rPr>
            <w:webHidden/>
          </w:rPr>
          <w:fldChar w:fldCharType="end"/>
        </w:r>
      </w:hyperlink>
    </w:p>
    <w:p w14:paraId="13B0BA59" w14:textId="7D382F30" w:rsidR="00DE3CD7" w:rsidRDefault="00CC1765">
      <w:pPr>
        <w:pStyle w:val="Inhopg3"/>
        <w:tabs>
          <w:tab w:val="left" w:pos="1985"/>
        </w:tabs>
        <w:rPr>
          <w:rFonts w:asciiTheme="minorHAnsi" w:hAnsiTheme="minorHAnsi"/>
          <w:szCs w:val="22"/>
          <w:lang w:eastAsia="nl-BE"/>
        </w:rPr>
      </w:pPr>
      <w:hyperlink w:anchor="_Toc514532488" w:history="1">
        <w:r w:rsidR="00DE3CD7" w:rsidRPr="007014FB">
          <w:rPr>
            <w:rStyle w:val="Hyperlink"/>
            <w:highlight w:val="yellow"/>
          </w:rPr>
          <w:t>2.4.5</w:t>
        </w:r>
        <w:r w:rsidR="00DE3CD7">
          <w:rPr>
            <w:rFonts w:asciiTheme="minorHAnsi" w:hAnsiTheme="minorHAnsi"/>
            <w:szCs w:val="22"/>
            <w:lang w:eastAsia="nl-BE"/>
          </w:rPr>
          <w:tab/>
        </w:r>
        <w:r w:rsidR="00DE3CD7" w:rsidRPr="007014FB">
          <w:rPr>
            <w:rStyle w:val="Hyperlink"/>
            <w:highlight w:val="yellow"/>
          </w:rPr>
          <w:t>Main feature: Webview</w:t>
        </w:r>
        <w:r w:rsidR="00DE3CD7">
          <w:rPr>
            <w:webHidden/>
          </w:rPr>
          <w:tab/>
        </w:r>
        <w:r w:rsidR="00DE3CD7">
          <w:rPr>
            <w:webHidden/>
          </w:rPr>
          <w:fldChar w:fldCharType="begin"/>
        </w:r>
        <w:r w:rsidR="00DE3CD7">
          <w:rPr>
            <w:webHidden/>
          </w:rPr>
          <w:instrText xml:space="preserve"> PAGEREF _Toc514532488 \h </w:instrText>
        </w:r>
        <w:r w:rsidR="00DE3CD7">
          <w:rPr>
            <w:webHidden/>
          </w:rPr>
        </w:r>
        <w:r w:rsidR="00DE3CD7">
          <w:rPr>
            <w:webHidden/>
          </w:rPr>
          <w:fldChar w:fldCharType="separate"/>
        </w:r>
        <w:r w:rsidR="00DE3CD7">
          <w:rPr>
            <w:webHidden/>
          </w:rPr>
          <w:t>15</w:t>
        </w:r>
        <w:r w:rsidR="00DE3CD7">
          <w:rPr>
            <w:webHidden/>
          </w:rPr>
          <w:fldChar w:fldCharType="end"/>
        </w:r>
      </w:hyperlink>
    </w:p>
    <w:p w14:paraId="7DE99775" w14:textId="60F8A5CE" w:rsidR="00DE3CD7" w:rsidRDefault="00CC1765">
      <w:pPr>
        <w:pStyle w:val="Inhopg3"/>
        <w:tabs>
          <w:tab w:val="left" w:pos="1985"/>
        </w:tabs>
        <w:rPr>
          <w:rFonts w:asciiTheme="minorHAnsi" w:hAnsiTheme="minorHAnsi"/>
          <w:szCs w:val="22"/>
          <w:lang w:eastAsia="nl-BE"/>
        </w:rPr>
      </w:pPr>
      <w:hyperlink w:anchor="_Toc514532489" w:history="1">
        <w:r w:rsidR="00DE3CD7" w:rsidRPr="007014FB">
          <w:rPr>
            <w:rStyle w:val="Hyperlink"/>
            <w:highlight w:val="yellow"/>
          </w:rPr>
          <w:t>2.4.6</w:t>
        </w:r>
        <w:r w:rsidR="00DE3CD7">
          <w:rPr>
            <w:rFonts w:asciiTheme="minorHAnsi" w:hAnsiTheme="minorHAnsi"/>
            <w:szCs w:val="22"/>
            <w:lang w:eastAsia="nl-BE"/>
          </w:rPr>
          <w:tab/>
        </w:r>
        <w:r w:rsidR="00DE3CD7" w:rsidRPr="007014FB">
          <w:rPr>
            <w:rStyle w:val="Hyperlink"/>
            <w:highlight w:val="yellow"/>
          </w:rPr>
          <w:t>Portfolio</w:t>
        </w:r>
        <w:r w:rsidR="00DE3CD7">
          <w:rPr>
            <w:webHidden/>
          </w:rPr>
          <w:tab/>
        </w:r>
        <w:r w:rsidR="00DE3CD7">
          <w:rPr>
            <w:webHidden/>
          </w:rPr>
          <w:fldChar w:fldCharType="begin"/>
        </w:r>
        <w:r w:rsidR="00DE3CD7">
          <w:rPr>
            <w:webHidden/>
          </w:rPr>
          <w:instrText xml:space="preserve"> PAGEREF _Toc514532489 \h </w:instrText>
        </w:r>
        <w:r w:rsidR="00DE3CD7">
          <w:rPr>
            <w:webHidden/>
          </w:rPr>
        </w:r>
        <w:r w:rsidR="00DE3CD7">
          <w:rPr>
            <w:webHidden/>
          </w:rPr>
          <w:fldChar w:fldCharType="separate"/>
        </w:r>
        <w:r w:rsidR="00DE3CD7">
          <w:rPr>
            <w:webHidden/>
          </w:rPr>
          <w:t>15</w:t>
        </w:r>
        <w:r w:rsidR="00DE3CD7">
          <w:rPr>
            <w:webHidden/>
          </w:rPr>
          <w:fldChar w:fldCharType="end"/>
        </w:r>
      </w:hyperlink>
    </w:p>
    <w:p w14:paraId="05646D60" w14:textId="2E73D564" w:rsidR="00DE3CD7" w:rsidRDefault="00CC1765">
      <w:pPr>
        <w:pStyle w:val="Inhopg2"/>
        <w:rPr>
          <w:rFonts w:asciiTheme="minorHAnsi" w:hAnsiTheme="minorHAnsi" w:cstheme="minorBidi"/>
          <w:i w:val="0"/>
          <w:szCs w:val="22"/>
          <w:lang w:eastAsia="nl-BE"/>
        </w:rPr>
      </w:pPr>
      <w:hyperlink w:anchor="_Toc514532490" w:history="1">
        <w:r w:rsidR="00DE3CD7" w:rsidRPr="007014FB">
          <w:rPr>
            <w:rStyle w:val="Hyperlink"/>
          </w:rPr>
          <w:t>2.5</w:t>
        </w:r>
        <w:r w:rsidR="00DE3CD7">
          <w:rPr>
            <w:rFonts w:asciiTheme="minorHAnsi" w:hAnsiTheme="minorHAnsi" w:cstheme="minorBidi"/>
            <w:i w:val="0"/>
            <w:szCs w:val="22"/>
            <w:lang w:eastAsia="nl-BE"/>
          </w:rPr>
          <w:tab/>
        </w:r>
        <w:r w:rsidR="00DE3CD7" w:rsidRPr="007014FB">
          <w:rPr>
            <w:rStyle w:val="Hyperlink"/>
          </w:rPr>
          <w:t>Kwaliteitscontrole van de applicaties</w:t>
        </w:r>
        <w:r w:rsidR="00DE3CD7">
          <w:rPr>
            <w:webHidden/>
          </w:rPr>
          <w:tab/>
        </w:r>
        <w:r w:rsidR="00DE3CD7">
          <w:rPr>
            <w:webHidden/>
          </w:rPr>
          <w:fldChar w:fldCharType="begin"/>
        </w:r>
        <w:r w:rsidR="00DE3CD7">
          <w:rPr>
            <w:webHidden/>
          </w:rPr>
          <w:instrText xml:space="preserve"> PAGEREF _Toc514532490 \h </w:instrText>
        </w:r>
        <w:r w:rsidR="00DE3CD7">
          <w:rPr>
            <w:webHidden/>
          </w:rPr>
        </w:r>
        <w:r w:rsidR="00DE3CD7">
          <w:rPr>
            <w:webHidden/>
          </w:rPr>
          <w:fldChar w:fldCharType="separate"/>
        </w:r>
        <w:r w:rsidR="00DE3CD7">
          <w:rPr>
            <w:webHidden/>
          </w:rPr>
          <w:t>16</w:t>
        </w:r>
        <w:r w:rsidR="00DE3CD7">
          <w:rPr>
            <w:webHidden/>
          </w:rPr>
          <w:fldChar w:fldCharType="end"/>
        </w:r>
      </w:hyperlink>
    </w:p>
    <w:p w14:paraId="78C4B7BD" w14:textId="5DBC7DB9" w:rsidR="00DE3CD7" w:rsidRDefault="00CC1765">
      <w:pPr>
        <w:pStyle w:val="Inhopg3"/>
        <w:tabs>
          <w:tab w:val="left" w:pos="1985"/>
        </w:tabs>
        <w:rPr>
          <w:rFonts w:asciiTheme="minorHAnsi" w:hAnsiTheme="minorHAnsi"/>
          <w:szCs w:val="22"/>
          <w:lang w:eastAsia="nl-BE"/>
        </w:rPr>
      </w:pPr>
      <w:hyperlink w:anchor="_Toc514532491" w:history="1">
        <w:r w:rsidR="00DE3CD7" w:rsidRPr="007014FB">
          <w:rPr>
            <w:rStyle w:val="Hyperlink"/>
          </w:rPr>
          <w:t>2.5.1</w:t>
        </w:r>
        <w:r w:rsidR="00DE3CD7">
          <w:rPr>
            <w:rFonts w:asciiTheme="minorHAnsi" w:hAnsiTheme="minorHAnsi"/>
            <w:szCs w:val="22"/>
            <w:lang w:eastAsia="nl-BE"/>
          </w:rPr>
          <w:tab/>
        </w:r>
        <w:r w:rsidR="00DE3CD7" w:rsidRPr="007014FB">
          <w:rPr>
            <w:rStyle w:val="Hyperlink"/>
          </w:rPr>
          <w:t>Theoretisch</w:t>
        </w:r>
        <w:r w:rsidR="00DE3CD7">
          <w:rPr>
            <w:webHidden/>
          </w:rPr>
          <w:tab/>
        </w:r>
        <w:r w:rsidR="00DE3CD7">
          <w:rPr>
            <w:webHidden/>
          </w:rPr>
          <w:fldChar w:fldCharType="begin"/>
        </w:r>
        <w:r w:rsidR="00DE3CD7">
          <w:rPr>
            <w:webHidden/>
          </w:rPr>
          <w:instrText xml:space="preserve"> PAGEREF _Toc514532491 \h </w:instrText>
        </w:r>
        <w:r w:rsidR="00DE3CD7">
          <w:rPr>
            <w:webHidden/>
          </w:rPr>
        </w:r>
        <w:r w:rsidR="00DE3CD7">
          <w:rPr>
            <w:webHidden/>
          </w:rPr>
          <w:fldChar w:fldCharType="separate"/>
        </w:r>
        <w:r w:rsidR="00DE3CD7">
          <w:rPr>
            <w:webHidden/>
          </w:rPr>
          <w:t>16</w:t>
        </w:r>
        <w:r w:rsidR="00DE3CD7">
          <w:rPr>
            <w:webHidden/>
          </w:rPr>
          <w:fldChar w:fldCharType="end"/>
        </w:r>
      </w:hyperlink>
    </w:p>
    <w:p w14:paraId="2DC9D2E2" w14:textId="230990BD" w:rsidR="00DE3CD7" w:rsidRDefault="00CC1765">
      <w:pPr>
        <w:pStyle w:val="Inhopg3"/>
        <w:tabs>
          <w:tab w:val="left" w:pos="1985"/>
        </w:tabs>
        <w:rPr>
          <w:rFonts w:asciiTheme="minorHAnsi" w:hAnsiTheme="minorHAnsi"/>
          <w:szCs w:val="22"/>
          <w:lang w:eastAsia="nl-BE"/>
        </w:rPr>
      </w:pPr>
      <w:hyperlink w:anchor="_Toc514532492" w:history="1">
        <w:r w:rsidR="00DE3CD7" w:rsidRPr="007014FB">
          <w:rPr>
            <w:rStyle w:val="Hyperlink"/>
            <w:highlight w:val="yellow"/>
          </w:rPr>
          <w:t>2.5.2</w:t>
        </w:r>
        <w:r w:rsidR="00DE3CD7">
          <w:rPr>
            <w:rFonts w:asciiTheme="minorHAnsi" w:hAnsiTheme="minorHAnsi"/>
            <w:szCs w:val="22"/>
            <w:lang w:eastAsia="nl-BE"/>
          </w:rPr>
          <w:tab/>
        </w:r>
        <w:r w:rsidR="00DE3CD7" w:rsidRPr="007014FB">
          <w:rPr>
            <w:rStyle w:val="Hyperlink"/>
            <w:highlight w:val="yellow"/>
          </w:rPr>
          <w:t>Tools</w:t>
        </w:r>
        <w:r w:rsidR="00DE3CD7">
          <w:rPr>
            <w:webHidden/>
          </w:rPr>
          <w:tab/>
        </w:r>
        <w:r w:rsidR="00DE3CD7">
          <w:rPr>
            <w:webHidden/>
          </w:rPr>
          <w:fldChar w:fldCharType="begin"/>
        </w:r>
        <w:r w:rsidR="00DE3CD7">
          <w:rPr>
            <w:webHidden/>
          </w:rPr>
          <w:instrText xml:space="preserve"> PAGEREF _Toc514532492 \h </w:instrText>
        </w:r>
        <w:r w:rsidR="00DE3CD7">
          <w:rPr>
            <w:webHidden/>
          </w:rPr>
        </w:r>
        <w:r w:rsidR="00DE3CD7">
          <w:rPr>
            <w:webHidden/>
          </w:rPr>
          <w:fldChar w:fldCharType="separate"/>
        </w:r>
        <w:r w:rsidR="00DE3CD7">
          <w:rPr>
            <w:webHidden/>
          </w:rPr>
          <w:t>17</w:t>
        </w:r>
        <w:r w:rsidR="00DE3CD7">
          <w:rPr>
            <w:webHidden/>
          </w:rPr>
          <w:fldChar w:fldCharType="end"/>
        </w:r>
      </w:hyperlink>
    </w:p>
    <w:p w14:paraId="32AC0071" w14:textId="709B6541" w:rsidR="00DE3CD7" w:rsidRDefault="00CC1765">
      <w:pPr>
        <w:pStyle w:val="Inhopg3"/>
        <w:tabs>
          <w:tab w:val="left" w:pos="1985"/>
        </w:tabs>
        <w:rPr>
          <w:rFonts w:asciiTheme="minorHAnsi" w:hAnsiTheme="minorHAnsi"/>
          <w:szCs w:val="22"/>
          <w:lang w:eastAsia="nl-BE"/>
        </w:rPr>
      </w:pPr>
      <w:hyperlink w:anchor="_Toc514532493" w:history="1">
        <w:r w:rsidR="00DE3CD7" w:rsidRPr="007014FB">
          <w:rPr>
            <w:rStyle w:val="Hyperlink"/>
          </w:rPr>
          <w:t>2.5.3</w:t>
        </w:r>
        <w:r w:rsidR="00DE3CD7">
          <w:rPr>
            <w:rFonts w:asciiTheme="minorHAnsi" w:hAnsiTheme="minorHAnsi"/>
            <w:szCs w:val="22"/>
            <w:lang w:eastAsia="nl-BE"/>
          </w:rPr>
          <w:tab/>
        </w:r>
        <w:r w:rsidR="00DE3CD7" w:rsidRPr="007014FB">
          <w:rPr>
            <w:rStyle w:val="Hyperlink"/>
          </w:rPr>
          <w:t>Praktisch</w:t>
        </w:r>
        <w:r w:rsidR="00DE3CD7">
          <w:rPr>
            <w:webHidden/>
          </w:rPr>
          <w:tab/>
        </w:r>
        <w:r w:rsidR="00DE3CD7">
          <w:rPr>
            <w:webHidden/>
          </w:rPr>
          <w:fldChar w:fldCharType="begin"/>
        </w:r>
        <w:r w:rsidR="00DE3CD7">
          <w:rPr>
            <w:webHidden/>
          </w:rPr>
          <w:instrText xml:space="preserve"> PAGEREF _Toc514532493 \h </w:instrText>
        </w:r>
        <w:r w:rsidR="00DE3CD7">
          <w:rPr>
            <w:webHidden/>
          </w:rPr>
        </w:r>
        <w:r w:rsidR="00DE3CD7">
          <w:rPr>
            <w:webHidden/>
          </w:rPr>
          <w:fldChar w:fldCharType="separate"/>
        </w:r>
        <w:r w:rsidR="00DE3CD7">
          <w:rPr>
            <w:webHidden/>
          </w:rPr>
          <w:t>18</w:t>
        </w:r>
        <w:r w:rsidR="00DE3CD7">
          <w:rPr>
            <w:webHidden/>
          </w:rPr>
          <w:fldChar w:fldCharType="end"/>
        </w:r>
      </w:hyperlink>
    </w:p>
    <w:p w14:paraId="0B99CED0" w14:textId="064366E0" w:rsidR="00DE3CD7" w:rsidRDefault="00CC1765">
      <w:pPr>
        <w:pStyle w:val="Inhopg1"/>
        <w:rPr>
          <w:rFonts w:asciiTheme="minorHAnsi" w:hAnsiTheme="minorHAnsi" w:cstheme="minorBidi"/>
          <w:b w:val="0"/>
          <w:szCs w:val="22"/>
          <w:lang w:eastAsia="nl-BE"/>
        </w:rPr>
      </w:pPr>
      <w:hyperlink w:anchor="_Toc514532494" w:history="1">
        <w:r w:rsidR="00DE3CD7" w:rsidRPr="007014FB">
          <w:rPr>
            <w:rStyle w:val="Hyperlink"/>
          </w:rPr>
          <w:t>3</w:t>
        </w:r>
        <w:r w:rsidR="00DE3CD7">
          <w:rPr>
            <w:rFonts w:asciiTheme="minorHAnsi" w:hAnsiTheme="minorHAnsi" w:cstheme="minorBidi"/>
            <w:b w:val="0"/>
            <w:szCs w:val="22"/>
            <w:lang w:eastAsia="nl-BE"/>
          </w:rPr>
          <w:tab/>
        </w:r>
        <w:r w:rsidR="00DE3CD7" w:rsidRPr="007014FB">
          <w:rPr>
            <w:rStyle w:val="Hyperlink"/>
          </w:rPr>
          <w:t>Applicatie</w:t>
        </w:r>
        <w:r w:rsidR="00DE3CD7">
          <w:rPr>
            <w:webHidden/>
          </w:rPr>
          <w:tab/>
        </w:r>
        <w:r w:rsidR="00DE3CD7">
          <w:rPr>
            <w:webHidden/>
          </w:rPr>
          <w:fldChar w:fldCharType="begin"/>
        </w:r>
        <w:r w:rsidR="00DE3CD7">
          <w:rPr>
            <w:webHidden/>
          </w:rPr>
          <w:instrText xml:space="preserve"> PAGEREF _Toc514532494 \h </w:instrText>
        </w:r>
        <w:r w:rsidR="00DE3CD7">
          <w:rPr>
            <w:webHidden/>
          </w:rPr>
        </w:r>
        <w:r w:rsidR="00DE3CD7">
          <w:rPr>
            <w:webHidden/>
          </w:rPr>
          <w:fldChar w:fldCharType="separate"/>
        </w:r>
        <w:r w:rsidR="00DE3CD7">
          <w:rPr>
            <w:webHidden/>
          </w:rPr>
          <w:t>22</w:t>
        </w:r>
        <w:r w:rsidR="00DE3CD7">
          <w:rPr>
            <w:webHidden/>
          </w:rPr>
          <w:fldChar w:fldCharType="end"/>
        </w:r>
      </w:hyperlink>
    </w:p>
    <w:p w14:paraId="269FBA49" w14:textId="1B6C9BF8" w:rsidR="00DE3CD7" w:rsidRDefault="00CC1765">
      <w:pPr>
        <w:pStyle w:val="Inhopg1"/>
        <w:rPr>
          <w:rFonts w:asciiTheme="minorHAnsi" w:hAnsiTheme="minorHAnsi" w:cstheme="minorBidi"/>
          <w:b w:val="0"/>
          <w:szCs w:val="22"/>
          <w:lang w:eastAsia="nl-BE"/>
        </w:rPr>
      </w:pPr>
      <w:hyperlink w:anchor="_Toc514532495" w:history="1">
        <w:r w:rsidR="00DE3CD7" w:rsidRPr="007014FB">
          <w:rPr>
            <w:rStyle w:val="Hyperlink"/>
          </w:rPr>
          <w:t>4</w:t>
        </w:r>
        <w:r w:rsidR="00DE3CD7">
          <w:rPr>
            <w:rFonts w:asciiTheme="minorHAnsi" w:hAnsiTheme="minorHAnsi" w:cstheme="minorBidi"/>
            <w:b w:val="0"/>
            <w:szCs w:val="22"/>
            <w:lang w:eastAsia="nl-BE"/>
          </w:rPr>
          <w:tab/>
        </w:r>
        <w:r w:rsidR="00DE3CD7" w:rsidRPr="007014FB">
          <w:rPr>
            <w:rStyle w:val="Hyperlink"/>
          </w:rPr>
          <w:t>Vergelijking</w:t>
        </w:r>
        <w:r w:rsidR="00DE3CD7">
          <w:rPr>
            <w:webHidden/>
          </w:rPr>
          <w:tab/>
        </w:r>
        <w:r w:rsidR="00DE3CD7">
          <w:rPr>
            <w:webHidden/>
          </w:rPr>
          <w:fldChar w:fldCharType="begin"/>
        </w:r>
        <w:r w:rsidR="00DE3CD7">
          <w:rPr>
            <w:webHidden/>
          </w:rPr>
          <w:instrText xml:space="preserve"> PAGEREF _Toc514532495 \h </w:instrText>
        </w:r>
        <w:r w:rsidR="00DE3CD7">
          <w:rPr>
            <w:webHidden/>
          </w:rPr>
        </w:r>
        <w:r w:rsidR="00DE3CD7">
          <w:rPr>
            <w:webHidden/>
          </w:rPr>
          <w:fldChar w:fldCharType="separate"/>
        </w:r>
        <w:r w:rsidR="00DE3CD7">
          <w:rPr>
            <w:webHidden/>
          </w:rPr>
          <w:t>23</w:t>
        </w:r>
        <w:r w:rsidR="00DE3CD7">
          <w:rPr>
            <w:webHidden/>
          </w:rPr>
          <w:fldChar w:fldCharType="end"/>
        </w:r>
      </w:hyperlink>
    </w:p>
    <w:p w14:paraId="58BA4940" w14:textId="2D96CA5E" w:rsidR="00DE3CD7" w:rsidRDefault="00CC1765">
      <w:pPr>
        <w:pStyle w:val="Inhopg2"/>
        <w:rPr>
          <w:rFonts w:asciiTheme="minorHAnsi" w:hAnsiTheme="minorHAnsi" w:cstheme="minorBidi"/>
          <w:i w:val="0"/>
          <w:szCs w:val="22"/>
          <w:lang w:eastAsia="nl-BE"/>
        </w:rPr>
      </w:pPr>
      <w:hyperlink w:anchor="_Toc514532496" w:history="1">
        <w:r w:rsidR="00DE3CD7" w:rsidRPr="007014FB">
          <w:rPr>
            <w:rStyle w:val="Hyperlink"/>
          </w:rPr>
          <w:t>4.1</w:t>
        </w:r>
        <w:r w:rsidR="00DE3CD7">
          <w:rPr>
            <w:rFonts w:asciiTheme="minorHAnsi" w:hAnsiTheme="minorHAnsi" w:cstheme="minorBidi"/>
            <w:i w:val="0"/>
            <w:szCs w:val="22"/>
            <w:lang w:eastAsia="nl-BE"/>
          </w:rPr>
          <w:tab/>
        </w:r>
        <w:r w:rsidR="00DE3CD7" w:rsidRPr="007014FB">
          <w:rPr>
            <w:rStyle w:val="Hyperlink"/>
          </w:rPr>
          <w:t>Development effort</w:t>
        </w:r>
        <w:r w:rsidR="00DE3CD7">
          <w:rPr>
            <w:webHidden/>
          </w:rPr>
          <w:tab/>
        </w:r>
        <w:r w:rsidR="00DE3CD7">
          <w:rPr>
            <w:webHidden/>
          </w:rPr>
          <w:fldChar w:fldCharType="begin"/>
        </w:r>
        <w:r w:rsidR="00DE3CD7">
          <w:rPr>
            <w:webHidden/>
          </w:rPr>
          <w:instrText xml:space="preserve"> PAGEREF _Toc514532496 \h </w:instrText>
        </w:r>
        <w:r w:rsidR="00DE3CD7">
          <w:rPr>
            <w:webHidden/>
          </w:rPr>
        </w:r>
        <w:r w:rsidR="00DE3CD7">
          <w:rPr>
            <w:webHidden/>
          </w:rPr>
          <w:fldChar w:fldCharType="separate"/>
        </w:r>
        <w:r w:rsidR="00DE3CD7">
          <w:rPr>
            <w:webHidden/>
          </w:rPr>
          <w:t>23</w:t>
        </w:r>
        <w:r w:rsidR="00DE3CD7">
          <w:rPr>
            <w:webHidden/>
          </w:rPr>
          <w:fldChar w:fldCharType="end"/>
        </w:r>
      </w:hyperlink>
    </w:p>
    <w:p w14:paraId="7D990812" w14:textId="29956EB4" w:rsidR="00DE3CD7" w:rsidRDefault="00CC1765">
      <w:pPr>
        <w:pStyle w:val="Inhopg3"/>
        <w:tabs>
          <w:tab w:val="left" w:pos="1985"/>
        </w:tabs>
        <w:rPr>
          <w:rFonts w:asciiTheme="minorHAnsi" w:hAnsiTheme="minorHAnsi"/>
          <w:szCs w:val="22"/>
          <w:lang w:eastAsia="nl-BE"/>
        </w:rPr>
      </w:pPr>
      <w:hyperlink w:anchor="_Toc514532497" w:history="1">
        <w:r w:rsidR="00DE3CD7" w:rsidRPr="007014FB">
          <w:rPr>
            <w:rStyle w:val="Hyperlink"/>
          </w:rPr>
          <w:t>4.1.1</w:t>
        </w:r>
        <w:r w:rsidR="00DE3CD7">
          <w:rPr>
            <w:rFonts w:asciiTheme="minorHAnsi" w:hAnsiTheme="minorHAnsi"/>
            <w:szCs w:val="22"/>
            <w:lang w:eastAsia="nl-BE"/>
          </w:rPr>
          <w:tab/>
        </w:r>
        <w:r w:rsidR="00DE3CD7" w:rsidRPr="007014FB">
          <w:rPr>
            <w:rStyle w:val="Hyperlink"/>
          </w:rPr>
          <w:t>React Native</w:t>
        </w:r>
        <w:r w:rsidR="00DE3CD7">
          <w:rPr>
            <w:webHidden/>
          </w:rPr>
          <w:tab/>
        </w:r>
        <w:r w:rsidR="00DE3CD7">
          <w:rPr>
            <w:webHidden/>
          </w:rPr>
          <w:fldChar w:fldCharType="begin"/>
        </w:r>
        <w:r w:rsidR="00DE3CD7">
          <w:rPr>
            <w:webHidden/>
          </w:rPr>
          <w:instrText xml:space="preserve"> PAGEREF _Toc514532497 \h </w:instrText>
        </w:r>
        <w:r w:rsidR="00DE3CD7">
          <w:rPr>
            <w:webHidden/>
          </w:rPr>
        </w:r>
        <w:r w:rsidR="00DE3CD7">
          <w:rPr>
            <w:webHidden/>
          </w:rPr>
          <w:fldChar w:fldCharType="separate"/>
        </w:r>
        <w:r w:rsidR="00DE3CD7">
          <w:rPr>
            <w:webHidden/>
          </w:rPr>
          <w:t>23</w:t>
        </w:r>
        <w:r w:rsidR="00DE3CD7">
          <w:rPr>
            <w:webHidden/>
          </w:rPr>
          <w:fldChar w:fldCharType="end"/>
        </w:r>
      </w:hyperlink>
    </w:p>
    <w:p w14:paraId="72D782FD" w14:textId="0CCE2CCB" w:rsidR="00DE3CD7" w:rsidRDefault="00CC1765">
      <w:pPr>
        <w:pStyle w:val="Inhopg3"/>
        <w:tabs>
          <w:tab w:val="left" w:pos="1985"/>
        </w:tabs>
        <w:rPr>
          <w:rFonts w:asciiTheme="minorHAnsi" w:hAnsiTheme="minorHAnsi"/>
          <w:szCs w:val="22"/>
          <w:lang w:eastAsia="nl-BE"/>
        </w:rPr>
      </w:pPr>
      <w:hyperlink w:anchor="_Toc514532498" w:history="1">
        <w:r w:rsidR="00DE3CD7" w:rsidRPr="007014FB">
          <w:rPr>
            <w:rStyle w:val="Hyperlink"/>
          </w:rPr>
          <w:t>4.1.2</w:t>
        </w:r>
        <w:r w:rsidR="00DE3CD7">
          <w:rPr>
            <w:rFonts w:asciiTheme="minorHAnsi" w:hAnsiTheme="minorHAnsi"/>
            <w:szCs w:val="22"/>
            <w:lang w:eastAsia="nl-BE"/>
          </w:rPr>
          <w:tab/>
        </w:r>
        <w:r w:rsidR="00DE3CD7" w:rsidRPr="007014FB">
          <w:rPr>
            <w:rStyle w:val="Hyperlink"/>
          </w:rPr>
          <w:t>Xamarin</w:t>
        </w:r>
        <w:r w:rsidR="00DE3CD7">
          <w:rPr>
            <w:webHidden/>
          </w:rPr>
          <w:tab/>
        </w:r>
        <w:r w:rsidR="00DE3CD7">
          <w:rPr>
            <w:webHidden/>
          </w:rPr>
          <w:fldChar w:fldCharType="begin"/>
        </w:r>
        <w:r w:rsidR="00DE3CD7">
          <w:rPr>
            <w:webHidden/>
          </w:rPr>
          <w:instrText xml:space="preserve"> PAGEREF _Toc514532498 \h </w:instrText>
        </w:r>
        <w:r w:rsidR="00DE3CD7">
          <w:rPr>
            <w:webHidden/>
          </w:rPr>
        </w:r>
        <w:r w:rsidR="00DE3CD7">
          <w:rPr>
            <w:webHidden/>
          </w:rPr>
          <w:fldChar w:fldCharType="separate"/>
        </w:r>
        <w:r w:rsidR="00DE3CD7">
          <w:rPr>
            <w:webHidden/>
          </w:rPr>
          <w:t>25</w:t>
        </w:r>
        <w:r w:rsidR="00DE3CD7">
          <w:rPr>
            <w:webHidden/>
          </w:rPr>
          <w:fldChar w:fldCharType="end"/>
        </w:r>
      </w:hyperlink>
    </w:p>
    <w:p w14:paraId="50C905D7" w14:textId="3A9E5ECE" w:rsidR="00DE3CD7" w:rsidRDefault="00CC1765">
      <w:pPr>
        <w:pStyle w:val="Inhopg3"/>
        <w:tabs>
          <w:tab w:val="left" w:pos="1985"/>
        </w:tabs>
        <w:rPr>
          <w:rFonts w:asciiTheme="minorHAnsi" w:hAnsiTheme="minorHAnsi"/>
          <w:szCs w:val="22"/>
          <w:lang w:eastAsia="nl-BE"/>
        </w:rPr>
      </w:pPr>
      <w:hyperlink w:anchor="_Toc514532499" w:history="1">
        <w:r w:rsidR="00DE3CD7" w:rsidRPr="007014FB">
          <w:rPr>
            <w:rStyle w:val="Hyperlink"/>
          </w:rPr>
          <w:t>4.1.3</w:t>
        </w:r>
        <w:r w:rsidR="00DE3CD7">
          <w:rPr>
            <w:rFonts w:asciiTheme="minorHAnsi" w:hAnsiTheme="minorHAnsi"/>
            <w:szCs w:val="22"/>
            <w:lang w:eastAsia="nl-BE"/>
          </w:rPr>
          <w:tab/>
        </w:r>
        <w:r w:rsidR="00DE3CD7" w:rsidRPr="007014FB">
          <w:rPr>
            <w:rStyle w:val="Hyperlink"/>
          </w:rPr>
          <w:t>Conclusies</w:t>
        </w:r>
        <w:r w:rsidR="00DE3CD7">
          <w:rPr>
            <w:webHidden/>
          </w:rPr>
          <w:tab/>
        </w:r>
        <w:r w:rsidR="00DE3CD7">
          <w:rPr>
            <w:webHidden/>
          </w:rPr>
          <w:fldChar w:fldCharType="begin"/>
        </w:r>
        <w:r w:rsidR="00DE3CD7">
          <w:rPr>
            <w:webHidden/>
          </w:rPr>
          <w:instrText xml:space="preserve"> PAGEREF _Toc514532499 \h </w:instrText>
        </w:r>
        <w:r w:rsidR="00DE3CD7">
          <w:rPr>
            <w:webHidden/>
          </w:rPr>
        </w:r>
        <w:r w:rsidR="00DE3CD7">
          <w:rPr>
            <w:webHidden/>
          </w:rPr>
          <w:fldChar w:fldCharType="separate"/>
        </w:r>
        <w:r w:rsidR="00DE3CD7">
          <w:rPr>
            <w:webHidden/>
          </w:rPr>
          <w:t>27</w:t>
        </w:r>
        <w:r w:rsidR="00DE3CD7">
          <w:rPr>
            <w:webHidden/>
          </w:rPr>
          <w:fldChar w:fldCharType="end"/>
        </w:r>
      </w:hyperlink>
    </w:p>
    <w:p w14:paraId="4AF1F287" w14:textId="07E7F97F" w:rsidR="00DE3CD7" w:rsidRDefault="00CC1765">
      <w:pPr>
        <w:pStyle w:val="Inhopg2"/>
        <w:rPr>
          <w:rFonts w:asciiTheme="minorHAnsi" w:hAnsiTheme="minorHAnsi" w:cstheme="minorBidi"/>
          <w:i w:val="0"/>
          <w:szCs w:val="22"/>
          <w:lang w:eastAsia="nl-BE"/>
        </w:rPr>
      </w:pPr>
      <w:hyperlink w:anchor="_Toc514532500" w:history="1">
        <w:r w:rsidR="00DE3CD7" w:rsidRPr="007014FB">
          <w:rPr>
            <w:rStyle w:val="Hyperlink"/>
          </w:rPr>
          <w:t>4.2</w:t>
        </w:r>
        <w:r w:rsidR="00DE3CD7">
          <w:rPr>
            <w:rFonts w:asciiTheme="minorHAnsi" w:hAnsiTheme="minorHAnsi" w:cstheme="minorBidi"/>
            <w:i w:val="0"/>
            <w:szCs w:val="22"/>
            <w:lang w:eastAsia="nl-BE"/>
          </w:rPr>
          <w:tab/>
        </w:r>
        <w:r w:rsidR="00DE3CD7" w:rsidRPr="007014FB">
          <w:rPr>
            <w:rStyle w:val="Hyperlink"/>
          </w:rPr>
          <w:t>Snelheid</w:t>
        </w:r>
        <w:r w:rsidR="00DE3CD7">
          <w:rPr>
            <w:webHidden/>
          </w:rPr>
          <w:tab/>
        </w:r>
        <w:r w:rsidR="00DE3CD7">
          <w:rPr>
            <w:webHidden/>
          </w:rPr>
          <w:fldChar w:fldCharType="begin"/>
        </w:r>
        <w:r w:rsidR="00DE3CD7">
          <w:rPr>
            <w:webHidden/>
          </w:rPr>
          <w:instrText xml:space="preserve"> PAGEREF _Toc514532500 \h </w:instrText>
        </w:r>
        <w:r w:rsidR="00DE3CD7">
          <w:rPr>
            <w:webHidden/>
          </w:rPr>
        </w:r>
        <w:r w:rsidR="00DE3CD7">
          <w:rPr>
            <w:webHidden/>
          </w:rPr>
          <w:fldChar w:fldCharType="separate"/>
        </w:r>
        <w:r w:rsidR="00DE3CD7">
          <w:rPr>
            <w:webHidden/>
          </w:rPr>
          <w:t>29</w:t>
        </w:r>
        <w:r w:rsidR="00DE3CD7">
          <w:rPr>
            <w:webHidden/>
          </w:rPr>
          <w:fldChar w:fldCharType="end"/>
        </w:r>
      </w:hyperlink>
    </w:p>
    <w:p w14:paraId="3EF214B0" w14:textId="4E0F96F6" w:rsidR="00DE3CD7" w:rsidRDefault="00CC1765">
      <w:pPr>
        <w:pStyle w:val="Inhopg3"/>
        <w:tabs>
          <w:tab w:val="left" w:pos="1985"/>
        </w:tabs>
        <w:rPr>
          <w:rFonts w:asciiTheme="minorHAnsi" w:hAnsiTheme="minorHAnsi"/>
          <w:szCs w:val="22"/>
          <w:lang w:eastAsia="nl-BE"/>
        </w:rPr>
      </w:pPr>
      <w:hyperlink w:anchor="_Toc514532501" w:history="1">
        <w:r w:rsidR="00DE3CD7" w:rsidRPr="007014FB">
          <w:rPr>
            <w:rStyle w:val="Hyperlink"/>
          </w:rPr>
          <w:t>4.2.1</w:t>
        </w:r>
        <w:r w:rsidR="00DE3CD7">
          <w:rPr>
            <w:rFonts w:asciiTheme="minorHAnsi" w:hAnsiTheme="minorHAnsi"/>
            <w:szCs w:val="22"/>
            <w:lang w:eastAsia="nl-BE"/>
          </w:rPr>
          <w:tab/>
        </w:r>
        <w:r w:rsidR="00DE3CD7" w:rsidRPr="007014FB">
          <w:rPr>
            <w:rStyle w:val="Hyperlink"/>
          </w:rPr>
          <w:t>Vergelijking</w:t>
        </w:r>
        <w:r w:rsidR="00DE3CD7">
          <w:rPr>
            <w:webHidden/>
          </w:rPr>
          <w:tab/>
        </w:r>
        <w:r w:rsidR="00DE3CD7">
          <w:rPr>
            <w:webHidden/>
          </w:rPr>
          <w:fldChar w:fldCharType="begin"/>
        </w:r>
        <w:r w:rsidR="00DE3CD7">
          <w:rPr>
            <w:webHidden/>
          </w:rPr>
          <w:instrText xml:space="preserve"> PAGEREF _Toc514532501 \h </w:instrText>
        </w:r>
        <w:r w:rsidR="00DE3CD7">
          <w:rPr>
            <w:webHidden/>
          </w:rPr>
        </w:r>
        <w:r w:rsidR="00DE3CD7">
          <w:rPr>
            <w:webHidden/>
          </w:rPr>
          <w:fldChar w:fldCharType="separate"/>
        </w:r>
        <w:r w:rsidR="00DE3CD7">
          <w:rPr>
            <w:webHidden/>
          </w:rPr>
          <w:t>29</w:t>
        </w:r>
        <w:r w:rsidR="00DE3CD7">
          <w:rPr>
            <w:webHidden/>
          </w:rPr>
          <w:fldChar w:fldCharType="end"/>
        </w:r>
      </w:hyperlink>
    </w:p>
    <w:p w14:paraId="68107023" w14:textId="0F51D745" w:rsidR="00DE3CD7" w:rsidRDefault="00CC1765">
      <w:pPr>
        <w:pStyle w:val="Inhopg3"/>
        <w:tabs>
          <w:tab w:val="left" w:pos="1985"/>
        </w:tabs>
        <w:rPr>
          <w:rFonts w:asciiTheme="minorHAnsi" w:hAnsiTheme="minorHAnsi"/>
          <w:szCs w:val="22"/>
          <w:lang w:eastAsia="nl-BE"/>
        </w:rPr>
      </w:pPr>
      <w:hyperlink w:anchor="_Toc514532502" w:history="1">
        <w:r w:rsidR="00DE3CD7" w:rsidRPr="007014FB">
          <w:rPr>
            <w:rStyle w:val="Hyperlink"/>
          </w:rPr>
          <w:t>4.2.2</w:t>
        </w:r>
        <w:r w:rsidR="00DE3CD7">
          <w:rPr>
            <w:rFonts w:asciiTheme="minorHAnsi" w:hAnsiTheme="minorHAnsi"/>
            <w:szCs w:val="22"/>
            <w:lang w:eastAsia="nl-BE"/>
          </w:rPr>
          <w:tab/>
        </w:r>
        <w:r w:rsidR="00DE3CD7" w:rsidRPr="007014FB">
          <w:rPr>
            <w:rStyle w:val="Hyperlink"/>
          </w:rPr>
          <w:t>Conclusie</w:t>
        </w:r>
        <w:r w:rsidR="00DE3CD7">
          <w:rPr>
            <w:webHidden/>
          </w:rPr>
          <w:tab/>
        </w:r>
        <w:r w:rsidR="00DE3CD7">
          <w:rPr>
            <w:webHidden/>
          </w:rPr>
          <w:fldChar w:fldCharType="begin"/>
        </w:r>
        <w:r w:rsidR="00DE3CD7">
          <w:rPr>
            <w:webHidden/>
          </w:rPr>
          <w:instrText xml:space="preserve"> PAGEREF _Toc514532502 \h </w:instrText>
        </w:r>
        <w:r w:rsidR="00DE3CD7">
          <w:rPr>
            <w:webHidden/>
          </w:rPr>
        </w:r>
        <w:r w:rsidR="00DE3CD7">
          <w:rPr>
            <w:webHidden/>
          </w:rPr>
          <w:fldChar w:fldCharType="separate"/>
        </w:r>
        <w:r w:rsidR="00DE3CD7">
          <w:rPr>
            <w:webHidden/>
          </w:rPr>
          <w:t>29</w:t>
        </w:r>
        <w:r w:rsidR="00DE3CD7">
          <w:rPr>
            <w:webHidden/>
          </w:rPr>
          <w:fldChar w:fldCharType="end"/>
        </w:r>
      </w:hyperlink>
    </w:p>
    <w:p w14:paraId="59AAE480" w14:textId="3EB22C1B" w:rsidR="00DE3CD7" w:rsidRDefault="00CC1765">
      <w:pPr>
        <w:pStyle w:val="Inhopg2"/>
        <w:rPr>
          <w:rFonts w:asciiTheme="minorHAnsi" w:hAnsiTheme="minorHAnsi" w:cstheme="minorBidi"/>
          <w:i w:val="0"/>
          <w:szCs w:val="22"/>
          <w:lang w:eastAsia="nl-BE"/>
        </w:rPr>
      </w:pPr>
      <w:hyperlink w:anchor="_Toc514532503" w:history="1">
        <w:r w:rsidR="00DE3CD7" w:rsidRPr="007014FB">
          <w:rPr>
            <w:rStyle w:val="Hyperlink"/>
            <w:highlight w:val="yellow"/>
          </w:rPr>
          <w:t>4.3</w:t>
        </w:r>
        <w:r w:rsidR="00DE3CD7">
          <w:rPr>
            <w:rFonts w:asciiTheme="minorHAnsi" w:hAnsiTheme="minorHAnsi" w:cstheme="minorBidi"/>
            <w:i w:val="0"/>
            <w:szCs w:val="22"/>
            <w:lang w:eastAsia="nl-BE"/>
          </w:rPr>
          <w:tab/>
        </w:r>
        <w:r w:rsidR="00DE3CD7" w:rsidRPr="007014FB">
          <w:rPr>
            <w:rStyle w:val="Hyperlink"/>
            <w:highlight w:val="yellow"/>
          </w:rPr>
          <w:t>Geheugen</w:t>
        </w:r>
        <w:r w:rsidR="00DE3CD7">
          <w:rPr>
            <w:webHidden/>
          </w:rPr>
          <w:tab/>
        </w:r>
        <w:r w:rsidR="00DE3CD7">
          <w:rPr>
            <w:webHidden/>
          </w:rPr>
          <w:fldChar w:fldCharType="begin"/>
        </w:r>
        <w:r w:rsidR="00DE3CD7">
          <w:rPr>
            <w:webHidden/>
          </w:rPr>
          <w:instrText xml:space="preserve"> PAGEREF _Toc514532503 \h </w:instrText>
        </w:r>
        <w:r w:rsidR="00DE3CD7">
          <w:rPr>
            <w:webHidden/>
          </w:rPr>
        </w:r>
        <w:r w:rsidR="00DE3CD7">
          <w:rPr>
            <w:webHidden/>
          </w:rPr>
          <w:fldChar w:fldCharType="separate"/>
        </w:r>
        <w:r w:rsidR="00DE3CD7">
          <w:rPr>
            <w:webHidden/>
          </w:rPr>
          <w:t>30</w:t>
        </w:r>
        <w:r w:rsidR="00DE3CD7">
          <w:rPr>
            <w:webHidden/>
          </w:rPr>
          <w:fldChar w:fldCharType="end"/>
        </w:r>
      </w:hyperlink>
    </w:p>
    <w:p w14:paraId="0C0CF106" w14:textId="4E04F3BF" w:rsidR="00DE3CD7" w:rsidRDefault="00CC1765">
      <w:pPr>
        <w:pStyle w:val="Inhopg3"/>
        <w:tabs>
          <w:tab w:val="left" w:pos="1985"/>
        </w:tabs>
        <w:rPr>
          <w:rFonts w:asciiTheme="minorHAnsi" w:hAnsiTheme="minorHAnsi"/>
          <w:szCs w:val="22"/>
          <w:lang w:eastAsia="nl-BE"/>
        </w:rPr>
      </w:pPr>
      <w:hyperlink w:anchor="_Toc514532504" w:history="1">
        <w:r w:rsidR="00DE3CD7" w:rsidRPr="007014FB">
          <w:rPr>
            <w:rStyle w:val="Hyperlink"/>
            <w:highlight w:val="yellow"/>
          </w:rPr>
          <w:t>4.3.1</w:t>
        </w:r>
        <w:r w:rsidR="00DE3CD7">
          <w:rPr>
            <w:rFonts w:asciiTheme="minorHAnsi" w:hAnsiTheme="minorHAnsi"/>
            <w:szCs w:val="22"/>
            <w:lang w:eastAsia="nl-BE"/>
          </w:rPr>
          <w:tab/>
        </w:r>
        <w:r w:rsidR="00DE3CD7" w:rsidRPr="007014FB">
          <w:rPr>
            <w:rStyle w:val="Hyperlink"/>
            <w:highlight w:val="yellow"/>
          </w:rPr>
          <w:t>Vergelijking</w:t>
        </w:r>
        <w:r w:rsidR="00DE3CD7">
          <w:rPr>
            <w:webHidden/>
          </w:rPr>
          <w:tab/>
        </w:r>
        <w:r w:rsidR="00DE3CD7">
          <w:rPr>
            <w:webHidden/>
          </w:rPr>
          <w:fldChar w:fldCharType="begin"/>
        </w:r>
        <w:r w:rsidR="00DE3CD7">
          <w:rPr>
            <w:webHidden/>
          </w:rPr>
          <w:instrText xml:space="preserve"> PAGEREF _Toc514532504 \h </w:instrText>
        </w:r>
        <w:r w:rsidR="00DE3CD7">
          <w:rPr>
            <w:webHidden/>
          </w:rPr>
        </w:r>
        <w:r w:rsidR="00DE3CD7">
          <w:rPr>
            <w:webHidden/>
          </w:rPr>
          <w:fldChar w:fldCharType="separate"/>
        </w:r>
        <w:r w:rsidR="00DE3CD7">
          <w:rPr>
            <w:webHidden/>
          </w:rPr>
          <w:t>30</w:t>
        </w:r>
        <w:r w:rsidR="00DE3CD7">
          <w:rPr>
            <w:webHidden/>
          </w:rPr>
          <w:fldChar w:fldCharType="end"/>
        </w:r>
      </w:hyperlink>
    </w:p>
    <w:p w14:paraId="67872395" w14:textId="6C64B832" w:rsidR="00DE3CD7" w:rsidRDefault="00CC1765">
      <w:pPr>
        <w:pStyle w:val="Inhopg3"/>
        <w:tabs>
          <w:tab w:val="left" w:pos="1985"/>
        </w:tabs>
        <w:rPr>
          <w:rFonts w:asciiTheme="minorHAnsi" w:hAnsiTheme="minorHAnsi"/>
          <w:szCs w:val="22"/>
          <w:lang w:eastAsia="nl-BE"/>
        </w:rPr>
      </w:pPr>
      <w:hyperlink w:anchor="_Toc514532505" w:history="1">
        <w:r w:rsidR="00DE3CD7" w:rsidRPr="007014FB">
          <w:rPr>
            <w:rStyle w:val="Hyperlink"/>
            <w:highlight w:val="yellow"/>
          </w:rPr>
          <w:t>4.3.2</w:t>
        </w:r>
        <w:r w:rsidR="00DE3CD7">
          <w:rPr>
            <w:rFonts w:asciiTheme="minorHAnsi" w:hAnsiTheme="minorHAnsi"/>
            <w:szCs w:val="22"/>
            <w:lang w:eastAsia="nl-BE"/>
          </w:rPr>
          <w:tab/>
        </w:r>
        <w:r w:rsidR="00DE3CD7" w:rsidRPr="007014FB">
          <w:rPr>
            <w:rStyle w:val="Hyperlink"/>
            <w:highlight w:val="yellow"/>
          </w:rPr>
          <w:t>Conclusie</w:t>
        </w:r>
        <w:r w:rsidR="00DE3CD7">
          <w:rPr>
            <w:webHidden/>
          </w:rPr>
          <w:tab/>
        </w:r>
        <w:r w:rsidR="00DE3CD7">
          <w:rPr>
            <w:webHidden/>
          </w:rPr>
          <w:fldChar w:fldCharType="begin"/>
        </w:r>
        <w:r w:rsidR="00DE3CD7">
          <w:rPr>
            <w:webHidden/>
          </w:rPr>
          <w:instrText xml:space="preserve"> PAGEREF _Toc514532505 \h </w:instrText>
        </w:r>
        <w:r w:rsidR="00DE3CD7">
          <w:rPr>
            <w:webHidden/>
          </w:rPr>
        </w:r>
        <w:r w:rsidR="00DE3CD7">
          <w:rPr>
            <w:webHidden/>
          </w:rPr>
          <w:fldChar w:fldCharType="separate"/>
        </w:r>
        <w:r w:rsidR="00DE3CD7">
          <w:rPr>
            <w:webHidden/>
          </w:rPr>
          <w:t>31</w:t>
        </w:r>
        <w:r w:rsidR="00DE3CD7">
          <w:rPr>
            <w:webHidden/>
          </w:rPr>
          <w:fldChar w:fldCharType="end"/>
        </w:r>
      </w:hyperlink>
    </w:p>
    <w:p w14:paraId="466CF201" w14:textId="6B2C67F2" w:rsidR="00DE3CD7" w:rsidRDefault="00CC1765">
      <w:pPr>
        <w:pStyle w:val="Inhopg2"/>
        <w:rPr>
          <w:rFonts w:asciiTheme="minorHAnsi" w:hAnsiTheme="minorHAnsi" w:cstheme="minorBidi"/>
          <w:i w:val="0"/>
          <w:szCs w:val="22"/>
          <w:lang w:eastAsia="nl-BE"/>
        </w:rPr>
      </w:pPr>
      <w:hyperlink w:anchor="_Toc514532506" w:history="1">
        <w:r w:rsidR="00DE3CD7" w:rsidRPr="007014FB">
          <w:rPr>
            <w:rStyle w:val="Hyperlink"/>
            <w:highlight w:val="yellow"/>
          </w:rPr>
          <w:t>4.4</w:t>
        </w:r>
        <w:r w:rsidR="00DE3CD7">
          <w:rPr>
            <w:rFonts w:asciiTheme="minorHAnsi" w:hAnsiTheme="minorHAnsi" w:cstheme="minorBidi"/>
            <w:i w:val="0"/>
            <w:szCs w:val="22"/>
            <w:lang w:eastAsia="nl-BE"/>
          </w:rPr>
          <w:tab/>
        </w:r>
        <w:r w:rsidR="00DE3CD7" w:rsidRPr="007014FB">
          <w:rPr>
            <w:rStyle w:val="Hyperlink"/>
            <w:highlight w:val="yellow"/>
          </w:rPr>
          <w:t>User experience</w:t>
        </w:r>
        <w:r w:rsidR="00DE3CD7">
          <w:rPr>
            <w:webHidden/>
          </w:rPr>
          <w:tab/>
        </w:r>
        <w:r w:rsidR="00DE3CD7">
          <w:rPr>
            <w:webHidden/>
          </w:rPr>
          <w:fldChar w:fldCharType="begin"/>
        </w:r>
        <w:r w:rsidR="00DE3CD7">
          <w:rPr>
            <w:webHidden/>
          </w:rPr>
          <w:instrText xml:space="preserve"> PAGEREF _Toc514532506 \h </w:instrText>
        </w:r>
        <w:r w:rsidR="00DE3CD7">
          <w:rPr>
            <w:webHidden/>
          </w:rPr>
        </w:r>
        <w:r w:rsidR="00DE3CD7">
          <w:rPr>
            <w:webHidden/>
          </w:rPr>
          <w:fldChar w:fldCharType="separate"/>
        </w:r>
        <w:r w:rsidR="00DE3CD7">
          <w:rPr>
            <w:webHidden/>
          </w:rPr>
          <w:t>31</w:t>
        </w:r>
        <w:r w:rsidR="00DE3CD7">
          <w:rPr>
            <w:webHidden/>
          </w:rPr>
          <w:fldChar w:fldCharType="end"/>
        </w:r>
      </w:hyperlink>
    </w:p>
    <w:p w14:paraId="5C8CF943" w14:textId="2FF85E9E" w:rsidR="00DE3CD7" w:rsidRDefault="00CC1765">
      <w:pPr>
        <w:pStyle w:val="Inhopg3"/>
        <w:tabs>
          <w:tab w:val="left" w:pos="1985"/>
        </w:tabs>
        <w:rPr>
          <w:rFonts w:asciiTheme="minorHAnsi" w:hAnsiTheme="minorHAnsi"/>
          <w:szCs w:val="22"/>
          <w:lang w:eastAsia="nl-BE"/>
        </w:rPr>
      </w:pPr>
      <w:hyperlink w:anchor="_Toc514532507" w:history="1">
        <w:r w:rsidR="00DE3CD7" w:rsidRPr="007014FB">
          <w:rPr>
            <w:rStyle w:val="Hyperlink"/>
            <w:highlight w:val="yellow"/>
          </w:rPr>
          <w:t>4.4.1</w:t>
        </w:r>
        <w:r w:rsidR="00DE3CD7">
          <w:rPr>
            <w:rFonts w:asciiTheme="minorHAnsi" w:hAnsiTheme="minorHAnsi"/>
            <w:szCs w:val="22"/>
            <w:lang w:eastAsia="nl-BE"/>
          </w:rPr>
          <w:tab/>
        </w:r>
        <w:r w:rsidR="00DE3CD7" w:rsidRPr="007014FB">
          <w:rPr>
            <w:rStyle w:val="Hyperlink"/>
            <w:highlight w:val="yellow"/>
          </w:rPr>
          <w:t>Resultaten enquête</w:t>
        </w:r>
        <w:r w:rsidR="00DE3CD7">
          <w:rPr>
            <w:webHidden/>
          </w:rPr>
          <w:tab/>
        </w:r>
        <w:r w:rsidR="00DE3CD7">
          <w:rPr>
            <w:webHidden/>
          </w:rPr>
          <w:fldChar w:fldCharType="begin"/>
        </w:r>
        <w:r w:rsidR="00DE3CD7">
          <w:rPr>
            <w:webHidden/>
          </w:rPr>
          <w:instrText xml:space="preserve"> PAGEREF _Toc514532507 \h </w:instrText>
        </w:r>
        <w:r w:rsidR="00DE3CD7">
          <w:rPr>
            <w:webHidden/>
          </w:rPr>
        </w:r>
        <w:r w:rsidR="00DE3CD7">
          <w:rPr>
            <w:webHidden/>
          </w:rPr>
          <w:fldChar w:fldCharType="separate"/>
        </w:r>
        <w:r w:rsidR="00DE3CD7">
          <w:rPr>
            <w:webHidden/>
          </w:rPr>
          <w:t>31</w:t>
        </w:r>
        <w:r w:rsidR="00DE3CD7">
          <w:rPr>
            <w:webHidden/>
          </w:rPr>
          <w:fldChar w:fldCharType="end"/>
        </w:r>
      </w:hyperlink>
    </w:p>
    <w:p w14:paraId="27436492" w14:textId="1EEAD5D9" w:rsidR="00DE3CD7" w:rsidRDefault="00CC1765">
      <w:pPr>
        <w:pStyle w:val="Inhopg1"/>
        <w:rPr>
          <w:rFonts w:asciiTheme="minorHAnsi" w:hAnsiTheme="minorHAnsi" w:cstheme="minorBidi"/>
          <w:b w:val="0"/>
          <w:szCs w:val="22"/>
          <w:lang w:eastAsia="nl-BE"/>
        </w:rPr>
      </w:pPr>
      <w:hyperlink w:anchor="_Toc514532508" w:history="1">
        <w:r w:rsidR="00DE3CD7" w:rsidRPr="007014FB">
          <w:rPr>
            <w:rStyle w:val="Hyperlink"/>
            <w:highlight w:val="yellow"/>
          </w:rPr>
          <w:t>5</w:t>
        </w:r>
        <w:r w:rsidR="00DE3CD7">
          <w:rPr>
            <w:rFonts w:asciiTheme="minorHAnsi" w:hAnsiTheme="minorHAnsi" w:cstheme="minorBidi"/>
            <w:b w:val="0"/>
            <w:szCs w:val="22"/>
            <w:lang w:eastAsia="nl-BE"/>
          </w:rPr>
          <w:tab/>
        </w:r>
        <w:r w:rsidR="00DE3CD7" w:rsidRPr="007014FB">
          <w:rPr>
            <w:rStyle w:val="Hyperlink"/>
            <w:highlight w:val="yellow"/>
          </w:rPr>
          <w:t>Besluit</w:t>
        </w:r>
        <w:r w:rsidR="00DE3CD7">
          <w:rPr>
            <w:webHidden/>
          </w:rPr>
          <w:tab/>
        </w:r>
        <w:r w:rsidR="00DE3CD7">
          <w:rPr>
            <w:webHidden/>
          </w:rPr>
          <w:fldChar w:fldCharType="begin"/>
        </w:r>
        <w:r w:rsidR="00DE3CD7">
          <w:rPr>
            <w:webHidden/>
          </w:rPr>
          <w:instrText xml:space="preserve"> PAGEREF _Toc514532508 \h </w:instrText>
        </w:r>
        <w:r w:rsidR="00DE3CD7">
          <w:rPr>
            <w:webHidden/>
          </w:rPr>
        </w:r>
        <w:r w:rsidR="00DE3CD7">
          <w:rPr>
            <w:webHidden/>
          </w:rPr>
          <w:fldChar w:fldCharType="separate"/>
        </w:r>
        <w:r w:rsidR="00DE3CD7">
          <w:rPr>
            <w:webHidden/>
          </w:rPr>
          <w:t>32</w:t>
        </w:r>
        <w:r w:rsidR="00DE3CD7">
          <w:rPr>
            <w:webHidden/>
          </w:rPr>
          <w:fldChar w:fldCharType="end"/>
        </w:r>
      </w:hyperlink>
    </w:p>
    <w:p w14:paraId="5F75F7B9" w14:textId="4F65390B" w:rsidR="00DE3CD7" w:rsidRDefault="00CC1765">
      <w:pPr>
        <w:pStyle w:val="Inhopg1"/>
        <w:rPr>
          <w:rFonts w:asciiTheme="minorHAnsi" w:hAnsiTheme="minorHAnsi" w:cstheme="minorBidi"/>
          <w:b w:val="0"/>
          <w:szCs w:val="22"/>
          <w:lang w:eastAsia="nl-BE"/>
        </w:rPr>
      </w:pPr>
      <w:hyperlink w:anchor="_Toc514532509" w:history="1">
        <w:r w:rsidR="00DE3CD7" w:rsidRPr="007014FB">
          <w:rPr>
            <w:rStyle w:val="Hyperlink"/>
          </w:rPr>
          <w:t>6</w:t>
        </w:r>
        <w:r w:rsidR="00DE3CD7">
          <w:rPr>
            <w:rFonts w:asciiTheme="minorHAnsi" w:hAnsiTheme="minorHAnsi" w:cstheme="minorBidi"/>
            <w:b w:val="0"/>
            <w:szCs w:val="22"/>
            <w:lang w:eastAsia="nl-BE"/>
          </w:rPr>
          <w:tab/>
        </w:r>
        <w:r w:rsidR="00DE3CD7" w:rsidRPr="007014FB">
          <w:rPr>
            <w:rStyle w:val="Hyperlink"/>
            <w:lang w:val="nl-NL"/>
          </w:rPr>
          <w:t>Verwijzingen</w:t>
        </w:r>
        <w:r w:rsidR="00DE3CD7">
          <w:rPr>
            <w:webHidden/>
          </w:rPr>
          <w:tab/>
        </w:r>
        <w:r w:rsidR="00DE3CD7">
          <w:rPr>
            <w:webHidden/>
          </w:rPr>
          <w:fldChar w:fldCharType="begin"/>
        </w:r>
        <w:r w:rsidR="00DE3CD7">
          <w:rPr>
            <w:webHidden/>
          </w:rPr>
          <w:instrText xml:space="preserve"> PAGEREF _Toc514532509 \h </w:instrText>
        </w:r>
        <w:r w:rsidR="00DE3CD7">
          <w:rPr>
            <w:webHidden/>
          </w:rPr>
        </w:r>
        <w:r w:rsidR="00DE3CD7">
          <w:rPr>
            <w:webHidden/>
          </w:rPr>
          <w:fldChar w:fldCharType="separate"/>
        </w:r>
        <w:r w:rsidR="00DE3CD7">
          <w:rPr>
            <w:webHidden/>
          </w:rPr>
          <w:t>33</w:t>
        </w:r>
        <w:r w:rsidR="00DE3CD7">
          <w:rPr>
            <w:webHidden/>
          </w:rPr>
          <w:fldChar w:fldCharType="end"/>
        </w:r>
      </w:hyperlink>
    </w:p>
    <w:p w14:paraId="4BAD675F" w14:textId="4EFCCD29" w:rsidR="00DE3CD7" w:rsidRDefault="00CC1765">
      <w:pPr>
        <w:pStyle w:val="Inhopg1"/>
        <w:rPr>
          <w:rFonts w:asciiTheme="minorHAnsi" w:hAnsiTheme="minorHAnsi" w:cstheme="minorBidi"/>
          <w:b w:val="0"/>
          <w:szCs w:val="22"/>
          <w:lang w:eastAsia="nl-BE"/>
        </w:rPr>
      </w:pPr>
      <w:hyperlink w:anchor="_Toc514532510" w:history="1">
        <w:r w:rsidR="00DE3CD7" w:rsidRPr="007014FB">
          <w:rPr>
            <w:rStyle w:val="Hyperlink"/>
          </w:rPr>
          <w:t>Bijlagen</w:t>
        </w:r>
        <w:r w:rsidR="00DE3CD7">
          <w:rPr>
            <w:webHidden/>
          </w:rPr>
          <w:tab/>
        </w:r>
        <w:r w:rsidR="00DE3CD7">
          <w:rPr>
            <w:webHidden/>
          </w:rPr>
          <w:fldChar w:fldCharType="begin"/>
        </w:r>
        <w:r w:rsidR="00DE3CD7">
          <w:rPr>
            <w:webHidden/>
          </w:rPr>
          <w:instrText xml:space="preserve"> PAGEREF _Toc514532510 \h </w:instrText>
        </w:r>
        <w:r w:rsidR="00DE3CD7">
          <w:rPr>
            <w:webHidden/>
          </w:rPr>
        </w:r>
        <w:r w:rsidR="00DE3CD7">
          <w:rPr>
            <w:webHidden/>
          </w:rPr>
          <w:fldChar w:fldCharType="separate"/>
        </w:r>
        <w:r w:rsidR="00DE3CD7">
          <w:rPr>
            <w:webHidden/>
          </w:rPr>
          <w:t>35</w:t>
        </w:r>
        <w:r w:rsidR="00DE3CD7">
          <w:rPr>
            <w:webHidden/>
          </w:rPr>
          <w:fldChar w:fldCharType="end"/>
        </w:r>
      </w:hyperlink>
    </w:p>
    <w:p w14:paraId="453F7F83" w14:textId="08AC0411" w:rsidR="00F01E7D" w:rsidRDefault="002E461D" w:rsidP="00F01E7D">
      <w:pPr>
        <w:rPr>
          <w:rFonts w:cs="Arial"/>
          <w:lang w:val="nl-NL"/>
        </w:rPr>
        <w:sectPr w:rsidR="00F01E7D" w:rsidSect="00F01E7D">
          <w:pgSz w:w="11906" w:h="16838"/>
          <w:pgMar w:top="1418" w:right="1418" w:bottom="1418" w:left="1418" w:header="709" w:footer="709" w:gutter="0"/>
          <w:pgNumType w:fmt="lowerRoman"/>
          <w:cols w:space="708"/>
          <w:docGrid w:linePitch="360"/>
        </w:sectPr>
      </w:pPr>
      <w:r w:rsidRPr="00B53B14">
        <w:rPr>
          <w:rFonts w:cs="Arial"/>
          <w:lang w:val="nl-NL"/>
        </w:rPr>
        <w:fldChar w:fldCharType="end"/>
      </w:r>
      <w:bookmarkStart w:id="6" w:name="_Toc476121733"/>
    </w:p>
    <w:p w14:paraId="65AB6306" w14:textId="77777777" w:rsidR="00E14583" w:rsidRDefault="007420BD" w:rsidP="00E14583">
      <w:pPr>
        <w:pStyle w:val="Titelinhoudsopgave"/>
      </w:pPr>
      <w:bookmarkStart w:id="7" w:name="_Hlk514513218"/>
      <w:bookmarkEnd w:id="6"/>
      <w:r>
        <w:lastRenderedPageBreak/>
        <w:t>Lijst met figure</w:t>
      </w:r>
      <w:r w:rsidR="00E14583">
        <w:t>n</w:t>
      </w:r>
    </w:p>
    <w:p w14:paraId="23FA6611" w14:textId="26731024" w:rsidR="00E849CE" w:rsidRDefault="00E14583">
      <w:pPr>
        <w:pStyle w:val="Lijstmetafbeeldingen"/>
        <w:tabs>
          <w:tab w:val="right" w:leader="dot" w:pos="9060"/>
        </w:tabs>
        <w:rPr>
          <w:rFonts w:asciiTheme="minorHAnsi" w:hAnsiTheme="minorHAnsi"/>
          <w:noProof/>
          <w:szCs w:val="22"/>
        </w:rPr>
      </w:pPr>
      <w:r>
        <w:fldChar w:fldCharType="begin"/>
      </w:r>
      <w:r>
        <w:instrText xml:space="preserve"> TOC \c "Figuur" </w:instrText>
      </w:r>
      <w:r>
        <w:fldChar w:fldCharType="separate"/>
      </w:r>
      <w:r w:rsidR="00E849CE">
        <w:rPr>
          <w:noProof/>
        </w:rPr>
        <w:t>Figuur 2.1: de grafische architectuur van Qt [42]</w:t>
      </w:r>
      <w:r w:rsidR="00E849CE">
        <w:rPr>
          <w:noProof/>
        </w:rPr>
        <w:tab/>
      </w:r>
      <w:r w:rsidR="00E849CE">
        <w:rPr>
          <w:noProof/>
        </w:rPr>
        <w:fldChar w:fldCharType="begin"/>
      </w:r>
      <w:r w:rsidR="00E849CE">
        <w:rPr>
          <w:noProof/>
        </w:rPr>
        <w:instrText xml:space="preserve"> PAGEREF _Toc514601693 \h </w:instrText>
      </w:r>
      <w:r w:rsidR="00E849CE">
        <w:rPr>
          <w:noProof/>
        </w:rPr>
      </w:r>
      <w:r w:rsidR="00E849CE">
        <w:rPr>
          <w:noProof/>
        </w:rPr>
        <w:fldChar w:fldCharType="separate"/>
      </w:r>
      <w:r w:rsidR="00E849CE">
        <w:rPr>
          <w:noProof/>
        </w:rPr>
        <w:t>3</w:t>
      </w:r>
      <w:r w:rsidR="00E849CE">
        <w:rPr>
          <w:noProof/>
        </w:rPr>
        <w:fldChar w:fldCharType="end"/>
      </w:r>
    </w:p>
    <w:p w14:paraId="582A646E" w14:textId="776959C5" w:rsidR="00E849CE" w:rsidRDefault="00E849CE">
      <w:pPr>
        <w:pStyle w:val="Lijstmetafbeeldingen"/>
        <w:tabs>
          <w:tab w:val="right" w:leader="dot" w:pos="9060"/>
        </w:tabs>
        <w:rPr>
          <w:rFonts w:asciiTheme="minorHAnsi" w:hAnsiTheme="minorHAnsi"/>
          <w:noProof/>
          <w:szCs w:val="22"/>
        </w:rPr>
      </w:pPr>
      <w:r>
        <w:rPr>
          <w:noProof/>
        </w:rPr>
        <w:t xml:space="preserve">Figuur 2-2: Voorbeeld </w:t>
      </w:r>
      <w:r w:rsidRPr="00EF20E5">
        <w:rPr>
          <w:i/>
          <w:noProof/>
        </w:rPr>
        <w:t>‘signals and slots’</w:t>
      </w:r>
      <w:r>
        <w:rPr>
          <w:noProof/>
        </w:rPr>
        <w:t xml:space="preserve"> [8]</w:t>
      </w:r>
      <w:r>
        <w:rPr>
          <w:noProof/>
        </w:rPr>
        <w:tab/>
      </w:r>
      <w:r>
        <w:rPr>
          <w:noProof/>
        </w:rPr>
        <w:fldChar w:fldCharType="begin"/>
      </w:r>
      <w:r>
        <w:rPr>
          <w:noProof/>
        </w:rPr>
        <w:instrText xml:space="preserve"> PAGEREF _Toc514601694 \h </w:instrText>
      </w:r>
      <w:r>
        <w:rPr>
          <w:noProof/>
        </w:rPr>
      </w:r>
      <w:r>
        <w:rPr>
          <w:noProof/>
        </w:rPr>
        <w:fldChar w:fldCharType="separate"/>
      </w:r>
      <w:r>
        <w:rPr>
          <w:noProof/>
        </w:rPr>
        <w:t>4</w:t>
      </w:r>
      <w:r>
        <w:rPr>
          <w:noProof/>
        </w:rPr>
        <w:fldChar w:fldCharType="end"/>
      </w:r>
    </w:p>
    <w:p w14:paraId="6D5BAA06" w14:textId="64B24247" w:rsidR="00E849CE" w:rsidRDefault="00E849CE">
      <w:pPr>
        <w:pStyle w:val="Lijstmetafbeeldingen"/>
        <w:tabs>
          <w:tab w:val="right" w:leader="dot" w:pos="9060"/>
        </w:tabs>
        <w:rPr>
          <w:rFonts w:asciiTheme="minorHAnsi" w:hAnsiTheme="minorHAnsi"/>
          <w:noProof/>
          <w:szCs w:val="22"/>
        </w:rPr>
      </w:pPr>
      <w:r>
        <w:rPr>
          <w:noProof/>
        </w:rPr>
        <w:t>Figuur 2-3: Voorbeeld DOM</w:t>
      </w:r>
      <w:r>
        <w:rPr>
          <w:noProof/>
        </w:rPr>
        <w:tab/>
      </w:r>
      <w:r>
        <w:rPr>
          <w:noProof/>
        </w:rPr>
        <w:fldChar w:fldCharType="begin"/>
      </w:r>
      <w:r>
        <w:rPr>
          <w:noProof/>
        </w:rPr>
        <w:instrText xml:space="preserve"> PAGEREF _Toc514601695 \h </w:instrText>
      </w:r>
      <w:r>
        <w:rPr>
          <w:noProof/>
        </w:rPr>
      </w:r>
      <w:r>
        <w:rPr>
          <w:noProof/>
        </w:rPr>
        <w:fldChar w:fldCharType="separate"/>
      </w:r>
      <w:r>
        <w:rPr>
          <w:noProof/>
        </w:rPr>
        <w:t>6</w:t>
      </w:r>
      <w:r>
        <w:rPr>
          <w:noProof/>
        </w:rPr>
        <w:fldChar w:fldCharType="end"/>
      </w:r>
    </w:p>
    <w:p w14:paraId="70968EC1" w14:textId="48B037FA" w:rsidR="00E849CE" w:rsidRDefault="00E849CE">
      <w:pPr>
        <w:pStyle w:val="Lijstmetafbeeldingen"/>
        <w:tabs>
          <w:tab w:val="right" w:leader="dot" w:pos="9060"/>
        </w:tabs>
        <w:rPr>
          <w:rFonts w:asciiTheme="minorHAnsi" w:hAnsiTheme="minorHAnsi"/>
          <w:noProof/>
          <w:szCs w:val="22"/>
        </w:rPr>
      </w:pPr>
      <w:r>
        <w:rPr>
          <w:noProof/>
        </w:rPr>
        <w:t>Figuur 2-4: Voorbeeld MVC [14]</w:t>
      </w:r>
      <w:r>
        <w:rPr>
          <w:noProof/>
        </w:rPr>
        <w:tab/>
      </w:r>
      <w:r>
        <w:rPr>
          <w:noProof/>
        </w:rPr>
        <w:fldChar w:fldCharType="begin"/>
      </w:r>
      <w:r>
        <w:rPr>
          <w:noProof/>
        </w:rPr>
        <w:instrText xml:space="preserve"> PAGEREF _Toc514601696 \h </w:instrText>
      </w:r>
      <w:r>
        <w:rPr>
          <w:noProof/>
        </w:rPr>
      </w:r>
      <w:r>
        <w:rPr>
          <w:noProof/>
        </w:rPr>
        <w:fldChar w:fldCharType="separate"/>
      </w:r>
      <w:r>
        <w:rPr>
          <w:noProof/>
        </w:rPr>
        <w:t>7</w:t>
      </w:r>
      <w:r>
        <w:rPr>
          <w:noProof/>
        </w:rPr>
        <w:fldChar w:fldCharType="end"/>
      </w:r>
    </w:p>
    <w:p w14:paraId="5AEF7594" w14:textId="01814B0D" w:rsidR="00E849CE" w:rsidRDefault="00E849CE">
      <w:pPr>
        <w:pStyle w:val="Lijstmetafbeeldingen"/>
        <w:tabs>
          <w:tab w:val="right" w:leader="dot" w:pos="9060"/>
        </w:tabs>
        <w:rPr>
          <w:rFonts w:asciiTheme="minorHAnsi" w:hAnsiTheme="minorHAnsi"/>
          <w:noProof/>
          <w:szCs w:val="22"/>
        </w:rPr>
      </w:pPr>
      <w:r>
        <w:rPr>
          <w:noProof/>
        </w:rPr>
        <w:t>Figuur 2-5 Complexer voorbeeld MVC [14]</w:t>
      </w:r>
      <w:r>
        <w:rPr>
          <w:noProof/>
        </w:rPr>
        <w:tab/>
      </w:r>
      <w:r>
        <w:rPr>
          <w:noProof/>
        </w:rPr>
        <w:fldChar w:fldCharType="begin"/>
      </w:r>
      <w:r>
        <w:rPr>
          <w:noProof/>
        </w:rPr>
        <w:instrText xml:space="preserve"> PAGEREF _Toc514601697 \h </w:instrText>
      </w:r>
      <w:r>
        <w:rPr>
          <w:noProof/>
        </w:rPr>
      </w:r>
      <w:r>
        <w:rPr>
          <w:noProof/>
        </w:rPr>
        <w:fldChar w:fldCharType="separate"/>
      </w:r>
      <w:r>
        <w:rPr>
          <w:noProof/>
        </w:rPr>
        <w:t>8</w:t>
      </w:r>
      <w:r>
        <w:rPr>
          <w:noProof/>
        </w:rPr>
        <w:fldChar w:fldCharType="end"/>
      </w:r>
    </w:p>
    <w:p w14:paraId="2F7E8529" w14:textId="60FEB6BF" w:rsidR="00E849CE" w:rsidRDefault="00E849CE">
      <w:pPr>
        <w:pStyle w:val="Lijstmetafbeeldingen"/>
        <w:tabs>
          <w:tab w:val="right" w:leader="dot" w:pos="9060"/>
        </w:tabs>
        <w:rPr>
          <w:rFonts w:asciiTheme="minorHAnsi" w:hAnsiTheme="minorHAnsi"/>
          <w:noProof/>
          <w:szCs w:val="22"/>
        </w:rPr>
      </w:pPr>
      <w:r>
        <w:rPr>
          <w:noProof/>
        </w:rPr>
        <w:t>Figuur 2-6 Voorbeeld Flux [14]</w:t>
      </w:r>
      <w:r>
        <w:rPr>
          <w:noProof/>
        </w:rPr>
        <w:tab/>
      </w:r>
      <w:r>
        <w:rPr>
          <w:noProof/>
        </w:rPr>
        <w:fldChar w:fldCharType="begin"/>
      </w:r>
      <w:r>
        <w:rPr>
          <w:noProof/>
        </w:rPr>
        <w:instrText xml:space="preserve"> PAGEREF _Toc514601698 \h </w:instrText>
      </w:r>
      <w:r>
        <w:rPr>
          <w:noProof/>
        </w:rPr>
      </w:r>
      <w:r>
        <w:rPr>
          <w:noProof/>
        </w:rPr>
        <w:fldChar w:fldCharType="separate"/>
      </w:r>
      <w:r>
        <w:rPr>
          <w:noProof/>
        </w:rPr>
        <w:t>8</w:t>
      </w:r>
      <w:r>
        <w:rPr>
          <w:noProof/>
        </w:rPr>
        <w:fldChar w:fldCharType="end"/>
      </w:r>
    </w:p>
    <w:p w14:paraId="23C739EE" w14:textId="34B39FF6" w:rsidR="00E849CE" w:rsidRDefault="00E849CE">
      <w:pPr>
        <w:pStyle w:val="Lijstmetafbeeldingen"/>
        <w:tabs>
          <w:tab w:val="right" w:leader="dot" w:pos="9060"/>
        </w:tabs>
        <w:rPr>
          <w:rFonts w:asciiTheme="minorHAnsi" w:hAnsiTheme="minorHAnsi"/>
          <w:noProof/>
          <w:szCs w:val="22"/>
        </w:rPr>
      </w:pPr>
      <w:r>
        <w:rPr>
          <w:noProof/>
        </w:rPr>
        <w:t>Figuur 2-7: Complexer voorbeeld Flux [14]</w:t>
      </w:r>
      <w:r>
        <w:rPr>
          <w:noProof/>
        </w:rPr>
        <w:tab/>
      </w:r>
      <w:r>
        <w:rPr>
          <w:noProof/>
        </w:rPr>
        <w:fldChar w:fldCharType="begin"/>
      </w:r>
      <w:r>
        <w:rPr>
          <w:noProof/>
        </w:rPr>
        <w:instrText xml:space="preserve"> PAGEREF _Toc514601699 \h </w:instrText>
      </w:r>
      <w:r>
        <w:rPr>
          <w:noProof/>
        </w:rPr>
      </w:r>
      <w:r>
        <w:rPr>
          <w:noProof/>
        </w:rPr>
        <w:fldChar w:fldCharType="separate"/>
      </w:r>
      <w:r>
        <w:rPr>
          <w:noProof/>
        </w:rPr>
        <w:t>9</w:t>
      </w:r>
      <w:r>
        <w:rPr>
          <w:noProof/>
        </w:rPr>
        <w:fldChar w:fldCharType="end"/>
      </w:r>
    </w:p>
    <w:p w14:paraId="2D06369B" w14:textId="4F50FB18" w:rsidR="00E849CE" w:rsidRDefault="00E849CE">
      <w:pPr>
        <w:pStyle w:val="Lijstmetafbeeldingen"/>
        <w:tabs>
          <w:tab w:val="right" w:leader="dot" w:pos="9060"/>
        </w:tabs>
        <w:rPr>
          <w:rFonts w:asciiTheme="minorHAnsi" w:hAnsiTheme="minorHAnsi"/>
          <w:noProof/>
          <w:szCs w:val="22"/>
        </w:rPr>
      </w:pPr>
      <w:r>
        <w:rPr>
          <w:noProof/>
        </w:rPr>
        <w:t>Figuur 2-8: Opbouw Xamarin [19]</w:t>
      </w:r>
      <w:r>
        <w:rPr>
          <w:noProof/>
        </w:rPr>
        <w:tab/>
      </w:r>
      <w:r>
        <w:rPr>
          <w:noProof/>
        </w:rPr>
        <w:fldChar w:fldCharType="begin"/>
      </w:r>
      <w:r>
        <w:rPr>
          <w:noProof/>
        </w:rPr>
        <w:instrText xml:space="preserve"> PAGEREF _Toc514601700 \h </w:instrText>
      </w:r>
      <w:r>
        <w:rPr>
          <w:noProof/>
        </w:rPr>
      </w:r>
      <w:r>
        <w:rPr>
          <w:noProof/>
        </w:rPr>
        <w:fldChar w:fldCharType="separate"/>
      </w:r>
      <w:r>
        <w:rPr>
          <w:noProof/>
        </w:rPr>
        <w:t>11</w:t>
      </w:r>
      <w:r>
        <w:rPr>
          <w:noProof/>
        </w:rPr>
        <w:fldChar w:fldCharType="end"/>
      </w:r>
    </w:p>
    <w:p w14:paraId="6269954C" w14:textId="647F644E" w:rsidR="00E849CE" w:rsidRDefault="00E849CE">
      <w:pPr>
        <w:pStyle w:val="Lijstmetafbeeldingen"/>
        <w:tabs>
          <w:tab w:val="right" w:leader="dot" w:pos="9060"/>
        </w:tabs>
        <w:rPr>
          <w:rFonts w:asciiTheme="minorHAnsi" w:hAnsiTheme="minorHAnsi"/>
          <w:noProof/>
          <w:szCs w:val="22"/>
        </w:rPr>
      </w:pPr>
      <w:r>
        <w:rPr>
          <w:noProof/>
        </w:rPr>
        <w:t>Figuur 2-9: Xamarin.Forms’ oplossing architectuur [19]</w:t>
      </w:r>
      <w:r>
        <w:rPr>
          <w:noProof/>
        </w:rPr>
        <w:tab/>
      </w:r>
      <w:r>
        <w:rPr>
          <w:noProof/>
        </w:rPr>
        <w:fldChar w:fldCharType="begin"/>
      </w:r>
      <w:r>
        <w:rPr>
          <w:noProof/>
        </w:rPr>
        <w:instrText xml:space="preserve"> PAGEREF _Toc514601701 \h </w:instrText>
      </w:r>
      <w:r>
        <w:rPr>
          <w:noProof/>
        </w:rPr>
      </w:r>
      <w:r>
        <w:rPr>
          <w:noProof/>
        </w:rPr>
        <w:fldChar w:fldCharType="separate"/>
      </w:r>
      <w:r>
        <w:rPr>
          <w:noProof/>
        </w:rPr>
        <w:t>12</w:t>
      </w:r>
      <w:r>
        <w:rPr>
          <w:noProof/>
        </w:rPr>
        <w:fldChar w:fldCharType="end"/>
      </w:r>
    </w:p>
    <w:p w14:paraId="07917F45" w14:textId="710C58D5" w:rsidR="00E849CE" w:rsidRDefault="00E849CE">
      <w:pPr>
        <w:pStyle w:val="Lijstmetafbeeldingen"/>
        <w:tabs>
          <w:tab w:val="right" w:leader="dot" w:pos="9060"/>
        </w:tabs>
        <w:rPr>
          <w:rFonts w:asciiTheme="minorHAnsi" w:hAnsiTheme="minorHAnsi"/>
          <w:noProof/>
          <w:szCs w:val="22"/>
        </w:rPr>
      </w:pPr>
      <w:r>
        <w:rPr>
          <w:noProof/>
        </w:rPr>
        <w:t>Figuur 2-10 De relaties tussen de 3 kerncomponenten van MVVM [21]</w:t>
      </w:r>
      <w:r>
        <w:rPr>
          <w:noProof/>
        </w:rPr>
        <w:tab/>
      </w:r>
      <w:r>
        <w:rPr>
          <w:noProof/>
        </w:rPr>
        <w:fldChar w:fldCharType="begin"/>
      </w:r>
      <w:r>
        <w:rPr>
          <w:noProof/>
        </w:rPr>
        <w:instrText xml:space="preserve"> PAGEREF _Toc514601702 \h </w:instrText>
      </w:r>
      <w:r>
        <w:rPr>
          <w:noProof/>
        </w:rPr>
      </w:r>
      <w:r>
        <w:rPr>
          <w:noProof/>
        </w:rPr>
        <w:fldChar w:fldCharType="separate"/>
      </w:r>
      <w:r>
        <w:rPr>
          <w:noProof/>
        </w:rPr>
        <w:t>12</w:t>
      </w:r>
      <w:r>
        <w:rPr>
          <w:noProof/>
        </w:rPr>
        <w:fldChar w:fldCharType="end"/>
      </w:r>
    </w:p>
    <w:p w14:paraId="73CC3ACD" w14:textId="0D2DC0BA" w:rsidR="00E849CE" w:rsidRDefault="00E849CE">
      <w:pPr>
        <w:pStyle w:val="Lijstmetafbeeldingen"/>
        <w:tabs>
          <w:tab w:val="right" w:leader="dot" w:pos="9060"/>
        </w:tabs>
        <w:rPr>
          <w:rFonts w:asciiTheme="minorHAnsi" w:hAnsiTheme="minorHAnsi"/>
          <w:noProof/>
          <w:szCs w:val="22"/>
        </w:rPr>
      </w:pPr>
      <w:r>
        <w:rPr>
          <w:noProof/>
        </w:rPr>
        <w:t>Figuur 2-11: Architectuur van een Cordova applicatie [28]</w:t>
      </w:r>
      <w:r>
        <w:rPr>
          <w:noProof/>
        </w:rPr>
        <w:tab/>
      </w:r>
      <w:r>
        <w:rPr>
          <w:noProof/>
        </w:rPr>
        <w:fldChar w:fldCharType="begin"/>
      </w:r>
      <w:r>
        <w:rPr>
          <w:noProof/>
        </w:rPr>
        <w:instrText xml:space="preserve"> PAGEREF _Toc514601703 \h </w:instrText>
      </w:r>
      <w:r>
        <w:rPr>
          <w:noProof/>
        </w:rPr>
      </w:r>
      <w:r>
        <w:rPr>
          <w:noProof/>
        </w:rPr>
        <w:fldChar w:fldCharType="separate"/>
      </w:r>
      <w:r>
        <w:rPr>
          <w:noProof/>
        </w:rPr>
        <w:t>14</w:t>
      </w:r>
      <w:r>
        <w:rPr>
          <w:noProof/>
        </w:rPr>
        <w:fldChar w:fldCharType="end"/>
      </w:r>
    </w:p>
    <w:p w14:paraId="7CF8C846" w14:textId="062C43B1" w:rsidR="00E849CE" w:rsidRDefault="00E849CE">
      <w:pPr>
        <w:pStyle w:val="Lijstmetafbeeldingen"/>
        <w:tabs>
          <w:tab w:val="right" w:leader="dot" w:pos="9060"/>
        </w:tabs>
        <w:rPr>
          <w:rFonts w:asciiTheme="minorHAnsi" w:hAnsiTheme="minorHAnsi"/>
          <w:noProof/>
          <w:szCs w:val="22"/>
        </w:rPr>
      </w:pPr>
      <w:r>
        <w:rPr>
          <w:noProof/>
        </w:rPr>
        <w:t>Figuur 2-12 Verschil tussen native apps, webapps en hybride apps [31]</w:t>
      </w:r>
      <w:r>
        <w:rPr>
          <w:noProof/>
        </w:rPr>
        <w:tab/>
      </w:r>
      <w:r>
        <w:rPr>
          <w:noProof/>
        </w:rPr>
        <w:fldChar w:fldCharType="begin"/>
      </w:r>
      <w:r>
        <w:rPr>
          <w:noProof/>
        </w:rPr>
        <w:instrText xml:space="preserve"> PAGEREF _Toc514601704 \h </w:instrText>
      </w:r>
      <w:r>
        <w:rPr>
          <w:noProof/>
        </w:rPr>
      </w:r>
      <w:r>
        <w:rPr>
          <w:noProof/>
        </w:rPr>
        <w:fldChar w:fldCharType="separate"/>
      </w:r>
      <w:r>
        <w:rPr>
          <w:noProof/>
        </w:rPr>
        <w:t>16</w:t>
      </w:r>
      <w:r>
        <w:rPr>
          <w:noProof/>
        </w:rPr>
        <w:fldChar w:fldCharType="end"/>
      </w:r>
    </w:p>
    <w:p w14:paraId="6F2824BB" w14:textId="56B74707" w:rsidR="00E849CE" w:rsidRDefault="00E849CE">
      <w:pPr>
        <w:pStyle w:val="Lijstmetafbeeldingen"/>
        <w:tabs>
          <w:tab w:val="right" w:leader="dot" w:pos="9060"/>
        </w:tabs>
        <w:rPr>
          <w:rFonts w:asciiTheme="minorHAnsi" w:hAnsiTheme="minorHAnsi"/>
          <w:noProof/>
          <w:szCs w:val="22"/>
        </w:rPr>
      </w:pPr>
      <w:r>
        <w:rPr>
          <w:noProof/>
        </w:rPr>
        <w:t>Figuur 3.1: Einddoel applicatie</w:t>
      </w:r>
      <w:r>
        <w:rPr>
          <w:noProof/>
        </w:rPr>
        <w:tab/>
      </w:r>
      <w:r>
        <w:rPr>
          <w:noProof/>
        </w:rPr>
        <w:fldChar w:fldCharType="begin"/>
      </w:r>
      <w:r>
        <w:rPr>
          <w:noProof/>
        </w:rPr>
        <w:instrText xml:space="preserve"> PAGEREF _Toc514601705 \h </w:instrText>
      </w:r>
      <w:r>
        <w:rPr>
          <w:noProof/>
        </w:rPr>
      </w:r>
      <w:r>
        <w:rPr>
          <w:noProof/>
        </w:rPr>
        <w:fldChar w:fldCharType="separate"/>
      </w:r>
      <w:r>
        <w:rPr>
          <w:noProof/>
        </w:rPr>
        <w:t>23</w:t>
      </w:r>
      <w:r>
        <w:rPr>
          <w:noProof/>
        </w:rPr>
        <w:fldChar w:fldCharType="end"/>
      </w:r>
    </w:p>
    <w:p w14:paraId="72160B26" w14:textId="4F1DBE4D" w:rsidR="00E849CE" w:rsidRDefault="00E849CE">
      <w:pPr>
        <w:pStyle w:val="Lijstmetafbeeldingen"/>
        <w:tabs>
          <w:tab w:val="right" w:leader="dot" w:pos="9060"/>
        </w:tabs>
        <w:rPr>
          <w:rFonts w:asciiTheme="minorHAnsi" w:hAnsiTheme="minorHAnsi"/>
          <w:noProof/>
          <w:szCs w:val="22"/>
        </w:rPr>
      </w:pPr>
      <w:r>
        <w:rPr>
          <w:noProof/>
        </w:rPr>
        <w:t>Figuur 4.1: React Native applicatie</w:t>
      </w:r>
      <w:r>
        <w:rPr>
          <w:noProof/>
        </w:rPr>
        <w:tab/>
      </w:r>
      <w:r>
        <w:rPr>
          <w:noProof/>
        </w:rPr>
        <w:fldChar w:fldCharType="begin"/>
      </w:r>
      <w:r>
        <w:rPr>
          <w:noProof/>
        </w:rPr>
        <w:instrText xml:space="preserve"> PAGEREF _Toc514601706 \h </w:instrText>
      </w:r>
      <w:r>
        <w:rPr>
          <w:noProof/>
        </w:rPr>
      </w:r>
      <w:r>
        <w:rPr>
          <w:noProof/>
        </w:rPr>
        <w:fldChar w:fldCharType="separate"/>
      </w:r>
      <w:r>
        <w:rPr>
          <w:noProof/>
        </w:rPr>
        <w:t>25</w:t>
      </w:r>
      <w:r>
        <w:rPr>
          <w:noProof/>
        </w:rPr>
        <w:fldChar w:fldCharType="end"/>
      </w:r>
    </w:p>
    <w:p w14:paraId="52B69C53" w14:textId="29AAB38E" w:rsidR="00E849CE" w:rsidRDefault="00E849CE">
      <w:pPr>
        <w:pStyle w:val="Lijstmetafbeeldingen"/>
        <w:tabs>
          <w:tab w:val="right" w:leader="dot" w:pos="9060"/>
        </w:tabs>
        <w:rPr>
          <w:rFonts w:asciiTheme="minorHAnsi" w:hAnsiTheme="minorHAnsi"/>
          <w:noProof/>
          <w:szCs w:val="22"/>
        </w:rPr>
      </w:pPr>
      <w:r>
        <w:rPr>
          <w:noProof/>
        </w:rPr>
        <w:t>Figuur 4.2: Xamarin applicatie</w:t>
      </w:r>
      <w:r>
        <w:rPr>
          <w:noProof/>
        </w:rPr>
        <w:tab/>
      </w:r>
      <w:r>
        <w:rPr>
          <w:noProof/>
        </w:rPr>
        <w:fldChar w:fldCharType="begin"/>
      </w:r>
      <w:r>
        <w:rPr>
          <w:noProof/>
        </w:rPr>
        <w:instrText xml:space="preserve"> PAGEREF _Toc514601707 \h </w:instrText>
      </w:r>
      <w:r>
        <w:rPr>
          <w:noProof/>
        </w:rPr>
      </w:r>
      <w:r>
        <w:rPr>
          <w:noProof/>
        </w:rPr>
        <w:fldChar w:fldCharType="separate"/>
      </w:r>
      <w:r>
        <w:rPr>
          <w:noProof/>
        </w:rPr>
        <w:t>27</w:t>
      </w:r>
      <w:r>
        <w:rPr>
          <w:noProof/>
        </w:rPr>
        <w:fldChar w:fldCharType="end"/>
      </w:r>
    </w:p>
    <w:p w14:paraId="7CA64B09" w14:textId="6DFD2828" w:rsidR="00E60397" w:rsidRDefault="00E14583" w:rsidP="00E14583">
      <w:pPr>
        <w:pStyle w:val="Titelinhoudsopgave"/>
      </w:pPr>
      <w:r>
        <w:fldChar w:fldCharType="end"/>
      </w:r>
      <w:r w:rsidRPr="00E14583">
        <w:t xml:space="preserve"> </w:t>
      </w:r>
    </w:p>
    <w:bookmarkEnd w:id="7"/>
    <w:p w14:paraId="64D47610" w14:textId="77777777" w:rsidR="00E60397" w:rsidRDefault="00E60397">
      <w:pPr>
        <w:spacing w:after="0"/>
        <w:jc w:val="left"/>
        <w:rPr>
          <w:rFonts w:asciiTheme="majorHAnsi" w:hAnsiTheme="majorHAnsi" w:cstheme="majorHAnsi"/>
          <w:b/>
          <w:caps/>
          <w:sz w:val="28"/>
        </w:rPr>
      </w:pPr>
      <w:r>
        <w:br w:type="page"/>
      </w:r>
    </w:p>
    <w:p w14:paraId="425D7A67" w14:textId="2D05D413" w:rsidR="00E60397" w:rsidRDefault="00E60397" w:rsidP="00E60397">
      <w:pPr>
        <w:pStyle w:val="Titelinhoudsopgave"/>
      </w:pPr>
      <w:r>
        <w:lastRenderedPageBreak/>
        <w:t>Lijst met tabellen</w:t>
      </w:r>
    </w:p>
    <w:p w14:paraId="10A7BD19" w14:textId="4A5319F2" w:rsidR="00E60397" w:rsidRDefault="00E60397">
      <w:pPr>
        <w:pStyle w:val="Lijstmetafbeeldingen"/>
        <w:tabs>
          <w:tab w:val="right" w:leader="dot" w:pos="9060"/>
        </w:tabs>
        <w:rPr>
          <w:rFonts w:asciiTheme="minorHAnsi" w:hAnsiTheme="minorHAnsi"/>
          <w:noProof/>
          <w:szCs w:val="22"/>
        </w:rPr>
      </w:pPr>
      <w:r>
        <w:rPr>
          <w:b/>
          <w:caps/>
        </w:rPr>
        <w:fldChar w:fldCharType="begin"/>
      </w:r>
      <w:r>
        <w:rPr>
          <w:b/>
          <w:caps/>
        </w:rPr>
        <w:instrText xml:space="preserve"> TOC \c "Tabel" </w:instrText>
      </w:r>
      <w:r>
        <w:rPr>
          <w:b/>
          <w:caps/>
        </w:rPr>
        <w:fldChar w:fldCharType="separate"/>
      </w:r>
      <w:r>
        <w:rPr>
          <w:noProof/>
        </w:rPr>
        <w:t>Tabel 2</w:t>
      </w:r>
      <w:r>
        <w:rPr>
          <w:noProof/>
        </w:rPr>
        <w:noBreakHyphen/>
        <w:t>1 Theoretische eigenschappen verschillende frameworks</w:t>
      </w:r>
      <w:r>
        <w:rPr>
          <w:noProof/>
        </w:rPr>
        <w:tab/>
      </w:r>
      <w:r>
        <w:rPr>
          <w:noProof/>
        </w:rPr>
        <w:fldChar w:fldCharType="begin"/>
      </w:r>
      <w:r>
        <w:rPr>
          <w:noProof/>
        </w:rPr>
        <w:instrText xml:space="preserve"> PAGEREF _Toc514513273 \h </w:instrText>
      </w:r>
      <w:r>
        <w:rPr>
          <w:noProof/>
        </w:rPr>
      </w:r>
      <w:r>
        <w:rPr>
          <w:noProof/>
        </w:rPr>
        <w:fldChar w:fldCharType="separate"/>
      </w:r>
      <w:r>
        <w:rPr>
          <w:noProof/>
        </w:rPr>
        <w:t>16</w:t>
      </w:r>
      <w:r>
        <w:rPr>
          <w:noProof/>
        </w:rPr>
        <w:fldChar w:fldCharType="end"/>
      </w:r>
    </w:p>
    <w:p w14:paraId="0E0E1664" w14:textId="5E51C2F0" w:rsidR="00E60397" w:rsidRDefault="00E60397">
      <w:pPr>
        <w:pStyle w:val="Lijstmetafbeeldingen"/>
        <w:tabs>
          <w:tab w:val="right" w:leader="dot" w:pos="9060"/>
        </w:tabs>
        <w:rPr>
          <w:rFonts w:asciiTheme="minorHAnsi" w:hAnsiTheme="minorHAnsi"/>
          <w:noProof/>
          <w:szCs w:val="22"/>
        </w:rPr>
      </w:pPr>
      <w:r w:rsidRPr="00E60397">
        <w:rPr>
          <w:noProof/>
        </w:rPr>
        <w:t>Tabel 2</w:t>
      </w:r>
      <w:r w:rsidRPr="00E60397">
        <w:rPr>
          <w:noProof/>
        </w:rPr>
        <w:noBreakHyphen/>
        <w:t>2 Enquête user experience</w:t>
      </w:r>
      <w:r>
        <w:rPr>
          <w:noProof/>
        </w:rPr>
        <w:tab/>
      </w:r>
      <w:r>
        <w:rPr>
          <w:noProof/>
        </w:rPr>
        <w:fldChar w:fldCharType="begin"/>
      </w:r>
      <w:r>
        <w:rPr>
          <w:noProof/>
        </w:rPr>
        <w:instrText xml:space="preserve"> PAGEREF _Toc514513274 \h </w:instrText>
      </w:r>
      <w:r>
        <w:rPr>
          <w:noProof/>
        </w:rPr>
      </w:r>
      <w:r>
        <w:rPr>
          <w:noProof/>
        </w:rPr>
        <w:fldChar w:fldCharType="separate"/>
      </w:r>
      <w:r>
        <w:rPr>
          <w:noProof/>
        </w:rPr>
        <w:t>21</w:t>
      </w:r>
      <w:r>
        <w:rPr>
          <w:noProof/>
        </w:rPr>
        <w:fldChar w:fldCharType="end"/>
      </w:r>
    </w:p>
    <w:p w14:paraId="4D7DB78B" w14:textId="1C9A07DF"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1 Vergelijking ontwikkelingseigenschappen</w:t>
      </w:r>
      <w:r>
        <w:rPr>
          <w:noProof/>
        </w:rPr>
        <w:tab/>
      </w:r>
      <w:r>
        <w:rPr>
          <w:noProof/>
        </w:rPr>
        <w:fldChar w:fldCharType="begin"/>
      </w:r>
      <w:r>
        <w:rPr>
          <w:noProof/>
        </w:rPr>
        <w:instrText xml:space="preserve"> PAGEREF _Toc514513275 \h </w:instrText>
      </w:r>
      <w:r>
        <w:rPr>
          <w:noProof/>
        </w:rPr>
      </w:r>
      <w:r>
        <w:rPr>
          <w:noProof/>
        </w:rPr>
        <w:fldChar w:fldCharType="separate"/>
      </w:r>
      <w:r>
        <w:rPr>
          <w:noProof/>
        </w:rPr>
        <w:t>27</w:t>
      </w:r>
      <w:r>
        <w:rPr>
          <w:noProof/>
        </w:rPr>
        <w:fldChar w:fldCharType="end"/>
      </w:r>
    </w:p>
    <w:p w14:paraId="6AF738B1" w14:textId="505075D1"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2 Vergelijking snelheden Android applicaties</w:t>
      </w:r>
      <w:r>
        <w:rPr>
          <w:noProof/>
        </w:rPr>
        <w:tab/>
      </w:r>
      <w:r>
        <w:rPr>
          <w:noProof/>
        </w:rPr>
        <w:fldChar w:fldCharType="begin"/>
      </w:r>
      <w:r>
        <w:rPr>
          <w:noProof/>
        </w:rPr>
        <w:instrText xml:space="preserve"> PAGEREF _Toc514513276 \h </w:instrText>
      </w:r>
      <w:r>
        <w:rPr>
          <w:noProof/>
        </w:rPr>
      </w:r>
      <w:r>
        <w:rPr>
          <w:noProof/>
        </w:rPr>
        <w:fldChar w:fldCharType="separate"/>
      </w:r>
      <w:r>
        <w:rPr>
          <w:noProof/>
        </w:rPr>
        <w:t>29</w:t>
      </w:r>
      <w:r>
        <w:rPr>
          <w:noProof/>
        </w:rPr>
        <w:fldChar w:fldCharType="end"/>
      </w:r>
    </w:p>
    <w:p w14:paraId="2946DF67" w14:textId="0B8789B4"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3 Vergelijking snelheden iOS applicaties</w:t>
      </w:r>
      <w:r>
        <w:rPr>
          <w:noProof/>
        </w:rPr>
        <w:tab/>
      </w:r>
      <w:r>
        <w:rPr>
          <w:noProof/>
        </w:rPr>
        <w:fldChar w:fldCharType="begin"/>
      </w:r>
      <w:r>
        <w:rPr>
          <w:noProof/>
        </w:rPr>
        <w:instrText xml:space="preserve"> PAGEREF _Toc514513277 \h </w:instrText>
      </w:r>
      <w:r>
        <w:rPr>
          <w:noProof/>
        </w:rPr>
      </w:r>
      <w:r>
        <w:rPr>
          <w:noProof/>
        </w:rPr>
        <w:fldChar w:fldCharType="separate"/>
      </w:r>
      <w:r>
        <w:rPr>
          <w:noProof/>
        </w:rPr>
        <w:t>29</w:t>
      </w:r>
      <w:r>
        <w:rPr>
          <w:noProof/>
        </w:rPr>
        <w:fldChar w:fldCharType="end"/>
      </w:r>
    </w:p>
    <w:p w14:paraId="1EF54B0F" w14:textId="3095B3D1"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4 Vergelijking geheugengebruik Android applicaties</w:t>
      </w:r>
      <w:r>
        <w:rPr>
          <w:noProof/>
        </w:rPr>
        <w:tab/>
      </w:r>
      <w:r>
        <w:rPr>
          <w:noProof/>
        </w:rPr>
        <w:fldChar w:fldCharType="begin"/>
      </w:r>
      <w:r>
        <w:rPr>
          <w:noProof/>
        </w:rPr>
        <w:instrText xml:space="preserve"> PAGEREF _Toc514513278 \h </w:instrText>
      </w:r>
      <w:r>
        <w:rPr>
          <w:noProof/>
        </w:rPr>
      </w:r>
      <w:r>
        <w:rPr>
          <w:noProof/>
        </w:rPr>
        <w:fldChar w:fldCharType="separate"/>
      </w:r>
      <w:r>
        <w:rPr>
          <w:noProof/>
        </w:rPr>
        <w:t>30</w:t>
      </w:r>
      <w:r>
        <w:rPr>
          <w:noProof/>
        </w:rPr>
        <w:fldChar w:fldCharType="end"/>
      </w:r>
    </w:p>
    <w:p w14:paraId="434D53B8" w14:textId="7C5B07E7"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5 Vergelijking geheugengebruik iOS applicaties</w:t>
      </w:r>
      <w:r>
        <w:rPr>
          <w:noProof/>
        </w:rPr>
        <w:tab/>
      </w:r>
      <w:r>
        <w:rPr>
          <w:noProof/>
        </w:rPr>
        <w:fldChar w:fldCharType="begin"/>
      </w:r>
      <w:r>
        <w:rPr>
          <w:noProof/>
        </w:rPr>
        <w:instrText xml:space="preserve"> PAGEREF _Toc514513279 \h </w:instrText>
      </w:r>
      <w:r>
        <w:rPr>
          <w:noProof/>
        </w:rPr>
      </w:r>
      <w:r>
        <w:rPr>
          <w:noProof/>
        </w:rPr>
        <w:fldChar w:fldCharType="separate"/>
      </w:r>
      <w:r>
        <w:rPr>
          <w:noProof/>
        </w:rPr>
        <w:t>30</w:t>
      </w:r>
      <w:r>
        <w:rPr>
          <w:noProof/>
        </w:rPr>
        <w:fldChar w:fldCharType="end"/>
      </w:r>
    </w:p>
    <w:p w14:paraId="08918872" w14:textId="18AF13B2"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6 Resultaten enquête Android applicaties</w:t>
      </w:r>
      <w:r>
        <w:rPr>
          <w:noProof/>
        </w:rPr>
        <w:tab/>
      </w:r>
      <w:r>
        <w:rPr>
          <w:noProof/>
        </w:rPr>
        <w:fldChar w:fldCharType="begin"/>
      </w:r>
      <w:r>
        <w:rPr>
          <w:noProof/>
        </w:rPr>
        <w:instrText xml:space="preserve"> PAGEREF _Toc514513280 \h </w:instrText>
      </w:r>
      <w:r>
        <w:rPr>
          <w:noProof/>
        </w:rPr>
      </w:r>
      <w:r>
        <w:rPr>
          <w:noProof/>
        </w:rPr>
        <w:fldChar w:fldCharType="separate"/>
      </w:r>
      <w:r>
        <w:rPr>
          <w:noProof/>
        </w:rPr>
        <w:t>31</w:t>
      </w:r>
      <w:r>
        <w:rPr>
          <w:noProof/>
        </w:rPr>
        <w:fldChar w:fldCharType="end"/>
      </w:r>
    </w:p>
    <w:p w14:paraId="522C45A5" w14:textId="449C64CE" w:rsidR="00E60397" w:rsidRDefault="00E60397">
      <w:pPr>
        <w:pStyle w:val="Lijstmetafbeeldingen"/>
        <w:tabs>
          <w:tab w:val="right" w:leader="dot" w:pos="9060"/>
        </w:tabs>
        <w:rPr>
          <w:rFonts w:asciiTheme="minorHAnsi" w:hAnsiTheme="minorHAnsi"/>
          <w:noProof/>
          <w:szCs w:val="22"/>
        </w:rPr>
      </w:pPr>
      <w:r>
        <w:rPr>
          <w:noProof/>
        </w:rPr>
        <w:t>Tabel 4</w:t>
      </w:r>
      <w:r>
        <w:rPr>
          <w:noProof/>
        </w:rPr>
        <w:noBreakHyphen/>
        <w:t>7 Resultaten enquête iOS applicaties</w:t>
      </w:r>
      <w:r>
        <w:rPr>
          <w:noProof/>
        </w:rPr>
        <w:tab/>
      </w:r>
      <w:r>
        <w:rPr>
          <w:noProof/>
        </w:rPr>
        <w:fldChar w:fldCharType="begin"/>
      </w:r>
      <w:r>
        <w:rPr>
          <w:noProof/>
        </w:rPr>
        <w:instrText xml:space="preserve"> PAGEREF _Toc514513281 \h </w:instrText>
      </w:r>
      <w:r>
        <w:rPr>
          <w:noProof/>
        </w:rPr>
      </w:r>
      <w:r>
        <w:rPr>
          <w:noProof/>
        </w:rPr>
        <w:fldChar w:fldCharType="separate"/>
      </w:r>
      <w:r>
        <w:rPr>
          <w:noProof/>
        </w:rPr>
        <w:t>31</w:t>
      </w:r>
      <w:r>
        <w:rPr>
          <w:noProof/>
        </w:rPr>
        <w:fldChar w:fldCharType="end"/>
      </w:r>
    </w:p>
    <w:p w14:paraId="2DE22E16" w14:textId="5DE2A72F" w:rsidR="00E60397" w:rsidRDefault="00E60397" w:rsidP="00E60397">
      <w:pPr>
        <w:pStyle w:val="Titelinhoudsopgave"/>
      </w:pPr>
      <w:r>
        <w:rPr>
          <w:rFonts w:ascii="Arial" w:hAnsi="Arial" w:cstheme="minorBidi"/>
          <w:b w:val="0"/>
          <w:caps w:val="0"/>
          <w:sz w:val="22"/>
        </w:rPr>
        <w:fldChar w:fldCharType="end"/>
      </w:r>
      <w:r w:rsidRPr="00E14583">
        <w:t xml:space="preserve"> </w:t>
      </w:r>
    </w:p>
    <w:p w14:paraId="61762C83" w14:textId="77777777" w:rsidR="00E14583" w:rsidRPr="00E14583" w:rsidRDefault="00E14583" w:rsidP="00E14583">
      <w:pPr>
        <w:pStyle w:val="Titelinhoudsopgave"/>
      </w:pPr>
    </w:p>
    <w:p w14:paraId="36BA5A21" w14:textId="77777777" w:rsidR="00C75CE0" w:rsidRPr="00C75CE0" w:rsidRDefault="00C75CE0" w:rsidP="00C75CE0"/>
    <w:tbl>
      <w:tblPr>
        <w:tblStyle w:val="Tabelrast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6"/>
        <w:gridCol w:w="6639"/>
        <w:gridCol w:w="1765"/>
      </w:tblGrid>
      <w:tr w:rsidR="00A16568" w:rsidRPr="00AA5A48" w14:paraId="3C3AB7A6" w14:textId="77777777" w:rsidTr="003601DE">
        <w:tc>
          <w:tcPr>
            <w:tcW w:w="367" w:type="pct"/>
          </w:tcPr>
          <w:p w14:paraId="4884B6BD" w14:textId="77777777" w:rsidR="00A16568" w:rsidRPr="00AA5A48" w:rsidRDefault="00A16568" w:rsidP="003601DE">
            <w:pPr>
              <w:spacing w:after="0"/>
              <w:jc w:val="left"/>
              <w:rPr>
                <w:rFonts w:ascii="Symbol" w:hAnsi="Symbol"/>
              </w:rPr>
            </w:pPr>
          </w:p>
        </w:tc>
        <w:tc>
          <w:tcPr>
            <w:tcW w:w="3660" w:type="pct"/>
          </w:tcPr>
          <w:p w14:paraId="266339DE" w14:textId="77777777" w:rsidR="00A16568" w:rsidRDefault="00A16568" w:rsidP="004B5FF3"/>
        </w:tc>
        <w:tc>
          <w:tcPr>
            <w:tcW w:w="973" w:type="pct"/>
          </w:tcPr>
          <w:p w14:paraId="47AFBEE2" w14:textId="77777777" w:rsidR="00A16568" w:rsidRDefault="00A16568" w:rsidP="004B5FF3"/>
        </w:tc>
      </w:tr>
      <w:tr w:rsidR="00A16568" w:rsidRPr="00AA5A48" w14:paraId="108EAC76" w14:textId="77777777" w:rsidTr="003601DE">
        <w:tc>
          <w:tcPr>
            <w:tcW w:w="367" w:type="pct"/>
          </w:tcPr>
          <w:p w14:paraId="33A42316" w14:textId="77777777" w:rsidR="00A16568" w:rsidRPr="00AA5A48" w:rsidRDefault="00A16568" w:rsidP="004B5FF3">
            <w:pPr>
              <w:rPr>
                <w:rFonts w:ascii="Symbol" w:hAnsi="Symbol"/>
              </w:rPr>
            </w:pPr>
          </w:p>
        </w:tc>
        <w:tc>
          <w:tcPr>
            <w:tcW w:w="3660" w:type="pct"/>
          </w:tcPr>
          <w:p w14:paraId="3AE2DD48" w14:textId="77777777" w:rsidR="00A16568" w:rsidRDefault="00A16568" w:rsidP="004B5FF3"/>
        </w:tc>
        <w:tc>
          <w:tcPr>
            <w:tcW w:w="973" w:type="pct"/>
          </w:tcPr>
          <w:p w14:paraId="2C4FE847" w14:textId="77777777" w:rsidR="00A16568" w:rsidRDefault="00A16568" w:rsidP="004B5FF3"/>
        </w:tc>
      </w:tr>
      <w:tr w:rsidR="00A16568" w14:paraId="188D29FA" w14:textId="77777777" w:rsidTr="003601DE">
        <w:tc>
          <w:tcPr>
            <w:tcW w:w="367" w:type="pct"/>
          </w:tcPr>
          <w:p w14:paraId="4C7AD4FA" w14:textId="77777777" w:rsidR="00A16568" w:rsidRDefault="00A16568" w:rsidP="004B5FF3"/>
        </w:tc>
        <w:tc>
          <w:tcPr>
            <w:tcW w:w="3660" w:type="pct"/>
          </w:tcPr>
          <w:p w14:paraId="1F4957CF" w14:textId="77777777" w:rsidR="00A16568" w:rsidRDefault="00A16568" w:rsidP="004B5FF3"/>
        </w:tc>
        <w:tc>
          <w:tcPr>
            <w:tcW w:w="973" w:type="pct"/>
          </w:tcPr>
          <w:p w14:paraId="5BBA63A2" w14:textId="77777777" w:rsidR="00A16568" w:rsidRDefault="00A16568" w:rsidP="004B5FF3"/>
        </w:tc>
      </w:tr>
      <w:tr w:rsidR="00A16568" w14:paraId="27FD031C" w14:textId="77777777" w:rsidTr="003601DE">
        <w:tc>
          <w:tcPr>
            <w:tcW w:w="367" w:type="pct"/>
          </w:tcPr>
          <w:p w14:paraId="7A90136A" w14:textId="77777777" w:rsidR="00A16568" w:rsidRDefault="00A16568" w:rsidP="004B5FF3"/>
        </w:tc>
        <w:tc>
          <w:tcPr>
            <w:tcW w:w="3660" w:type="pct"/>
          </w:tcPr>
          <w:p w14:paraId="0445C12C" w14:textId="77777777" w:rsidR="00A16568" w:rsidRDefault="00A16568" w:rsidP="004B5FF3"/>
        </w:tc>
        <w:tc>
          <w:tcPr>
            <w:tcW w:w="973" w:type="pct"/>
          </w:tcPr>
          <w:p w14:paraId="03106B9C" w14:textId="77777777" w:rsidR="00A16568" w:rsidRDefault="00A16568" w:rsidP="004B5FF3"/>
        </w:tc>
      </w:tr>
    </w:tbl>
    <w:p w14:paraId="306D0EEF" w14:textId="77777777" w:rsidR="00A16568" w:rsidRDefault="00A16568" w:rsidP="00E73A60">
      <w:pPr>
        <w:sectPr w:rsidR="00A16568" w:rsidSect="00F01E7D">
          <w:pgSz w:w="11906" w:h="16838"/>
          <w:pgMar w:top="1418" w:right="1418" w:bottom="1418" w:left="1418" w:header="709" w:footer="709" w:gutter="0"/>
          <w:pgNumType w:fmt="lowerRoman"/>
          <w:cols w:space="708"/>
          <w:docGrid w:linePitch="360"/>
        </w:sectPr>
      </w:pPr>
    </w:p>
    <w:p w14:paraId="62E2B56C" w14:textId="77777777" w:rsidR="003601DE" w:rsidRDefault="00A16568" w:rsidP="007420BD">
      <w:pPr>
        <w:pStyle w:val="Titelinhoudsopgave"/>
      </w:pPr>
      <w:bookmarkStart w:id="8" w:name="_Toc476121734"/>
      <w:r>
        <w:lastRenderedPageBreak/>
        <w:t>Lijst met afkortingen</w:t>
      </w:r>
      <w:bookmarkEnd w:id="8"/>
    </w:p>
    <w:tbl>
      <w:tblPr>
        <w:tblStyle w:val="Tabelraster"/>
        <w:tblW w:w="8647" w:type="dxa"/>
        <w:tblInd w:w="2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2"/>
        <w:gridCol w:w="5810"/>
        <w:gridCol w:w="1985"/>
      </w:tblGrid>
      <w:tr w:rsidR="003601DE" w14:paraId="0EF9CE24" w14:textId="77777777" w:rsidTr="00EA4F95">
        <w:tc>
          <w:tcPr>
            <w:tcW w:w="851" w:type="dxa"/>
          </w:tcPr>
          <w:p w14:paraId="2E56DED4" w14:textId="77777777" w:rsidR="003601DE" w:rsidRDefault="003601DE" w:rsidP="00EA4F95">
            <w:r>
              <w:t xml:space="preserve">API </w:t>
            </w:r>
          </w:p>
        </w:tc>
        <w:tc>
          <w:tcPr>
            <w:tcW w:w="5811" w:type="dxa"/>
          </w:tcPr>
          <w:p w14:paraId="55AF48C0" w14:textId="77777777" w:rsidR="003601DE" w:rsidRDefault="003601DE" w:rsidP="00EA4F95">
            <w:r>
              <w:t>Application programming interface</w:t>
            </w:r>
          </w:p>
        </w:tc>
        <w:tc>
          <w:tcPr>
            <w:tcW w:w="1985" w:type="dxa"/>
          </w:tcPr>
          <w:p w14:paraId="4086D081" w14:textId="77777777" w:rsidR="003601DE" w:rsidRDefault="003601DE" w:rsidP="00EA4F95"/>
        </w:tc>
      </w:tr>
      <w:tr w:rsidR="003601DE" w14:paraId="3BE0B9AB" w14:textId="77777777" w:rsidTr="00EA4F95">
        <w:tc>
          <w:tcPr>
            <w:tcW w:w="851" w:type="dxa"/>
          </w:tcPr>
          <w:p w14:paraId="2065F66C" w14:textId="0049EC4E" w:rsidR="003601DE" w:rsidRDefault="00573705" w:rsidP="00EA4F95">
            <w:r>
              <w:t>(G)</w:t>
            </w:r>
            <w:r w:rsidR="003601DE">
              <w:t>UI</w:t>
            </w:r>
          </w:p>
        </w:tc>
        <w:tc>
          <w:tcPr>
            <w:tcW w:w="5811" w:type="dxa"/>
          </w:tcPr>
          <w:p w14:paraId="02AB61AF" w14:textId="7A0C29A0" w:rsidR="003601DE" w:rsidRDefault="00573705" w:rsidP="00EA4F95">
            <w:r>
              <w:t xml:space="preserve">(Graphical) </w:t>
            </w:r>
            <w:r w:rsidR="003601DE">
              <w:t>User interface</w:t>
            </w:r>
          </w:p>
        </w:tc>
        <w:tc>
          <w:tcPr>
            <w:tcW w:w="1985" w:type="dxa"/>
          </w:tcPr>
          <w:p w14:paraId="03CF1EE4" w14:textId="77777777" w:rsidR="003601DE" w:rsidRDefault="003601DE" w:rsidP="00EA4F95"/>
        </w:tc>
      </w:tr>
      <w:tr w:rsidR="003601DE" w14:paraId="4018BA7F" w14:textId="77777777" w:rsidTr="00EA4F95">
        <w:tc>
          <w:tcPr>
            <w:tcW w:w="851" w:type="dxa"/>
          </w:tcPr>
          <w:p w14:paraId="373F9F5E" w14:textId="77777777" w:rsidR="003601DE" w:rsidRDefault="003601DE" w:rsidP="00EA4F95">
            <w:r>
              <w:t>SDK</w:t>
            </w:r>
          </w:p>
        </w:tc>
        <w:tc>
          <w:tcPr>
            <w:tcW w:w="5811" w:type="dxa"/>
          </w:tcPr>
          <w:p w14:paraId="1ED1A3EE" w14:textId="77777777" w:rsidR="003601DE" w:rsidRDefault="003601DE" w:rsidP="00EA4F95">
            <w:r>
              <w:t>Software development kit</w:t>
            </w:r>
          </w:p>
        </w:tc>
        <w:tc>
          <w:tcPr>
            <w:tcW w:w="1985" w:type="dxa"/>
          </w:tcPr>
          <w:p w14:paraId="6B8A9F93" w14:textId="77777777" w:rsidR="003601DE" w:rsidRDefault="003601DE" w:rsidP="00EA4F95"/>
        </w:tc>
      </w:tr>
      <w:tr w:rsidR="003601DE" w14:paraId="05E133E9" w14:textId="77777777" w:rsidTr="00EA4F95">
        <w:tc>
          <w:tcPr>
            <w:tcW w:w="851" w:type="dxa"/>
          </w:tcPr>
          <w:p w14:paraId="0FB769CA" w14:textId="77777777" w:rsidR="003601DE" w:rsidRDefault="003601DE" w:rsidP="00EA4F95">
            <w:r>
              <w:t>UWP</w:t>
            </w:r>
          </w:p>
        </w:tc>
        <w:tc>
          <w:tcPr>
            <w:tcW w:w="5811" w:type="dxa"/>
          </w:tcPr>
          <w:p w14:paraId="0A622116" w14:textId="77777777" w:rsidR="003601DE" w:rsidRDefault="003601DE" w:rsidP="00EA4F95">
            <w:r>
              <w:t>Universal Windows Platform</w:t>
            </w:r>
          </w:p>
        </w:tc>
        <w:tc>
          <w:tcPr>
            <w:tcW w:w="1985" w:type="dxa"/>
          </w:tcPr>
          <w:p w14:paraId="719BED08" w14:textId="77777777" w:rsidR="003601DE" w:rsidRDefault="003601DE" w:rsidP="00EA4F95"/>
        </w:tc>
      </w:tr>
      <w:tr w:rsidR="003601DE" w14:paraId="6772F972" w14:textId="77777777" w:rsidTr="00EA4F95">
        <w:tc>
          <w:tcPr>
            <w:tcW w:w="851" w:type="dxa"/>
          </w:tcPr>
          <w:p w14:paraId="2B91299E" w14:textId="77777777" w:rsidR="003601DE" w:rsidRDefault="003601DE" w:rsidP="00EA4F95">
            <w:r>
              <w:t>GLUT</w:t>
            </w:r>
          </w:p>
        </w:tc>
        <w:tc>
          <w:tcPr>
            <w:tcW w:w="5811" w:type="dxa"/>
          </w:tcPr>
          <w:p w14:paraId="7AF6602C" w14:textId="77777777" w:rsidR="003601DE" w:rsidRDefault="003601DE" w:rsidP="00EA4F95">
            <w:r>
              <w:rPr>
                <w:color w:val="000000"/>
                <w:sz w:val="20"/>
                <w:shd w:val="clear" w:color="auto" w:fill="FFFFFF"/>
              </w:rPr>
              <w:t>OpenGL Utility Toolkit</w:t>
            </w:r>
          </w:p>
        </w:tc>
        <w:tc>
          <w:tcPr>
            <w:tcW w:w="1985" w:type="dxa"/>
          </w:tcPr>
          <w:p w14:paraId="58D466A7" w14:textId="77777777" w:rsidR="003601DE" w:rsidRDefault="003601DE" w:rsidP="00EA4F95"/>
        </w:tc>
      </w:tr>
      <w:tr w:rsidR="003601DE" w:rsidRPr="00AA5A48" w14:paraId="5C1A28B4" w14:textId="77777777" w:rsidTr="00EA4F95">
        <w:tc>
          <w:tcPr>
            <w:tcW w:w="851" w:type="dxa"/>
          </w:tcPr>
          <w:p w14:paraId="40D87004" w14:textId="77777777" w:rsidR="003601DE" w:rsidRPr="00AA5A48" w:rsidRDefault="003601DE" w:rsidP="00EA4F95">
            <w:pPr>
              <w:rPr>
                <w:rFonts w:ascii="Symbol" w:hAnsi="Symbol"/>
              </w:rPr>
            </w:pPr>
            <w:r>
              <w:t>GLU</w:t>
            </w:r>
          </w:p>
        </w:tc>
        <w:tc>
          <w:tcPr>
            <w:tcW w:w="5811" w:type="dxa"/>
          </w:tcPr>
          <w:p w14:paraId="4A4E2EFB" w14:textId="77777777" w:rsidR="003601DE" w:rsidRPr="00AA5A48" w:rsidRDefault="003601DE" w:rsidP="00EA4F95">
            <w:r>
              <w:t>OpenGL Utility Library</w:t>
            </w:r>
          </w:p>
        </w:tc>
        <w:tc>
          <w:tcPr>
            <w:tcW w:w="1985" w:type="dxa"/>
          </w:tcPr>
          <w:p w14:paraId="346D31BE" w14:textId="77777777" w:rsidR="003601DE" w:rsidRPr="00AA5A48" w:rsidRDefault="003601DE" w:rsidP="00EA4F95"/>
        </w:tc>
      </w:tr>
      <w:tr w:rsidR="003601DE" w:rsidRPr="00CC1765" w14:paraId="04C0628A" w14:textId="77777777" w:rsidTr="00EA4F95">
        <w:tc>
          <w:tcPr>
            <w:tcW w:w="851" w:type="dxa"/>
          </w:tcPr>
          <w:p w14:paraId="729863B2" w14:textId="77777777" w:rsidR="003601DE" w:rsidRPr="00AA5A48" w:rsidRDefault="003601DE" w:rsidP="00EA4F95">
            <w:pPr>
              <w:rPr>
                <w:rFonts w:ascii="Symbol" w:hAnsi="Symbol"/>
              </w:rPr>
            </w:pPr>
            <w:r>
              <w:t>GLX</w:t>
            </w:r>
          </w:p>
        </w:tc>
        <w:tc>
          <w:tcPr>
            <w:tcW w:w="5811" w:type="dxa"/>
          </w:tcPr>
          <w:p w14:paraId="5B35897E" w14:textId="77777777" w:rsidR="003601DE" w:rsidRPr="00DD1452" w:rsidRDefault="003601DE" w:rsidP="00EA4F95">
            <w:pPr>
              <w:rPr>
                <w:lang w:val="en-US"/>
              </w:rPr>
            </w:pPr>
            <w:r w:rsidRPr="00DD1452">
              <w:rPr>
                <w:lang w:val="en-US"/>
              </w:rPr>
              <w:t>OpenGL Extension to the X Window System</w:t>
            </w:r>
          </w:p>
        </w:tc>
        <w:tc>
          <w:tcPr>
            <w:tcW w:w="1985" w:type="dxa"/>
          </w:tcPr>
          <w:p w14:paraId="2FE87AEB" w14:textId="77777777" w:rsidR="003601DE" w:rsidRPr="00DD1452" w:rsidRDefault="003601DE" w:rsidP="00EA4F95">
            <w:pPr>
              <w:rPr>
                <w:lang w:val="en-US"/>
              </w:rPr>
            </w:pPr>
          </w:p>
        </w:tc>
      </w:tr>
      <w:tr w:rsidR="003601DE" w:rsidRPr="00AA5A48" w14:paraId="3F687577" w14:textId="77777777" w:rsidTr="00EA4F95">
        <w:tc>
          <w:tcPr>
            <w:tcW w:w="851" w:type="dxa"/>
          </w:tcPr>
          <w:p w14:paraId="63910173" w14:textId="77777777" w:rsidR="003601DE" w:rsidRPr="00AA5A48" w:rsidRDefault="003601DE" w:rsidP="00EA4F95">
            <w:pPr>
              <w:rPr>
                <w:rFonts w:ascii="Symbol" w:hAnsi="Symbol"/>
              </w:rPr>
            </w:pPr>
            <w:r>
              <w:t>AGL</w:t>
            </w:r>
          </w:p>
        </w:tc>
        <w:tc>
          <w:tcPr>
            <w:tcW w:w="5811" w:type="dxa"/>
          </w:tcPr>
          <w:p w14:paraId="4CF19741" w14:textId="77777777" w:rsidR="003601DE" w:rsidRDefault="003601DE" w:rsidP="00EA4F95">
            <w:r>
              <w:t>Apple Graphics Library</w:t>
            </w:r>
          </w:p>
        </w:tc>
        <w:tc>
          <w:tcPr>
            <w:tcW w:w="1985" w:type="dxa"/>
          </w:tcPr>
          <w:p w14:paraId="6B4489D4" w14:textId="77777777" w:rsidR="003601DE" w:rsidRDefault="003601DE" w:rsidP="00EA4F95"/>
        </w:tc>
      </w:tr>
      <w:tr w:rsidR="003601DE" w14:paraId="71D9459C" w14:textId="77777777" w:rsidTr="00EA4F95">
        <w:tc>
          <w:tcPr>
            <w:tcW w:w="851" w:type="dxa"/>
          </w:tcPr>
          <w:p w14:paraId="256F1BFE" w14:textId="77777777" w:rsidR="003601DE" w:rsidRDefault="003601DE" w:rsidP="00EA4F95">
            <w:r>
              <w:t>GNU</w:t>
            </w:r>
          </w:p>
        </w:tc>
        <w:tc>
          <w:tcPr>
            <w:tcW w:w="5811" w:type="dxa"/>
          </w:tcPr>
          <w:p w14:paraId="329196DF" w14:textId="77777777" w:rsidR="003601DE" w:rsidRDefault="003601DE" w:rsidP="00EA4F95">
            <w:r w:rsidRPr="00323416">
              <w:t>GNU Compiler Collection</w:t>
            </w:r>
          </w:p>
        </w:tc>
        <w:tc>
          <w:tcPr>
            <w:tcW w:w="1985" w:type="dxa"/>
          </w:tcPr>
          <w:p w14:paraId="1655BA50" w14:textId="77777777" w:rsidR="003601DE" w:rsidRDefault="003601DE" w:rsidP="00EA4F95"/>
        </w:tc>
      </w:tr>
      <w:tr w:rsidR="003601DE" w14:paraId="00C20F63" w14:textId="77777777" w:rsidTr="00EA4F95">
        <w:tc>
          <w:tcPr>
            <w:tcW w:w="851" w:type="dxa"/>
          </w:tcPr>
          <w:p w14:paraId="37505481" w14:textId="77777777" w:rsidR="003601DE" w:rsidRDefault="003601DE" w:rsidP="00EA4F95">
            <w:r>
              <w:t>ICC</w:t>
            </w:r>
          </w:p>
        </w:tc>
        <w:tc>
          <w:tcPr>
            <w:tcW w:w="5811" w:type="dxa"/>
          </w:tcPr>
          <w:p w14:paraId="1FC6A2D2" w14:textId="77777777" w:rsidR="003601DE" w:rsidRPr="00323416" w:rsidRDefault="003601DE" w:rsidP="00EA4F95">
            <w:r>
              <w:t>Intel C++ Compiler</w:t>
            </w:r>
          </w:p>
        </w:tc>
        <w:tc>
          <w:tcPr>
            <w:tcW w:w="1985" w:type="dxa"/>
          </w:tcPr>
          <w:p w14:paraId="2261107B" w14:textId="77777777" w:rsidR="003601DE" w:rsidRDefault="003601DE" w:rsidP="00EA4F95"/>
        </w:tc>
      </w:tr>
      <w:tr w:rsidR="003601DE" w:rsidRPr="00CC1765" w14:paraId="0AB2418D" w14:textId="77777777" w:rsidTr="00EA4F95">
        <w:tc>
          <w:tcPr>
            <w:tcW w:w="851" w:type="dxa"/>
          </w:tcPr>
          <w:p w14:paraId="2FD4EE21" w14:textId="77777777" w:rsidR="003601DE" w:rsidRDefault="003601DE" w:rsidP="00EA4F95">
            <w:r>
              <w:t>MSVC</w:t>
            </w:r>
          </w:p>
          <w:p w14:paraId="7CA75EB0" w14:textId="77777777" w:rsidR="003601DE" w:rsidRDefault="003601DE" w:rsidP="00EA4F95">
            <w:r>
              <w:t>DOM</w:t>
            </w:r>
          </w:p>
          <w:p w14:paraId="030AD54A" w14:textId="77777777" w:rsidR="00FF0A90" w:rsidRDefault="00FF0A90" w:rsidP="00EA4F95">
            <w:r>
              <w:t>IDE</w:t>
            </w:r>
          </w:p>
          <w:p w14:paraId="6980BDFC" w14:textId="004791F2" w:rsidR="00573705" w:rsidRDefault="000F2054" w:rsidP="00EA4F95">
            <w:r>
              <w:t>APK</w:t>
            </w:r>
          </w:p>
          <w:p w14:paraId="54B6B1BA" w14:textId="7FCD0AFA" w:rsidR="00647890" w:rsidRDefault="00647890" w:rsidP="00EA4F95">
            <w:r>
              <w:rPr>
                <w:lang w:eastAsia="en-US"/>
              </w:rPr>
              <w:t>IPA</w:t>
            </w:r>
          </w:p>
          <w:p w14:paraId="61F2BA1F" w14:textId="77777777" w:rsidR="00CD1C7C" w:rsidRDefault="00CD1C7C" w:rsidP="00EA4F95">
            <w:r>
              <w:t>OS</w:t>
            </w:r>
          </w:p>
          <w:p w14:paraId="16C0456E" w14:textId="75972396" w:rsidR="00F95BBB" w:rsidRDefault="00F95BBB" w:rsidP="00EA4F95">
            <w:r>
              <w:t>CLI</w:t>
            </w:r>
          </w:p>
        </w:tc>
        <w:tc>
          <w:tcPr>
            <w:tcW w:w="5811" w:type="dxa"/>
          </w:tcPr>
          <w:p w14:paraId="693438FB" w14:textId="77777777" w:rsidR="003601DE" w:rsidRDefault="003601DE" w:rsidP="00EA4F95">
            <w:r>
              <w:t>Microsoft Visual C++</w:t>
            </w:r>
          </w:p>
          <w:p w14:paraId="757E6780" w14:textId="77777777" w:rsidR="003601DE" w:rsidRDefault="003601DE" w:rsidP="00EA4F95">
            <w:r>
              <w:t>Document Object Model</w:t>
            </w:r>
          </w:p>
          <w:p w14:paraId="2C756EA4" w14:textId="77777777" w:rsidR="00D27844" w:rsidRPr="00DD1452" w:rsidRDefault="00D27844" w:rsidP="00EA4F95">
            <w:pPr>
              <w:rPr>
                <w:lang w:val="en-US"/>
              </w:rPr>
            </w:pPr>
            <w:r w:rsidRPr="00DD1452">
              <w:rPr>
                <w:lang w:val="en-US"/>
              </w:rPr>
              <w:t xml:space="preserve">Integrated </w:t>
            </w:r>
            <w:r w:rsidR="00FF0A90" w:rsidRPr="00DD1452">
              <w:rPr>
                <w:lang w:val="en-US"/>
              </w:rPr>
              <w:t>development environment</w:t>
            </w:r>
          </w:p>
          <w:p w14:paraId="419E0486" w14:textId="782B2250" w:rsidR="00573705" w:rsidRDefault="000F2054" w:rsidP="00EA4F95">
            <w:pPr>
              <w:rPr>
                <w:lang w:val="en-US"/>
              </w:rPr>
            </w:pPr>
            <w:r w:rsidRPr="00DD1452">
              <w:rPr>
                <w:lang w:val="en-US"/>
              </w:rPr>
              <w:t>Android Package File</w:t>
            </w:r>
          </w:p>
          <w:p w14:paraId="29D03CE4" w14:textId="1549CA02" w:rsidR="00647890" w:rsidRDefault="001D06B2" w:rsidP="00EA4F95">
            <w:pPr>
              <w:rPr>
                <w:lang w:val="en-US"/>
              </w:rPr>
            </w:pPr>
            <w:r>
              <w:rPr>
                <w:lang w:val="en-US"/>
              </w:rPr>
              <w:t>Iphone Application A</w:t>
            </w:r>
            <w:r w:rsidR="00CD778E">
              <w:rPr>
                <w:lang w:val="en-US"/>
              </w:rPr>
              <w:t>rchive</w:t>
            </w:r>
          </w:p>
          <w:p w14:paraId="55408E6C" w14:textId="77777777" w:rsidR="00CD1C7C" w:rsidRDefault="00CD1C7C" w:rsidP="00EA4F95">
            <w:pPr>
              <w:rPr>
                <w:lang w:val="en-US"/>
              </w:rPr>
            </w:pPr>
            <w:r>
              <w:rPr>
                <w:lang w:val="en-US"/>
              </w:rPr>
              <w:t>Operating system</w:t>
            </w:r>
          </w:p>
          <w:p w14:paraId="137AD73B" w14:textId="2C56B80B" w:rsidR="00F95BBB" w:rsidRPr="00DD1452" w:rsidRDefault="00F95BBB" w:rsidP="00EA4F95">
            <w:pPr>
              <w:rPr>
                <w:lang w:val="en-US"/>
              </w:rPr>
            </w:pPr>
            <w:r>
              <w:rPr>
                <w:lang w:val="en-US"/>
              </w:rPr>
              <w:t>Command line interface</w:t>
            </w:r>
          </w:p>
        </w:tc>
        <w:tc>
          <w:tcPr>
            <w:tcW w:w="1985" w:type="dxa"/>
          </w:tcPr>
          <w:p w14:paraId="6A9FACBA" w14:textId="77777777" w:rsidR="003601DE" w:rsidRPr="00DD1452" w:rsidRDefault="003601DE" w:rsidP="00EA4F95">
            <w:pPr>
              <w:rPr>
                <w:lang w:val="en-US"/>
              </w:rPr>
            </w:pPr>
          </w:p>
        </w:tc>
      </w:tr>
    </w:tbl>
    <w:p w14:paraId="1D08C5C7" w14:textId="359D8A7A" w:rsidR="00F01E7D" w:rsidRPr="00D964B8" w:rsidRDefault="00F01E7D" w:rsidP="00D27844">
      <w:pPr>
        <w:rPr>
          <w:lang w:val="en-US" w:eastAsia="en-US"/>
        </w:rPr>
        <w:sectPr w:rsidR="00F01E7D" w:rsidRPr="00D964B8" w:rsidSect="00F01E7D">
          <w:headerReference w:type="even" r:id="rId23"/>
          <w:headerReference w:type="default" r:id="rId24"/>
          <w:footerReference w:type="even" r:id="rId25"/>
          <w:footerReference w:type="first" r:id="rId26"/>
          <w:type w:val="oddPage"/>
          <w:pgSz w:w="11906" w:h="16838"/>
          <w:pgMar w:top="1418" w:right="1418" w:bottom="1418" w:left="1418" w:header="709" w:footer="709" w:gutter="0"/>
          <w:pgNumType w:fmt="lowerRoman"/>
          <w:cols w:space="708"/>
          <w:docGrid w:linePitch="360"/>
        </w:sectPr>
      </w:pPr>
    </w:p>
    <w:p w14:paraId="7C150399" w14:textId="77777777" w:rsidR="009312AF" w:rsidRPr="009312AF" w:rsidRDefault="009312AF" w:rsidP="009312AF">
      <w:pPr>
        <w:rPr>
          <w:b/>
          <w:vanish/>
          <w:color w:val="00407A" w:themeColor="text2"/>
        </w:rPr>
      </w:pPr>
      <w:r w:rsidRPr="009312AF">
        <w:rPr>
          <w:b/>
          <w:vanish/>
          <w:color w:val="00407A" w:themeColor="text2"/>
        </w:rPr>
        <w:lastRenderedPageBreak/>
        <w:t xml:space="preserve">Druk &lt;Ctrl + Alt + Shift + S&gt; om </w:t>
      </w:r>
      <w:r w:rsidR="001777CF">
        <w:rPr>
          <w:b/>
          <w:vanish/>
          <w:color w:val="00407A" w:themeColor="text2"/>
        </w:rPr>
        <w:t>het taakvenster</w:t>
      </w:r>
      <w:r w:rsidRPr="009312AF">
        <w:rPr>
          <w:b/>
          <w:vanish/>
          <w:color w:val="00407A" w:themeColor="text2"/>
        </w:rPr>
        <w:t xml:space="preserve"> met stijlen weer te geven</w:t>
      </w:r>
    </w:p>
    <w:p w14:paraId="4D380F93" w14:textId="77777777" w:rsidR="003601DE" w:rsidRDefault="003601DE" w:rsidP="003601DE">
      <w:pPr>
        <w:pStyle w:val="Kop1"/>
        <w:spacing w:before="240" w:after="480"/>
        <w:ind w:left="431" w:hanging="431"/>
      </w:pPr>
      <w:bookmarkStart w:id="9" w:name="_Toc499557189"/>
      <w:bookmarkStart w:id="10" w:name="_Toc514532460"/>
      <w:r>
        <w:t>Inleiding</w:t>
      </w:r>
      <w:bookmarkEnd w:id="9"/>
      <w:bookmarkEnd w:id="10"/>
    </w:p>
    <w:p w14:paraId="7ABA5224" w14:textId="77777777" w:rsidR="003601DE" w:rsidRDefault="003601DE" w:rsidP="003601DE">
      <w:pPr>
        <w:pStyle w:val="Kop2"/>
        <w:numPr>
          <w:ilvl w:val="0"/>
          <w:numId w:val="0"/>
        </w:numPr>
        <w:ind w:left="578" w:hanging="578"/>
      </w:pPr>
      <w:bookmarkStart w:id="11" w:name="_Toc499557190"/>
      <w:bookmarkStart w:id="12" w:name="_Toc514532461"/>
      <w:r>
        <w:t>Zappware</w:t>
      </w:r>
      <w:bookmarkEnd w:id="11"/>
      <w:bookmarkEnd w:id="12"/>
    </w:p>
    <w:p w14:paraId="42E0E2C4" w14:textId="07A9B2F7" w:rsidR="003601DE" w:rsidRDefault="003601DE" w:rsidP="003601DE">
      <w:r>
        <w:t xml:space="preserve">Deze masterproef werd uitgevoerd bij Zappware </w:t>
      </w:r>
      <w:r w:rsidR="00121AC1">
        <w:t>gestationeerd in</w:t>
      </w:r>
      <w:r>
        <w:t xml:space="preserve"> Hasselt. Een globaal bedrijf dat zich zowel </w:t>
      </w:r>
      <w:r w:rsidR="00AF7599">
        <w:t>bezighoudt</w:t>
      </w:r>
      <w:r>
        <w:t xml:space="preserve"> met het ontwerpen van video </w:t>
      </w:r>
      <w:r w:rsidR="00A60AC9">
        <w:t>UI-design</w:t>
      </w:r>
      <w:r>
        <w:t xml:space="preserve"> als </w:t>
      </w:r>
      <w:r w:rsidR="00751A60">
        <w:t>client</w:t>
      </w:r>
      <w:r>
        <w:t>-software development</w:t>
      </w:r>
      <w:r w:rsidR="00312224" w:rsidRPr="00312224">
        <w:t xml:space="preserve"> </w:t>
      </w:r>
      <w:sdt>
        <w:sdtPr>
          <w:id w:val="599607417"/>
          <w:citation/>
        </w:sdtPr>
        <w:sdtContent>
          <w:r w:rsidR="00312224">
            <w:fldChar w:fldCharType="begin"/>
          </w:r>
          <w:r w:rsidR="00312224">
            <w:instrText xml:space="preserve"> CITATION Zap \l 2067 </w:instrText>
          </w:r>
          <w:r w:rsidR="00312224">
            <w:fldChar w:fldCharType="separate"/>
          </w:r>
          <w:r w:rsidR="00C736A7" w:rsidRPr="00C736A7">
            <w:rPr>
              <w:noProof/>
            </w:rPr>
            <w:t>[1]</w:t>
          </w:r>
          <w:r w:rsidR="00312224">
            <w:fldChar w:fldCharType="end"/>
          </w:r>
        </w:sdtContent>
      </w:sdt>
      <w:r>
        <w:t>.</w:t>
      </w:r>
      <w:r w:rsidR="00312224" w:rsidRPr="00312224">
        <w:t xml:space="preserve"> </w:t>
      </w:r>
      <w:r>
        <w:t xml:space="preserve">Deze masterproef kadert binnen de </w:t>
      </w:r>
      <w:r w:rsidR="00751A60">
        <w:t>client</w:t>
      </w:r>
      <w:r>
        <w:t xml:space="preserve">-software kant. </w:t>
      </w:r>
      <w:r w:rsidRPr="005F68BE">
        <w:rPr>
          <w:highlight w:val="yellow"/>
        </w:rPr>
        <w:t xml:space="preserve">Hierbij werden er oplossingen gezocht om het proces van individuele </w:t>
      </w:r>
      <w:r w:rsidR="003A5F0E" w:rsidRPr="005F68BE">
        <w:rPr>
          <w:highlight w:val="yellow"/>
        </w:rPr>
        <w:t>app development</w:t>
      </w:r>
      <w:r w:rsidRPr="005F68BE">
        <w:rPr>
          <w:highlight w:val="yellow"/>
        </w:rPr>
        <w:t xml:space="preserve"> niet te moeten gebruiken bij het programmeren van </w:t>
      </w:r>
      <w:r w:rsidR="000B27EB" w:rsidRPr="005F68BE">
        <w:rPr>
          <w:highlight w:val="yellow"/>
        </w:rPr>
        <w:t xml:space="preserve">mobiele </w:t>
      </w:r>
      <w:r w:rsidRPr="005F68BE">
        <w:rPr>
          <w:highlight w:val="yellow"/>
        </w:rPr>
        <w:t>applicaties.</w:t>
      </w:r>
      <w:r w:rsidR="00D53035">
        <w:t xml:space="preserve"> </w:t>
      </w:r>
      <w:r w:rsidR="00C519C0">
        <w:t xml:space="preserve">Deze oplossing zou het mogelijk maken om een snel prototype van hun typische </w:t>
      </w:r>
      <w:r w:rsidR="00A60AC9">
        <w:t>UI-implementaties</w:t>
      </w:r>
      <w:r w:rsidR="00C519C0">
        <w:t xml:space="preserve"> te bouwen om deze te kunnen demonstreren</w:t>
      </w:r>
      <w:r w:rsidR="00A60AC9">
        <w:t>. Indien uiteindelijk</w:t>
      </w:r>
      <w:r w:rsidR="00C519C0">
        <w:t xml:space="preserve"> zeer goede resultaten</w:t>
      </w:r>
      <w:r w:rsidR="00A60AC9">
        <w:t xml:space="preserve"> zouden voorkomen zou het </w:t>
      </w:r>
      <w:r w:rsidR="00FE1D0B">
        <w:t>de</w:t>
      </w:r>
      <w:r w:rsidR="00C519C0">
        <w:t xml:space="preserve"> originele Android</w:t>
      </w:r>
      <w:r w:rsidR="00FE1D0B">
        <w:t>-</w:t>
      </w:r>
      <w:r w:rsidR="00C519C0">
        <w:t xml:space="preserve"> en iOS</w:t>
      </w:r>
      <w:r w:rsidR="00FE1D0B">
        <w:t>-ontwikkeling zelfs</w:t>
      </w:r>
      <w:r w:rsidR="00A60AC9">
        <w:t xml:space="preserve"> kunnen</w:t>
      </w:r>
      <w:r w:rsidR="00FE1D0B">
        <w:t xml:space="preserve"> vervangen. </w:t>
      </w:r>
      <w:r w:rsidR="00D53035">
        <w:t>Zappware voor</w:t>
      </w:r>
      <w:r w:rsidR="00903B94">
        <w:t xml:space="preserve">zag voorbeelden </w:t>
      </w:r>
      <w:r w:rsidR="00A43DD5">
        <w:t xml:space="preserve">van mogelijke applicaties </w:t>
      </w:r>
      <w:r w:rsidR="00331E2B">
        <w:t xml:space="preserve">om te maken </w:t>
      </w:r>
      <w:r w:rsidR="001B7CCF">
        <w:t xml:space="preserve">en </w:t>
      </w:r>
      <w:r w:rsidR="00331E2B">
        <w:t>de</w:t>
      </w:r>
      <w:r w:rsidR="001B7CCF">
        <w:t xml:space="preserve"> expertise van hun personeel.</w:t>
      </w:r>
      <w:r w:rsidR="001B243F" w:rsidRPr="001B243F">
        <w:t xml:space="preserve"> </w:t>
      </w:r>
    </w:p>
    <w:p w14:paraId="48684AE0" w14:textId="77777777" w:rsidR="003601DE" w:rsidRDefault="003601DE" w:rsidP="003601DE">
      <w:pPr>
        <w:pStyle w:val="Kop2"/>
        <w:numPr>
          <w:ilvl w:val="0"/>
          <w:numId w:val="0"/>
        </w:numPr>
        <w:ind w:left="578" w:hanging="578"/>
      </w:pPr>
      <w:bookmarkStart w:id="13" w:name="_Toc499557191"/>
      <w:bookmarkStart w:id="14" w:name="_Toc514532462"/>
      <w:r>
        <w:t>Onderzoeksvraag</w:t>
      </w:r>
      <w:bookmarkEnd w:id="13"/>
      <w:bookmarkEnd w:id="14"/>
    </w:p>
    <w:p w14:paraId="1C6DC401" w14:textId="5E4C5916" w:rsidR="00F4660D" w:rsidRDefault="00121AC1" w:rsidP="003601DE">
      <w:r>
        <w:t xml:space="preserve">Deze masterproef begon met het onderzoek van Qt, een crossplatform framework dat één code zo omzet dat ze zowel op Android als iOS uitgevoerd kan worden. Bij deze studie werd er bekeken of dit platform een effectieve vorm van programmeren opleverde en wat de mogelijkheden waren van Qt. Vroeg </w:t>
      </w:r>
      <w:r w:rsidR="00F4660D">
        <w:t xml:space="preserve">in deze studie werd er geconcludeerd dat Qt niet hetgeen opleverde wat Zappware verlangde. </w:t>
      </w:r>
      <w:r w:rsidR="001A74C6" w:rsidRPr="00267FC2">
        <w:rPr>
          <w:highlight w:val="yellow"/>
        </w:rPr>
        <w:t xml:space="preserve">Dit </w:t>
      </w:r>
      <w:r w:rsidR="00334A6E" w:rsidRPr="00267FC2">
        <w:rPr>
          <w:highlight w:val="yellow"/>
        </w:rPr>
        <w:t>werd</w:t>
      </w:r>
      <w:r w:rsidR="001A74C6" w:rsidRPr="00267FC2">
        <w:rPr>
          <w:highlight w:val="yellow"/>
        </w:rPr>
        <w:t xml:space="preserve"> ondervonden na een implementatie waarbij de demo niet de gewenste </w:t>
      </w:r>
      <w:r w:rsidR="004B1B33">
        <w:rPr>
          <w:highlight w:val="yellow"/>
        </w:rPr>
        <w:t>‘</w:t>
      </w:r>
      <w:r w:rsidR="001A74C6" w:rsidRPr="00267FC2">
        <w:rPr>
          <w:i/>
          <w:highlight w:val="yellow"/>
        </w:rPr>
        <w:t>look and feel</w:t>
      </w:r>
      <w:r w:rsidR="004B1B33">
        <w:rPr>
          <w:i/>
          <w:highlight w:val="yellow"/>
        </w:rPr>
        <w:t>’</w:t>
      </w:r>
      <w:r w:rsidR="001A74C6" w:rsidRPr="00267FC2">
        <w:rPr>
          <w:highlight w:val="yellow"/>
        </w:rPr>
        <w:t xml:space="preserve"> opleverde</w:t>
      </w:r>
      <w:r w:rsidR="00334A6E" w:rsidRPr="00267FC2">
        <w:rPr>
          <w:highlight w:val="yellow"/>
        </w:rPr>
        <w:t>.</w:t>
      </w:r>
    </w:p>
    <w:p w14:paraId="6F85B4B6" w14:textId="6F348320" w:rsidR="00F4660D" w:rsidRDefault="00F4660D" w:rsidP="003601DE">
      <w:r>
        <w:t xml:space="preserve">Door deze conclusie werden er naar alternatieven gezocht op Qt, dit werd uiteindelijk </w:t>
      </w:r>
      <w:r w:rsidR="00C519C0">
        <w:t>de</w:t>
      </w:r>
      <w:r>
        <w:t xml:space="preserve"> </w:t>
      </w:r>
      <w:r w:rsidR="00C519C0">
        <w:t>basis van deze masterproef zelf</w:t>
      </w:r>
      <w:r>
        <w:t>.</w:t>
      </w:r>
    </w:p>
    <w:p w14:paraId="640D4CC3" w14:textId="77EEDE4A" w:rsidR="003601DE" w:rsidRDefault="003601DE" w:rsidP="003601DE">
      <w:r>
        <w:t>Het doel is om een crossplatform</w:t>
      </w:r>
      <w:r w:rsidR="00121AC1">
        <w:t xml:space="preserve"> framework</w:t>
      </w:r>
      <w:r>
        <w:t xml:space="preserve"> te vinden dat aan </w:t>
      </w:r>
      <w:r w:rsidR="00334A6E">
        <w:t>bepaalde</w:t>
      </w:r>
      <w:r>
        <w:t xml:space="preserve"> eisen van performantie, </w:t>
      </w:r>
      <w:r w:rsidR="00F4660D">
        <w:t>gebruiksvriendelijkheid</w:t>
      </w:r>
      <w:r>
        <w:t xml:space="preserve"> en </w:t>
      </w:r>
      <w:r w:rsidR="00F4660D">
        <w:t>ontwikkelingstijd</w:t>
      </w:r>
      <w:r>
        <w:t xml:space="preserve"> voldoet. De gecreëerde applicaties </w:t>
      </w:r>
      <w:r w:rsidR="00533DEF">
        <w:t xml:space="preserve">worden </w:t>
      </w:r>
      <w:r>
        <w:t>dan met elkaar en met applicaties die wel native gebouwd</w:t>
      </w:r>
      <w:r w:rsidR="00533DEF">
        <w:t xml:space="preserve"> zijn</w:t>
      </w:r>
      <w:r w:rsidR="00F4660D">
        <w:t xml:space="preserve"> vergeleken</w:t>
      </w:r>
      <w:r>
        <w:t xml:space="preserve">. Uiteindelijk </w:t>
      </w:r>
      <w:r w:rsidR="00533DEF">
        <w:t xml:space="preserve">wordt bepaald </w:t>
      </w:r>
      <w:r>
        <w:t xml:space="preserve">welke </w:t>
      </w:r>
      <w:r w:rsidR="003A5F0E">
        <w:t xml:space="preserve">omgevingen </w:t>
      </w:r>
      <w:r w:rsidR="00F4660D">
        <w:t xml:space="preserve">het meest </w:t>
      </w:r>
      <w:r>
        <w:t xml:space="preserve">geschikt bevonden zijn voor gebruik of eventueel als een </w:t>
      </w:r>
      <w:r w:rsidR="00F4660D">
        <w:t>platform om prototypes van hun mobiele applicaties op te bouwen.</w:t>
      </w:r>
    </w:p>
    <w:p w14:paraId="6D46C96D" w14:textId="77777777" w:rsidR="003601DE" w:rsidRDefault="003601DE" w:rsidP="003601DE"/>
    <w:p w14:paraId="4FAA4CB6" w14:textId="77777777" w:rsidR="003601DE" w:rsidRDefault="003601DE" w:rsidP="003601DE"/>
    <w:p w14:paraId="534DD488" w14:textId="77777777" w:rsidR="003601DE" w:rsidRDefault="003601DE" w:rsidP="003601DE"/>
    <w:p w14:paraId="6BDF4D41" w14:textId="77777777" w:rsidR="003601DE" w:rsidRDefault="003601DE" w:rsidP="003601DE"/>
    <w:p w14:paraId="70A3AD5F" w14:textId="77777777" w:rsidR="003601DE" w:rsidRDefault="003601DE" w:rsidP="003601DE"/>
    <w:p w14:paraId="523F11F8" w14:textId="77777777" w:rsidR="003601DE" w:rsidRDefault="003601DE" w:rsidP="003601DE"/>
    <w:p w14:paraId="58A125B1" w14:textId="77777777" w:rsidR="003601DE" w:rsidRDefault="003601DE" w:rsidP="003601DE"/>
    <w:p w14:paraId="392FE5E5" w14:textId="77777777" w:rsidR="003601DE" w:rsidRDefault="003601DE" w:rsidP="003601DE"/>
    <w:p w14:paraId="7D935FEC" w14:textId="77777777" w:rsidR="003601DE" w:rsidRDefault="003601DE" w:rsidP="003601DE"/>
    <w:p w14:paraId="67BC3066" w14:textId="77777777" w:rsidR="003601DE" w:rsidRPr="007963ED" w:rsidRDefault="003601DE" w:rsidP="003601DE"/>
    <w:p w14:paraId="3999AC98" w14:textId="05662E36" w:rsidR="003601DE" w:rsidRDefault="003601DE" w:rsidP="003601DE">
      <w:pPr>
        <w:pStyle w:val="Kop1"/>
        <w:spacing w:before="240" w:after="480"/>
        <w:ind w:left="431" w:hanging="431"/>
      </w:pPr>
      <w:bookmarkStart w:id="15" w:name="_Toc499557192"/>
      <w:bookmarkStart w:id="16" w:name="_Toc514532463"/>
      <w:r>
        <w:lastRenderedPageBreak/>
        <w:t>Cross</w:t>
      </w:r>
      <w:r w:rsidR="0031414E">
        <w:t>-</w:t>
      </w:r>
      <w:r>
        <w:t>platform</w:t>
      </w:r>
      <w:bookmarkEnd w:id="15"/>
      <w:r w:rsidR="0031414E">
        <w:t xml:space="preserve"> frameworks</w:t>
      </w:r>
      <w:bookmarkEnd w:id="16"/>
    </w:p>
    <w:p w14:paraId="577F2081" w14:textId="77777777" w:rsidR="003601DE" w:rsidRDefault="003601DE" w:rsidP="003601DE">
      <w:pPr>
        <w:pStyle w:val="Kop2"/>
        <w:spacing w:before="120" w:after="120"/>
        <w:ind w:left="578" w:hanging="578"/>
      </w:pPr>
      <w:bookmarkStart w:id="17" w:name="_Toc499557193"/>
      <w:bookmarkStart w:id="18" w:name="_Toc514532464"/>
      <w:r>
        <w:t>Qt</w:t>
      </w:r>
      <w:bookmarkEnd w:id="17"/>
      <w:bookmarkEnd w:id="18"/>
    </w:p>
    <w:p w14:paraId="430ED42C" w14:textId="77777777" w:rsidR="003601DE" w:rsidRPr="0040512C" w:rsidRDefault="003601DE" w:rsidP="003601DE">
      <w:pPr>
        <w:pStyle w:val="Kop3"/>
        <w:spacing w:before="40"/>
      </w:pPr>
      <w:bookmarkStart w:id="19" w:name="_Toc499557194"/>
      <w:bookmarkStart w:id="20" w:name="_Toc514532465"/>
      <w:r>
        <w:t>Oorsprong</w:t>
      </w:r>
      <w:bookmarkEnd w:id="19"/>
      <w:bookmarkEnd w:id="20"/>
    </w:p>
    <w:p w14:paraId="2AEE77A0" w14:textId="026B13C2" w:rsidR="003601DE" w:rsidRDefault="003601DE" w:rsidP="003601DE">
      <w:pPr>
        <w:jc w:val="left"/>
      </w:pPr>
      <w:r>
        <w:t xml:space="preserve">Qt is ontworpen nadat de co-founders van Trolltech in 1990 samenwerkten aan een database applicatie voor ultrasound-afbeeldingen, geschreven in C++, dat zowel op MAC OS, UNIX en Windows moest </w:t>
      </w:r>
      <w:r w:rsidR="00533DEF">
        <w:t>draaien</w:t>
      </w:r>
      <w:r>
        <w:t xml:space="preserve">. </w:t>
      </w:r>
      <w:r w:rsidR="00267FC2" w:rsidRPr="00267FC2">
        <w:rPr>
          <w:highlight w:val="yellow"/>
        </w:rPr>
        <w:t>Ze</w:t>
      </w:r>
      <w:r w:rsidRPr="00267FC2">
        <w:rPr>
          <w:highlight w:val="yellow"/>
        </w:rPr>
        <w:t xml:space="preserve"> </w:t>
      </w:r>
      <w:r w:rsidR="00DD1452" w:rsidRPr="00267FC2">
        <w:rPr>
          <w:highlight w:val="yellow"/>
        </w:rPr>
        <w:t>be</w:t>
      </w:r>
      <w:r w:rsidRPr="00267FC2">
        <w:rPr>
          <w:highlight w:val="yellow"/>
        </w:rPr>
        <w:t xml:space="preserve">dachten </w:t>
      </w:r>
      <w:r w:rsidR="003D7255" w:rsidRPr="00267FC2">
        <w:rPr>
          <w:highlight w:val="yellow"/>
        </w:rPr>
        <w:t>dat ze hiervoor</w:t>
      </w:r>
      <w:r w:rsidRPr="00267FC2">
        <w:rPr>
          <w:highlight w:val="yellow"/>
        </w:rPr>
        <w:t xml:space="preserve"> een object-georiënteerd display systeem nodig </w:t>
      </w:r>
      <w:r w:rsidR="003D7255" w:rsidRPr="00267FC2">
        <w:rPr>
          <w:highlight w:val="yellow"/>
        </w:rPr>
        <w:t>zullen</w:t>
      </w:r>
      <w:r w:rsidRPr="00267FC2">
        <w:rPr>
          <w:highlight w:val="yellow"/>
        </w:rPr>
        <w:t xml:space="preserve"> hebben.</w:t>
      </w:r>
      <w:r>
        <w:t xml:space="preserve"> </w:t>
      </w:r>
      <w:r w:rsidR="00533DEF">
        <w:t xml:space="preserve">Dat </w:t>
      </w:r>
      <w:r>
        <w:t xml:space="preserve">resulteerde </w:t>
      </w:r>
      <w:r w:rsidR="003A5F0E">
        <w:t xml:space="preserve">in </w:t>
      </w:r>
      <w:r>
        <w:t xml:space="preserve">een basis voor de object-georiënteerde cross-platform GUI framework dat later </w:t>
      </w:r>
      <w:r w:rsidR="00533DEF">
        <w:t>gebouwd werd</w:t>
      </w:r>
      <w:r w:rsidR="00DD1452">
        <w:t xml:space="preserve"> </w:t>
      </w:r>
      <w:r w:rsidR="00533DEF">
        <w:t>onder de</w:t>
      </w:r>
      <w:r>
        <w:t xml:space="preserve"> naam Qt, Q-toolkit.</w:t>
      </w:r>
    </w:p>
    <w:p w14:paraId="196FEE39" w14:textId="46C8D478" w:rsidR="003601DE" w:rsidRDefault="003601DE" w:rsidP="003601DE">
      <w:pPr>
        <w:jc w:val="left"/>
      </w:pPr>
      <w:r>
        <w:t xml:space="preserve">Na 5 jaar schrijven aan de nodige C++ klasses werd in 1995 Qt 0.90 uitgebracht, bruikbaar voor zowel Windows als Unix development en gebruikte voor beide platforms dezelfde API. </w:t>
      </w:r>
      <w:r>
        <w:br/>
        <w:t xml:space="preserve">In 2008 werd TrollTech overgenomen door Nokia en </w:t>
      </w:r>
      <w:r w:rsidR="00F979B8">
        <w:t xml:space="preserve">zij </w:t>
      </w:r>
      <w:r>
        <w:t xml:space="preserve">streefden om Qt het </w:t>
      </w:r>
      <w:r w:rsidR="0031414E">
        <w:t>meest gebruikte</w:t>
      </w:r>
      <w:r>
        <w:t xml:space="preserve"> </w:t>
      </w:r>
      <w:r w:rsidR="00BF7399">
        <w:t>ontwikkelings</w:t>
      </w:r>
      <w:r>
        <w:t>platform te maken voor hun apparaten.</w:t>
      </w:r>
    </w:p>
    <w:p w14:paraId="48F2E596" w14:textId="5A9702D8" w:rsidR="003601DE" w:rsidRDefault="003601DE" w:rsidP="003601DE">
      <w:pPr>
        <w:jc w:val="left"/>
      </w:pPr>
      <w:r>
        <w:t xml:space="preserve">Vanaf 2014 werd Qt beheerd door “The QT Company”. Een dochterbedrijf van Digia, die de rechten van Qt overgekocht heeft van Nokia in 2012. Digia verzorgde de revolutionaire Qt 5.0 waarbij met behulp van JavaScript en QML de performantie en de </w:t>
      </w:r>
      <w:r w:rsidR="006D305D">
        <w:t>eenvoud</w:t>
      </w:r>
      <w:r>
        <w:t xml:space="preserve"> van UI te ontwerpen zwaar werd verbeterd. Alsook werd Qt vanaf toen </w:t>
      </w:r>
      <w:r w:rsidR="004B1B33">
        <w:t>‘</w:t>
      </w:r>
      <w:r w:rsidRPr="00BF7399">
        <w:rPr>
          <w:i/>
        </w:rPr>
        <w:t>open-source</w:t>
      </w:r>
      <w:r>
        <w:t xml:space="preserve"> </w:t>
      </w:r>
      <w:r w:rsidRPr="00BF7399">
        <w:rPr>
          <w:i/>
        </w:rPr>
        <w:t>governance</w:t>
      </w:r>
      <w:r w:rsidR="004B1B33">
        <w:rPr>
          <w:i/>
        </w:rPr>
        <w:t>’</w:t>
      </w:r>
      <w:r>
        <w:t>, waardoor ook ontwikkelaars buiten Digia verbeteringen konden voorstellen.</w:t>
      </w:r>
      <w:r w:rsidR="008F149C" w:rsidRPr="008F149C">
        <w:t xml:space="preserve"> </w:t>
      </w:r>
      <w:sdt>
        <w:sdtPr>
          <w:id w:val="278538227"/>
          <w:citation/>
        </w:sdtPr>
        <w:sdtContent>
          <w:r w:rsidR="008F149C">
            <w:fldChar w:fldCharType="begin"/>
          </w:r>
          <w:r w:rsidR="008F149C">
            <w:instrText xml:space="preserve"> CITATION Qts18 \l 2067 </w:instrText>
          </w:r>
          <w:r w:rsidR="008F149C">
            <w:fldChar w:fldCharType="separate"/>
          </w:r>
          <w:r w:rsidR="00C736A7" w:rsidRPr="00C736A7">
            <w:rPr>
              <w:noProof/>
            </w:rPr>
            <w:t>[2]</w:t>
          </w:r>
          <w:r w:rsidR="008F149C">
            <w:fldChar w:fldCharType="end"/>
          </w:r>
        </w:sdtContent>
      </w:sdt>
      <w:r w:rsidR="008B29D9">
        <w:t xml:space="preserve"> </w:t>
      </w:r>
      <w:r>
        <w:t xml:space="preserve">In 2016 werd Digia en “The Qt Company” gesplitst in 2 onafhankelijke bedrijven. </w:t>
      </w:r>
      <w:sdt>
        <w:sdtPr>
          <w:id w:val="-625700268"/>
          <w:citation/>
        </w:sdtPr>
        <w:sdtContent>
          <w:r w:rsidR="00312224">
            <w:fldChar w:fldCharType="begin"/>
          </w:r>
          <w:r w:rsidR="00312224">
            <w:instrText xml:space="preserve"> CITATION Dig18 \l 2067 </w:instrText>
          </w:r>
          <w:r w:rsidR="00312224">
            <w:fldChar w:fldCharType="separate"/>
          </w:r>
          <w:r w:rsidR="00C736A7" w:rsidRPr="00C736A7">
            <w:rPr>
              <w:noProof/>
            </w:rPr>
            <w:t>[3]</w:t>
          </w:r>
          <w:r w:rsidR="00312224">
            <w:fldChar w:fldCharType="end"/>
          </w:r>
        </w:sdtContent>
      </w:sdt>
    </w:p>
    <w:p w14:paraId="295E95D1" w14:textId="77777777" w:rsidR="003601DE" w:rsidRDefault="003601DE" w:rsidP="003601DE">
      <w:pPr>
        <w:jc w:val="left"/>
      </w:pPr>
    </w:p>
    <w:p w14:paraId="2CA6431A" w14:textId="77777777" w:rsidR="003601DE" w:rsidRDefault="003601DE" w:rsidP="003601DE">
      <w:pPr>
        <w:pStyle w:val="Kop3"/>
        <w:spacing w:before="40"/>
      </w:pPr>
      <w:bookmarkStart w:id="21" w:name="_Toc499557195"/>
      <w:bookmarkStart w:id="22" w:name="_Toc514532466"/>
      <w:r>
        <w:t>Basis</w:t>
      </w:r>
      <w:bookmarkEnd w:id="21"/>
      <w:bookmarkEnd w:id="22"/>
    </w:p>
    <w:p w14:paraId="0168FD90" w14:textId="6CE01752" w:rsidR="003601DE" w:rsidRDefault="003601DE" w:rsidP="003601DE">
      <w:pPr>
        <w:jc w:val="left"/>
      </w:pPr>
      <w:r>
        <w:t xml:space="preserve">Qt is een cross-platform applicatie framework dat in C++ geschreven is </w:t>
      </w:r>
      <w:r w:rsidRPr="00267FC2">
        <w:rPr>
          <w:highlight w:val="yellow"/>
        </w:rPr>
        <w:t>en</w:t>
      </w:r>
      <w:r w:rsidR="003A5F0E" w:rsidRPr="00267FC2">
        <w:rPr>
          <w:highlight w:val="yellow"/>
        </w:rPr>
        <w:t xml:space="preserve"> onder andere</w:t>
      </w:r>
      <w:r w:rsidRPr="00267FC2">
        <w:rPr>
          <w:highlight w:val="yellow"/>
        </w:rPr>
        <w:t xml:space="preserve"> </w:t>
      </w:r>
      <w:r w:rsidR="00E40BB7" w:rsidRPr="00267FC2">
        <w:rPr>
          <w:highlight w:val="yellow"/>
        </w:rPr>
        <w:t>Android</w:t>
      </w:r>
      <w:r w:rsidRPr="00267FC2">
        <w:rPr>
          <w:highlight w:val="yellow"/>
        </w:rPr>
        <w:t>, iOS en WindowsPhone</w:t>
      </w:r>
      <w:r w:rsidR="003A5F0E" w:rsidRPr="00267FC2">
        <w:rPr>
          <w:highlight w:val="yellow"/>
        </w:rPr>
        <w:t xml:space="preserve"> </w:t>
      </w:r>
      <w:r w:rsidRPr="00267FC2">
        <w:rPr>
          <w:highlight w:val="yellow"/>
        </w:rPr>
        <w:t>ondersteunt</w:t>
      </w:r>
      <w:r>
        <w:t xml:space="preserve">. Het doel van Qt was om zonder codewijzigingen op elk platform zonder </w:t>
      </w:r>
      <w:r w:rsidR="00034E0B">
        <w:t>performantie</w:t>
      </w:r>
      <w:r>
        <w:t xml:space="preserve">-verlies te draaien en native te lijken. </w:t>
      </w:r>
      <w:r>
        <w:br/>
        <w:t xml:space="preserve">Qt </w:t>
      </w:r>
      <w:r w:rsidR="00E40BB7">
        <w:t>ondersteunt</w:t>
      </w:r>
      <w:r>
        <w:t xml:space="preserve"> elke standaard C++ compiler, zoals GCC, ICC, MSVC en Clang.</w:t>
      </w:r>
      <w:sdt>
        <w:sdtPr>
          <w:id w:val="-1779323416"/>
          <w:citation/>
        </w:sdtPr>
        <w:sdtContent>
          <w:r w:rsidR="00AB2A8F">
            <w:fldChar w:fldCharType="begin"/>
          </w:r>
          <w:r w:rsidR="00AB2A8F">
            <w:instrText xml:space="preserve"> CITATION Nee18 \l 2067 </w:instrText>
          </w:r>
          <w:r w:rsidR="00AB2A8F">
            <w:fldChar w:fldCharType="separate"/>
          </w:r>
          <w:r w:rsidR="00C736A7">
            <w:rPr>
              <w:noProof/>
            </w:rPr>
            <w:t xml:space="preserve"> </w:t>
          </w:r>
          <w:r w:rsidR="00C736A7" w:rsidRPr="00C736A7">
            <w:rPr>
              <w:noProof/>
            </w:rPr>
            <w:t>[4]</w:t>
          </w:r>
          <w:r w:rsidR="00AB2A8F">
            <w:fldChar w:fldCharType="end"/>
          </w:r>
        </w:sdtContent>
      </w:sdt>
      <w:r w:rsidR="00AB2A8F">
        <w:t xml:space="preserve"> </w:t>
      </w:r>
      <w:r>
        <w:br/>
      </w:r>
      <w:r w:rsidR="00533DEF">
        <w:t>De</w:t>
      </w:r>
      <w:r>
        <w:t xml:space="preserve"> applicatie </w:t>
      </w:r>
      <w:r w:rsidR="00533DEF">
        <w:t xml:space="preserve">werd geschreven </w:t>
      </w:r>
      <w:r>
        <w:t xml:space="preserve">in een combinatie van C++ en QML, een declaratieve </w:t>
      </w:r>
      <w:r w:rsidR="00E40BB7">
        <w:t>scripting</w:t>
      </w:r>
      <w:r>
        <w:t>-taal die Javascript gebruikt voor de logica</w:t>
      </w:r>
      <w:r w:rsidR="00034E0B">
        <w:t xml:space="preserve"> mee op te bouwen</w:t>
      </w:r>
      <w:r>
        <w:t xml:space="preserve">. </w:t>
      </w:r>
    </w:p>
    <w:p w14:paraId="33D42ADF" w14:textId="2D0E0F59" w:rsidR="003601DE" w:rsidRDefault="003601DE" w:rsidP="003601DE">
      <w:pPr>
        <w:jc w:val="left"/>
      </w:pPr>
      <w:r>
        <w:t xml:space="preserve">Qt dankt zijn cross-platform eigenschap aan het feit dat </w:t>
      </w:r>
      <w:r w:rsidR="0085105B">
        <w:t>door</w:t>
      </w:r>
      <w:r>
        <w:t xml:space="preserve"> de </w:t>
      </w:r>
      <w:r w:rsidR="00034E0B">
        <w:t>C-preprocessor</w:t>
      </w:r>
      <w:r>
        <w:t xml:space="preserve"> (</w:t>
      </w:r>
      <w:r w:rsidRPr="00E40BB7">
        <w:rPr>
          <w:i/>
        </w:rPr>
        <w:t>cpp</w:t>
      </w:r>
      <w:r>
        <w:t>) condities somm</w:t>
      </w:r>
      <w:r w:rsidR="0085105B">
        <w:t xml:space="preserve">ige code chuncks worden enabled of </w:t>
      </w:r>
      <w:r>
        <w:t xml:space="preserve">disabled afhankelijk van het platform. Het </w:t>
      </w:r>
      <w:r w:rsidR="00720468">
        <w:t>bouwproces</w:t>
      </w:r>
      <w:r>
        <w:t xml:space="preserve"> </w:t>
      </w:r>
      <w:r w:rsidR="00720468">
        <w:t xml:space="preserve">van het framework </w:t>
      </w:r>
      <w:r>
        <w:t xml:space="preserve">gaat configuratie scripts runnen om </w:t>
      </w:r>
      <w:r w:rsidRPr="00267FC2">
        <w:rPr>
          <w:highlight w:val="yellow"/>
        </w:rPr>
        <w:t xml:space="preserve">preprocessor </w:t>
      </w:r>
      <w:r w:rsidRPr="00267FC2">
        <w:rPr>
          <w:i/>
          <w:highlight w:val="yellow"/>
        </w:rPr>
        <w:t>flags</w:t>
      </w:r>
      <w:r w:rsidRPr="00267FC2">
        <w:rPr>
          <w:highlight w:val="yellow"/>
        </w:rPr>
        <w:t xml:space="preserve"> op te merken, af</w:t>
      </w:r>
      <w:r w:rsidR="003A5F0E" w:rsidRPr="00267FC2">
        <w:rPr>
          <w:highlight w:val="yellow"/>
        </w:rPr>
        <w:t xml:space="preserve"> te </w:t>
      </w:r>
      <w:r w:rsidRPr="00267FC2">
        <w:rPr>
          <w:highlight w:val="yellow"/>
        </w:rPr>
        <w:t>zetten en aan te passen.</w:t>
      </w:r>
      <w:sdt>
        <w:sdtPr>
          <w:rPr>
            <w:highlight w:val="yellow"/>
          </w:rPr>
          <w:id w:val="1665662873"/>
          <w:citation/>
        </w:sdtPr>
        <w:sdtContent>
          <w:r w:rsidR="00AB2A8F" w:rsidRPr="00267FC2">
            <w:rPr>
              <w:highlight w:val="yellow"/>
            </w:rPr>
            <w:fldChar w:fldCharType="begin"/>
          </w:r>
          <w:r w:rsidR="00AB2A8F" w:rsidRPr="00267FC2">
            <w:rPr>
              <w:highlight w:val="yellow"/>
            </w:rPr>
            <w:instrText xml:space="preserve"> CITATION Bas18 \l 2067 </w:instrText>
          </w:r>
          <w:r w:rsidR="00AB2A8F" w:rsidRPr="00267FC2">
            <w:rPr>
              <w:highlight w:val="yellow"/>
            </w:rPr>
            <w:fldChar w:fldCharType="separate"/>
          </w:r>
          <w:r w:rsidR="00C736A7">
            <w:rPr>
              <w:noProof/>
              <w:highlight w:val="yellow"/>
            </w:rPr>
            <w:t xml:space="preserve"> </w:t>
          </w:r>
          <w:r w:rsidR="00C736A7" w:rsidRPr="00C736A7">
            <w:rPr>
              <w:noProof/>
              <w:highlight w:val="yellow"/>
            </w:rPr>
            <w:t>[5]</w:t>
          </w:r>
          <w:r w:rsidR="00AB2A8F" w:rsidRPr="00267FC2">
            <w:rPr>
              <w:highlight w:val="yellow"/>
            </w:rPr>
            <w:fldChar w:fldCharType="end"/>
          </w:r>
        </w:sdtContent>
      </w:sdt>
    </w:p>
    <w:p w14:paraId="006F5B9E" w14:textId="77777777" w:rsidR="003601DE" w:rsidRDefault="003601DE" w:rsidP="003601DE">
      <w:pPr>
        <w:jc w:val="left"/>
      </w:pPr>
    </w:p>
    <w:p w14:paraId="7D9ECF79" w14:textId="77777777" w:rsidR="00BC0521" w:rsidRDefault="00BC0521" w:rsidP="003601DE">
      <w:pPr>
        <w:jc w:val="left"/>
        <w:rPr>
          <w:noProof/>
        </w:rPr>
      </w:pPr>
    </w:p>
    <w:p w14:paraId="4B1A7BB6" w14:textId="0EC8E4D4" w:rsidR="003601DE" w:rsidRDefault="003601DE" w:rsidP="003601DE">
      <w:pPr>
        <w:jc w:val="left"/>
      </w:pPr>
    </w:p>
    <w:p w14:paraId="5208E19D" w14:textId="653EB1A0" w:rsidR="003601DE" w:rsidRDefault="003601DE" w:rsidP="003601DE">
      <w:pPr>
        <w:jc w:val="left"/>
      </w:pPr>
    </w:p>
    <w:p w14:paraId="3131307A" w14:textId="471D7AA2" w:rsidR="007344FC" w:rsidRDefault="007344FC" w:rsidP="003601DE">
      <w:pPr>
        <w:jc w:val="left"/>
      </w:pPr>
    </w:p>
    <w:p w14:paraId="50F6692D" w14:textId="626498E7" w:rsidR="007344FC" w:rsidRDefault="007344FC" w:rsidP="003601DE">
      <w:pPr>
        <w:jc w:val="left"/>
      </w:pPr>
    </w:p>
    <w:p w14:paraId="5E825056" w14:textId="189AE2FB" w:rsidR="007344FC" w:rsidRDefault="007344FC" w:rsidP="003601DE">
      <w:pPr>
        <w:jc w:val="left"/>
      </w:pPr>
    </w:p>
    <w:p w14:paraId="39C429F0" w14:textId="0C687A51" w:rsidR="003601DE" w:rsidRDefault="00CD1C7C" w:rsidP="003601DE">
      <w:pPr>
        <w:pStyle w:val="Kop3"/>
        <w:spacing w:before="40"/>
      </w:pPr>
      <w:bookmarkStart w:id="23" w:name="_Toc499557196"/>
      <w:bookmarkStart w:id="24" w:name="_Toc514532467"/>
      <w:r>
        <w:lastRenderedPageBreak/>
        <w:t>Grafische</w:t>
      </w:r>
      <w:r w:rsidR="003601DE">
        <w:t xml:space="preserve"> architectuur</w:t>
      </w:r>
      <w:bookmarkEnd w:id="23"/>
      <w:bookmarkEnd w:id="24"/>
    </w:p>
    <w:p w14:paraId="4292A4CB" w14:textId="77777777" w:rsidR="00BC0521" w:rsidRDefault="00BC0521" w:rsidP="005F268F">
      <w:pPr>
        <w:spacing w:before="120" w:after="0"/>
        <w:jc w:val="center"/>
      </w:pPr>
      <w:r>
        <w:rPr>
          <w:noProof/>
        </w:rPr>
        <w:drawing>
          <wp:inline distT="0" distB="0" distL="0" distR="0" wp14:anchorId="04E988EC" wp14:editId="0E368BCC">
            <wp:extent cx="4286250" cy="21234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86250" cy="2123440"/>
                    </a:xfrm>
                    <a:prstGeom prst="rect">
                      <a:avLst/>
                    </a:prstGeom>
                    <a:noFill/>
                    <a:ln>
                      <a:noFill/>
                    </a:ln>
                  </pic:spPr>
                </pic:pic>
              </a:graphicData>
            </a:graphic>
          </wp:inline>
        </w:drawing>
      </w:r>
      <w:r>
        <w:rPr>
          <w:noProof/>
        </w:rPr>
        <mc:AlternateContent>
          <mc:Choice Requires="wps">
            <w:drawing>
              <wp:inline distT="0" distB="0" distL="0" distR="0" wp14:anchorId="3D0A3D47" wp14:editId="4D5F7BF1">
                <wp:extent cx="3433445" cy="635"/>
                <wp:effectExtent l="0" t="0" r="0" b="0"/>
                <wp:docPr id="37" name="Tekstvak 37"/>
                <wp:cNvGraphicFramePr/>
                <a:graphic xmlns:a="http://schemas.openxmlformats.org/drawingml/2006/main">
                  <a:graphicData uri="http://schemas.microsoft.com/office/word/2010/wordprocessingShape">
                    <wps:wsp>
                      <wps:cNvSpPr txBox="1"/>
                      <wps:spPr>
                        <a:xfrm>
                          <a:off x="0" y="0"/>
                          <a:ext cx="3433445" cy="635"/>
                        </a:xfrm>
                        <a:prstGeom prst="rect">
                          <a:avLst/>
                        </a:prstGeom>
                        <a:solidFill>
                          <a:prstClr val="white"/>
                        </a:solidFill>
                        <a:ln>
                          <a:noFill/>
                        </a:ln>
                      </wps:spPr>
                      <wps:txbx>
                        <w:txbxContent>
                          <w:p w14:paraId="61429E98" w14:textId="51825A4C" w:rsidR="00CC1765" w:rsidRPr="00773215" w:rsidRDefault="00CC1765" w:rsidP="00C75CE0">
                            <w:pPr>
                              <w:pStyle w:val="Bijschrift"/>
                              <w:jc w:val="center"/>
                              <w:rPr>
                                <w:noProof/>
                              </w:rPr>
                            </w:pPr>
                            <w:bookmarkStart w:id="25" w:name="_Toc514601693"/>
                            <w:r>
                              <w:t>Figuur 2.</w:t>
                            </w:r>
                            <w:fldSimple w:instr=" SEQ Figuur \* ARABIC \s 1 ">
                              <w:r>
                                <w:rPr>
                                  <w:noProof/>
                                </w:rPr>
                                <w:t>1</w:t>
                              </w:r>
                            </w:fldSimple>
                            <w:r>
                              <w:t>: de grafische architectuur van Qt</w:t>
                            </w:r>
                            <w:sdt>
                              <w:sdtPr>
                                <w:id w:val="-801770397"/>
                                <w:citation/>
                              </w:sdtPr>
                              <w:sdtContent>
                                <w:r>
                                  <w:fldChar w:fldCharType="begin"/>
                                </w:r>
                                <w:r>
                                  <w:instrText xml:space="preserve"> CITATION Bri18 \l 2067 </w:instrText>
                                </w:r>
                                <w:r>
                                  <w:fldChar w:fldCharType="separate"/>
                                </w:r>
                                <w:r>
                                  <w:rPr>
                                    <w:noProof/>
                                  </w:rPr>
                                  <w:t xml:space="preserve"> </w:t>
                                </w:r>
                                <w:r w:rsidRPr="00C736A7">
                                  <w:rPr>
                                    <w:noProof/>
                                  </w:rPr>
                                  <w:t>[42]</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3D0A3D47" id="Tekstvak 37" o:spid="_x0000_s1031" type="#_x0000_t202" style="width:270.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" stroked="f">
                <v:textbox style="mso-fit-shape-to-text:t" inset="0,0,0,0">
                  <w:txbxContent>
                    <w:p w14:paraId="61429E98" w14:textId="51825A4C" w:rsidR="00CC1765" w:rsidRPr="00773215" w:rsidRDefault="00CC1765" w:rsidP="00C75CE0">
                      <w:pPr>
                        <w:pStyle w:val="Bijschrift"/>
                        <w:jc w:val="center"/>
                        <w:rPr>
                          <w:noProof/>
                        </w:rPr>
                      </w:pPr>
                      <w:bookmarkStart w:id="26" w:name="_Toc514601693"/>
                      <w:r>
                        <w:t>Figuur 2.</w:t>
                      </w:r>
                      <w:fldSimple w:instr=" SEQ Figuur \* ARABIC \s 1 ">
                        <w:r>
                          <w:rPr>
                            <w:noProof/>
                          </w:rPr>
                          <w:t>1</w:t>
                        </w:r>
                      </w:fldSimple>
                      <w:r>
                        <w:t>: de grafische architectuur van Qt</w:t>
                      </w:r>
                      <w:sdt>
                        <w:sdtPr>
                          <w:id w:val="-801770397"/>
                          <w:citation/>
                        </w:sdtPr>
                        <w:sdtContent>
                          <w:r>
                            <w:fldChar w:fldCharType="begin"/>
                          </w:r>
                          <w:r>
                            <w:instrText xml:space="preserve"> CITATION Bri18 \l 2067 </w:instrText>
                          </w:r>
                          <w:r>
                            <w:fldChar w:fldCharType="separate"/>
                          </w:r>
                          <w:r>
                            <w:rPr>
                              <w:noProof/>
                            </w:rPr>
                            <w:t xml:space="preserve"> </w:t>
                          </w:r>
                          <w:r w:rsidRPr="00C736A7">
                            <w:rPr>
                              <w:noProof/>
                            </w:rPr>
                            <w:t>[42]</w:t>
                          </w:r>
                          <w:r>
                            <w:fldChar w:fldCharType="end"/>
                          </w:r>
                        </w:sdtContent>
                      </w:sdt>
                      <w:bookmarkEnd w:id="26"/>
                    </w:p>
                  </w:txbxContent>
                </v:textbox>
                <w10:anchorlock/>
              </v:shape>
            </w:pict>
          </mc:Fallback>
        </mc:AlternateContent>
      </w:r>
    </w:p>
    <w:p w14:paraId="49C9B4B3" w14:textId="3B9F6D0A" w:rsidR="00AA1B12" w:rsidRDefault="00E849CE" w:rsidP="00720468">
      <w:pPr>
        <w:spacing w:before="120" w:after="0"/>
      </w:pPr>
      <w:r>
        <w:rPr>
          <w:highlight w:val="yellow"/>
        </w:rPr>
        <w:t>In Figuur 2.</w:t>
      </w:r>
      <w:r w:rsidR="00CD1C7C" w:rsidRPr="00267FC2">
        <w:rPr>
          <w:highlight w:val="yellow"/>
        </w:rPr>
        <w:t>1 is de grafische architectuur te zien die toegepast wordt op Qt</w:t>
      </w:r>
      <w:r w:rsidR="00267FC2">
        <w:t xml:space="preserve">. </w:t>
      </w:r>
      <w:r w:rsidR="00267FC2" w:rsidRPr="00657D17">
        <w:rPr>
          <w:highlight w:val="yellow"/>
        </w:rPr>
        <w:t>Hierbij</w:t>
      </w:r>
      <w:r w:rsidR="00CD1C7C" w:rsidRPr="00657D17">
        <w:rPr>
          <w:highlight w:val="yellow"/>
        </w:rPr>
        <w:t xml:space="preserve"> valt het op dat de manier waarop de UI gebouwd wordt bestaat uit twee systemen, het window systeem en het grafische systeem.</w:t>
      </w:r>
      <w:r w:rsidR="00CD1C7C">
        <w:t xml:space="preserve"> </w:t>
      </w:r>
      <w:r w:rsidR="003601DE">
        <w:t>Het grafische systeem beheert de display hardware. Vooral OpenGL-GL, een library die 2D en 3D vectoren rendert, wordt als API gebruikt voor het grafische systeem.</w:t>
      </w:r>
      <w:sdt>
        <w:sdtPr>
          <w:id w:val="1044723650"/>
          <w:citation/>
        </w:sdtPr>
        <w:sdtContent>
          <w:r w:rsidR="00AB2A8F">
            <w:fldChar w:fldCharType="begin"/>
          </w:r>
          <w:r w:rsidR="00AB2A8F">
            <w:instrText xml:space="preserve"> CITATION Ope18 \l 2067 </w:instrText>
          </w:r>
          <w:r w:rsidR="00AB2A8F">
            <w:fldChar w:fldCharType="separate"/>
          </w:r>
          <w:r w:rsidR="00C736A7">
            <w:rPr>
              <w:noProof/>
            </w:rPr>
            <w:t xml:space="preserve"> </w:t>
          </w:r>
          <w:r w:rsidR="00C736A7" w:rsidRPr="00C736A7">
            <w:rPr>
              <w:noProof/>
            </w:rPr>
            <w:t>[6]</w:t>
          </w:r>
          <w:r w:rsidR="00AB2A8F">
            <w:fldChar w:fldCharType="end"/>
          </w:r>
        </w:sdtContent>
      </w:sdt>
      <w:r w:rsidR="003601DE">
        <w:t xml:space="preserve"> </w:t>
      </w:r>
      <w:r w:rsidR="003601DE" w:rsidRPr="00657D17">
        <w:rPr>
          <w:highlight w:val="yellow"/>
        </w:rPr>
        <w:t xml:space="preserve">Dit terwijl het </w:t>
      </w:r>
      <w:r w:rsidR="003A5F0E" w:rsidRPr="00657D17">
        <w:rPr>
          <w:highlight w:val="yellow"/>
        </w:rPr>
        <w:t>w</w:t>
      </w:r>
      <w:r w:rsidR="003601DE" w:rsidRPr="00657D17">
        <w:rPr>
          <w:highlight w:val="yellow"/>
        </w:rPr>
        <w:t xml:space="preserve">indow systeem de </w:t>
      </w:r>
      <w:r w:rsidR="003A5F0E" w:rsidRPr="00657D17">
        <w:rPr>
          <w:highlight w:val="yellow"/>
        </w:rPr>
        <w:t>gebruikvensters</w:t>
      </w:r>
      <w:r w:rsidR="003601DE" w:rsidRPr="00657D17">
        <w:rPr>
          <w:highlight w:val="yellow"/>
        </w:rPr>
        <w:t xml:space="preserve"> </w:t>
      </w:r>
      <w:r w:rsidR="003A5F0E" w:rsidRPr="00657D17">
        <w:rPr>
          <w:highlight w:val="yellow"/>
        </w:rPr>
        <w:t xml:space="preserve">genereert en onder andere </w:t>
      </w:r>
      <w:r w:rsidR="003601DE" w:rsidRPr="00657D17">
        <w:rPr>
          <w:highlight w:val="yellow"/>
        </w:rPr>
        <w:t>de events</w:t>
      </w:r>
      <w:r w:rsidR="003A5F0E" w:rsidRPr="00657D17">
        <w:rPr>
          <w:highlight w:val="yellow"/>
        </w:rPr>
        <w:t xml:space="preserve"> en</w:t>
      </w:r>
      <w:r w:rsidR="003601DE" w:rsidRPr="00657D17">
        <w:rPr>
          <w:highlight w:val="yellow"/>
        </w:rPr>
        <w:t xml:space="preserve"> </w:t>
      </w:r>
      <w:r w:rsidR="003A5F0E" w:rsidRPr="00657D17">
        <w:rPr>
          <w:highlight w:val="yellow"/>
        </w:rPr>
        <w:t>venster</w:t>
      </w:r>
      <w:r w:rsidR="003601DE" w:rsidRPr="00657D17">
        <w:rPr>
          <w:highlight w:val="yellow"/>
        </w:rPr>
        <w:t xml:space="preserve"> aanpassingen</w:t>
      </w:r>
      <w:r w:rsidR="003A5F0E" w:rsidRPr="00657D17">
        <w:rPr>
          <w:highlight w:val="yellow"/>
        </w:rPr>
        <w:t xml:space="preserve"> </w:t>
      </w:r>
      <w:r w:rsidR="00720468" w:rsidRPr="00657D17">
        <w:rPr>
          <w:highlight w:val="yellow"/>
        </w:rPr>
        <w:t>beheert en controleert</w:t>
      </w:r>
      <w:r w:rsidR="003601DE" w:rsidRPr="00657D17">
        <w:rPr>
          <w:highlight w:val="yellow"/>
        </w:rPr>
        <w:t xml:space="preserve">. Het </w:t>
      </w:r>
      <w:r w:rsidR="003A5F0E" w:rsidRPr="00657D17">
        <w:rPr>
          <w:highlight w:val="yellow"/>
        </w:rPr>
        <w:t>w</w:t>
      </w:r>
      <w:r w:rsidR="003601DE" w:rsidRPr="00657D17">
        <w:rPr>
          <w:highlight w:val="yellow"/>
        </w:rPr>
        <w:t>indow systeem heeft een eigen API voor programmeren,</w:t>
      </w:r>
      <w:r w:rsidR="003601DE">
        <w:t xml:space="preserve"> dat meestal in het OS is geïntegreerd zoals Microsoft Windows en MAC OS.</w:t>
      </w:r>
      <w:r w:rsidR="00DD1452">
        <w:t xml:space="preserve"> </w:t>
      </w:r>
    </w:p>
    <w:p w14:paraId="60F7419E" w14:textId="28A38B20" w:rsidR="003601DE" w:rsidRDefault="003601DE" w:rsidP="003601DE">
      <w:pPr>
        <w:spacing w:before="120" w:after="0"/>
      </w:pPr>
      <w:r>
        <w:t xml:space="preserve">GLUT is een interface </w:t>
      </w:r>
      <w:r w:rsidR="003A5F0E" w:rsidRPr="00657D17">
        <w:rPr>
          <w:highlight w:val="yellow"/>
        </w:rPr>
        <w:t>die</w:t>
      </w:r>
      <w:r>
        <w:t xml:space="preserve"> de communicatie tussen het window syst</w:t>
      </w:r>
      <w:r w:rsidR="003A5F0E">
        <w:t>e</w:t>
      </w:r>
      <w:r>
        <w:t>em en het graphi</w:t>
      </w:r>
      <w:r w:rsidR="003A5F0E">
        <w:t>sch</w:t>
      </w:r>
      <w:r>
        <w:t xml:space="preserve"> syste</w:t>
      </w:r>
      <w:r w:rsidR="003A5F0E">
        <w:t>e</w:t>
      </w:r>
      <w:r w:rsidR="00CF4253">
        <w:t>m verzorgt.</w:t>
      </w:r>
      <w:r>
        <w:t xml:space="preserve"> </w:t>
      </w:r>
      <w:r w:rsidR="00CF4253" w:rsidRPr="00657D17">
        <w:rPr>
          <w:highlight w:val="yellow"/>
        </w:rPr>
        <w:t>D</w:t>
      </w:r>
      <w:r w:rsidRPr="00657D17">
        <w:rPr>
          <w:highlight w:val="yellow"/>
        </w:rPr>
        <w:t xml:space="preserve">eze gebruikt GLU en GL </w:t>
      </w:r>
      <w:r w:rsidR="00CF4253" w:rsidRPr="00657D17">
        <w:rPr>
          <w:highlight w:val="yellow"/>
        </w:rPr>
        <w:t>om de</w:t>
      </w:r>
      <w:r w:rsidRPr="00657D17">
        <w:rPr>
          <w:highlight w:val="yellow"/>
        </w:rPr>
        <w:t xml:space="preserve"> graphics </w:t>
      </w:r>
      <w:r w:rsidR="00CF4253" w:rsidRPr="00657D17">
        <w:rPr>
          <w:highlight w:val="yellow"/>
        </w:rPr>
        <w:t xml:space="preserve">te genereren </w:t>
      </w:r>
      <w:r w:rsidRPr="00657D17">
        <w:rPr>
          <w:highlight w:val="yellow"/>
        </w:rPr>
        <w:t xml:space="preserve">en controleert operating en </w:t>
      </w:r>
      <w:r w:rsidR="00DE18DB" w:rsidRPr="00657D17">
        <w:rPr>
          <w:highlight w:val="yellow"/>
        </w:rPr>
        <w:t>window</w:t>
      </w:r>
      <w:r w:rsidRPr="00657D17">
        <w:rPr>
          <w:highlight w:val="yellow"/>
        </w:rPr>
        <w:t xml:space="preserve"> systemen door voornamelijk </w:t>
      </w:r>
      <w:r w:rsidR="00D41FF0" w:rsidRPr="00657D17">
        <w:rPr>
          <w:highlight w:val="yellow"/>
        </w:rPr>
        <w:t>bv. GLX en</w:t>
      </w:r>
      <w:r w:rsidRPr="00657D17">
        <w:rPr>
          <w:highlight w:val="yellow"/>
        </w:rPr>
        <w:t xml:space="preserve"> AGL</w:t>
      </w:r>
      <w:r w:rsidR="00D41FF0" w:rsidRPr="00657D17">
        <w:rPr>
          <w:highlight w:val="yellow"/>
        </w:rPr>
        <w:t xml:space="preserve"> </w:t>
      </w:r>
      <w:r w:rsidR="00E40BB7" w:rsidRPr="00657D17">
        <w:rPr>
          <w:highlight w:val="yellow"/>
        </w:rPr>
        <w:t>te gebruiken.</w:t>
      </w:r>
      <w:sdt>
        <w:sdtPr>
          <w:rPr>
            <w:highlight w:val="yellow"/>
          </w:rPr>
          <w:id w:val="888765389"/>
          <w:citation/>
        </w:sdtPr>
        <w:sdtContent>
          <w:r w:rsidR="00AB2A8F" w:rsidRPr="00657D17">
            <w:rPr>
              <w:highlight w:val="yellow"/>
            </w:rPr>
            <w:fldChar w:fldCharType="begin"/>
          </w:r>
          <w:r w:rsidR="00AB2A8F" w:rsidRPr="00657D17">
            <w:rPr>
              <w:highlight w:val="yellow"/>
            </w:rPr>
            <w:instrText xml:space="preserve"> CITATION GLU18 \l 2067 </w:instrText>
          </w:r>
          <w:r w:rsidR="00AB2A8F" w:rsidRPr="00657D17">
            <w:rPr>
              <w:highlight w:val="yellow"/>
            </w:rPr>
            <w:fldChar w:fldCharType="separate"/>
          </w:r>
          <w:r w:rsidR="00C736A7">
            <w:rPr>
              <w:noProof/>
              <w:highlight w:val="yellow"/>
            </w:rPr>
            <w:t xml:space="preserve"> </w:t>
          </w:r>
          <w:r w:rsidR="00C736A7" w:rsidRPr="00C736A7">
            <w:rPr>
              <w:noProof/>
              <w:highlight w:val="yellow"/>
            </w:rPr>
            <w:t>[7]</w:t>
          </w:r>
          <w:r w:rsidR="00AB2A8F" w:rsidRPr="00657D17">
            <w:rPr>
              <w:highlight w:val="yellow"/>
            </w:rPr>
            <w:fldChar w:fldCharType="end"/>
          </w:r>
        </w:sdtContent>
      </w:sdt>
      <w:r w:rsidRPr="00657D17">
        <w:rPr>
          <w:highlight w:val="yellow"/>
        </w:rPr>
        <w:t xml:space="preserve"> Dit zijn</w:t>
      </w:r>
      <w:r w:rsidR="00DE18DB" w:rsidRPr="00657D17">
        <w:rPr>
          <w:highlight w:val="yellow"/>
        </w:rPr>
        <w:t xml:space="preserve"> voorbeelden van</w:t>
      </w:r>
      <w:r w:rsidRPr="00657D17">
        <w:rPr>
          <w:highlight w:val="yellow"/>
        </w:rPr>
        <w:t xml:space="preserve"> OpenGL extensies.</w:t>
      </w:r>
      <w:r w:rsidR="00746B60">
        <w:t xml:space="preserve"> </w:t>
      </w:r>
      <w:r>
        <w:t>Qt zal op hetzelfde niv</w:t>
      </w:r>
      <w:r w:rsidR="00DE18DB">
        <w:t>eau als GLUT zowel het window</w:t>
      </w:r>
      <w:r>
        <w:t xml:space="preserve"> als het graphics systeem kunnen raadplegen. </w:t>
      </w:r>
      <w:r w:rsidRPr="00657D17">
        <w:rPr>
          <w:highlight w:val="yellow"/>
        </w:rPr>
        <w:t xml:space="preserve">Hierdoor </w:t>
      </w:r>
      <w:r w:rsidR="003A5F0E" w:rsidRPr="00657D17">
        <w:rPr>
          <w:highlight w:val="yellow"/>
        </w:rPr>
        <w:t>zal</w:t>
      </w:r>
      <w:r w:rsidRPr="00657D17">
        <w:rPr>
          <w:highlight w:val="yellow"/>
        </w:rPr>
        <w:t xml:space="preserve"> het </w:t>
      </w:r>
      <w:r w:rsidR="003A5F0E" w:rsidRPr="00657D17">
        <w:rPr>
          <w:highlight w:val="yellow"/>
        </w:rPr>
        <w:t>functies voor beide systemen kunnen</w:t>
      </w:r>
      <w:r w:rsidRPr="00657D17">
        <w:rPr>
          <w:highlight w:val="yellow"/>
        </w:rPr>
        <w:t xml:space="preserve"> oproepen.</w:t>
      </w:r>
      <w:r>
        <w:t xml:space="preserve"> </w:t>
      </w:r>
    </w:p>
    <w:p w14:paraId="089D450F" w14:textId="77777777" w:rsidR="003601DE" w:rsidRDefault="003601DE" w:rsidP="003601DE">
      <w:pPr>
        <w:spacing w:before="120" w:after="0"/>
      </w:pPr>
    </w:p>
    <w:p w14:paraId="146F1131" w14:textId="3EB14C9E" w:rsidR="003601DE" w:rsidRDefault="00940E35" w:rsidP="003601DE">
      <w:pPr>
        <w:pStyle w:val="Kop3"/>
        <w:spacing w:before="40"/>
      </w:pPr>
      <w:bookmarkStart w:id="27" w:name="_Toc499557197"/>
      <w:bookmarkStart w:id="28" w:name="_Toc514532468"/>
      <w:r>
        <w:lastRenderedPageBreak/>
        <w:t xml:space="preserve">Main feature: </w:t>
      </w:r>
      <w:r w:rsidR="003601DE">
        <w:t>Signals and slots</w:t>
      </w:r>
      <w:bookmarkEnd w:id="27"/>
      <w:bookmarkEnd w:id="28"/>
    </w:p>
    <w:p w14:paraId="03F335E2" w14:textId="1F8318CE" w:rsidR="003601DE" w:rsidRDefault="005F268F" w:rsidP="003601DE">
      <w:pPr>
        <w:spacing w:before="120" w:after="0"/>
      </w:pPr>
      <w:r>
        <w:rPr>
          <w:noProof/>
        </w:rPr>
        <mc:AlternateContent>
          <mc:Choice Requires="wps">
            <w:drawing>
              <wp:anchor distT="0" distB="0" distL="114300" distR="114300" simplePos="0" relativeHeight="251658250" behindDoc="0" locked="0" layoutInCell="1" allowOverlap="1" wp14:anchorId="4DB26436" wp14:editId="519DF3C8">
                <wp:simplePos x="0" y="0"/>
                <wp:positionH relativeFrom="column">
                  <wp:posOffset>1475160</wp:posOffset>
                </wp:positionH>
                <wp:positionV relativeFrom="paragraph">
                  <wp:posOffset>4579564</wp:posOffset>
                </wp:positionV>
                <wp:extent cx="2800350" cy="635"/>
                <wp:effectExtent l="0" t="0" r="0" b="0"/>
                <wp:wrapSquare wrapText="bothSides"/>
                <wp:docPr id="38" name="Tekstvak 38"/>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wps:spPr>
                      <wps:txbx>
                        <w:txbxContent>
                          <w:p w14:paraId="62D8E3C6" w14:textId="38971710" w:rsidR="00CC1765" w:rsidRPr="003503E3" w:rsidRDefault="00CC1765" w:rsidP="00C75CE0">
                            <w:pPr>
                              <w:pStyle w:val="Bijschrift"/>
                              <w:jc w:val="center"/>
                              <w:rPr>
                                <w:noProof/>
                              </w:rPr>
                            </w:pPr>
                            <w:bookmarkStart w:id="29" w:name="_Toc514601694"/>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C736A7">
                                  <w:rPr>
                                    <w:noProof/>
                                  </w:rPr>
                                  <w:t>[8]</w:t>
                                </w:r>
                                <w:r>
                                  <w:fldChar w:fldCharType="end"/>
                                </w:r>
                              </w:sdtContent>
                            </w:sdt>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26436" id="Tekstvak 38" o:spid="_x0000_s1032" type="#_x0000_t202" style="position:absolute;left:0;text-align:left;margin-left:116.15pt;margin-top:360.6pt;width:220.5pt;height:.05pt;z-index:25165825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" stroked="f">
                <v:textbox style="mso-fit-shape-to-text:t" inset="0,0,0,0">
                  <w:txbxContent>
                    <w:p w14:paraId="62D8E3C6" w14:textId="38971710" w:rsidR="00CC1765" w:rsidRPr="003503E3" w:rsidRDefault="00CC1765" w:rsidP="00C75CE0">
                      <w:pPr>
                        <w:pStyle w:val="Bijschrift"/>
                        <w:jc w:val="center"/>
                        <w:rPr>
                          <w:noProof/>
                        </w:rPr>
                      </w:pPr>
                      <w:bookmarkStart w:id="30" w:name="_Toc514601694"/>
                      <w:r>
                        <w:t xml:space="preserve">Figuur </w:t>
                      </w:r>
                      <w:fldSimple w:instr=" STYLEREF 1 \s ">
                        <w:r>
                          <w:rPr>
                            <w:noProof/>
                          </w:rPr>
                          <w:t>2</w:t>
                        </w:r>
                      </w:fldSimple>
                      <w:r>
                        <w:t>.</w:t>
                      </w:r>
                      <w:fldSimple w:instr=" SEQ Figuur \* ARABIC \s 1 ">
                        <w:r>
                          <w:rPr>
                            <w:noProof/>
                          </w:rPr>
                          <w:t>2</w:t>
                        </w:r>
                      </w:fldSimple>
                      <w:r>
                        <w:t xml:space="preserve">: Voorbeeld </w:t>
                      </w:r>
                      <w:r w:rsidRPr="00BA5232">
                        <w:rPr>
                          <w:i/>
                        </w:rPr>
                        <w:t>‘</w:t>
                      </w:r>
                      <w:r>
                        <w:rPr>
                          <w:i/>
                        </w:rPr>
                        <w:t>signals and s</w:t>
                      </w:r>
                      <w:r w:rsidRPr="00BA5232">
                        <w:rPr>
                          <w:i/>
                        </w:rPr>
                        <w:t>lots’</w:t>
                      </w:r>
                      <w:r w:rsidRPr="00DF3F4A">
                        <w:t xml:space="preserve"> </w:t>
                      </w:r>
                      <w:sdt>
                        <w:sdtPr>
                          <w:id w:val="-1699384841"/>
                          <w:citation/>
                        </w:sdtPr>
                        <w:sdtContent>
                          <w:r>
                            <w:fldChar w:fldCharType="begin"/>
                          </w:r>
                          <w:r>
                            <w:instrText xml:space="preserve"> CITATION Qt18 \l 2067 </w:instrText>
                          </w:r>
                          <w:r>
                            <w:fldChar w:fldCharType="separate"/>
                          </w:r>
                          <w:r w:rsidRPr="00C736A7">
                            <w:rPr>
                              <w:noProof/>
                            </w:rPr>
                            <w:t>[8]</w:t>
                          </w:r>
                          <w:r>
                            <w:fldChar w:fldCharType="end"/>
                          </w:r>
                        </w:sdtContent>
                      </w:sdt>
                      <w:bookmarkEnd w:id="30"/>
                    </w:p>
                  </w:txbxContent>
                </v:textbox>
                <w10:wrap type="square"/>
              </v:shape>
            </w:pict>
          </mc:Fallback>
        </mc:AlternateContent>
      </w:r>
      <w:r>
        <w:rPr>
          <w:noProof/>
        </w:rPr>
        <w:drawing>
          <wp:anchor distT="0" distB="0" distL="114300" distR="114300" simplePos="0" relativeHeight="251658246" behindDoc="0" locked="0" layoutInCell="1" allowOverlap="1" wp14:anchorId="5FF2FD53" wp14:editId="06A7D919">
            <wp:simplePos x="0" y="0"/>
            <wp:positionH relativeFrom="margin">
              <wp:align>center</wp:align>
            </wp:positionH>
            <wp:positionV relativeFrom="paragraph">
              <wp:posOffset>1734185</wp:posOffset>
            </wp:positionV>
            <wp:extent cx="2800350" cy="2719070"/>
            <wp:effectExtent l="0" t="0" r="0" b="5080"/>
            <wp:wrapTopAndBottom/>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0350" cy="27190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Qt behandelt events, zoals </w:t>
      </w:r>
      <w:r w:rsidR="003601DE" w:rsidRPr="00E40BB7">
        <w:rPr>
          <w:i/>
        </w:rPr>
        <w:t>quit(), onkeydown(),…</w:t>
      </w:r>
      <w:r w:rsidR="003601DE">
        <w:t xml:space="preserve"> , niet rechtstreeks. </w:t>
      </w:r>
      <w:r w:rsidR="00DD1452">
        <w:t>Z</w:t>
      </w:r>
      <w:r w:rsidR="003601DE">
        <w:t xml:space="preserve">ogenaamde </w:t>
      </w:r>
      <w:r w:rsidR="003601DE" w:rsidRPr="00343FD5">
        <w:rPr>
          <w:i/>
        </w:rPr>
        <w:t>callback</w:t>
      </w:r>
      <w:r w:rsidR="003601DE">
        <w:t xml:space="preserve"> </w:t>
      </w:r>
      <w:r w:rsidR="00343FD5">
        <w:t>functies</w:t>
      </w:r>
      <w:r w:rsidR="00AA1B12">
        <w:t xml:space="preserve"> hebben een alternatief</w:t>
      </w:r>
      <w:r w:rsidR="00E40BB7">
        <w:t>,</w:t>
      </w:r>
      <w:r w:rsidR="003601DE">
        <w:t xml:space="preserve"> </w:t>
      </w:r>
      <w:r w:rsidR="00E40BB7">
        <w:t>n</w:t>
      </w:r>
      <w:r w:rsidR="003601DE">
        <w:t xml:space="preserve">amelijk </w:t>
      </w:r>
      <w:r w:rsidR="00343FD5" w:rsidRPr="00343FD5">
        <w:rPr>
          <w:i/>
        </w:rPr>
        <w:t>‘</w:t>
      </w:r>
      <w:r w:rsidR="003601DE" w:rsidRPr="00343FD5">
        <w:rPr>
          <w:i/>
        </w:rPr>
        <w:t>signals and slots</w:t>
      </w:r>
      <w:r w:rsidR="00343FD5" w:rsidRPr="00343FD5">
        <w:rPr>
          <w:i/>
        </w:rPr>
        <w:t>’</w:t>
      </w:r>
      <w:r w:rsidR="003601DE">
        <w:t>.</w:t>
      </w:r>
      <w:r w:rsidR="00343FD5">
        <w:t xml:space="preserve"> </w:t>
      </w:r>
      <w:r w:rsidR="00657D17">
        <w:t>Z</w:t>
      </w:r>
      <w:r w:rsidR="00E849CE">
        <w:rPr>
          <w:highlight w:val="yellow"/>
        </w:rPr>
        <w:t>oals op Figuur 2.</w:t>
      </w:r>
      <w:r w:rsidR="00657D17" w:rsidRPr="00657D17">
        <w:rPr>
          <w:highlight w:val="yellow"/>
        </w:rPr>
        <w:t>2 te zien is</w:t>
      </w:r>
      <w:r w:rsidR="003601DE">
        <w:t xml:space="preserve"> wordt een signaal verzonden wanneer een bepaald evenement gebeurt of een verandering van status plaatsvindt. Een slot is een functie die opgeroepen wordt als er een bepaald signaal verzonden wordt. Deze signal-slot relatie zit </w:t>
      </w:r>
      <w:r w:rsidR="00343FD5">
        <w:t>reeds</w:t>
      </w:r>
      <w:r w:rsidR="003601DE">
        <w:t xml:space="preserve"> in vele Qt-widgets (interface objecten) ingebouwd, maar </w:t>
      </w:r>
      <w:r w:rsidR="00A213FD">
        <w:t xml:space="preserve">de mogelijkheid om </w:t>
      </w:r>
      <w:r w:rsidR="003601DE">
        <w:t xml:space="preserve">zelf slots </w:t>
      </w:r>
      <w:r w:rsidR="00A213FD">
        <w:t xml:space="preserve">te </w:t>
      </w:r>
      <w:r w:rsidR="003A5F0E" w:rsidRPr="00657D17">
        <w:rPr>
          <w:highlight w:val="yellow"/>
        </w:rPr>
        <w:t>definiëren</w:t>
      </w:r>
      <w:r w:rsidR="003601DE">
        <w:t xml:space="preserve"> voor bepaalde signalen </w:t>
      </w:r>
      <w:r w:rsidR="00FC74BE">
        <w:t>wordt</w:t>
      </w:r>
      <w:r w:rsidR="003601DE">
        <w:t xml:space="preserve"> ook </w:t>
      </w:r>
      <w:r w:rsidR="00A213FD">
        <w:t>toegepast</w:t>
      </w:r>
      <w:r w:rsidR="003601DE">
        <w:t xml:space="preserve">. Dit signal-slot gebruik is veelzijdig, meerdere signalen kunnen aan meerdere </w:t>
      </w:r>
      <w:r w:rsidR="00E40BB7">
        <w:t>slots</w:t>
      </w:r>
      <w:r w:rsidR="003601DE">
        <w:t xml:space="preserve"> gekoppeld worden en ook signalen kunnen aaneengeschakeld worden.</w:t>
      </w:r>
      <w:sdt>
        <w:sdtPr>
          <w:id w:val="-888884255"/>
          <w:citation/>
        </w:sdtPr>
        <w:sdtContent>
          <w:r w:rsidR="00DF3F4A">
            <w:fldChar w:fldCharType="begin"/>
          </w:r>
          <w:r w:rsidR="00DF3F4A">
            <w:instrText xml:space="preserve"> CITATION Qt18 \l 2067 </w:instrText>
          </w:r>
          <w:r w:rsidR="00DF3F4A">
            <w:fldChar w:fldCharType="separate"/>
          </w:r>
          <w:r w:rsidR="00C736A7">
            <w:rPr>
              <w:noProof/>
            </w:rPr>
            <w:t xml:space="preserve"> </w:t>
          </w:r>
          <w:r w:rsidR="00C736A7" w:rsidRPr="00C736A7">
            <w:rPr>
              <w:noProof/>
            </w:rPr>
            <w:t>[8]</w:t>
          </w:r>
          <w:r w:rsidR="00DF3F4A">
            <w:fldChar w:fldCharType="end"/>
          </w:r>
        </w:sdtContent>
      </w:sdt>
    </w:p>
    <w:p w14:paraId="6DC64B9C" w14:textId="55A66C82" w:rsidR="00657D17" w:rsidRDefault="00657D17" w:rsidP="003601DE">
      <w:pPr>
        <w:spacing w:before="120" w:after="0"/>
      </w:pPr>
    </w:p>
    <w:p w14:paraId="2D196FDE" w14:textId="4E4A3B48" w:rsidR="00657D17" w:rsidRPr="00657D17" w:rsidRDefault="00657D17" w:rsidP="00657D17">
      <w:pPr>
        <w:spacing w:before="120" w:after="0"/>
      </w:pPr>
      <w:r>
        <w:br/>
      </w:r>
      <w:r>
        <w:br/>
      </w:r>
      <w:r>
        <w:br/>
      </w:r>
      <w:r>
        <w:br/>
      </w:r>
      <w:r w:rsidRPr="00657D17">
        <w:t xml:space="preserve">Een voorbeeld voor dit signal-slot gebeuren: een eenvoudige </w:t>
      </w:r>
      <w:r w:rsidRPr="00657D17">
        <w:rPr>
          <w:i/>
        </w:rPr>
        <w:t>quit()</w:t>
      </w:r>
      <w:r w:rsidRPr="00657D17">
        <w:t xml:space="preserve"> functie. </w:t>
      </w:r>
    </w:p>
    <w:p w14:paraId="6CC9E10D" w14:textId="61721ECD" w:rsidR="00657D17" w:rsidRDefault="00657D17" w:rsidP="00657D17">
      <w:pPr>
        <w:spacing w:before="120" w:after="0"/>
      </w:pPr>
      <w:r>
        <w:rPr>
          <w:noProof/>
        </w:rPr>
        <mc:AlternateContent>
          <mc:Choice Requires="wps">
            <w:drawing>
              <wp:inline distT="0" distB="0" distL="0" distR="0" wp14:anchorId="2B7C29F6" wp14:editId="30E01C43">
                <wp:extent cx="5760720" cy="1868134"/>
                <wp:effectExtent l="0" t="0" r="11430" b="18415"/>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720" cy="1868134"/>
                        </a:xfrm>
                        <a:prstGeom prst="rect">
                          <a:avLst/>
                        </a:prstGeom>
                        <a:solidFill>
                          <a:srgbClr val="FFFFFF"/>
                        </a:solidFill>
                        <a:ln w="9525">
                          <a:solidFill>
                            <a:srgbClr val="000000"/>
                          </a:solidFill>
                          <a:miter lim="800000"/>
                          <a:headEnd/>
                          <a:tailEnd/>
                        </a:ln>
                      </wps:spPr>
                      <wps:txbx>
                        <w:txbxContent>
                          <w:p w14:paraId="263CF2D5" w14:textId="77777777" w:rsidR="00CC1765" w:rsidRPr="00D964B8" w:rsidRDefault="00CC1765"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CC1765" w:rsidRPr="00D964B8" w:rsidRDefault="00CC1765"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CC1765" w:rsidRPr="00D964B8" w:rsidRDefault="00CC1765"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CC1765" w:rsidRPr="00D964B8" w:rsidRDefault="00CC1765"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CC1765" w:rsidRPr="00D964B8" w:rsidRDefault="00CC1765"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CC1765" w:rsidRPr="00D964B8" w:rsidRDefault="00CC1765"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CC1765" w:rsidRPr="00D964B8" w:rsidRDefault="00CC1765"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wps:txbx>
                      <wps:bodyPr rot="0" vert="horz" wrap="square" lIns="91440" tIns="45720" rIns="91440" bIns="45720" anchor="t" anchorCtr="0">
                        <a:noAutofit/>
                      </wps:bodyPr>
                    </wps:wsp>
                  </a:graphicData>
                </a:graphic>
              </wp:inline>
            </w:drawing>
          </mc:Choice>
          <mc:Fallback>
            <w:pict>
              <v:shape w14:anchorId="2B7C29F6" id="Tekstvak 2" o:spid="_x0000_s1033" type="#_x0000_t202" style="width:453.6pt;height:1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">
                <v:textbox>
                  <w:txbxContent>
                    <w:p w14:paraId="263CF2D5" w14:textId="77777777" w:rsidR="00CC1765" w:rsidRPr="00D964B8" w:rsidRDefault="00CC1765" w:rsidP="00657D17">
                      <w:pPr>
                        <w:jc w:val="left"/>
                        <w:rPr>
                          <w:rFonts w:cs="Arial"/>
                          <w:sz w:val="20"/>
                          <w:highlight w:val="yellow"/>
                          <w:lang w:val="en-US"/>
                        </w:rPr>
                      </w:pPr>
                      <w:r w:rsidRPr="00D964B8">
                        <w:rPr>
                          <w:rFonts w:cs="Arial"/>
                          <w:sz w:val="20"/>
                          <w:highlight w:val="yellow"/>
                          <w:lang w:val="en-US"/>
                        </w:rPr>
                        <w:t>Int main (int argc, char *argv[])</w:t>
                      </w:r>
                    </w:p>
                    <w:p w14:paraId="0B3C9AB1" w14:textId="77777777" w:rsidR="00CC1765" w:rsidRPr="00D964B8" w:rsidRDefault="00CC1765" w:rsidP="00657D17">
                      <w:pPr>
                        <w:ind w:left="709"/>
                        <w:jc w:val="left"/>
                        <w:rPr>
                          <w:rFonts w:cs="Arial"/>
                          <w:sz w:val="20"/>
                          <w:highlight w:val="yellow"/>
                          <w:lang w:val="en-US"/>
                        </w:rPr>
                      </w:pPr>
                      <w:r w:rsidRPr="00D964B8">
                        <w:rPr>
                          <w:rFonts w:cs="Arial"/>
                          <w:sz w:val="20"/>
                          <w:highlight w:val="yellow"/>
                          <w:lang w:val="en-US"/>
                        </w:rPr>
                        <w:t xml:space="preserve">{ </w:t>
                      </w:r>
                      <w:r w:rsidRPr="00657D17">
                        <w:rPr>
                          <w:rFonts w:ascii="Courier New" w:hAnsi="Courier New" w:cs="Courier New"/>
                          <w:highlight w:val="yellow"/>
                          <w:lang w:val="en-US"/>
                        </w:rPr>
                        <w:br/>
                      </w:r>
                      <w:r w:rsidRPr="00D964B8">
                        <w:rPr>
                          <w:rFonts w:cs="Arial"/>
                          <w:sz w:val="20"/>
                          <w:highlight w:val="yellow"/>
                          <w:lang w:val="en-US"/>
                        </w:rPr>
                        <w:t>QApplication app(argc, argv);</w:t>
                      </w:r>
                      <w:r w:rsidRPr="00657D17">
                        <w:rPr>
                          <w:rFonts w:cs="Arial"/>
                          <w:sz w:val="18"/>
                          <w:highlight w:val="yellow"/>
                          <w:lang w:val="en-US"/>
                        </w:rPr>
                        <w:t xml:space="preserve"> </w:t>
                      </w:r>
                    </w:p>
                    <w:p w14:paraId="2F072C74" w14:textId="77777777" w:rsidR="00CC1765" w:rsidRPr="00D964B8" w:rsidRDefault="00CC1765"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 xml:space="preserve">QPushButton *button = new QPushButton(“Quit”); </w:t>
                      </w:r>
                    </w:p>
                    <w:p w14:paraId="414121CD" w14:textId="77777777" w:rsidR="00CC1765" w:rsidRPr="00D964B8" w:rsidRDefault="00CC1765"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QObject::connect (button, SIGNAL(clicked()), &amp;app, SLOT(quit());</w:t>
                      </w:r>
                    </w:p>
                    <w:p w14:paraId="7ABA9022" w14:textId="77777777" w:rsidR="00CC1765" w:rsidRPr="00D964B8" w:rsidRDefault="00CC1765" w:rsidP="00657D17">
                      <w:pPr>
                        <w:jc w:val="left"/>
                        <w:rPr>
                          <w:rFonts w:cs="Arial"/>
                          <w:sz w:val="20"/>
                          <w:highlight w:val="yellow"/>
                          <w:lang w:val="en-US"/>
                        </w:rPr>
                      </w:pPr>
                      <w:r w:rsidRPr="00657D17">
                        <w:rPr>
                          <w:rFonts w:cs="Arial"/>
                          <w:sz w:val="18"/>
                          <w:highlight w:val="yellow"/>
                          <w:lang w:val="en-US"/>
                        </w:rPr>
                        <w:tab/>
                      </w:r>
                      <w:r w:rsidRPr="00D964B8">
                        <w:rPr>
                          <w:rFonts w:cs="Arial"/>
                          <w:sz w:val="20"/>
                          <w:highlight w:val="yellow"/>
                          <w:lang w:val="en-US"/>
                        </w:rPr>
                        <w:t>button-&gt;show();</w:t>
                      </w:r>
                    </w:p>
                    <w:p w14:paraId="6238604F" w14:textId="77777777" w:rsidR="00CC1765" w:rsidRPr="00D964B8" w:rsidRDefault="00CC1765" w:rsidP="00657D17">
                      <w:pPr>
                        <w:jc w:val="left"/>
                        <w:rPr>
                          <w:rFonts w:cs="Arial"/>
                          <w:sz w:val="20"/>
                          <w:highlight w:val="yellow"/>
                          <w:lang w:val="en-US"/>
                        </w:rPr>
                      </w:pPr>
                      <w:r w:rsidRPr="00657D17">
                        <w:rPr>
                          <w:rFonts w:cs="Arial"/>
                          <w:sz w:val="18"/>
                          <w:highlight w:val="yellow"/>
                          <w:lang w:val="en-US"/>
                        </w:rPr>
                        <w:t xml:space="preserve"> </w:t>
                      </w:r>
                      <w:r w:rsidRPr="00657D17">
                        <w:rPr>
                          <w:rFonts w:cs="Arial"/>
                          <w:sz w:val="18"/>
                          <w:highlight w:val="yellow"/>
                          <w:lang w:val="en-US"/>
                        </w:rPr>
                        <w:tab/>
                      </w:r>
                      <w:r w:rsidRPr="00D964B8">
                        <w:rPr>
                          <w:rFonts w:cs="Arial"/>
                          <w:sz w:val="20"/>
                          <w:highlight w:val="yellow"/>
                          <w:lang w:val="en-US"/>
                        </w:rPr>
                        <w:t>return app.exec();</w:t>
                      </w:r>
                    </w:p>
                    <w:p w14:paraId="27D3AF8F" w14:textId="77777777" w:rsidR="00CC1765" w:rsidRPr="00D964B8" w:rsidRDefault="00CC1765" w:rsidP="00657D17">
                      <w:pPr>
                        <w:jc w:val="left"/>
                        <w:rPr>
                          <w:rFonts w:cs="Arial"/>
                          <w:sz w:val="18"/>
                          <w:lang w:val="en-US"/>
                        </w:rPr>
                      </w:pPr>
                      <w:r w:rsidRPr="00D964B8">
                        <w:rPr>
                          <w:rFonts w:cs="Arial"/>
                          <w:sz w:val="18"/>
                          <w:highlight w:val="yellow"/>
                          <w:lang w:val="en-US"/>
                        </w:rPr>
                        <w:t>}</w:t>
                      </w:r>
                      <w:r w:rsidRPr="00D964B8">
                        <w:rPr>
                          <w:rFonts w:cs="Arial"/>
                          <w:sz w:val="18"/>
                          <w:lang w:val="en-US"/>
                        </w:rPr>
                        <w:t xml:space="preserve"> </w:t>
                      </w:r>
                    </w:p>
                  </w:txbxContent>
                </v:textbox>
                <w10:anchorlock/>
              </v:shape>
            </w:pict>
          </mc:Fallback>
        </mc:AlternateContent>
      </w:r>
    </w:p>
    <w:p w14:paraId="1DED23D6" w14:textId="115172CF" w:rsidR="00FC74BE" w:rsidRPr="00FC74BE" w:rsidRDefault="00FC74BE" w:rsidP="003601DE">
      <w:pPr>
        <w:spacing w:before="120" w:after="0"/>
      </w:pPr>
      <w:r w:rsidRPr="00657D17">
        <w:rPr>
          <w:highlight w:val="yellow"/>
        </w:rPr>
        <w:t xml:space="preserve">Hierbij wordt eerst een applicatie-object </w:t>
      </w:r>
      <w:r w:rsidRPr="00657D17">
        <w:rPr>
          <w:i/>
          <w:highlight w:val="yellow"/>
        </w:rPr>
        <w:t>‘app’</w:t>
      </w:r>
      <w:r w:rsidRPr="00657D17">
        <w:rPr>
          <w:highlight w:val="yellow"/>
        </w:rPr>
        <w:t xml:space="preserve"> en een knop </w:t>
      </w:r>
      <w:r w:rsidRPr="00657D17">
        <w:rPr>
          <w:i/>
          <w:highlight w:val="yellow"/>
        </w:rPr>
        <w:t>‘button’</w:t>
      </w:r>
      <w:r w:rsidRPr="00657D17">
        <w:rPr>
          <w:highlight w:val="yellow"/>
        </w:rPr>
        <w:t xml:space="preserve"> gecreëerd. De volgende stap connecteert deze knop met een signaal </w:t>
      </w:r>
      <w:r w:rsidRPr="00657D17">
        <w:rPr>
          <w:i/>
          <w:highlight w:val="yellow"/>
        </w:rPr>
        <w:t>‘clicked()’</w:t>
      </w:r>
      <w:r w:rsidRPr="00657D17">
        <w:rPr>
          <w:highlight w:val="yellow"/>
        </w:rPr>
        <w:t xml:space="preserve">. Hierdoor zal functie </w:t>
      </w:r>
      <w:r w:rsidRPr="00657D17">
        <w:rPr>
          <w:i/>
          <w:highlight w:val="yellow"/>
        </w:rPr>
        <w:t>quit()</w:t>
      </w:r>
      <w:r w:rsidRPr="00657D17">
        <w:rPr>
          <w:highlight w:val="yellow"/>
        </w:rPr>
        <w:t xml:space="preserve"> via het slot opgeroepen worden in object </w:t>
      </w:r>
      <w:r w:rsidR="00852D0D" w:rsidRPr="00657D17">
        <w:rPr>
          <w:i/>
          <w:highlight w:val="yellow"/>
        </w:rPr>
        <w:t>‘</w:t>
      </w:r>
      <w:r w:rsidRPr="00657D17">
        <w:rPr>
          <w:i/>
          <w:highlight w:val="yellow"/>
        </w:rPr>
        <w:t>app</w:t>
      </w:r>
      <w:r w:rsidR="00852D0D" w:rsidRPr="00657D17">
        <w:rPr>
          <w:i/>
          <w:highlight w:val="yellow"/>
        </w:rPr>
        <w:t>’</w:t>
      </w:r>
      <w:r w:rsidRPr="00657D17">
        <w:rPr>
          <w:highlight w:val="yellow"/>
        </w:rPr>
        <w:t xml:space="preserve"> als button het signaal </w:t>
      </w:r>
      <w:r w:rsidRPr="00657D17">
        <w:rPr>
          <w:i/>
          <w:highlight w:val="yellow"/>
        </w:rPr>
        <w:t xml:space="preserve">‘clicked()’ </w:t>
      </w:r>
      <w:r w:rsidRPr="00657D17">
        <w:rPr>
          <w:highlight w:val="yellow"/>
        </w:rPr>
        <w:t>verzend</w:t>
      </w:r>
      <w:r w:rsidR="00852D0D" w:rsidRPr="00657D17">
        <w:rPr>
          <w:highlight w:val="yellow"/>
        </w:rPr>
        <w:t>.</w:t>
      </w:r>
    </w:p>
    <w:p w14:paraId="1783EB1F" w14:textId="77777777" w:rsidR="003601DE" w:rsidRDefault="003601DE" w:rsidP="003601DE">
      <w:pPr>
        <w:spacing w:before="120" w:after="0"/>
      </w:pPr>
    </w:p>
    <w:p w14:paraId="3ADFC680" w14:textId="7C5396EE" w:rsidR="003601DE" w:rsidRDefault="00CD0365" w:rsidP="00CD0365">
      <w:pPr>
        <w:pStyle w:val="Kop3"/>
      </w:pPr>
      <w:bookmarkStart w:id="31" w:name="_Toc514532469"/>
      <w:r>
        <w:lastRenderedPageBreak/>
        <w:t xml:space="preserve">Qt </w:t>
      </w:r>
      <w:r w:rsidR="00573705">
        <w:t>C</w:t>
      </w:r>
      <w:r>
        <w:t>reator</w:t>
      </w:r>
      <w:bookmarkEnd w:id="31"/>
      <w:r>
        <w:t xml:space="preserve"> </w:t>
      </w:r>
    </w:p>
    <w:p w14:paraId="2C639179" w14:textId="779D9202" w:rsidR="00C75CE0" w:rsidRDefault="00573705" w:rsidP="00C75CE0">
      <w:pPr>
        <w:keepNext/>
      </w:pPr>
      <w:r>
        <w:t>Qt Creator is het C++,</w:t>
      </w:r>
      <w:r w:rsidR="006847BE">
        <w:t xml:space="preserve"> </w:t>
      </w:r>
      <w:r>
        <w:t xml:space="preserve">JavaScript en QML IDE dat deel is van het SDK voor de Qt </w:t>
      </w:r>
      <w:r w:rsidR="00BA5232">
        <w:t>GUI-applicatie</w:t>
      </w:r>
      <w:r>
        <w:t xml:space="preserve"> development framework. </w:t>
      </w:r>
      <w:r w:rsidRPr="00657D17">
        <w:rPr>
          <w:highlight w:val="yellow"/>
        </w:rPr>
        <w:t xml:space="preserve">Deze </w:t>
      </w:r>
      <w:r w:rsidR="00514564" w:rsidRPr="00657D17">
        <w:rPr>
          <w:highlight w:val="yellow"/>
        </w:rPr>
        <w:t>bevat</w:t>
      </w:r>
      <w:r w:rsidRPr="00657D17">
        <w:rPr>
          <w:highlight w:val="yellow"/>
        </w:rPr>
        <w:t xml:space="preserve"> een visuele debugger en een geïntegreerde GUI layout.</w:t>
      </w:r>
      <w:r>
        <w:t xml:space="preserve"> In deze IDE zit een eigen editor die de typische kenmerken bevat zoals syntax </w:t>
      </w:r>
      <w:r w:rsidR="0011021C">
        <w:t>markering</w:t>
      </w:r>
      <w:r>
        <w:t xml:space="preserve"> en het automatisch aanvullen van code die zou ontbreken. </w:t>
      </w:r>
    </w:p>
    <w:p w14:paraId="2050DB7D" w14:textId="5539CB47" w:rsidR="00573705" w:rsidRDefault="00573705" w:rsidP="006129C0">
      <w:r>
        <w:t xml:space="preserve">In verband met de installatie van Qt Creator </w:t>
      </w:r>
      <w:r w:rsidR="00AA1B12">
        <w:t xml:space="preserve">is het mogelijk om </w:t>
      </w:r>
      <w:r>
        <w:t xml:space="preserve">online een gratis open source versie </w:t>
      </w:r>
      <w:r w:rsidR="005F0B3D">
        <w:t xml:space="preserve">downloaden die Qt zelf </w:t>
      </w:r>
      <w:r w:rsidR="00514564">
        <w:t>aanbiedt</w:t>
      </w:r>
      <w:r w:rsidR="005F0B3D">
        <w:t>. Voor commerciële doeleinden heeft Qt een uitgebreider pakket tegen betaling die meer tools, features en support zal</w:t>
      </w:r>
      <w:r w:rsidR="0071392E">
        <w:t xml:space="preserve"> </w:t>
      </w:r>
      <w:r w:rsidR="005F0B3D">
        <w:t xml:space="preserve">bieden. </w:t>
      </w:r>
    </w:p>
    <w:p w14:paraId="4B9BEC5C" w14:textId="4320B7C0" w:rsidR="00261580" w:rsidRPr="006129C0" w:rsidRDefault="005B4301" w:rsidP="006129C0">
      <w:r>
        <w:t xml:space="preserve">De installatie zelf is </w:t>
      </w:r>
      <w:r w:rsidR="00657D17">
        <w:t>rech</w:t>
      </w:r>
      <w:r w:rsidR="009B0EAC">
        <w:t>t</w:t>
      </w:r>
      <w:r w:rsidR="00657D17">
        <w:t>uit</w:t>
      </w:r>
      <w:r>
        <w:t>: installeren</w:t>
      </w:r>
      <w:r w:rsidR="006A31AB">
        <w:t xml:space="preserve"> en opstarten. Om de omgeving te laten werken moeten er enkele omgevingsvariabelen aangepast worden aan Windows/MAC en development kits geïnstalleerd worden in Qt zelf om de code te testen op het geprefereerde platform. </w:t>
      </w:r>
      <w:r w:rsidR="00261580">
        <w:t xml:space="preserve">Hierbij zijn de mogelijkheden eindeloos: van verschillende versies Android tot </w:t>
      </w:r>
      <w:r w:rsidR="00620746">
        <w:t>desktopapplicatie</w:t>
      </w:r>
      <w:r w:rsidR="00261580">
        <w:t xml:space="preserve"> op Windows, analoog op MAC.</w:t>
      </w:r>
    </w:p>
    <w:p w14:paraId="6589EB62" w14:textId="623872FF" w:rsidR="00CD0365" w:rsidRPr="00CD0365" w:rsidRDefault="00CD0365" w:rsidP="00CD0365">
      <w:pPr>
        <w:pStyle w:val="Kop3"/>
      </w:pPr>
      <w:bookmarkStart w:id="32" w:name="_Toc514532470"/>
      <w:r>
        <w:t>Portfolio</w:t>
      </w:r>
      <w:bookmarkEnd w:id="32"/>
    </w:p>
    <w:p w14:paraId="35CEE5DB" w14:textId="14D32005" w:rsidR="003601DE" w:rsidRDefault="00BB6300" w:rsidP="003601DE">
      <w:pPr>
        <w:spacing w:before="120" w:after="0"/>
      </w:pPr>
      <w:r>
        <w:t>Noemenswaardige applicaties die Qt of QML gebruiken:</w:t>
      </w:r>
      <w:sdt>
        <w:sdtPr>
          <w:id w:val="-1324803102"/>
          <w:citation/>
        </w:sdtPr>
        <w:sdtContent>
          <w:r w:rsidR="00DF3F4A">
            <w:fldChar w:fldCharType="begin"/>
          </w:r>
          <w:r w:rsidR="00DF3F4A">
            <w:instrText xml:space="preserve"> CITATION App18 \l 2067 </w:instrText>
          </w:r>
          <w:r w:rsidR="00DF3F4A">
            <w:fldChar w:fldCharType="separate"/>
          </w:r>
          <w:r w:rsidR="00C736A7">
            <w:rPr>
              <w:noProof/>
            </w:rPr>
            <w:t xml:space="preserve"> </w:t>
          </w:r>
          <w:r w:rsidR="00C736A7" w:rsidRPr="00C736A7">
            <w:rPr>
              <w:noProof/>
            </w:rPr>
            <w:t>[9]</w:t>
          </w:r>
          <w:r w:rsidR="00DF3F4A">
            <w:fldChar w:fldCharType="end"/>
          </w:r>
        </w:sdtContent>
      </w:sdt>
    </w:p>
    <w:p w14:paraId="43817E5D" w14:textId="4B8322A9" w:rsidR="00BB6300" w:rsidRDefault="00BB6300" w:rsidP="009A0D12">
      <w:pPr>
        <w:pStyle w:val="Lijstalinea"/>
        <w:numPr>
          <w:ilvl w:val="0"/>
          <w:numId w:val="10"/>
        </w:numPr>
      </w:pPr>
      <w:r>
        <w:t>Google Earth</w:t>
      </w:r>
    </w:p>
    <w:p w14:paraId="59D99A7D" w14:textId="3BE3FBC9" w:rsidR="00BB6300" w:rsidRDefault="00BB6300" w:rsidP="009A0D12">
      <w:pPr>
        <w:pStyle w:val="Lijstalinea"/>
        <w:numPr>
          <w:ilvl w:val="0"/>
          <w:numId w:val="10"/>
        </w:numPr>
      </w:pPr>
      <w:r>
        <w:t xml:space="preserve">Adobe Photoshop Album </w:t>
      </w:r>
    </w:p>
    <w:p w14:paraId="343F1E6B" w14:textId="5F9A3C00" w:rsidR="00BB6300" w:rsidRDefault="00BB6300" w:rsidP="009A0D12">
      <w:pPr>
        <w:pStyle w:val="Lijstalinea"/>
        <w:numPr>
          <w:ilvl w:val="0"/>
          <w:numId w:val="10"/>
        </w:numPr>
      </w:pPr>
      <w:r>
        <w:t>Adobe Photoshop Elements</w:t>
      </w:r>
    </w:p>
    <w:p w14:paraId="0C088C0C" w14:textId="0D6A2448" w:rsidR="00BB6300" w:rsidRDefault="00BB6300" w:rsidP="009A0D12">
      <w:pPr>
        <w:pStyle w:val="Lijstalinea"/>
        <w:numPr>
          <w:ilvl w:val="0"/>
          <w:numId w:val="10"/>
        </w:numPr>
      </w:pPr>
      <w:r>
        <w:t>Spotify for Linux</w:t>
      </w:r>
    </w:p>
    <w:p w14:paraId="3EF16BA5" w14:textId="1DA303CE" w:rsidR="00BB6300" w:rsidRDefault="00BB6300" w:rsidP="009A0D12">
      <w:pPr>
        <w:pStyle w:val="Lijstalinea"/>
        <w:numPr>
          <w:ilvl w:val="0"/>
          <w:numId w:val="10"/>
        </w:numPr>
      </w:pPr>
      <w:r>
        <w:t>VLC media player</w:t>
      </w:r>
    </w:p>
    <w:p w14:paraId="4EBB7720" w14:textId="7AF8E5FE" w:rsidR="00BB6300" w:rsidRDefault="00BB6300" w:rsidP="009A0D12">
      <w:pPr>
        <w:pStyle w:val="Lijstalinea"/>
        <w:numPr>
          <w:ilvl w:val="0"/>
          <w:numId w:val="10"/>
        </w:numPr>
      </w:pPr>
      <w:r>
        <w:t>Teamviewer</w:t>
      </w:r>
    </w:p>
    <w:p w14:paraId="0CBC4E26" w14:textId="33AEEF8C" w:rsidR="00934A06" w:rsidRDefault="00934A06" w:rsidP="003601DE"/>
    <w:p w14:paraId="59289723" w14:textId="55969244" w:rsidR="00DD6BCC" w:rsidRDefault="00DD6BCC" w:rsidP="003601DE"/>
    <w:p w14:paraId="0C761F56" w14:textId="4BEA5DA7" w:rsidR="00DD6BCC" w:rsidRDefault="00DD6BCC" w:rsidP="003601DE"/>
    <w:p w14:paraId="7917BA70" w14:textId="291B7129" w:rsidR="00DD6BCC" w:rsidRDefault="00DD6BCC" w:rsidP="003601DE"/>
    <w:p w14:paraId="1CD0F0D6" w14:textId="582F3467" w:rsidR="00DD6BCC" w:rsidRDefault="00DD6BCC" w:rsidP="003601DE"/>
    <w:p w14:paraId="25FA3E91" w14:textId="040F4ACB" w:rsidR="00DD6BCC" w:rsidRDefault="00DD6BCC" w:rsidP="003601DE"/>
    <w:p w14:paraId="59B50617" w14:textId="027843CA" w:rsidR="00DD6BCC" w:rsidRDefault="00DD6BCC" w:rsidP="003601DE"/>
    <w:p w14:paraId="5ACD4B19" w14:textId="5F67A4CC" w:rsidR="00DD6BCC" w:rsidRDefault="00DD6BCC" w:rsidP="003601DE"/>
    <w:p w14:paraId="262A04E5" w14:textId="7107C71E" w:rsidR="00DD6BCC" w:rsidRDefault="00DD6BCC" w:rsidP="003601DE"/>
    <w:p w14:paraId="526EBF76" w14:textId="3EAB5845" w:rsidR="00DD6BCC" w:rsidRDefault="00DD6BCC" w:rsidP="003601DE"/>
    <w:p w14:paraId="4E661D71" w14:textId="32AD4844" w:rsidR="00DD6BCC" w:rsidRDefault="00DD6BCC" w:rsidP="003601DE"/>
    <w:p w14:paraId="3CBA1878" w14:textId="2B875559" w:rsidR="00DD6BCC" w:rsidRDefault="00DD6BCC" w:rsidP="003601DE"/>
    <w:p w14:paraId="01E1FB4C" w14:textId="77777777" w:rsidR="00DD6BCC" w:rsidRPr="0064714F" w:rsidRDefault="00DD6BCC" w:rsidP="003601DE"/>
    <w:p w14:paraId="791E6821" w14:textId="77777777" w:rsidR="003601DE" w:rsidRDefault="003601DE" w:rsidP="003601DE">
      <w:pPr>
        <w:pStyle w:val="Kop2"/>
        <w:spacing w:before="120" w:after="120"/>
        <w:ind w:left="578" w:hanging="578"/>
      </w:pPr>
      <w:bookmarkStart w:id="33" w:name="_Toc499557198"/>
      <w:bookmarkStart w:id="34" w:name="_Toc514532471"/>
      <w:r>
        <w:lastRenderedPageBreak/>
        <w:t>React Native</w:t>
      </w:r>
      <w:bookmarkEnd w:id="33"/>
      <w:bookmarkEnd w:id="34"/>
    </w:p>
    <w:p w14:paraId="1E8DA4C3" w14:textId="77777777" w:rsidR="003601DE" w:rsidRDefault="003601DE" w:rsidP="003601DE">
      <w:pPr>
        <w:pStyle w:val="Kop3"/>
        <w:spacing w:before="40"/>
      </w:pPr>
      <w:bookmarkStart w:id="35" w:name="_Toc514532472"/>
      <w:r>
        <w:t>Oorsprong</w:t>
      </w:r>
      <w:bookmarkEnd w:id="35"/>
    </w:p>
    <w:p w14:paraId="3AF6A089" w14:textId="298253FA" w:rsidR="003601DE" w:rsidRDefault="003601DE" w:rsidP="003601DE">
      <w:r>
        <w:t xml:space="preserve">React (soms geschreven als react.js of ReactJS) is een JavaScript library die gemaakt is om UI’s te bouwen. Gebouwd door Facebook en Instagram teams in 2013. Het doel van </w:t>
      </w:r>
      <w:r w:rsidR="002A7C95">
        <w:t>deze library</w:t>
      </w:r>
      <w:r>
        <w:t xml:space="preserve"> was om grote schaalbare webapplicaties te maken waarvan de data constant veranderd kon worden zonder de pagina te herladen.</w:t>
      </w:r>
      <w:r w:rsidR="00991191" w:rsidRPr="00991191">
        <w:t xml:space="preserve"> </w:t>
      </w:r>
      <w:sdt>
        <w:sdtPr>
          <w:id w:val="-1008828664"/>
          <w:citation/>
        </w:sdtPr>
        <w:sdtContent>
          <w:r w:rsidR="00991191">
            <w:fldChar w:fldCharType="begin"/>
          </w:r>
          <w:r w:rsidR="00991191">
            <w:instrText xml:space="preserve"> CITATION Rea18 \l 2067 </w:instrText>
          </w:r>
          <w:r w:rsidR="00991191">
            <w:fldChar w:fldCharType="separate"/>
          </w:r>
          <w:r w:rsidR="00C736A7" w:rsidRPr="00C736A7">
            <w:rPr>
              <w:noProof/>
            </w:rPr>
            <w:t>[10]</w:t>
          </w:r>
          <w:r w:rsidR="00991191">
            <w:fldChar w:fldCharType="end"/>
          </w:r>
        </w:sdtContent>
      </w:sdt>
    </w:p>
    <w:p w14:paraId="22797D7D" w14:textId="489635ED" w:rsidR="003601DE" w:rsidRDefault="003601DE" w:rsidP="003601DE">
      <w:r>
        <w:t>React Native startte als een hackathlon project in de zomer van 2013</w:t>
      </w:r>
      <w:sdt>
        <w:sdtPr>
          <w:id w:val="436346519"/>
          <w:citation/>
        </w:sdtPr>
        <w:sdtContent>
          <w:r w:rsidR="00991191">
            <w:fldChar w:fldCharType="begin"/>
          </w:r>
          <w:r w:rsidR="00991191">
            <w:instrText xml:space="preserve"> CITATION Mar18 \l 2067 </w:instrText>
          </w:r>
          <w:r w:rsidR="00991191">
            <w:fldChar w:fldCharType="separate"/>
          </w:r>
          <w:r w:rsidR="00C736A7">
            <w:rPr>
              <w:noProof/>
            </w:rPr>
            <w:t xml:space="preserve"> </w:t>
          </w:r>
          <w:r w:rsidR="00C736A7" w:rsidRPr="00C736A7">
            <w:rPr>
              <w:noProof/>
            </w:rPr>
            <w:t>[11]</w:t>
          </w:r>
          <w:r w:rsidR="00991191">
            <w:fldChar w:fldCharType="end"/>
          </w:r>
        </w:sdtContent>
      </w:sdt>
      <w:r>
        <w:t xml:space="preserve">. Na een jaar werken aan een prototype, kreeg </w:t>
      </w:r>
      <w:r w:rsidR="002A7C95">
        <w:t>het framework</w:t>
      </w:r>
      <w:r>
        <w:t xml:space="preserve"> zijn eerste job: een onafhankelijk werkende iOS ap</w:t>
      </w:r>
      <w:r w:rsidR="002A7C95">
        <w:t xml:space="preserve">p. Het doel was om een volledige </w:t>
      </w:r>
      <w:r>
        <w:t>app</w:t>
      </w:r>
      <w:r w:rsidR="002A7C95">
        <w:t>licatie</w:t>
      </w:r>
      <w:r>
        <w:t xml:space="preserve"> te maken die volgens user experience identiek was aan een app die in Objective-C geschreven was. Dit </w:t>
      </w:r>
      <w:r w:rsidR="003B0EC2">
        <w:t xml:space="preserve">doel werd behaald </w:t>
      </w:r>
      <w:r>
        <w:t xml:space="preserve">en er werd beslist om </w:t>
      </w:r>
      <w:r w:rsidR="004709D1">
        <w:t>React Native</w:t>
      </w:r>
      <w:r>
        <w:t xml:space="preserve"> cross-platform te maken</w:t>
      </w:r>
      <w:r w:rsidR="006F4398">
        <w:t>.</w:t>
      </w:r>
      <w:r>
        <w:t xml:space="preserve"> </w:t>
      </w:r>
      <w:r w:rsidR="006F4398" w:rsidRPr="004B1B33">
        <w:rPr>
          <w:highlight w:val="yellow"/>
        </w:rPr>
        <w:t>Dit begon</w:t>
      </w:r>
      <w:r w:rsidRPr="004B1B33">
        <w:rPr>
          <w:highlight w:val="yellow"/>
        </w:rPr>
        <w:t xml:space="preserve"> met een Android team die de basi</w:t>
      </w:r>
      <w:r w:rsidR="006F4398" w:rsidRPr="004B1B33">
        <w:rPr>
          <w:highlight w:val="yellow"/>
        </w:rPr>
        <w:t>c</w:t>
      </w:r>
      <w:r w:rsidRPr="004B1B33">
        <w:rPr>
          <w:highlight w:val="yellow"/>
        </w:rPr>
        <w:t xml:space="preserve"> Android Runtime </w:t>
      </w:r>
      <w:r w:rsidR="006F4398" w:rsidRPr="004B1B33">
        <w:rPr>
          <w:highlight w:val="yellow"/>
        </w:rPr>
        <w:t>-</w:t>
      </w:r>
      <w:r w:rsidR="00215D30" w:rsidRPr="004B1B33">
        <w:rPr>
          <w:highlight w:val="yellow"/>
        </w:rPr>
        <w:t xml:space="preserve">de omgeving </w:t>
      </w:r>
      <w:r w:rsidRPr="004B1B33">
        <w:rPr>
          <w:highlight w:val="yellow"/>
        </w:rPr>
        <w:t>gebruikt door de Android OS</w:t>
      </w:r>
      <w:r w:rsidR="006F4398" w:rsidRPr="004B1B33">
        <w:rPr>
          <w:highlight w:val="yellow"/>
        </w:rPr>
        <w:t>-</w:t>
      </w:r>
      <w:r w:rsidRPr="004B1B33">
        <w:rPr>
          <w:highlight w:val="yellow"/>
        </w:rPr>
        <w:t xml:space="preserve"> en </w:t>
      </w:r>
      <w:r w:rsidR="00215D30" w:rsidRPr="004B1B33">
        <w:rPr>
          <w:highlight w:val="yellow"/>
        </w:rPr>
        <w:t xml:space="preserve">de </w:t>
      </w:r>
      <w:r w:rsidRPr="004B1B33">
        <w:rPr>
          <w:highlight w:val="yellow"/>
        </w:rPr>
        <w:t>componenten</w:t>
      </w:r>
      <w:r w:rsidR="00215D30" w:rsidRPr="004B1B33">
        <w:rPr>
          <w:highlight w:val="yellow"/>
        </w:rPr>
        <w:t xml:space="preserve"> errond</w:t>
      </w:r>
      <w:r w:rsidRPr="004B1B33">
        <w:rPr>
          <w:highlight w:val="yellow"/>
        </w:rPr>
        <w:t xml:space="preserve"> schreef</w:t>
      </w:r>
      <w:r>
        <w:t xml:space="preserve">. Begin 2015 werd </w:t>
      </w:r>
      <w:r w:rsidR="002A7C95">
        <w:t>het framework</w:t>
      </w:r>
      <w:r>
        <w:t xml:space="preserve"> publiek tentoongesteld en</w:t>
      </w:r>
      <w:r w:rsidR="00DD1452">
        <w:t xml:space="preserve"> </w:t>
      </w:r>
      <w:r>
        <w:t xml:space="preserve">tegen </w:t>
      </w:r>
      <w:r w:rsidR="004B1B33">
        <w:t>het einde van het jaar</w:t>
      </w:r>
      <w:r>
        <w:t xml:space="preserve"> werd </w:t>
      </w:r>
      <w:r w:rsidR="002A7C95">
        <w:t xml:space="preserve">het </w:t>
      </w:r>
      <w:r>
        <w:t>volledig open source.</w:t>
      </w:r>
      <w:sdt>
        <w:sdtPr>
          <w:id w:val="606926886"/>
          <w:citation/>
        </w:sdtPr>
        <w:sdtContent>
          <w:r w:rsidR="00991191">
            <w:fldChar w:fldCharType="begin"/>
          </w:r>
          <w:r w:rsidR="00991191">
            <w:instrText xml:space="preserve"> CITATION Rea18 \l 2067 </w:instrText>
          </w:r>
          <w:r w:rsidR="00991191">
            <w:fldChar w:fldCharType="separate"/>
          </w:r>
          <w:r w:rsidR="00C736A7">
            <w:rPr>
              <w:noProof/>
            </w:rPr>
            <w:t xml:space="preserve"> </w:t>
          </w:r>
          <w:r w:rsidR="00C736A7" w:rsidRPr="00C736A7">
            <w:rPr>
              <w:noProof/>
            </w:rPr>
            <w:t>[10]</w:t>
          </w:r>
          <w:r w:rsidR="00991191">
            <w:fldChar w:fldCharType="end"/>
          </w:r>
        </w:sdtContent>
      </w:sdt>
    </w:p>
    <w:p w14:paraId="29CFF675" w14:textId="77777777" w:rsidR="003601DE" w:rsidRPr="008F2439" w:rsidRDefault="003601DE" w:rsidP="003601DE">
      <w:pPr>
        <w:pStyle w:val="Kop3"/>
        <w:spacing w:before="40"/>
      </w:pPr>
      <w:bookmarkStart w:id="36" w:name="_Toc514532473"/>
      <w:r>
        <w:t>Basis</w:t>
      </w:r>
      <w:bookmarkEnd w:id="36"/>
    </w:p>
    <w:p w14:paraId="2A2EBC60" w14:textId="65C9F843" w:rsidR="003601DE" w:rsidRDefault="003601DE" w:rsidP="003601DE">
      <w:r>
        <w:t>React Native is volledig gebaseerd op React. Enerzijds is het een open</w:t>
      </w:r>
      <w:r w:rsidR="00C23BD3">
        <w:t>-s</w:t>
      </w:r>
      <w:r>
        <w:t xml:space="preserve">ource library die onderhouden wordt door individuen, kleine en grote bedrijven. Anderzijds is het een JavaScript framework om mobiele applicaties voor iOS, Android en UWP native te laten renderen en dit via een JavaScript library die al veel gebruikt werd voor webapplicaties. Dit framework zorgt er voor dat de code die je schrijft voor de </w:t>
      </w:r>
      <w:r w:rsidR="00215D30">
        <w:t>drie</w:t>
      </w:r>
      <w:r>
        <w:t xml:space="preserve"> mobiele</w:t>
      </w:r>
      <w:r w:rsidR="00DD1452">
        <w:t xml:space="preserve"> </w:t>
      </w:r>
      <w:r>
        <w:t xml:space="preserve">platforms kan gebruikt worden. Deze applicaties zijn geschreven met een mix van JavaScript en JSX, een taal die hard lijkt op XML. React Native gebruikt het platform zijn eigen standaard rendering API zodat de mobiele applicatie dezelfde </w:t>
      </w:r>
      <w:r w:rsidR="002A7C95" w:rsidRPr="002A7C95">
        <w:rPr>
          <w:i/>
        </w:rPr>
        <w:t>‘</w:t>
      </w:r>
      <w:r w:rsidR="00BE54E1" w:rsidRPr="002A7C95">
        <w:rPr>
          <w:i/>
        </w:rPr>
        <w:t xml:space="preserve">look </w:t>
      </w:r>
      <w:r w:rsidR="002A7C95" w:rsidRPr="002A7C95">
        <w:rPr>
          <w:i/>
        </w:rPr>
        <w:t>and</w:t>
      </w:r>
      <w:r w:rsidR="00BE54E1" w:rsidRPr="002A7C95">
        <w:rPr>
          <w:i/>
        </w:rPr>
        <w:t xml:space="preserve"> feel</w:t>
      </w:r>
      <w:r w:rsidR="002A7C95" w:rsidRPr="002A7C95">
        <w:rPr>
          <w:i/>
        </w:rPr>
        <w:t>’</w:t>
      </w:r>
      <w:r w:rsidR="00BE54E1">
        <w:t xml:space="preserve"> </w:t>
      </w:r>
      <w:r>
        <w:t>zal hebben als een native designed applicatie.</w:t>
      </w:r>
      <w:sdt>
        <w:sdtPr>
          <w:id w:val="-1160837138"/>
          <w:citation/>
        </w:sdtPr>
        <w:sdtContent>
          <w:r w:rsidR="00991191">
            <w:fldChar w:fldCharType="begin"/>
          </w:r>
          <w:r w:rsidR="00991191">
            <w:instrText xml:space="preserve"> CITATION Eis16 \l 2067 </w:instrText>
          </w:r>
          <w:r w:rsidR="00991191">
            <w:fldChar w:fldCharType="separate"/>
          </w:r>
          <w:r w:rsidR="00C736A7">
            <w:rPr>
              <w:noProof/>
            </w:rPr>
            <w:t xml:space="preserve"> </w:t>
          </w:r>
          <w:r w:rsidR="00C736A7" w:rsidRPr="00C736A7">
            <w:rPr>
              <w:noProof/>
            </w:rPr>
            <w:t>[12]</w:t>
          </w:r>
          <w:r w:rsidR="00991191">
            <w:fldChar w:fldCharType="end"/>
          </w:r>
        </w:sdtContent>
      </w:sdt>
    </w:p>
    <w:p w14:paraId="5DFD687E" w14:textId="69BFB401" w:rsidR="003601DE" w:rsidRDefault="003601DE" w:rsidP="003601DE">
      <w:pPr>
        <w:pStyle w:val="Kop3"/>
        <w:spacing w:before="40"/>
      </w:pPr>
      <w:bookmarkStart w:id="37" w:name="_Toc514532474"/>
      <w:r>
        <w:t>Features</w:t>
      </w:r>
      <w:bookmarkEnd w:id="37"/>
    </w:p>
    <w:p w14:paraId="5D9E9DC3" w14:textId="3BFCD850" w:rsidR="003601DE" w:rsidRDefault="003601DE" w:rsidP="003601DE">
      <w:pPr>
        <w:pStyle w:val="Kop4"/>
        <w:spacing w:before="40" w:after="0"/>
      </w:pPr>
      <w:r>
        <w:t>Virtual DOM</w:t>
      </w:r>
    </w:p>
    <w:p w14:paraId="29172293" w14:textId="603408B2" w:rsidR="003601DE" w:rsidRDefault="00E849CE" w:rsidP="003601DE">
      <w:pPr>
        <w:keepNext/>
      </w:pPr>
      <w:r>
        <w:rPr>
          <w:noProof/>
        </w:rPr>
        <mc:AlternateContent>
          <mc:Choice Requires="wps">
            <w:drawing>
              <wp:anchor distT="0" distB="0" distL="114300" distR="114300" simplePos="0" relativeHeight="251658251" behindDoc="0" locked="0" layoutInCell="1" allowOverlap="1" wp14:anchorId="1B53A543" wp14:editId="025A7255">
                <wp:simplePos x="0" y="0"/>
                <wp:positionH relativeFrom="column">
                  <wp:posOffset>1338580</wp:posOffset>
                </wp:positionH>
                <wp:positionV relativeFrom="paragraph">
                  <wp:posOffset>3096260</wp:posOffset>
                </wp:positionV>
                <wp:extent cx="3086100" cy="304800"/>
                <wp:effectExtent l="0" t="0" r="0" b="0"/>
                <wp:wrapTopAndBottom/>
                <wp:docPr id="39" name="Tekstvak 39"/>
                <wp:cNvGraphicFramePr/>
                <a:graphic xmlns:a="http://schemas.openxmlformats.org/drawingml/2006/main">
                  <a:graphicData uri="http://schemas.microsoft.com/office/word/2010/wordprocessingShape">
                    <wps:wsp>
                      <wps:cNvSpPr txBox="1"/>
                      <wps:spPr>
                        <a:xfrm>
                          <a:off x="0" y="0"/>
                          <a:ext cx="3086100" cy="304800"/>
                        </a:xfrm>
                        <a:prstGeom prst="rect">
                          <a:avLst/>
                        </a:prstGeom>
                        <a:solidFill>
                          <a:prstClr val="white"/>
                        </a:solidFill>
                        <a:ln>
                          <a:noFill/>
                        </a:ln>
                      </wps:spPr>
                      <wps:txbx>
                        <w:txbxContent>
                          <w:p w14:paraId="7A62C494" w14:textId="694AE797" w:rsidR="00CC1765" w:rsidRPr="00E77034" w:rsidRDefault="00CC1765" w:rsidP="00C75CE0">
                            <w:pPr>
                              <w:pStyle w:val="Bijschrift"/>
                              <w:jc w:val="center"/>
                              <w:rPr>
                                <w:bCs/>
                                <w:noProof/>
                              </w:rPr>
                            </w:pPr>
                            <w:bookmarkStart w:id="38" w:name="_Toc514601695"/>
                            <w:r>
                              <w:t xml:space="preserve">Figuur </w:t>
                            </w:r>
                            <w:fldSimple w:instr=" STYLEREF 1 \s ">
                              <w:r>
                                <w:rPr>
                                  <w:noProof/>
                                </w:rPr>
                                <w:t>2</w:t>
                              </w:r>
                            </w:fldSimple>
                            <w:r>
                              <w:t>.</w:t>
                            </w:r>
                            <w:fldSimple w:instr=" SEQ Figuur \* ARABIC \s 1 ">
                              <w:r>
                                <w:rPr>
                                  <w:noProof/>
                                </w:rPr>
                                <w:t>3</w:t>
                              </w:r>
                            </w:fldSimple>
                            <w:r>
                              <w:t>: Voorbeeld DOM</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53A543" id="Tekstvak 39" o:spid="_x0000_s1034" type="#_x0000_t202" style="position:absolute;left:0;text-align:left;margin-left:105.4pt;margin-top:243.8pt;width:243pt;height:24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" stroked="f">
                <v:textbox inset="0,0,0,0">
                  <w:txbxContent>
                    <w:p w14:paraId="7A62C494" w14:textId="694AE797" w:rsidR="00CC1765" w:rsidRPr="00E77034" w:rsidRDefault="00CC1765" w:rsidP="00C75CE0">
                      <w:pPr>
                        <w:pStyle w:val="Bijschrift"/>
                        <w:jc w:val="center"/>
                        <w:rPr>
                          <w:bCs/>
                          <w:noProof/>
                        </w:rPr>
                      </w:pPr>
                      <w:bookmarkStart w:id="39" w:name="_Toc514601695"/>
                      <w:r>
                        <w:t xml:space="preserve">Figuur </w:t>
                      </w:r>
                      <w:fldSimple w:instr=" STYLEREF 1 \s ">
                        <w:r>
                          <w:rPr>
                            <w:noProof/>
                          </w:rPr>
                          <w:t>2</w:t>
                        </w:r>
                      </w:fldSimple>
                      <w:r>
                        <w:t>.</w:t>
                      </w:r>
                      <w:fldSimple w:instr=" SEQ Figuur \* ARABIC \s 1 ">
                        <w:r>
                          <w:rPr>
                            <w:noProof/>
                          </w:rPr>
                          <w:t>3</w:t>
                        </w:r>
                      </w:fldSimple>
                      <w:r>
                        <w:t>: Voorbeeld DOM</w:t>
                      </w:r>
                      <w:bookmarkEnd w:id="39"/>
                    </w:p>
                  </w:txbxContent>
                </v:textbox>
                <w10:wrap type="topAndBottom"/>
              </v:shape>
            </w:pict>
          </mc:Fallback>
        </mc:AlternateContent>
      </w:r>
      <w:r>
        <w:rPr>
          <w:noProof/>
        </w:rPr>
        <w:drawing>
          <wp:anchor distT="0" distB="0" distL="114300" distR="114300" simplePos="0" relativeHeight="251658240" behindDoc="0" locked="0" layoutInCell="1" allowOverlap="1" wp14:anchorId="4D7D3B93" wp14:editId="4FFB9A47">
            <wp:simplePos x="0" y="0"/>
            <wp:positionH relativeFrom="margin">
              <wp:posOffset>1652270</wp:posOffset>
            </wp:positionH>
            <wp:positionV relativeFrom="paragraph">
              <wp:posOffset>723900</wp:posOffset>
            </wp:positionV>
            <wp:extent cx="2543175" cy="2630170"/>
            <wp:effectExtent l="0" t="0" r="9525"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43175" cy="2630170"/>
                    </a:xfrm>
                    <a:prstGeom prst="rect">
                      <a:avLst/>
                    </a:prstGeom>
                    <a:noFill/>
                    <a:ln>
                      <a:noFill/>
                    </a:ln>
                  </pic:spPr>
                </pic:pic>
              </a:graphicData>
            </a:graphic>
            <wp14:sizeRelH relativeFrom="page">
              <wp14:pctWidth>0</wp14:pctWidth>
            </wp14:sizeRelH>
            <wp14:sizeRelV relativeFrom="page">
              <wp14:pctHeight>0</wp14:pctHeight>
            </wp14:sizeRelV>
          </wp:anchor>
        </w:drawing>
      </w:r>
      <w:r w:rsidR="003601DE">
        <w:t xml:space="preserve">In een </w:t>
      </w:r>
      <w:r w:rsidR="002A7C95">
        <w:t>webapplicatie</w:t>
      </w:r>
      <w:r w:rsidR="003601DE">
        <w:t xml:space="preserve"> is één van de meest belastende oper</w:t>
      </w:r>
      <w:r w:rsidR="004B1B33">
        <w:t xml:space="preserve">aties het veranderen van de </w:t>
      </w:r>
      <w:r w:rsidR="004B1B33" w:rsidRPr="004B1B33">
        <w:rPr>
          <w:highlight w:val="yellow"/>
        </w:rPr>
        <w:t>DOM. Dit is</w:t>
      </w:r>
      <w:r w:rsidR="003601DE">
        <w:t xml:space="preserve"> een </w:t>
      </w:r>
      <w:r w:rsidR="00CF4AB9">
        <w:t>API</w:t>
      </w:r>
      <w:r w:rsidR="003601DE">
        <w:t xml:space="preserve"> dat een HTML, XHTML of XML bestand behandelt als een boomstructuur waarin </w:t>
      </w:r>
      <w:r w:rsidR="003601DE">
        <w:lastRenderedPageBreak/>
        <w:t>elke node een object voorstelt als deel van het document.</w:t>
      </w:r>
      <w:r w:rsidRPr="00E849CE">
        <w:t xml:space="preserve"> </w:t>
      </w:r>
      <w:sdt>
        <w:sdtPr>
          <w:id w:val="-58249383"/>
          <w:citation/>
        </w:sdtPr>
        <w:sdtContent>
          <w:r>
            <w:fldChar w:fldCharType="begin"/>
          </w:r>
          <w:r>
            <w:instrText xml:space="preserve"> CITATION Doc18 \l 2067 </w:instrText>
          </w:r>
          <w:r>
            <w:fldChar w:fldCharType="separate"/>
          </w:r>
          <w:r w:rsidRPr="00C736A7">
            <w:rPr>
              <w:noProof/>
            </w:rPr>
            <w:t>[13]</w:t>
          </w:r>
          <w:r>
            <w:fldChar w:fldCharType="end"/>
          </w:r>
        </w:sdtContent>
      </w:sdt>
      <w:r>
        <w:t xml:space="preserve"> De structuur van een DOM valt te zien op Figuur 2.3.</w:t>
      </w:r>
      <w:r w:rsidR="003601DE">
        <w:t xml:space="preserve"> </w:t>
      </w:r>
    </w:p>
    <w:p w14:paraId="779627FB" w14:textId="5277FECD" w:rsidR="003601DE" w:rsidRDefault="003601DE" w:rsidP="00E849CE">
      <w:pPr>
        <w:keepNext/>
        <w:keepLines/>
      </w:pPr>
      <w:r>
        <w:t xml:space="preserve">React onderhoudt een virtuele representatie van deze DOM, Virtual DOM dus. Samen met een ‘diffing’ algoritme, </w:t>
      </w:r>
      <w:r w:rsidR="00215D30">
        <w:t>die twee trees</w:t>
      </w:r>
      <w:r>
        <w:t xml:space="preserve"> vergelijkt, kan </w:t>
      </w:r>
      <w:r w:rsidR="004709D1">
        <w:t>React Native</w:t>
      </w:r>
      <w:r>
        <w:t xml:space="preserve"> het verschil t.o.v. de oorspronkelijke</w:t>
      </w:r>
      <w:r w:rsidR="005F268F">
        <w:t xml:space="preserve"> </w:t>
      </w:r>
      <w:r>
        <w:t>DOM bepalen en enkel het deel updaten</w:t>
      </w:r>
      <w:r w:rsidR="00976AE1">
        <w:t xml:space="preserve"> </w:t>
      </w:r>
      <w:r>
        <w:t>dat</w:t>
      </w:r>
      <w:r w:rsidR="00976AE1">
        <w:t xml:space="preserve"> </w:t>
      </w:r>
      <w:r w:rsidR="00215D30">
        <w:t xml:space="preserve">tussentijds </w:t>
      </w:r>
      <w:r>
        <w:t>veranderd is. Deze</w:t>
      </w:r>
      <w:r w:rsidR="00976AE1">
        <w:t xml:space="preserve"> </w:t>
      </w:r>
      <w:r>
        <w:t>eigenschap is noodzakelijk voor real time applicaties die enige complexiteit bevatten.</w:t>
      </w:r>
      <w:r w:rsidR="00DD1452">
        <w:t xml:space="preserve"> </w:t>
      </w:r>
      <w:r>
        <w:t xml:space="preserve"> </w:t>
      </w:r>
    </w:p>
    <w:p w14:paraId="46567187" w14:textId="2E60067A" w:rsidR="00A15926" w:rsidRDefault="00F1388E" w:rsidP="00E849CE">
      <w:pPr>
        <w:keepNext/>
        <w:keepLines/>
        <w:rPr>
          <w:noProof/>
        </w:rPr>
      </w:pPr>
      <w:r>
        <w:rPr>
          <w:noProof/>
        </w:rPr>
        <mc:AlternateContent>
          <mc:Choice Requires="wps">
            <w:drawing>
              <wp:anchor distT="0" distB="0" distL="114300" distR="114300" simplePos="0" relativeHeight="251658253" behindDoc="0" locked="0" layoutInCell="1" allowOverlap="1" wp14:anchorId="75912C2C" wp14:editId="1D5C838B">
                <wp:simplePos x="0" y="0"/>
                <wp:positionH relativeFrom="margin">
                  <wp:posOffset>1256030</wp:posOffset>
                </wp:positionH>
                <wp:positionV relativeFrom="paragraph">
                  <wp:posOffset>3621405</wp:posOffset>
                </wp:positionV>
                <wp:extent cx="3129280" cy="185420"/>
                <wp:effectExtent l="0" t="0" r="0" b="5080"/>
                <wp:wrapTopAndBottom/>
                <wp:docPr id="43" name="Tekstvak 43"/>
                <wp:cNvGraphicFramePr/>
                <a:graphic xmlns:a="http://schemas.openxmlformats.org/drawingml/2006/main">
                  <a:graphicData uri="http://schemas.microsoft.com/office/word/2010/wordprocessingShape">
                    <wps:wsp>
                      <wps:cNvSpPr txBox="1"/>
                      <wps:spPr>
                        <a:xfrm>
                          <a:off x="0" y="0"/>
                          <a:ext cx="3129280" cy="185420"/>
                        </a:xfrm>
                        <a:prstGeom prst="rect">
                          <a:avLst/>
                        </a:prstGeom>
                        <a:solidFill>
                          <a:prstClr val="white"/>
                        </a:solidFill>
                        <a:ln>
                          <a:noFill/>
                        </a:ln>
                      </wps:spPr>
                      <wps:txbx>
                        <w:txbxContent>
                          <w:p w14:paraId="63C3BF9C" w14:textId="22FFF77A" w:rsidR="00CC1765" w:rsidRPr="00991191" w:rsidRDefault="00CC1765"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Voorbeeld Virtual DOM </w:t>
                            </w:r>
                            <w:sdt>
                              <w:sdtPr>
                                <w:rPr>
                                  <w:highlight w:val="yellow"/>
                                </w:rPr>
                                <w:id w:val="1460615972"/>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C736A7">
                                  <w:rPr>
                                    <w:noProof/>
                                    <w:highlight w:val="yellow"/>
                                  </w:rPr>
                                  <w:t>[12]</w:t>
                                </w:r>
                                <w:r w:rsidRPr="004B1B33">
                                  <w:rPr>
                                    <w:highlight w:val="yellow"/>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12C2C" id="Tekstvak 43" o:spid="_x0000_s1035" type="#_x0000_t202" style="position:absolute;left:0;text-align:left;margin-left:98.9pt;margin-top:285.15pt;width:246.4pt;height:14.6pt;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" stroked="f">
                <v:textbox inset="0,0,0,0">
                  <w:txbxContent>
                    <w:p w14:paraId="63C3BF9C" w14:textId="22FFF77A" w:rsidR="00CC1765" w:rsidRPr="00991191" w:rsidRDefault="00CC1765" w:rsidP="005D58EF">
                      <w:pPr>
                        <w:pStyle w:val="Bijschrift"/>
                        <w:jc w:val="center"/>
                        <w:rPr>
                          <w:noProof/>
                        </w:rPr>
                      </w:pPr>
                      <w:r w:rsidRPr="004B1B33">
                        <w:rPr>
                          <w:highlight w:val="yellow"/>
                        </w:rPr>
                        <w:t xml:space="preserve">Figuur </w:t>
                      </w:r>
                      <w:r w:rsidRPr="004B1B33">
                        <w:rPr>
                          <w:highlight w:val="yellow"/>
                        </w:rPr>
                        <w:fldChar w:fldCharType="begin"/>
                      </w:r>
                      <w:r w:rsidRPr="004B1B33">
                        <w:rPr>
                          <w:highlight w:val="yellow"/>
                        </w:rPr>
                        <w:instrText xml:space="preserve"> STYLEREF 1 \s </w:instrText>
                      </w:r>
                      <w:r w:rsidRPr="004B1B33">
                        <w:rPr>
                          <w:highlight w:val="yellow"/>
                        </w:rPr>
                        <w:fldChar w:fldCharType="separate"/>
                      </w:r>
                      <w:r w:rsidRPr="004B1B33">
                        <w:rPr>
                          <w:noProof/>
                          <w:highlight w:val="yellow"/>
                        </w:rPr>
                        <w:t>2</w:t>
                      </w:r>
                      <w:r w:rsidRPr="004B1B33">
                        <w:rPr>
                          <w:noProof/>
                          <w:highlight w:val="yellow"/>
                        </w:rPr>
                        <w:fldChar w:fldCharType="end"/>
                      </w:r>
                      <w:r>
                        <w:rPr>
                          <w:highlight w:val="yellow"/>
                        </w:rPr>
                        <w:t>.</w:t>
                      </w:r>
                      <w:r w:rsidRPr="004B1B33">
                        <w:rPr>
                          <w:highlight w:val="yellow"/>
                        </w:rPr>
                        <w:t xml:space="preserve">4: Voorbeeld Virtual DOM </w:t>
                      </w:r>
                      <w:sdt>
                        <w:sdtPr>
                          <w:rPr>
                            <w:highlight w:val="yellow"/>
                          </w:rPr>
                          <w:id w:val="1460615972"/>
                          <w:citation/>
                        </w:sdtPr>
                        <w:sdtContent>
                          <w:r w:rsidRPr="004B1B33">
                            <w:rPr>
                              <w:highlight w:val="yellow"/>
                            </w:rPr>
                            <w:fldChar w:fldCharType="begin"/>
                          </w:r>
                          <w:r w:rsidRPr="004B1B33">
                            <w:rPr>
                              <w:highlight w:val="yellow"/>
                            </w:rPr>
                            <w:instrText xml:space="preserve"> CITATION Eis16 \l 2067 </w:instrText>
                          </w:r>
                          <w:r w:rsidRPr="004B1B33">
                            <w:rPr>
                              <w:highlight w:val="yellow"/>
                            </w:rPr>
                            <w:fldChar w:fldCharType="separate"/>
                          </w:r>
                          <w:r w:rsidRPr="00C736A7">
                            <w:rPr>
                              <w:noProof/>
                              <w:highlight w:val="yellow"/>
                            </w:rPr>
                            <w:t>[12]</w:t>
                          </w:r>
                          <w:r w:rsidRPr="004B1B33">
                            <w:rPr>
                              <w:highlight w:val="yellow"/>
                            </w:rPr>
                            <w:fldChar w:fldCharType="end"/>
                          </w:r>
                        </w:sdtContent>
                      </w:sdt>
                    </w:p>
                  </w:txbxContent>
                </v:textbox>
                <w10:wrap type="topAndBottom" anchorx="margin"/>
              </v:shape>
            </w:pict>
          </mc:Fallback>
        </mc:AlternateContent>
      </w:r>
      <w:r>
        <w:rPr>
          <w:noProof/>
        </w:rPr>
        <w:drawing>
          <wp:anchor distT="0" distB="0" distL="114300" distR="114300" simplePos="0" relativeHeight="251658248" behindDoc="0" locked="0" layoutInCell="1" allowOverlap="1" wp14:anchorId="6B0233EE" wp14:editId="7DC51D28">
            <wp:simplePos x="0" y="0"/>
            <wp:positionH relativeFrom="margin">
              <wp:posOffset>1294765</wp:posOffset>
            </wp:positionH>
            <wp:positionV relativeFrom="paragraph">
              <wp:posOffset>2586355</wp:posOffset>
            </wp:positionV>
            <wp:extent cx="3133725" cy="925195"/>
            <wp:effectExtent l="0" t="0" r="0" b="8255"/>
            <wp:wrapTopAndBottom/>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rowers dom bij state change.PNG"/>
                    <pic:cNvPicPr/>
                  </pic:nvPicPr>
                  <pic:blipFill>
                    <a:blip r:embed="rId30">
                      <a:extLst>
                        <a:ext uri="{28A0092B-C50C-407E-A947-70E740481C1C}">
                          <a14:useLocalDpi xmlns:a14="http://schemas.microsoft.com/office/drawing/2010/main" val="0"/>
                        </a:ext>
                      </a:extLst>
                    </a:blip>
                    <a:stretch>
                      <a:fillRect/>
                    </a:stretch>
                  </pic:blipFill>
                  <pic:spPr>
                    <a:xfrm>
                      <a:off x="0" y="0"/>
                      <a:ext cx="3133725" cy="9251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7" behindDoc="0" locked="0" layoutInCell="1" allowOverlap="1" wp14:anchorId="237B4C0F" wp14:editId="0DFC9363">
            <wp:simplePos x="0" y="0"/>
            <wp:positionH relativeFrom="margin">
              <wp:posOffset>1290955</wp:posOffset>
            </wp:positionH>
            <wp:positionV relativeFrom="paragraph">
              <wp:posOffset>1666875</wp:posOffset>
            </wp:positionV>
            <wp:extent cx="3209925" cy="932815"/>
            <wp:effectExtent l="0" t="0" r="9525" b="635"/>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te change.PNG"/>
                    <pic:cNvPicPr/>
                  </pic:nvPicPr>
                  <pic:blipFill rotWithShape="1">
                    <a:blip r:embed="rId31">
                      <a:extLst>
                        <a:ext uri="{28A0092B-C50C-407E-A947-70E740481C1C}">
                          <a14:useLocalDpi xmlns:a14="http://schemas.microsoft.com/office/drawing/2010/main" val="0"/>
                        </a:ext>
                      </a:extLst>
                    </a:blip>
                    <a:srcRect b="15625"/>
                    <a:stretch/>
                  </pic:blipFill>
                  <pic:spPr bwMode="auto">
                    <a:xfrm>
                      <a:off x="0" y="0"/>
                      <a:ext cx="3209925" cy="9328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87616">
        <w:t>In plaats van de veranderingen die gebeuren op een pagina direct te renderen zal React de benodigde veranderingen berekenen in zijn memory en het minimaal mogelijke van de pagina</w:t>
      </w:r>
      <w:r w:rsidR="00215D30">
        <w:t xml:space="preserve"> </w:t>
      </w:r>
      <w:r w:rsidR="00BE54E1">
        <w:t xml:space="preserve">opnieuw </w:t>
      </w:r>
      <w:r w:rsidR="00187616">
        <w:t>renderen</w:t>
      </w:r>
      <w:r w:rsidR="00DD1452">
        <w:t>.</w:t>
      </w:r>
      <w:r w:rsidR="00187616">
        <w:t xml:space="preserve"> </w:t>
      </w:r>
      <w:r w:rsidR="00DD1452">
        <w:t>Z</w:t>
      </w:r>
      <w:r w:rsidR="00187616">
        <w:t>o zal niet de gehele pagina moeten worden herladen</w:t>
      </w:r>
      <w:r w:rsidR="00215D30">
        <w:t xml:space="preserve"> zoals bij gewoonlijke webapplicaties dat wel moet gebeuren.</w:t>
      </w:r>
      <w:r w:rsidR="00C3545C">
        <w:t xml:space="preserve"> </w:t>
      </w:r>
      <w:r w:rsidR="00C3545C" w:rsidRPr="004B1B33">
        <w:rPr>
          <w:highlight w:val="yellow"/>
        </w:rPr>
        <w:t>Fi</w:t>
      </w:r>
      <w:r w:rsidR="00934192" w:rsidRPr="004B1B33">
        <w:rPr>
          <w:highlight w:val="yellow"/>
        </w:rPr>
        <w:t>guur 2</w:t>
      </w:r>
      <w:r w:rsidR="00E849CE">
        <w:rPr>
          <w:highlight w:val="yellow"/>
        </w:rPr>
        <w:t>.</w:t>
      </w:r>
      <w:r w:rsidR="00934192" w:rsidRPr="004B1B33">
        <w:rPr>
          <w:highlight w:val="yellow"/>
        </w:rPr>
        <w:t xml:space="preserve">4 </w:t>
      </w:r>
      <w:r w:rsidR="00C65C03" w:rsidRPr="004B1B33">
        <w:rPr>
          <w:highlight w:val="yellow"/>
        </w:rPr>
        <w:t xml:space="preserve">toont </w:t>
      </w:r>
      <w:r w:rsidR="00DA3DB3" w:rsidRPr="004B1B33">
        <w:rPr>
          <w:highlight w:val="yellow"/>
        </w:rPr>
        <w:t>aan wat er gebeurt</w:t>
      </w:r>
      <w:r w:rsidR="00550A89" w:rsidRPr="004B1B33">
        <w:rPr>
          <w:highlight w:val="yellow"/>
        </w:rPr>
        <w:t xml:space="preserve"> als er iets moet veranderen in het DOM</w:t>
      </w:r>
      <w:r w:rsidR="00C65C03" w:rsidRPr="004B1B33">
        <w:rPr>
          <w:highlight w:val="yellow"/>
        </w:rPr>
        <w:t>. Van links naar rechts vormen zich drie stappen. Stap één is dat er effectief een statu</w:t>
      </w:r>
      <w:r w:rsidR="00DA3DB3" w:rsidRPr="004B1B33">
        <w:rPr>
          <w:highlight w:val="yellow"/>
        </w:rPr>
        <w:t>sverandering van het DOM gebeurt</w:t>
      </w:r>
      <w:r w:rsidR="00C65C03" w:rsidRPr="004B1B33">
        <w:rPr>
          <w:highlight w:val="yellow"/>
        </w:rPr>
        <w:t xml:space="preserve">. Tijdens stap twee wordt het verschil gecalculeerd, en de finale stap is het opnieuw renderen van de UI. </w:t>
      </w:r>
      <w:r w:rsidR="00550A89" w:rsidRPr="004B1B33">
        <w:rPr>
          <w:highlight w:val="yellow"/>
        </w:rPr>
        <w:t>Bij deze laatste stap wordt dan ook het browser DOM aangepast, waarbij deze dan niet zijn geheel opnieuw moet renderen.</w:t>
      </w:r>
    </w:p>
    <w:p w14:paraId="2F30F993" w14:textId="77777777" w:rsidR="00F1388E" w:rsidRDefault="00F1388E" w:rsidP="003601DE">
      <w:pPr>
        <w:keepNext/>
      </w:pPr>
    </w:p>
    <w:p w14:paraId="2658A05F" w14:textId="32E137C6" w:rsidR="002B6381" w:rsidRDefault="006A74DE" w:rsidP="00E849CE">
      <w:pPr>
        <w:keepNext/>
        <w:keepLines/>
      </w:pPr>
      <w:r>
        <w:t xml:space="preserve">De Virtual DOM </w:t>
      </w:r>
      <w:r w:rsidR="00550A89">
        <w:t xml:space="preserve">gebruiken </w:t>
      </w:r>
      <w:r>
        <w:t xml:space="preserve">heeft dus zijn performance voordelen. Maar het potentieel is veel groter dan enkel </w:t>
      </w:r>
      <w:r w:rsidR="00591A6A">
        <w:t>die</w:t>
      </w:r>
      <w:r>
        <w:t xml:space="preserve"> </w:t>
      </w:r>
      <w:r w:rsidR="00591A6A">
        <w:t>verbeteringen</w:t>
      </w:r>
      <w:r>
        <w:t xml:space="preserve">. </w:t>
      </w:r>
      <w:r w:rsidRPr="00CE4433">
        <w:rPr>
          <w:highlight w:val="yellow"/>
        </w:rPr>
        <w:t xml:space="preserve">Wat als React een ander doel kon renderen dan de browser z’n DOM? </w:t>
      </w:r>
      <w:r w:rsidR="00EA327E" w:rsidRPr="00CE4433">
        <w:rPr>
          <w:highlight w:val="yellow"/>
        </w:rPr>
        <w:t xml:space="preserve">Met deze filosofie werd React Native gebouwd. </w:t>
      </w:r>
      <w:r w:rsidRPr="00CE4433">
        <w:rPr>
          <w:highlight w:val="yellow"/>
        </w:rPr>
        <w:t xml:space="preserve">In plaats van de browser z’n DOM te renderen, zal </w:t>
      </w:r>
      <w:r w:rsidR="004709D1">
        <w:rPr>
          <w:highlight w:val="yellow"/>
        </w:rPr>
        <w:t>React Native</w:t>
      </w:r>
      <w:r w:rsidRPr="00CE4433">
        <w:rPr>
          <w:highlight w:val="yellow"/>
        </w:rPr>
        <w:t xml:space="preserve"> Objective-C API</w:t>
      </w:r>
      <w:r w:rsidR="00454E75" w:rsidRPr="00CE4433">
        <w:rPr>
          <w:highlight w:val="yellow"/>
        </w:rPr>
        <w:t>s</w:t>
      </w:r>
      <w:r w:rsidRPr="00CE4433">
        <w:rPr>
          <w:highlight w:val="yellow"/>
        </w:rPr>
        <w:t xml:space="preserve"> gebruiken om iOS componenten te renderen en analoog Java APIs om Android componenten te renderen</w:t>
      </w:r>
      <w:r>
        <w:t xml:space="preserve">. Met deze eigenschap onderscheidt </w:t>
      </w:r>
      <w:r w:rsidR="004709D1">
        <w:t>React Native</w:t>
      </w:r>
      <w:r>
        <w:t xml:space="preserve"> zich van andere cross-platform development opties, die </w:t>
      </w:r>
      <w:r w:rsidR="00AA1B12">
        <w:t>meestal</w:t>
      </w:r>
      <w:r>
        <w:t xml:space="preserve"> een web-based view renderen.</w:t>
      </w:r>
      <w:r w:rsidR="00273D03" w:rsidRPr="00273D03">
        <w:t xml:space="preserve"> </w:t>
      </w:r>
      <w:sdt>
        <w:sdtPr>
          <w:id w:val="-1715182702"/>
          <w:citation/>
        </w:sdtPr>
        <w:sdtContent>
          <w:r w:rsidR="00273D03">
            <w:fldChar w:fldCharType="begin"/>
          </w:r>
          <w:r w:rsidR="00273D03">
            <w:instrText xml:space="preserve"> CITATION Eis16 \l 2067 </w:instrText>
          </w:r>
          <w:r w:rsidR="00273D03">
            <w:fldChar w:fldCharType="separate"/>
          </w:r>
          <w:r w:rsidR="00C736A7" w:rsidRPr="00C736A7">
            <w:rPr>
              <w:noProof/>
            </w:rPr>
            <w:t>[12]</w:t>
          </w:r>
          <w:r w:rsidR="00273D03">
            <w:fldChar w:fldCharType="end"/>
          </w:r>
        </w:sdtContent>
      </w:sdt>
    </w:p>
    <w:p w14:paraId="05256BCB" w14:textId="1E208E25" w:rsidR="00E849CE" w:rsidRDefault="00E849CE" w:rsidP="003601DE">
      <w:pPr>
        <w:keepNext/>
      </w:pPr>
    </w:p>
    <w:p w14:paraId="61F9E8C5" w14:textId="23667D68" w:rsidR="00E849CE" w:rsidRDefault="00E849CE" w:rsidP="003601DE">
      <w:pPr>
        <w:keepNext/>
      </w:pPr>
    </w:p>
    <w:p w14:paraId="2DE5D2DA" w14:textId="73F001B4" w:rsidR="00E849CE" w:rsidRDefault="00E849CE" w:rsidP="003601DE">
      <w:pPr>
        <w:keepNext/>
      </w:pPr>
    </w:p>
    <w:p w14:paraId="597E4BA7" w14:textId="1EB189AD" w:rsidR="00E849CE" w:rsidRDefault="00E849CE" w:rsidP="003601DE">
      <w:pPr>
        <w:keepNext/>
      </w:pPr>
    </w:p>
    <w:p w14:paraId="1BFB736A" w14:textId="4B5103F1" w:rsidR="00E849CE" w:rsidRDefault="00E849CE" w:rsidP="003601DE">
      <w:pPr>
        <w:keepNext/>
      </w:pPr>
    </w:p>
    <w:p w14:paraId="5C6DAA85" w14:textId="1266B751" w:rsidR="00E849CE" w:rsidRDefault="00E849CE" w:rsidP="003601DE">
      <w:pPr>
        <w:keepNext/>
      </w:pPr>
    </w:p>
    <w:p w14:paraId="09934B93" w14:textId="77777777" w:rsidR="00E849CE" w:rsidRDefault="00E849CE" w:rsidP="003601DE">
      <w:pPr>
        <w:keepNext/>
      </w:pPr>
    </w:p>
    <w:p w14:paraId="37D39419" w14:textId="77777777" w:rsidR="00E849CE" w:rsidRDefault="00E849CE" w:rsidP="003601DE">
      <w:pPr>
        <w:keepNext/>
      </w:pPr>
    </w:p>
    <w:p w14:paraId="515ED260" w14:textId="4F82A102" w:rsidR="003601DE" w:rsidRPr="00D964B8" w:rsidRDefault="003601DE" w:rsidP="003601DE">
      <w:pPr>
        <w:pStyle w:val="Kop4"/>
        <w:spacing w:before="40" w:after="0"/>
        <w:rPr>
          <w:lang w:val="en-US"/>
        </w:rPr>
      </w:pPr>
      <w:r w:rsidRPr="00D964B8">
        <w:rPr>
          <w:lang w:val="en-US"/>
        </w:rPr>
        <w:lastRenderedPageBreak/>
        <w:t>One-way data flow</w:t>
      </w:r>
      <w:r w:rsidR="002B6381" w:rsidRPr="00D964B8">
        <w:rPr>
          <w:lang w:val="en-US"/>
        </w:rPr>
        <w:t>: MVC – Flux - Redux</w:t>
      </w:r>
    </w:p>
    <w:p w14:paraId="083A8404" w14:textId="40D9A49D" w:rsidR="00BE54E1" w:rsidRDefault="00312707" w:rsidP="002B6381">
      <w:pPr>
        <w:keepNext/>
      </w:pPr>
      <w:r>
        <w:t xml:space="preserve">React </w:t>
      </w:r>
      <w:r w:rsidR="00AA1B12">
        <w:t xml:space="preserve">maakt gebruik van </w:t>
      </w:r>
      <w:r>
        <w:t xml:space="preserve">Flux, </w:t>
      </w:r>
      <w:r w:rsidR="00DD6505">
        <w:t>een architectuur om data layers te creëren in JavaScript applicaties en een alternatief op het Model-View-</w:t>
      </w:r>
      <w:r w:rsidR="00095BBD">
        <w:t>C</w:t>
      </w:r>
      <w:r w:rsidR="00DD6505">
        <w:t xml:space="preserve">ontroller-model (MVC) dat in vele Java applicaties wordt </w:t>
      </w:r>
      <w:r w:rsidR="00751A60">
        <w:t>toegepast</w:t>
      </w:r>
      <w:r w:rsidR="00DD6505">
        <w:t>.</w:t>
      </w:r>
      <w:r w:rsidR="00E849CE">
        <w:t xml:space="preserve"> Twee voorbeelden hiervan worden aangetoond in Figuur 2</w:t>
      </w:r>
      <w:r w:rsidR="003357EF">
        <w:t>.</w:t>
      </w:r>
      <w:r w:rsidR="00E849CE">
        <w:t>4 en 2</w:t>
      </w:r>
      <w:r w:rsidR="003357EF">
        <w:t>.</w:t>
      </w:r>
      <w:r w:rsidR="00E849CE">
        <w:t>5.</w:t>
      </w:r>
      <w:r w:rsidR="00DD6505">
        <w:t xml:space="preserve"> MVC heeft als architectuur het nadeel dat als de applicatie complexer en groter wordt dat</w:t>
      </w:r>
      <w:r w:rsidR="00BE54E1">
        <w:t>:</w:t>
      </w:r>
      <w:r w:rsidR="00DD6505">
        <w:t xml:space="preserve"> </w:t>
      </w:r>
    </w:p>
    <w:p w14:paraId="6A441CE4" w14:textId="34D07EB8" w:rsidR="00BE54E1" w:rsidRDefault="00DD6505" w:rsidP="009A0D12">
      <w:pPr>
        <w:pStyle w:val="Lijstalinea"/>
        <w:keepNext/>
        <w:numPr>
          <w:ilvl w:val="0"/>
          <w:numId w:val="9"/>
        </w:numPr>
      </w:pPr>
      <w:r>
        <w:t>de relaties tussen View, Models &amp; Controllers te complex word</w:t>
      </w:r>
      <w:r w:rsidR="000D1F51">
        <w:t>en</w:t>
      </w:r>
      <w:r w:rsidR="007D5FFC">
        <w:t>.</w:t>
      </w:r>
    </w:p>
    <w:p w14:paraId="04321872" w14:textId="1FEDAAE8" w:rsidR="00BE54E1" w:rsidRDefault="000D1F51" w:rsidP="009A0D12">
      <w:pPr>
        <w:pStyle w:val="Lijstalinea"/>
        <w:keepNext/>
        <w:numPr>
          <w:ilvl w:val="0"/>
          <w:numId w:val="9"/>
        </w:numPr>
      </w:pPr>
      <w:r>
        <w:t xml:space="preserve">de code </w:t>
      </w:r>
      <w:r w:rsidR="00DD6505">
        <w:t>zeer moeilijk te debuggen valt</w:t>
      </w:r>
      <w:r w:rsidR="007D5FFC">
        <w:t>.</w:t>
      </w:r>
    </w:p>
    <w:p w14:paraId="2B78B4D1" w14:textId="3C93EA3A" w:rsidR="00BE54E1" w:rsidRDefault="00454E75" w:rsidP="009A0D12">
      <w:pPr>
        <w:pStyle w:val="Lijstalinea"/>
        <w:keepNext/>
        <w:numPr>
          <w:ilvl w:val="0"/>
          <w:numId w:val="9"/>
        </w:numPr>
      </w:pPr>
      <w:r>
        <w:rPr>
          <w:noProof/>
        </w:rPr>
        <w:drawing>
          <wp:anchor distT="0" distB="0" distL="114300" distR="114300" simplePos="0" relativeHeight="251658256" behindDoc="0" locked="0" layoutInCell="1" allowOverlap="1" wp14:anchorId="375F5521" wp14:editId="64D9EFD0">
            <wp:simplePos x="0" y="0"/>
            <wp:positionH relativeFrom="column">
              <wp:posOffset>952721</wp:posOffset>
            </wp:positionH>
            <wp:positionV relativeFrom="paragraph">
              <wp:posOffset>332022</wp:posOffset>
            </wp:positionV>
            <wp:extent cx="3810000" cy="793330"/>
            <wp:effectExtent l="0" t="0" r="0" b="6985"/>
            <wp:wrapTopAndBottom/>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VC.PNG"/>
                    <pic:cNvPicPr/>
                  </pic:nvPicPr>
                  <pic:blipFill>
                    <a:blip r:embed="rId32">
                      <a:extLst>
                        <a:ext uri="{28A0092B-C50C-407E-A947-70E740481C1C}">
                          <a14:useLocalDpi xmlns:a14="http://schemas.microsoft.com/office/drawing/2010/main" val="0"/>
                        </a:ext>
                      </a:extLst>
                    </a:blip>
                    <a:stretch>
                      <a:fillRect/>
                    </a:stretch>
                  </pic:blipFill>
                  <pic:spPr>
                    <a:xfrm>
                      <a:off x="0" y="0"/>
                      <a:ext cx="3810000" cy="793330"/>
                    </a:xfrm>
                    <a:prstGeom prst="rect">
                      <a:avLst/>
                    </a:prstGeom>
                  </pic:spPr>
                </pic:pic>
              </a:graphicData>
            </a:graphic>
            <wp14:sizeRelH relativeFrom="page">
              <wp14:pctWidth>0</wp14:pctWidth>
            </wp14:sizeRelH>
            <wp14:sizeRelV relativeFrom="page">
              <wp14:pctHeight>0</wp14:pctHeight>
            </wp14:sizeRelV>
          </wp:anchor>
        </w:drawing>
      </w:r>
      <w:r w:rsidR="000D1F51">
        <w:t xml:space="preserve">oneindige loops te gemakkelijk </w:t>
      </w:r>
      <w:r w:rsidR="00BF3E08">
        <w:t>geactiveerd</w:t>
      </w:r>
      <w:r w:rsidR="000D1F51">
        <w:t xml:space="preserve"> worden</w:t>
      </w:r>
      <w:r w:rsidR="00DD6505">
        <w:t>.</w:t>
      </w:r>
      <w:r w:rsidR="000D1F51">
        <w:t xml:space="preserve"> </w:t>
      </w:r>
    </w:p>
    <w:p w14:paraId="1D5A9B2C" w14:textId="25CD4376" w:rsidR="0008701E" w:rsidRDefault="0008701E" w:rsidP="0008701E">
      <w:pPr>
        <w:pStyle w:val="Lijstalinea"/>
        <w:keepNext/>
      </w:pPr>
    </w:p>
    <w:p w14:paraId="70901D24" w14:textId="70C61693" w:rsidR="0008701E" w:rsidRDefault="0008701E" w:rsidP="0008701E">
      <w:pPr>
        <w:pStyle w:val="Bijschrift"/>
        <w:jc w:val="center"/>
      </w:pPr>
      <w:bookmarkStart w:id="40" w:name="_Toc514601696"/>
      <w:r>
        <w:t xml:space="preserve">Figuur </w:t>
      </w:r>
      <w:fldSimple w:instr=" STYLEREF 1 \s ">
        <w:r w:rsidR="001947FB">
          <w:rPr>
            <w:noProof/>
          </w:rPr>
          <w:t>2</w:t>
        </w:r>
      </w:fldSimple>
      <w:r w:rsidR="003357EF">
        <w:t>.</w:t>
      </w:r>
      <w:fldSimple w:instr=" SEQ Figuur \* ARABIC \s 1 ">
        <w:r w:rsidR="001947FB">
          <w:rPr>
            <w:noProof/>
          </w:rPr>
          <w:t>4</w:t>
        </w:r>
      </w:fldSimple>
      <w:r>
        <w:t xml:space="preserve">: </w:t>
      </w:r>
      <w:bookmarkStart w:id="41" w:name="_Ref509316668"/>
      <w:r>
        <w:t>Voorbeeld MVC</w:t>
      </w:r>
      <w:bookmarkEnd w:id="41"/>
      <w:r w:rsidRPr="00030C0A">
        <w:t xml:space="preserve"> </w:t>
      </w:r>
      <w:sdt>
        <w:sdtPr>
          <w:id w:val="-1821190442"/>
          <w:citation/>
        </w:sdtPr>
        <w:sdtContent>
          <w:r>
            <w:fldChar w:fldCharType="begin"/>
          </w:r>
          <w:r>
            <w:instrText xml:space="preserve"> CITATION Mic18 \l 2067 </w:instrText>
          </w:r>
          <w:r>
            <w:fldChar w:fldCharType="separate"/>
          </w:r>
          <w:r w:rsidR="00C736A7" w:rsidRPr="00C736A7">
            <w:rPr>
              <w:noProof/>
            </w:rPr>
            <w:t>[14]</w:t>
          </w:r>
          <w:r>
            <w:fldChar w:fldCharType="end"/>
          </w:r>
        </w:sdtContent>
      </w:sdt>
      <w:bookmarkEnd w:id="40"/>
    </w:p>
    <w:p w14:paraId="5B6B2D62" w14:textId="7C5E6ECE" w:rsidR="00C75CE0" w:rsidRDefault="00C75CE0" w:rsidP="0008701E">
      <w:pPr>
        <w:pStyle w:val="Bijschrift"/>
      </w:pPr>
    </w:p>
    <w:p w14:paraId="520D4A26" w14:textId="77E4B650" w:rsidR="00454E75" w:rsidRDefault="002B6381" w:rsidP="00454E75">
      <w:pPr>
        <w:keepNext/>
      </w:pPr>
      <w:r>
        <w:rPr>
          <w:noProof/>
          <w:lang w:eastAsia="en-US"/>
        </w:rPr>
        <w:drawing>
          <wp:anchor distT="0" distB="0" distL="114300" distR="114300" simplePos="0" relativeHeight="251658255" behindDoc="0" locked="0" layoutInCell="1" allowOverlap="1" wp14:anchorId="300B4841" wp14:editId="6E28A2C7">
            <wp:simplePos x="0" y="0"/>
            <wp:positionH relativeFrom="margin">
              <wp:align>center</wp:align>
            </wp:positionH>
            <wp:positionV relativeFrom="paragraph">
              <wp:posOffset>110</wp:posOffset>
            </wp:positionV>
            <wp:extent cx="4248150" cy="2886887"/>
            <wp:effectExtent l="0" t="0" r="0" b="889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VC complex.PNG"/>
                    <pic:cNvPicPr/>
                  </pic:nvPicPr>
                  <pic:blipFill>
                    <a:blip r:embed="rId33">
                      <a:extLst>
                        <a:ext uri="{28A0092B-C50C-407E-A947-70E740481C1C}">
                          <a14:useLocalDpi xmlns:a14="http://schemas.microsoft.com/office/drawing/2010/main" val="0"/>
                        </a:ext>
                      </a:extLst>
                    </a:blip>
                    <a:stretch>
                      <a:fillRect/>
                    </a:stretch>
                  </pic:blipFill>
                  <pic:spPr>
                    <a:xfrm>
                      <a:off x="0" y="0"/>
                      <a:ext cx="4248150" cy="2886887"/>
                    </a:xfrm>
                    <a:prstGeom prst="rect">
                      <a:avLst/>
                    </a:prstGeom>
                  </pic:spPr>
                </pic:pic>
              </a:graphicData>
            </a:graphic>
            <wp14:sizeRelH relativeFrom="page">
              <wp14:pctWidth>0</wp14:pctWidth>
            </wp14:sizeRelH>
            <wp14:sizeRelV relativeFrom="page">
              <wp14:pctHeight>0</wp14:pctHeight>
            </wp14:sizeRelV>
          </wp:anchor>
        </w:drawing>
      </w:r>
    </w:p>
    <w:p w14:paraId="455F8B3B" w14:textId="78807EB4" w:rsidR="00C75CE0" w:rsidRDefault="00454E75" w:rsidP="00454E75">
      <w:pPr>
        <w:pStyle w:val="Bijschrift"/>
        <w:jc w:val="center"/>
      </w:pPr>
      <w:bookmarkStart w:id="42" w:name="_Toc514601697"/>
      <w:r>
        <w:t xml:space="preserve">Figuur </w:t>
      </w:r>
      <w:fldSimple w:instr=" STYLEREF 1 \s ">
        <w:r w:rsidR="001947FB">
          <w:rPr>
            <w:noProof/>
          </w:rPr>
          <w:t>2</w:t>
        </w:r>
      </w:fldSimple>
      <w:r w:rsidR="003357EF">
        <w:t>.</w:t>
      </w:r>
      <w:fldSimple w:instr=" SEQ Figuur \* ARABIC \s 1 ">
        <w:r w:rsidR="001947FB">
          <w:rPr>
            <w:noProof/>
          </w:rPr>
          <w:t>5</w:t>
        </w:r>
      </w:fldSimple>
      <w:r w:rsidRPr="00454E75">
        <w:t xml:space="preserve"> </w:t>
      </w:r>
      <w:r>
        <w:t>Complexer voorbeeld MVC</w:t>
      </w:r>
      <w:r w:rsidRPr="00030C0A">
        <w:t xml:space="preserve"> </w:t>
      </w:r>
      <w:sdt>
        <w:sdtPr>
          <w:id w:val="-1864586618"/>
          <w:citation/>
        </w:sdtPr>
        <w:sdtContent>
          <w:r>
            <w:fldChar w:fldCharType="begin"/>
          </w:r>
          <w:r>
            <w:instrText xml:space="preserve"> CITATION Mic18 \l 2067 </w:instrText>
          </w:r>
          <w:r>
            <w:fldChar w:fldCharType="separate"/>
          </w:r>
          <w:r w:rsidR="00C736A7" w:rsidRPr="00C736A7">
            <w:rPr>
              <w:noProof/>
            </w:rPr>
            <w:t>[14]</w:t>
          </w:r>
          <w:r>
            <w:fldChar w:fldCharType="end"/>
          </w:r>
        </w:sdtContent>
      </w:sdt>
      <w:bookmarkEnd w:id="42"/>
    </w:p>
    <w:p w14:paraId="3DB97ABA" w14:textId="587F9C14" w:rsidR="003601DE" w:rsidRDefault="003357EF" w:rsidP="003357EF">
      <w:pPr>
        <w:keepLines/>
      </w:pPr>
      <w:r w:rsidRPr="00BC4311">
        <w:rPr>
          <w:noProof/>
          <w:highlight w:val="yellow"/>
        </w:rPr>
        <w:lastRenderedPageBreak/>
        <w:drawing>
          <wp:anchor distT="0" distB="0" distL="114300" distR="114300" simplePos="0" relativeHeight="251658257" behindDoc="0" locked="0" layoutInCell="1" allowOverlap="1" wp14:anchorId="4D456C5A" wp14:editId="5BE26DAB">
            <wp:simplePos x="0" y="0"/>
            <wp:positionH relativeFrom="margin">
              <wp:align>center</wp:align>
            </wp:positionH>
            <wp:positionV relativeFrom="paragraph">
              <wp:posOffset>1711960</wp:posOffset>
            </wp:positionV>
            <wp:extent cx="4343400" cy="1116965"/>
            <wp:effectExtent l="0" t="0" r="0" b="6985"/>
            <wp:wrapTopAndBottom/>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lux.PNG"/>
                    <pic:cNvPicPr/>
                  </pic:nvPicPr>
                  <pic:blipFill>
                    <a:blip r:embed="rId34">
                      <a:extLst>
                        <a:ext uri="{28A0092B-C50C-407E-A947-70E740481C1C}">
                          <a14:useLocalDpi xmlns:a14="http://schemas.microsoft.com/office/drawing/2010/main" val="0"/>
                        </a:ext>
                      </a:extLst>
                    </a:blip>
                    <a:stretch>
                      <a:fillRect/>
                    </a:stretch>
                  </pic:blipFill>
                  <pic:spPr>
                    <a:xfrm>
                      <a:off x="0" y="0"/>
                      <a:ext cx="4343400" cy="1116965"/>
                    </a:xfrm>
                    <a:prstGeom prst="rect">
                      <a:avLst/>
                    </a:prstGeom>
                  </pic:spPr>
                </pic:pic>
              </a:graphicData>
            </a:graphic>
          </wp:anchor>
        </w:drawing>
      </w:r>
      <w:r>
        <w:rPr>
          <w:noProof/>
        </w:rPr>
        <w:drawing>
          <wp:anchor distT="0" distB="0" distL="114300" distR="114300" simplePos="0" relativeHeight="251658258" behindDoc="0" locked="0" layoutInCell="1" allowOverlap="1" wp14:anchorId="328B2678" wp14:editId="29AA7DA7">
            <wp:simplePos x="0" y="0"/>
            <wp:positionH relativeFrom="margin">
              <wp:align>center</wp:align>
            </wp:positionH>
            <wp:positionV relativeFrom="paragraph">
              <wp:posOffset>2995295</wp:posOffset>
            </wp:positionV>
            <wp:extent cx="4391025" cy="3814445"/>
            <wp:effectExtent l="0" t="0" r="9525"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lux complex.PNG"/>
                    <pic:cNvPicPr/>
                  </pic:nvPicPr>
                  <pic:blipFill>
                    <a:blip r:embed="rId35">
                      <a:extLst>
                        <a:ext uri="{28A0092B-C50C-407E-A947-70E740481C1C}">
                          <a14:useLocalDpi xmlns:a14="http://schemas.microsoft.com/office/drawing/2010/main" val="0"/>
                        </a:ext>
                      </a:extLst>
                    </a:blip>
                    <a:stretch>
                      <a:fillRect/>
                    </a:stretch>
                  </pic:blipFill>
                  <pic:spPr>
                    <a:xfrm>
                      <a:off x="0" y="0"/>
                      <a:ext cx="4391025" cy="38144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59" behindDoc="1" locked="0" layoutInCell="1" allowOverlap="1" wp14:anchorId="6AA7A09B" wp14:editId="5E2027AE">
                <wp:simplePos x="0" y="0"/>
                <wp:positionH relativeFrom="margin">
                  <wp:align>center</wp:align>
                </wp:positionH>
                <wp:positionV relativeFrom="paragraph">
                  <wp:posOffset>6914515</wp:posOffset>
                </wp:positionV>
                <wp:extent cx="4391025" cy="635"/>
                <wp:effectExtent l="0" t="0" r="9525" b="0"/>
                <wp:wrapTopAndBottom/>
                <wp:docPr id="33" name="Tekstvak 33"/>
                <wp:cNvGraphicFramePr/>
                <a:graphic xmlns:a="http://schemas.openxmlformats.org/drawingml/2006/main">
                  <a:graphicData uri="http://schemas.microsoft.com/office/word/2010/wordprocessingShape">
                    <wps:wsp>
                      <wps:cNvSpPr txBox="1"/>
                      <wps:spPr>
                        <a:xfrm>
                          <a:off x="0" y="0"/>
                          <a:ext cx="4391025" cy="635"/>
                        </a:xfrm>
                        <a:prstGeom prst="rect">
                          <a:avLst/>
                        </a:prstGeom>
                        <a:solidFill>
                          <a:prstClr val="white"/>
                        </a:solidFill>
                        <a:ln>
                          <a:noFill/>
                        </a:ln>
                      </wps:spPr>
                      <wps:txbx>
                        <w:txbxContent>
                          <w:p w14:paraId="09396FC5" w14:textId="44C5FFBF" w:rsidR="00CC1765" w:rsidRPr="00537A09" w:rsidRDefault="00CC1765" w:rsidP="00591A6A">
                            <w:pPr>
                              <w:pStyle w:val="Bijschrift"/>
                              <w:jc w:val="center"/>
                              <w:rPr>
                                <w:noProof/>
                              </w:rPr>
                            </w:pPr>
                            <w:bookmarkStart w:id="43" w:name="_Toc514601699"/>
                            <w:r>
                              <w:t xml:space="preserve">Figuur </w:t>
                            </w:r>
                            <w:fldSimple w:instr=" STYLEREF 1 \s ">
                              <w:r>
                                <w:rPr>
                                  <w:noProof/>
                                </w:rPr>
                                <w:t>2</w:t>
                              </w:r>
                            </w:fldSimple>
                            <w:r>
                              <w:t>.</w:t>
                            </w:r>
                            <w:fldSimple w:instr=" SEQ Figuur \* ARABIC \s 1 ">
                              <w:r>
                                <w:rPr>
                                  <w:noProof/>
                                </w:rPr>
                                <w:t>7</w:t>
                              </w:r>
                            </w:fldSimple>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C736A7">
                                  <w:rPr>
                                    <w:noProof/>
                                  </w:rPr>
                                  <w:t>[14]</w:t>
                                </w:r>
                                <w:r>
                                  <w:fldChar w:fldCharType="end"/>
                                </w:r>
                              </w:sdtContent>
                            </w:sdt>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A7A09B" id="Tekstvak 33" o:spid="_x0000_s1036" type="#_x0000_t202" style="position:absolute;left:0;text-align:left;margin-left:0;margin-top:544.45pt;width:345.75pt;height:.05pt;z-index:-251658221;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" stroked="f">
                <v:textbox style="mso-fit-shape-to-text:t" inset="0,0,0,0">
                  <w:txbxContent>
                    <w:p w14:paraId="09396FC5" w14:textId="44C5FFBF" w:rsidR="00CC1765" w:rsidRPr="00537A09" w:rsidRDefault="00CC1765" w:rsidP="00591A6A">
                      <w:pPr>
                        <w:pStyle w:val="Bijschrift"/>
                        <w:jc w:val="center"/>
                        <w:rPr>
                          <w:noProof/>
                        </w:rPr>
                      </w:pPr>
                      <w:bookmarkStart w:id="44" w:name="_Toc514601699"/>
                      <w:r>
                        <w:t xml:space="preserve">Figuur </w:t>
                      </w:r>
                      <w:fldSimple w:instr=" STYLEREF 1 \s ">
                        <w:r>
                          <w:rPr>
                            <w:noProof/>
                          </w:rPr>
                          <w:t>2</w:t>
                        </w:r>
                      </w:fldSimple>
                      <w:r>
                        <w:t>.</w:t>
                      </w:r>
                      <w:fldSimple w:instr=" SEQ Figuur \* ARABIC \s 1 ">
                        <w:r>
                          <w:rPr>
                            <w:noProof/>
                          </w:rPr>
                          <w:t>7</w:t>
                        </w:r>
                      </w:fldSimple>
                      <w:r>
                        <w:t>: Complexer voorbeeld Flux</w:t>
                      </w:r>
                      <w:r w:rsidRPr="00030C0A">
                        <w:t xml:space="preserve"> </w:t>
                      </w:r>
                      <w:sdt>
                        <w:sdtPr>
                          <w:id w:val="1898551975"/>
                          <w:citation/>
                        </w:sdtPr>
                        <w:sdtContent>
                          <w:r>
                            <w:fldChar w:fldCharType="begin"/>
                          </w:r>
                          <w:r>
                            <w:instrText xml:space="preserve"> CITATION Mic18 \l 2067 </w:instrText>
                          </w:r>
                          <w:r>
                            <w:fldChar w:fldCharType="separate"/>
                          </w:r>
                          <w:r w:rsidRPr="00C736A7">
                            <w:rPr>
                              <w:noProof/>
                            </w:rPr>
                            <w:t>[14]</w:t>
                          </w:r>
                          <w:r>
                            <w:fldChar w:fldCharType="end"/>
                          </w:r>
                        </w:sdtContent>
                      </w:sdt>
                      <w:bookmarkEnd w:id="44"/>
                    </w:p>
                  </w:txbxContent>
                </v:textbox>
                <w10:wrap type="topAndBottom" anchorx="margin"/>
              </v:shape>
            </w:pict>
          </mc:Fallback>
        </mc:AlternateContent>
      </w:r>
      <w:r>
        <w:rPr>
          <w:noProof/>
        </w:rPr>
        <mc:AlternateContent>
          <mc:Choice Requires="wps">
            <w:drawing>
              <wp:anchor distT="0" distB="0" distL="114300" distR="114300" simplePos="0" relativeHeight="251660313" behindDoc="0" locked="0" layoutInCell="1" allowOverlap="1" wp14:anchorId="752A931D" wp14:editId="4BFF3887">
                <wp:simplePos x="0" y="0"/>
                <wp:positionH relativeFrom="margin">
                  <wp:posOffset>729591</wp:posOffset>
                </wp:positionH>
                <wp:positionV relativeFrom="paragraph">
                  <wp:posOffset>2828925</wp:posOffset>
                </wp:positionV>
                <wp:extent cx="4343400" cy="635"/>
                <wp:effectExtent l="0" t="0" r="0" b="0"/>
                <wp:wrapTopAndBottom/>
                <wp:docPr id="14" name="Tekstvak 14"/>
                <wp:cNvGraphicFramePr/>
                <a:graphic xmlns:a="http://schemas.openxmlformats.org/drawingml/2006/main">
                  <a:graphicData uri="http://schemas.microsoft.com/office/word/2010/wordprocessingShape">
                    <wps:wsp>
                      <wps:cNvSpPr txBox="1"/>
                      <wps:spPr>
                        <a:xfrm>
                          <a:off x="0" y="0"/>
                          <a:ext cx="4343400" cy="635"/>
                        </a:xfrm>
                        <a:prstGeom prst="rect">
                          <a:avLst/>
                        </a:prstGeom>
                        <a:solidFill>
                          <a:prstClr val="white"/>
                        </a:solidFill>
                        <a:ln>
                          <a:noFill/>
                        </a:ln>
                      </wps:spPr>
                      <wps:txbx>
                        <w:txbxContent>
                          <w:p w14:paraId="43830A7F" w14:textId="049E72CE" w:rsidR="00CC1765" w:rsidRPr="002803E6" w:rsidRDefault="00CC1765" w:rsidP="00E840E3">
                            <w:pPr>
                              <w:pStyle w:val="Bijschrift"/>
                              <w:jc w:val="center"/>
                              <w:rPr>
                                <w:noProof/>
                              </w:rPr>
                            </w:pPr>
                            <w:bookmarkStart w:id="45" w:name="_Toc514601698"/>
                            <w:r>
                              <w:t xml:space="preserve">Figuur </w:t>
                            </w:r>
                            <w:fldSimple w:instr=" STYLEREF 1 \s ">
                              <w:r>
                                <w:rPr>
                                  <w:noProof/>
                                </w:rPr>
                                <w:t>2</w:t>
                              </w:r>
                            </w:fldSimple>
                            <w:r>
                              <w:t>.</w:t>
                            </w:r>
                            <w:fldSimple w:instr=" SEQ Figuur \* ARABIC \s 1 ">
                              <w:r>
                                <w:rPr>
                                  <w:noProof/>
                                </w:rPr>
                                <w:t>6</w:t>
                              </w:r>
                            </w:fldSimple>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C736A7">
                                  <w:rPr>
                                    <w:noProof/>
                                  </w:rPr>
                                  <w:t>[14]</w:t>
                                </w:r>
                                <w:r>
                                  <w:fldChar w:fldCharType="end"/>
                                </w:r>
                              </w:sdtContent>
                            </w:sdt>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2A931D" id="Tekstvak 14" o:spid="_x0000_s1037" type="#_x0000_t202" style="position:absolute;left:0;text-align:left;margin-left:57.45pt;margin-top:222.75pt;width:342pt;height:.05pt;z-index:251660313;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" stroked="f">
                <v:textbox style="mso-fit-shape-to-text:t" inset="0,0,0,0">
                  <w:txbxContent>
                    <w:p w14:paraId="43830A7F" w14:textId="049E72CE" w:rsidR="00CC1765" w:rsidRPr="002803E6" w:rsidRDefault="00CC1765" w:rsidP="00E840E3">
                      <w:pPr>
                        <w:pStyle w:val="Bijschrift"/>
                        <w:jc w:val="center"/>
                        <w:rPr>
                          <w:noProof/>
                        </w:rPr>
                      </w:pPr>
                      <w:bookmarkStart w:id="46" w:name="_Toc514601698"/>
                      <w:r>
                        <w:t xml:space="preserve">Figuur </w:t>
                      </w:r>
                      <w:fldSimple w:instr=" STYLEREF 1 \s ">
                        <w:r>
                          <w:rPr>
                            <w:noProof/>
                          </w:rPr>
                          <w:t>2</w:t>
                        </w:r>
                      </w:fldSimple>
                      <w:r>
                        <w:t>.</w:t>
                      </w:r>
                      <w:fldSimple w:instr=" SEQ Figuur \* ARABIC \s 1 ">
                        <w:r>
                          <w:rPr>
                            <w:noProof/>
                          </w:rPr>
                          <w:t>6</w:t>
                        </w:r>
                      </w:fldSimple>
                      <w:r w:rsidRPr="00E840E3">
                        <w:t xml:space="preserve"> </w:t>
                      </w:r>
                      <w:r>
                        <w:t>Voorbeeld Flux</w:t>
                      </w:r>
                      <w:r w:rsidRPr="00030C0A">
                        <w:t xml:space="preserve"> </w:t>
                      </w:r>
                      <w:sdt>
                        <w:sdtPr>
                          <w:id w:val="1764958657"/>
                          <w:citation/>
                        </w:sdtPr>
                        <w:sdtContent>
                          <w:r>
                            <w:fldChar w:fldCharType="begin"/>
                          </w:r>
                          <w:r>
                            <w:instrText xml:space="preserve"> CITATION Mic18 \l 2067 </w:instrText>
                          </w:r>
                          <w:r>
                            <w:fldChar w:fldCharType="separate"/>
                          </w:r>
                          <w:r w:rsidRPr="00C736A7">
                            <w:rPr>
                              <w:noProof/>
                            </w:rPr>
                            <w:t>[14]</w:t>
                          </w:r>
                          <w:r>
                            <w:fldChar w:fldCharType="end"/>
                          </w:r>
                        </w:sdtContent>
                      </w:sdt>
                      <w:bookmarkEnd w:id="46"/>
                    </w:p>
                  </w:txbxContent>
                </v:textbox>
                <w10:wrap type="topAndBottom" anchorx="margin"/>
              </v:shape>
            </w:pict>
          </mc:Fallback>
        </mc:AlternateContent>
      </w:r>
      <w:r w:rsidR="000D1F51" w:rsidRPr="00BC4311">
        <w:rPr>
          <w:highlight w:val="yellow"/>
        </w:rPr>
        <w:t xml:space="preserve">De Flux architectuur zorgt ervoor dat elke interactie met de </w:t>
      </w:r>
      <w:r w:rsidR="00BC4311">
        <w:rPr>
          <w:highlight w:val="yellow"/>
        </w:rPr>
        <w:t xml:space="preserve">View via één enkel pad naar de </w:t>
      </w:r>
      <w:r w:rsidR="00BC4311" w:rsidRPr="00E849CE">
        <w:rPr>
          <w:highlight w:val="yellow"/>
        </w:rPr>
        <w:t>D</w:t>
      </w:r>
      <w:r w:rsidR="000D1F51" w:rsidRPr="00E849CE">
        <w:rPr>
          <w:highlight w:val="yellow"/>
        </w:rPr>
        <w:t xml:space="preserve">ispatcher gaat, deze is dan </w:t>
      </w:r>
      <w:r w:rsidR="00BC4311" w:rsidRPr="00E849CE">
        <w:rPr>
          <w:highlight w:val="yellow"/>
        </w:rPr>
        <w:t>het</w:t>
      </w:r>
      <w:r w:rsidR="000D1F51" w:rsidRPr="00E849CE">
        <w:rPr>
          <w:highlight w:val="yellow"/>
        </w:rPr>
        <w:t xml:space="preserve"> centraal punt </w:t>
      </w:r>
      <w:r w:rsidR="00BC4311" w:rsidRPr="00E849CE">
        <w:rPr>
          <w:highlight w:val="yellow"/>
        </w:rPr>
        <w:t>die</w:t>
      </w:r>
      <w:r w:rsidR="000D1F51" w:rsidRPr="00E849CE">
        <w:rPr>
          <w:highlight w:val="yellow"/>
        </w:rPr>
        <w:t xml:space="preserve"> alle acties naar alle Stores </w:t>
      </w:r>
      <w:r w:rsidR="00BC4311" w:rsidRPr="00E849CE">
        <w:rPr>
          <w:highlight w:val="yellow"/>
        </w:rPr>
        <w:t>stuurt</w:t>
      </w:r>
      <w:r w:rsidR="000D1F51" w:rsidRPr="00E849CE">
        <w:rPr>
          <w:highlight w:val="yellow"/>
        </w:rPr>
        <w:t>.</w:t>
      </w:r>
      <w:r w:rsidR="00E849CE" w:rsidRPr="00E849CE">
        <w:rPr>
          <w:highlight w:val="yellow"/>
        </w:rPr>
        <w:t>In Figuur 2</w:t>
      </w:r>
      <w:r>
        <w:rPr>
          <w:highlight w:val="yellow"/>
        </w:rPr>
        <w:t>.</w:t>
      </w:r>
      <w:r w:rsidR="00E849CE" w:rsidRPr="00E849CE">
        <w:rPr>
          <w:highlight w:val="yellow"/>
        </w:rPr>
        <w:t>6 en 2</w:t>
      </w:r>
      <w:r>
        <w:rPr>
          <w:highlight w:val="yellow"/>
        </w:rPr>
        <w:t>.</w:t>
      </w:r>
      <w:r w:rsidR="00E849CE" w:rsidRPr="00E849CE">
        <w:rPr>
          <w:highlight w:val="yellow"/>
        </w:rPr>
        <w:t>7 zijn twee voorbeelden van een Flux architectuur geïllustreerd.</w:t>
      </w:r>
      <w:r w:rsidR="000D1F51" w:rsidRPr="00E849CE">
        <w:rPr>
          <w:highlight w:val="yellow"/>
        </w:rPr>
        <w:t xml:space="preserve"> De Stores zelf</w:t>
      </w:r>
      <w:r w:rsidR="000D1F51">
        <w:t xml:space="preserve"> bezitten dan de logica om te bepalen of deze actie dan iets verander</w:t>
      </w:r>
      <w:r w:rsidR="00BE54E1">
        <w:t>t</w:t>
      </w:r>
      <w:r w:rsidR="000D1F51">
        <w:t xml:space="preserve"> in de eigen data. Elke Store is verantwoordelijk voor een domein van de applicatie</w:t>
      </w:r>
      <w:r w:rsidR="00F932C2">
        <w:t xml:space="preserve">. </w:t>
      </w:r>
      <w:r w:rsidR="00751A60">
        <w:t>Dit</w:t>
      </w:r>
      <w:r w:rsidR="00DD1452">
        <w:t xml:space="preserve"> </w:t>
      </w:r>
      <w:r w:rsidR="000D1F51">
        <w:t xml:space="preserve">update enkel zichzelf als reactie op de acties die worden doorgezonden vanuit de Dispatcher. Het grootste voordeel van Flux is </w:t>
      </w:r>
      <w:r w:rsidR="00EE773A">
        <w:t xml:space="preserve">het feit dat de data maar in één richting gaat, hiermee </w:t>
      </w:r>
      <w:r w:rsidR="00BC4311">
        <w:t>vermijdt</w:t>
      </w:r>
      <w:r w:rsidR="00EE773A">
        <w:t xml:space="preserve"> </w:t>
      </w:r>
      <w:r w:rsidR="00751A60">
        <w:t xml:space="preserve">men </w:t>
      </w:r>
      <w:r w:rsidR="00EE773A">
        <w:t xml:space="preserve">complexiteit, infinite loops, debug problemen, … Eveneens is het veel makkelijker om de flow van data uit te leggen aan iemand die er nog geen kennis van had. </w:t>
      </w:r>
      <w:sdt>
        <w:sdtPr>
          <w:id w:val="1244838516"/>
          <w:citation/>
        </w:sdtPr>
        <w:sdtContent>
          <w:r w:rsidR="00030C0A">
            <w:fldChar w:fldCharType="begin"/>
          </w:r>
          <w:r w:rsidR="00030C0A">
            <w:instrText xml:space="preserve"> CITATION Mic18 \l 2067 </w:instrText>
          </w:r>
          <w:r w:rsidR="00030C0A">
            <w:fldChar w:fldCharType="separate"/>
          </w:r>
          <w:r w:rsidR="00C736A7" w:rsidRPr="00C736A7">
            <w:rPr>
              <w:noProof/>
            </w:rPr>
            <w:t>[14]</w:t>
          </w:r>
          <w:r w:rsidR="00030C0A">
            <w:fldChar w:fldCharType="end"/>
          </w:r>
        </w:sdtContent>
      </w:sdt>
    </w:p>
    <w:p w14:paraId="55407869" w14:textId="15B4EB25" w:rsidR="00BC4311" w:rsidRDefault="00E840E3" w:rsidP="00E840E3">
      <w:pPr>
        <w:pStyle w:val="Bijschrift"/>
      </w:pPr>
      <w:r>
        <w:rPr>
          <w:noProof/>
        </w:rPr>
        <w:t xml:space="preserve"> </w:t>
      </w:r>
    </w:p>
    <w:p w14:paraId="5110D6E8" w14:textId="0BF0CC40" w:rsidR="005F4B73" w:rsidRDefault="00EE773A" w:rsidP="003601DE">
      <w:r>
        <w:t xml:space="preserve">Tegenwoordig wordt voor de React library veelal de Redux architectuur </w:t>
      </w:r>
      <w:r w:rsidR="00751A60">
        <w:t>gehanteerd</w:t>
      </w:r>
      <w:r>
        <w:t xml:space="preserve">, dit is een uitbreiding op Flux. Redux heeft als core dezelfde architectuur maar lost nog enkele complexiteit issues op dat Flux bevatte: </w:t>
      </w:r>
    </w:p>
    <w:p w14:paraId="2976FA1D" w14:textId="45F8E974" w:rsidR="005F4B73" w:rsidRDefault="005F4B73" w:rsidP="009A0D12">
      <w:pPr>
        <w:pStyle w:val="Lijstalinea"/>
        <w:numPr>
          <w:ilvl w:val="0"/>
          <w:numId w:val="13"/>
        </w:numPr>
      </w:pPr>
      <w:r>
        <w:t>Het gebruikt geen Dispatcher en vertrouw</w:t>
      </w:r>
      <w:r w:rsidR="00591A6A">
        <w:t>t</w:t>
      </w:r>
      <w:r>
        <w:t xml:space="preserve"> op pure functies i.p.v. event emitters: pure functies zijn gemakkelijk te maken en hebben geen aparte entiteit nodig die ze managed.</w:t>
      </w:r>
      <w:sdt>
        <w:sdtPr>
          <w:id w:val="-138501999"/>
          <w:citation/>
        </w:sdtPr>
        <w:sdtContent>
          <w:r>
            <w:fldChar w:fldCharType="begin"/>
          </w:r>
          <w:r>
            <w:instrText xml:space="preserve"> CITATION Red18 \l 2067 </w:instrText>
          </w:r>
          <w:r>
            <w:fldChar w:fldCharType="separate"/>
          </w:r>
          <w:r w:rsidR="00C736A7">
            <w:rPr>
              <w:noProof/>
            </w:rPr>
            <w:t xml:space="preserve"> </w:t>
          </w:r>
          <w:r w:rsidR="00C736A7" w:rsidRPr="00C736A7">
            <w:rPr>
              <w:noProof/>
            </w:rPr>
            <w:t>[15]</w:t>
          </w:r>
          <w:r>
            <w:fldChar w:fldCharType="end"/>
          </w:r>
        </w:sdtContent>
      </w:sdt>
    </w:p>
    <w:p w14:paraId="31156E16" w14:textId="3B9D4AA2" w:rsidR="00F1388E" w:rsidRDefault="005F4B73" w:rsidP="00F1388E">
      <w:pPr>
        <w:pStyle w:val="Lijstalinea"/>
        <w:numPr>
          <w:ilvl w:val="0"/>
          <w:numId w:val="13"/>
        </w:numPr>
      </w:pPr>
      <w:r>
        <w:lastRenderedPageBreak/>
        <w:t>D</w:t>
      </w:r>
      <w:r w:rsidR="00EE773A">
        <w:t xml:space="preserve">e callback registration </w:t>
      </w:r>
      <w:r>
        <w:t>wordt vervangen</w:t>
      </w:r>
      <w:r w:rsidR="00EE773A">
        <w:t xml:space="preserve"> met een functionele compositie waardoor </w:t>
      </w:r>
      <w:r w:rsidR="00EE773A" w:rsidRPr="005F4B73">
        <w:rPr>
          <w:i/>
        </w:rPr>
        <w:t>reducers</w:t>
      </w:r>
      <w:r w:rsidR="00EE773A">
        <w:t xml:space="preserve"> kunnen genest worden i.p.v. een Store die ‘vlak’ is</w:t>
      </w:r>
      <w:r w:rsidR="007A6518">
        <w:t xml:space="preserve"> en helemaal niet flexibel is i.v.m. nesting</w:t>
      </w:r>
      <w:r>
        <w:t>.</w:t>
      </w:r>
      <w:r w:rsidR="00DD1452">
        <w:t xml:space="preserve"> </w:t>
      </w:r>
      <w:r>
        <w:t>I</w:t>
      </w:r>
      <w:r w:rsidR="007A6518">
        <w:t>n Flux is het moeilijk om de data te onderscheiden voor verschillende requests op de server doordat de Stores onafhankelijke alleenstaande items zijn</w:t>
      </w:r>
      <w:r w:rsidR="00BE54E1">
        <w:t>.</w:t>
      </w:r>
      <w:r w:rsidR="007A6518">
        <w:t xml:space="preserve"> </w:t>
      </w:r>
      <w:r w:rsidR="00BE54E1">
        <w:t>D</w:t>
      </w:r>
      <w:r w:rsidR="007A6518">
        <w:t xml:space="preserve">it lost </w:t>
      </w:r>
      <w:r w:rsidR="00D205BD">
        <w:t>R</w:t>
      </w:r>
      <w:r w:rsidR="007A6518">
        <w:t xml:space="preserve">edux op door enkel </w:t>
      </w:r>
      <w:r w:rsidR="00D205BD">
        <w:t>één</w:t>
      </w:r>
      <w:r w:rsidR="007A6518">
        <w:t xml:space="preserve"> store te bevatten die gemanaged wordt door </w:t>
      </w:r>
      <w:r w:rsidR="00D205BD" w:rsidRPr="005F4B73">
        <w:rPr>
          <w:i/>
        </w:rPr>
        <w:t>reducers</w:t>
      </w:r>
      <w:r w:rsidR="00D205BD">
        <w:t xml:space="preserve"> in een tree-vorm, waarbij de root gereduced wordt, dan de takken die daaruit voortkomen, enzoverder. D</w:t>
      </w:r>
      <w:r w:rsidR="007A6518">
        <w:t xml:space="preserve">eze </w:t>
      </w:r>
      <w:r w:rsidR="00D205BD">
        <w:t>kan dan</w:t>
      </w:r>
      <w:r w:rsidR="007A6518">
        <w:t xml:space="preserve"> zeer makkelijk </w:t>
      </w:r>
      <w:r w:rsidR="006712C0">
        <w:t xml:space="preserve">de data </w:t>
      </w:r>
      <w:r w:rsidR="007A6518">
        <w:t>refreshen, verschillende states van de store op slaan</w:t>
      </w:r>
      <w:r w:rsidR="006712C0">
        <w:t xml:space="preserve">, </w:t>
      </w:r>
      <w:r w:rsidR="00751A60">
        <w:t xml:space="preserve">enz. </w:t>
      </w:r>
      <w:r w:rsidR="006712C0" w:rsidRPr="00BC4311">
        <w:rPr>
          <w:highlight w:val="yellow"/>
        </w:rPr>
        <w:t>Door dit laatste</w:t>
      </w:r>
      <w:r w:rsidR="007A6518" w:rsidRPr="00BC4311">
        <w:rPr>
          <w:highlight w:val="yellow"/>
        </w:rPr>
        <w:t xml:space="preserve"> </w:t>
      </w:r>
      <w:r w:rsidR="008324FE" w:rsidRPr="00BC4311">
        <w:rPr>
          <w:highlight w:val="yellow"/>
        </w:rPr>
        <w:t>kan</w:t>
      </w:r>
      <w:r w:rsidR="007A6518" w:rsidRPr="00BC4311">
        <w:rPr>
          <w:highlight w:val="yellow"/>
        </w:rPr>
        <w:t xml:space="preserve"> Redux </w:t>
      </w:r>
      <w:r w:rsidR="006712C0" w:rsidRPr="00BC4311">
        <w:rPr>
          <w:highlight w:val="yellow"/>
        </w:rPr>
        <w:t xml:space="preserve">dan ook </w:t>
      </w:r>
      <w:r w:rsidR="00D205BD" w:rsidRPr="00BC4311">
        <w:rPr>
          <w:highlight w:val="yellow"/>
        </w:rPr>
        <w:t xml:space="preserve">flexibel </w:t>
      </w:r>
      <w:r w:rsidR="008324FE" w:rsidRPr="00BC4311">
        <w:rPr>
          <w:highlight w:val="yellow"/>
        </w:rPr>
        <w:t>zijn qua</w:t>
      </w:r>
      <w:r w:rsidR="00D205BD" w:rsidRPr="00BC4311">
        <w:rPr>
          <w:highlight w:val="yellow"/>
        </w:rPr>
        <w:t xml:space="preserve"> </w:t>
      </w:r>
      <w:r w:rsidR="008324FE" w:rsidRPr="00BC4311">
        <w:rPr>
          <w:highlight w:val="yellow"/>
        </w:rPr>
        <w:t>veiligheid</w:t>
      </w:r>
      <w:r w:rsidR="00BC4311" w:rsidRPr="00BC4311">
        <w:rPr>
          <w:highlight w:val="yellow"/>
        </w:rPr>
        <w:t>, aangezien het de verschillende states kan gebruiken als fail-safe</w:t>
      </w:r>
      <w:r w:rsidR="00D205BD" w:rsidRPr="00BC4311">
        <w:rPr>
          <w:highlight w:val="yellow"/>
        </w:rPr>
        <w:t>.</w:t>
      </w:r>
      <w:sdt>
        <w:sdtPr>
          <w:id w:val="-1588909778"/>
          <w:citation/>
        </w:sdtPr>
        <w:sdtContent>
          <w:r w:rsidR="00672C49">
            <w:fldChar w:fldCharType="begin"/>
          </w:r>
          <w:r w:rsidR="00672C49">
            <w:instrText xml:space="preserve"> CITATION Dan18 \l 2067 </w:instrText>
          </w:r>
          <w:r w:rsidR="00672C49">
            <w:fldChar w:fldCharType="separate"/>
          </w:r>
          <w:r w:rsidR="00C736A7">
            <w:rPr>
              <w:noProof/>
            </w:rPr>
            <w:t xml:space="preserve"> </w:t>
          </w:r>
          <w:r w:rsidR="00C736A7" w:rsidRPr="00C736A7">
            <w:rPr>
              <w:noProof/>
            </w:rPr>
            <w:t>[16]</w:t>
          </w:r>
          <w:r w:rsidR="00672C49">
            <w:fldChar w:fldCharType="end"/>
          </w:r>
        </w:sdtContent>
      </w:sdt>
    </w:p>
    <w:p w14:paraId="2EB69555" w14:textId="10704ADC" w:rsidR="00F43ED7" w:rsidRDefault="00F43ED7" w:rsidP="00F43ED7">
      <w:pPr>
        <w:pStyle w:val="Kop3"/>
      </w:pPr>
      <w:bookmarkStart w:id="47" w:name="_Toc514532475"/>
      <w:r>
        <w:t>Gebruik</w:t>
      </w:r>
      <w:bookmarkEnd w:id="47"/>
    </w:p>
    <w:p w14:paraId="3EF48FDF" w14:textId="34D0BB7C" w:rsidR="000859D6" w:rsidRDefault="000859D6" w:rsidP="000859D6">
      <w:r>
        <w:t xml:space="preserve">Voor React Native </w:t>
      </w:r>
      <w:r w:rsidR="00D21B6D">
        <w:t xml:space="preserve">is het niet nodig om </w:t>
      </w:r>
      <w:r w:rsidR="001227FE">
        <w:t xml:space="preserve">een </w:t>
      </w:r>
      <w:r>
        <w:t xml:space="preserve">IDE downloaden. </w:t>
      </w:r>
      <w:r w:rsidR="00D21B6D">
        <w:t>P</w:t>
      </w:r>
      <w:r>
        <w:t xml:space="preserve">rojecten </w:t>
      </w:r>
      <w:r w:rsidR="00D21B6D">
        <w:t>worden opgebouwd</w:t>
      </w:r>
      <w:r>
        <w:t xml:space="preserve"> met behulp van ‘Create React Native App’ </w:t>
      </w:r>
      <w:r w:rsidR="00A86707">
        <w:t>geïnstalleerd</w:t>
      </w:r>
      <w:r w:rsidR="00D21B6D">
        <w:t xml:space="preserve"> op</w:t>
      </w:r>
      <w:r w:rsidR="00DD1452">
        <w:t xml:space="preserve"> </w:t>
      </w:r>
      <w:r>
        <w:t>Node.js</w:t>
      </w:r>
      <w:r w:rsidR="00E92D0A">
        <w:t>.</w:t>
      </w:r>
      <w:r w:rsidR="00A86707">
        <w:t xml:space="preserve"> </w:t>
      </w:r>
      <w:r w:rsidR="00F95BBB">
        <w:t>Node.js</w:t>
      </w:r>
      <w:r w:rsidR="00E92D0A" w:rsidRPr="00D21B6D">
        <w:t xml:space="preserve"> is een platform gebaseerd op de V8 JavaScript engine van Google</w:t>
      </w:r>
      <w:r w:rsidR="00D21B6D" w:rsidRPr="00D21B6D">
        <w:t>. D</w:t>
      </w:r>
      <w:r w:rsidR="00E92D0A" w:rsidRPr="00D21B6D">
        <w:t>eze genereert machine-code uit JavaScript code en verzorgt de back-end voor het mogelijk maken van front-end development zonder rekening te moeten houden met I/O events zoals web calls, netwerk communicatie, ...</w:t>
      </w:r>
    </w:p>
    <w:p w14:paraId="0488749B" w14:textId="59A5CE21" w:rsidR="00AC1241" w:rsidRDefault="004D5CBE" w:rsidP="000859D6">
      <w:r>
        <w:t xml:space="preserve">Op Node.js kan een package manager voor Javascript gebruikt worden, genaamd </w:t>
      </w:r>
      <w:r w:rsidRPr="004D5CBE">
        <w:rPr>
          <w:i/>
        </w:rPr>
        <w:t>npm</w:t>
      </w:r>
      <w:r>
        <w:t>. Op de command line wordt via die packager</w:t>
      </w:r>
      <w:r w:rsidR="00D21B6D">
        <w:t xml:space="preserve"> </w:t>
      </w:r>
      <w:r w:rsidR="00D21B6D" w:rsidRPr="00D21B6D">
        <w:rPr>
          <w:i/>
        </w:rPr>
        <w:t>create-react-native-app</w:t>
      </w:r>
      <w:r w:rsidR="00D21B6D">
        <w:t xml:space="preserve"> </w:t>
      </w:r>
      <w:r>
        <w:t>geïnstalleerd</w:t>
      </w:r>
      <w:r w:rsidR="00D21B6D">
        <w:t>.</w:t>
      </w:r>
      <w:r w:rsidR="001079A9">
        <w:t xml:space="preserve"> </w:t>
      </w:r>
      <w:r w:rsidR="00F95BBB">
        <w:t>Dit is de benodigde CLI om React Native applicaties te bouwen.</w:t>
      </w:r>
      <w:r w:rsidR="00D21B6D">
        <w:t xml:space="preserve"> </w:t>
      </w:r>
      <w:r w:rsidR="00236390">
        <w:t xml:space="preserve">Nu kan het project worden gecreëerd eveneens via de command line. Daarna kan de app gebruiksvriendelijk aangepast worden in een tekst-editor naar keuze </w:t>
      </w:r>
      <w:r w:rsidR="008324FE" w:rsidRPr="00B20E4D">
        <w:rPr>
          <w:highlight w:val="yellow"/>
        </w:rPr>
        <w:t>aangezien</w:t>
      </w:r>
      <w:r w:rsidR="00236390">
        <w:t xml:space="preserve"> dit enkel pure Javascript code inhoudt.</w:t>
      </w:r>
      <w:r w:rsidR="00A86707">
        <w:t xml:space="preserve"> </w:t>
      </w:r>
    </w:p>
    <w:p w14:paraId="17303E70" w14:textId="700D921C" w:rsidR="00BC4311" w:rsidRPr="000859D6" w:rsidRDefault="00A86707" w:rsidP="000859D6">
      <w:r>
        <w:t xml:space="preserve">Om een simulatie van die applicatie te kunnen verkrijgen zijn er enkele mogelijkheden. </w:t>
      </w:r>
      <w:del w:id="48" w:author="Fien Van Bael" w:date="2018-04-11T15:09:00Z">
        <w:r w:rsidR="00AC1241" w:rsidDel="00751A60">
          <w:br/>
        </w:r>
      </w:del>
      <w:r>
        <w:t xml:space="preserve">Eén mogelijkheid is om Expo client applicatie te installeren op een iOS of Android apparaat en deze te connecteren op hetzelfde netwerk als de computer waarop je de app bouwt. Met deze applicatie is het mogelijk om via een </w:t>
      </w:r>
      <w:r w:rsidR="00E840E3">
        <w:t>QR-code</w:t>
      </w:r>
      <w:r>
        <w:t xml:space="preserve"> </w:t>
      </w:r>
      <w:ins w:id="49" w:author="Fien Van Bael" w:date="2018-04-11T15:11:00Z">
        <w:r w:rsidR="00751A60">
          <w:t>,</w:t>
        </w:r>
      </w:ins>
      <w:del w:id="50" w:author="Fien Van Bael" w:date="2018-04-11T15:11:00Z">
        <w:r w:rsidDel="00751A60">
          <w:delText xml:space="preserve">– </w:delText>
        </w:r>
      </w:del>
      <w:r>
        <w:t>die de terminal weergeeft bij het runnen van het project</w:t>
      </w:r>
      <w:ins w:id="51" w:author="Fien Van Bael" w:date="2018-04-11T15:11:00Z">
        <w:r w:rsidR="00751A60">
          <w:t>,</w:t>
        </w:r>
      </w:ins>
      <w:del w:id="52" w:author="Fien Van Bael" w:date="2018-04-11T15:11:00Z">
        <w:r w:rsidDel="00751A60">
          <w:delText>-</w:delText>
        </w:r>
      </w:del>
      <w:r w:rsidR="00DD1452">
        <w:t xml:space="preserve"> </w:t>
      </w:r>
      <w:r>
        <w:t xml:space="preserve">de voorbeeldapp te openen. Als deze voorbeeldapplicatie werkt, kan je de applicatie in de tekst-editor veranderen en zal </w:t>
      </w:r>
      <w:r w:rsidR="00AC1241">
        <w:t>deze je aanpassingen real-time opnemen en weergeven.</w:t>
      </w:r>
      <w:r w:rsidR="00AC1241">
        <w:br/>
        <w:t xml:space="preserve">Een andere mogelijkheid is om een emulator te runnen </w:t>
      </w:r>
      <w:r w:rsidR="009048BE">
        <w:t>op de computer</w:t>
      </w:r>
      <w:r w:rsidR="00446874">
        <w:t xml:space="preserve"> via Xcode (MAC/iOS) of Android Studio (PC/Android). De command line voorziet een automatische verbinding naar deze emulator als </w:t>
      </w:r>
      <w:r w:rsidR="004709D1">
        <w:t>React Native</w:t>
      </w:r>
      <w:r w:rsidR="00446874">
        <w:t xml:space="preserve"> aan het runnen is. Het voordeel hierbij is dat de keuze van apparaten waarop de app kan worden uitgevoerd bijna oneindig is. </w:t>
      </w:r>
      <w:r w:rsidR="00446874" w:rsidRPr="00B20E4D">
        <w:rPr>
          <w:highlight w:val="yellow"/>
        </w:rPr>
        <w:t xml:space="preserve">Het is dan ook zeer </w:t>
      </w:r>
      <w:r w:rsidR="00751A60" w:rsidRPr="00B20E4D">
        <w:rPr>
          <w:highlight w:val="yellow"/>
        </w:rPr>
        <w:t xml:space="preserve">gemakkelijk </w:t>
      </w:r>
      <w:r w:rsidR="00446874" w:rsidRPr="00B20E4D">
        <w:rPr>
          <w:highlight w:val="yellow"/>
        </w:rPr>
        <w:t xml:space="preserve">dat </w:t>
      </w:r>
      <w:r w:rsidR="008324FE" w:rsidRPr="00B20E4D">
        <w:rPr>
          <w:highlight w:val="yellow"/>
        </w:rPr>
        <w:t>er</w:t>
      </w:r>
      <w:r w:rsidR="00446874" w:rsidRPr="00B20E4D">
        <w:rPr>
          <w:highlight w:val="yellow"/>
        </w:rPr>
        <w:t xml:space="preserve"> via Android Studio</w:t>
      </w:r>
      <w:r w:rsidR="00B52C9D" w:rsidRPr="00B20E4D">
        <w:rPr>
          <w:highlight w:val="yellow"/>
        </w:rPr>
        <w:t xml:space="preserve"> bijvoorbeeld</w:t>
      </w:r>
      <w:r w:rsidR="00446874" w:rsidRPr="00B20E4D">
        <w:rPr>
          <w:highlight w:val="yellow"/>
        </w:rPr>
        <w:t xml:space="preserve"> </w:t>
      </w:r>
      <w:r w:rsidR="008324FE" w:rsidRPr="00B20E4D">
        <w:rPr>
          <w:highlight w:val="yellow"/>
        </w:rPr>
        <w:t>de</w:t>
      </w:r>
      <w:r w:rsidR="00446874" w:rsidRPr="00B20E4D">
        <w:rPr>
          <w:highlight w:val="yellow"/>
        </w:rPr>
        <w:t xml:space="preserve"> app op hetzelfde apparaat </w:t>
      </w:r>
      <w:r w:rsidR="008324FE" w:rsidRPr="00B20E4D">
        <w:rPr>
          <w:highlight w:val="yellow"/>
        </w:rPr>
        <w:t>kan gesimuleerd worden</w:t>
      </w:r>
      <w:r w:rsidR="00446874" w:rsidRPr="00B20E4D">
        <w:rPr>
          <w:highlight w:val="yellow"/>
        </w:rPr>
        <w:t xml:space="preserve"> om deze dan te bekijken en vergelijken op performantie, geheugen en snelheid.</w:t>
      </w:r>
    </w:p>
    <w:p w14:paraId="0ACAF975" w14:textId="56D634F6" w:rsidR="00976AE1" w:rsidRDefault="00F43ED7" w:rsidP="003601DE">
      <w:pPr>
        <w:pStyle w:val="Kop3"/>
      </w:pPr>
      <w:bookmarkStart w:id="53" w:name="_Toc514532476"/>
      <w:r>
        <w:t>Portfolio</w:t>
      </w:r>
      <w:bookmarkEnd w:id="53"/>
    </w:p>
    <w:p w14:paraId="013A00A0" w14:textId="371B10EB" w:rsidR="00FC2F51" w:rsidRDefault="00FC2F51" w:rsidP="00FC2F51">
      <w:r>
        <w:t xml:space="preserve">Duizenden apps gebruiken React Native, van </w:t>
      </w:r>
      <w:r w:rsidRPr="00FC2F51">
        <w:rPr>
          <w:i/>
        </w:rPr>
        <w:t>Fortune 500</w:t>
      </w:r>
      <w:r>
        <w:rPr>
          <w:i/>
        </w:rPr>
        <w:t xml:space="preserve"> </w:t>
      </w:r>
      <w:r>
        <w:t xml:space="preserve">bedrijven tot nieuwe startups. De bekendste voorbeelden: </w:t>
      </w:r>
      <w:sdt>
        <w:sdtPr>
          <w:id w:val="1792246657"/>
          <w:citation/>
        </w:sdtPr>
        <w:sdtContent>
          <w:r w:rsidR="00672C49">
            <w:fldChar w:fldCharType="begin"/>
          </w:r>
          <w:r w:rsidR="00672C49">
            <w:instrText xml:space="preserve"> CITATION Rea181 \l 2067 </w:instrText>
          </w:r>
          <w:r w:rsidR="00672C49">
            <w:fldChar w:fldCharType="separate"/>
          </w:r>
          <w:r w:rsidR="00C736A7" w:rsidRPr="00C736A7">
            <w:rPr>
              <w:noProof/>
            </w:rPr>
            <w:t>[17]</w:t>
          </w:r>
          <w:r w:rsidR="00672C49">
            <w:fldChar w:fldCharType="end"/>
          </w:r>
        </w:sdtContent>
      </w:sdt>
    </w:p>
    <w:p w14:paraId="72BA9A9B" w14:textId="1BCC7CEB" w:rsidR="00FC2F51" w:rsidRDefault="00FC2F51" w:rsidP="009A0D12">
      <w:pPr>
        <w:pStyle w:val="Lijstalinea"/>
        <w:numPr>
          <w:ilvl w:val="0"/>
          <w:numId w:val="10"/>
        </w:numPr>
      </w:pPr>
      <w:r>
        <w:t>Facebook (iOS &amp; Android)</w:t>
      </w:r>
    </w:p>
    <w:p w14:paraId="0EE10FA7" w14:textId="6795EEE5" w:rsidR="00FC2F51" w:rsidRDefault="00FC2F51" w:rsidP="009A0D12">
      <w:pPr>
        <w:pStyle w:val="Lijstalinea"/>
        <w:numPr>
          <w:ilvl w:val="0"/>
          <w:numId w:val="10"/>
        </w:numPr>
      </w:pPr>
      <w:r>
        <w:t>Instagram (iOS &amp; Android)</w:t>
      </w:r>
    </w:p>
    <w:p w14:paraId="67F0D268" w14:textId="18B75CBC" w:rsidR="00FC2F51" w:rsidRDefault="00FC2F51" w:rsidP="009A0D12">
      <w:pPr>
        <w:pStyle w:val="Lijstalinea"/>
        <w:numPr>
          <w:ilvl w:val="0"/>
          <w:numId w:val="10"/>
        </w:numPr>
      </w:pPr>
      <w:r>
        <w:t>Skype (iOS &amp; Android)</w:t>
      </w:r>
    </w:p>
    <w:p w14:paraId="4D6D5D3B" w14:textId="1C464D64" w:rsidR="00FC2F51" w:rsidRDefault="00FC2F51" w:rsidP="009A0D12">
      <w:pPr>
        <w:pStyle w:val="Lijstalinea"/>
        <w:numPr>
          <w:ilvl w:val="0"/>
          <w:numId w:val="10"/>
        </w:numPr>
      </w:pPr>
      <w:r>
        <w:t>Discord (iOS)</w:t>
      </w:r>
    </w:p>
    <w:p w14:paraId="28A20C17" w14:textId="00F7901C" w:rsidR="005F3F5E" w:rsidRPr="0064714F" w:rsidRDefault="00FC2F51" w:rsidP="003601DE">
      <w:pPr>
        <w:pStyle w:val="Lijstalinea"/>
        <w:numPr>
          <w:ilvl w:val="0"/>
          <w:numId w:val="10"/>
        </w:numPr>
      </w:pPr>
      <w:r>
        <w:t>Tencent QQ (Android): het groot</w:t>
      </w:r>
      <w:r w:rsidR="003357EF">
        <w:t>ste messaging platform van China</w:t>
      </w:r>
    </w:p>
    <w:p w14:paraId="6E7B3F0C" w14:textId="77777777" w:rsidR="003601DE" w:rsidRDefault="003601DE" w:rsidP="003601DE">
      <w:pPr>
        <w:pStyle w:val="Kop2"/>
        <w:spacing w:before="120" w:after="120"/>
        <w:ind w:left="578" w:hanging="578"/>
      </w:pPr>
      <w:bookmarkStart w:id="54" w:name="_Toc499557200"/>
      <w:bookmarkStart w:id="55" w:name="_Toc514532477"/>
      <w:r>
        <w:lastRenderedPageBreak/>
        <w:t>Xamarin</w:t>
      </w:r>
      <w:bookmarkEnd w:id="54"/>
      <w:bookmarkEnd w:id="55"/>
    </w:p>
    <w:p w14:paraId="092EB4BC" w14:textId="0942E0CF" w:rsidR="003601DE" w:rsidRDefault="00AC665C" w:rsidP="003601DE">
      <w:pPr>
        <w:pStyle w:val="Kop3"/>
        <w:spacing w:before="40"/>
      </w:pPr>
      <w:bookmarkStart w:id="56" w:name="_Toc514532478"/>
      <w:r>
        <w:t>Oorsprong</w:t>
      </w:r>
      <w:bookmarkEnd w:id="56"/>
    </w:p>
    <w:p w14:paraId="65B72988" w14:textId="64E83EA6" w:rsidR="00260C13" w:rsidRDefault="00092EB0" w:rsidP="00260C13">
      <w:r w:rsidRPr="00B20E4D">
        <w:rPr>
          <w:highlight w:val="yellow"/>
        </w:rPr>
        <w:t xml:space="preserve">Xamarin </w:t>
      </w:r>
      <w:r w:rsidR="005811E6" w:rsidRPr="00B20E4D">
        <w:rPr>
          <w:highlight w:val="yellow"/>
        </w:rPr>
        <w:t xml:space="preserve">is een </w:t>
      </w:r>
      <w:r w:rsidR="007A44EB" w:rsidRPr="00B20E4D">
        <w:rPr>
          <w:highlight w:val="yellow"/>
        </w:rPr>
        <w:t>ontwikkelings</w:t>
      </w:r>
      <w:r w:rsidR="005811E6" w:rsidRPr="00B20E4D">
        <w:rPr>
          <w:highlight w:val="yellow"/>
        </w:rPr>
        <w:t xml:space="preserve">platform </w:t>
      </w:r>
      <w:r w:rsidR="00751A60" w:rsidRPr="00B20E4D">
        <w:rPr>
          <w:highlight w:val="yellow"/>
        </w:rPr>
        <w:t xml:space="preserve">ontwikkeld </w:t>
      </w:r>
      <w:r w:rsidR="00D548CA" w:rsidRPr="00B20E4D">
        <w:rPr>
          <w:highlight w:val="yellow"/>
        </w:rPr>
        <w:t>door het gelijknamige</w:t>
      </w:r>
      <w:r w:rsidRPr="00B20E4D">
        <w:rPr>
          <w:highlight w:val="yellow"/>
        </w:rPr>
        <w:t xml:space="preserve"> </w:t>
      </w:r>
      <w:r w:rsidR="00B20E4D" w:rsidRPr="00B20E4D">
        <w:rPr>
          <w:highlight w:val="yellow"/>
        </w:rPr>
        <w:t>softwarebedrijf</w:t>
      </w:r>
      <w:r w:rsidR="00071125" w:rsidRPr="00B20E4D">
        <w:rPr>
          <w:highlight w:val="yellow"/>
        </w:rPr>
        <w:t xml:space="preserve"> opgericht in 2011 door de ingenieurs die Mono, Mono for Android and MonoTouch hebb</w:t>
      </w:r>
      <w:r w:rsidR="00B20E4D" w:rsidRPr="00B20E4D">
        <w:rPr>
          <w:highlight w:val="yellow"/>
        </w:rPr>
        <w:t>en gecreëerd.</w:t>
      </w:r>
      <w:r w:rsidR="008A4B17" w:rsidRPr="00B20E4D">
        <w:rPr>
          <w:highlight w:val="yellow"/>
        </w:rPr>
        <w:t xml:space="preserve"> </w:t>
      </w:r>
      <w:r w:rsidR="00B20E4D" w:rsidRPr="00B20E4D">
        <w:rPr>
          <w:highlight w:val="yellow"/>
        </w:rPr>
        <w:t>D</w:t>
      </w:r>
      <w:r w:rsidR="00B20E4D">
        <w:rPr>
          <w:highlight w:val="yellow"/>
        </w:rPr>
        <w:t>it zijn cross-platform</w:t>
      </w:r>
      <w:r w:rsidR="008A4B17" w:rsidRPr="00B20E4D">
        <w:rPr>
          <w:highlight w:val="yellow"/>
        </w:rPr>
        <w:t xml:space="preserve"> implementaties </w:t>
      </w:r>
      <w:r w:rsidR="008A4B17" w:rsidRPr="00002F12">
        <w:t xml:space="preserve">van het Common Language Infrastructure (CLI) en </w:t>
      </w:r>
      <w:r w:rsidR="00CE1409" w:rsidRPr="00002F12">
        <w:t>Microsoft .NET</w:t>
      </w:r>
      <w:r w:rsidR="00CE1409" w:rsidRPr="00B20E4D">
        <w:rPr>
          <w:highlight w:val="yellow"/>
        </w:rPr>
        <w:t>.</w:t>
      </w:r>
      <w:r w:rsidR="00590A19" w:rsidRPr="00B20E4D">
        <w:rPr>
          <w:highlight w:val="yellow"/>
        </w:rPr>
        <w:t xml:space="preserve"> </w:t>
      </w:r>
      <w:r w:rsidR="00590A19" w:rsidRPr="00B20E4D">
        <w:t>In 2013 werd</w:t>
      </w:r>
      <w:r w:rsidR="00FC44DA" w:rsidRPr="00B20E4D">
        <w:t xml:space="preserve"> het development platform</w:t>
      </w:r>
      <w:r w:rsidR="00590A19" w:rsidRPr="00B20E4D">
        <w:t xml:space="preserve"> Xamarin 2.0 uitgebracht.</w:t>
      </w:r>
      <w:r w:rsidR="00590A19">
        <w:t xml:space="preserve"> </w:t>
      </w:r>
      <w:r w:rsidR="00590A19" w:rsidRPr="00B20E4D">
        <w:rPr>
          <w:highlight w:val="yellow"/>
        </w:rPr>
        <w:t xml:space="preserve">Deze </w:t>
      </w:r>
      <w:r w:rsidR="006425D8" w:rsidRPr="00B20E4D">
        <w:rPr>
          <w:highlight w:val="yellow"/>
        </w:rPr>
        <w:t xml:space="preserve">release </w:t>
      </w:r>
      <w:r w:rsidR="00394FE5" w:rsidRPr="00B20E4D">
        <w:rPr>
          <w:highlight w:val="yellow"/>
        </w:rPr>
        <w:t>had 2 voornamelijke componenten: Xamarin Studio</w:t>
      </w:r>
      <w:r w:rsidR="00A96BD7" w:rsidRPr="00B20E4D">
        <w:rPr>
          <w:highlight w:val="yellow"/>
        </w:rPr>
        <w:t>, een open-source IDE</w:t>
      </w:r>
      <w:r w:rsidR="00D27844" w:rsidRPr="00B20E4D">
        <w:rPr>
          <w:highlight w:val="yellow"/>
        </w:rPr>
        <w:t xml:space="preserve"> </w:t>
      </w:r>
      <w:r w:rsidR="002944CE" w:rsidRPr="00B20E4D">
        <w:rPr>
          <w:highlight w:val="yellow"/>
        </w:rPr>
        <w:t>,</w:t>
      </w:r>
      <w:r w:rsidR="00A96BD7" w:rsidRPr="00B20E4D">
        <w:rPr>
          <w:highlight w:val="yellow"/>
        </w:rPr>
        <w:t xml:space="preserve"> en e</w:t>
      </w:r>
      <w:r w:rsidR="00B20E4D" w:rsidRPr="00B20E4D">
        <w:rPr>
          <w:highlight w:val="yellow"/>
        </w:rPr>
        <w:t>en integratie met Visual Studio. Dit is</w:t>
      </w:r>
      <w:r w:rsidR="00A96BD7" w:rsidRPr="00B20E4D">
        <w:rPr>
          <w:highlight w:val="yellow"/>
        </w:rPr>
        <w:t xml:space="preserve"> Microsoft’s IDE voor het .NET framework,</w:t>
      </w:r>
      <w:r w:rsidR="00A96BD7">
        <w:t xml:space="preserve"> waardoor Visual Studio </w:t>
      </w:r>
      <w:r w:rsidR="00751A60">
        <w:t xml:space="preserve">gehanteerd </w:t>
      </w:r>
      <w:r w:rsidR="00A96BD7">
        <w:t xml:space="preserve">kon worden voor het </w:t>
      </w:r>
      <w:r w:rsidR="009D3791">
        <w:t>creëren van applicaties voor Android, iOS en Windows.</w:t>
      </w:r>
      <w:r w:rsidR="002944CE">
        <w:t xml:space="preserve"> </w:t>
      </w:r>
      <w:r w:rsidR="00732B96" w:rsidRPr="00B20E4D">
        <w:rPr>
          <w:highlight w:val="yellow"/>
        </w:rPr>
        <w:t>In 2016 werd X</w:t>
      </w:r>
      <w:r w:rsidR="00B20E4D" w:rsidRPr="00B20E4D">
        <w:rPr>
          <w:highlight w:val="yellow"/>
        </w:rPr>
        <w:t>amarin opgekocht door Microsoft en er werd</w:t>
      </w:r>
      <w:r w:rsidR="004D4760" w:rsidRPr="00B20E4D">
        <w:rPr>
          <w:highlight w:val="yellow"/>
        </w:rPr>
        <w:t xml:space="preserve"> aan</w:t>
      </w:r>
      <w:r w:rsidR="00B20E4D" w:rsidRPr="00B20E4D">
        <w:rPr>
          <w:highlight w:val="yellow"/>
        </w:rPr>
        <w:t>gekondigd</w:t>
      </w:r>
      <w:r w:rsidR="004D4760" w:rsidRPr="00B20E4D">
        <w:rPr>
          <w:highlight w:val="yellow"/>
        </w:rPr>
        <w:t xml:space="preserve"> dat de</w:t>
      </w:r>
      <w:r w:rsidR="004D4760">
        <w:t xml:space="preserve"> Xamarin SDK </w:t>
      </w:r>
      <w:r w:rsidR="007976FD">
        <w:t xml:space="preserve">open-sourced zal worden en dat deze zal gebundeld worden als een gratis </w:t>
      </w:r>
      <w:r w:rsidR="001134BB">
        <w:t xml:space="preserve">deel binnen Visual Studio’s </w:t>
      </w:r>
      <w:r w:rsidR="00B20E4D">
        <w:t>geïntegreerde</w:t>
      </w:r>
      <w:r w:rsidR="001134BB">
        <w:t xml:space="preserve"> development omgeving</w:t>
      </w:r>
      <w:r w:rsidR="000558A3">
        <w:t>.</w:t>
      </w:r>
      <w:sdt>
        <w:sdtPr>
          <w:id w:val="840589903"/>
          <w:citation/>
        </w:sdtPr>
        <w:sdtContent>
          <w:r w:rsidR="00672C49">
            <w:fldChar w:fldCharType="begin"/>
          </w:r>
          <w:r w:rsidR="00672C49">
            <w:instrText xml:space="preserve"> CITATION Xam18 \l 2067 </w:instrText>
          </w:r>
          <w:r w:rsidR="00672C49">
            <w:fldChar w:fldCharType="separate"/>
          </w:r>
          <w:r w:rsidR="00C736A7">
            <w:rPr>
              <w:noProof/>
            </w:rPr>
            <w:t xml:space="preserve"> </w:t>
          </w:r>
          <w:r w:rsidR="00C736A7" w:rsidRPr="00C736A7">
            <w:rPr>
              <w:noProof/>
            </w:rPr>
            <w:t>[18]</w:t>
          </w:r>
          <w:r w:rsidR="00672C49">
            <w:fldChar w:fldCharType="end"/>
          </w:r>
        </w:sdtContent>
      </w:sdt>
    </w:p>
    <w:p w14:paraId="34D6D4B0" w14:textId="1FB657B2" w:rsidR="0052454B" w:rsidRDefault="00293F75" w:rsidP="00293F75">
      <w:pPr>
        <w:pStyle w:val="Kop3"/>
      </w:pPr>
      <w:bookmarkStart w:id="57" w:name="_Toc514532479"/>
      <w:r>
        <w:t>Basis</w:t>
      </w:r>
      <w:bookmarkEnd w:id="57"/>
    </w:p>
    <w:p w14:paraId="5FD8500F" w14:textId="110719CE" w:rsidR="003601DE" w:rsidRDefault="005E2DE3" w:rsidP="003601DE">
      <w:r>
        <w:rPr>
          <w:noProof/>
        </w:rPr>
        <w:drawing>
          <wp:anchor distT="0" distB="0" distL="114300" distR="114300" simplePos="0" relativeHeight="251658260" behindDoc="0" locked="0" layoutInCell="1" allowOverlap="1" wp14:anchorId="66281DCF" wp14:editId="7AA791C9">
            <wp:simplePos x="0" y="0"/>
            <wp:positionH relativeFrom="margin">
              <wp:align>center</wp:align>
            </wp:positionH>
            <wp:positionV relativeFrom="paragraph">
              <wp:posOffset>1263788</wp:posOffset>
            </wp:positionV>
            <wp:extent cx="2402693" cy="2095500"/>
            <wp:effectExtent l="0" t="0" r="0" b="0"/>
            <wp:wrapTopAndBottom/>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402693" cy="2095500"/>
                    </a:xfrm>
                    <a:prstGeom prst="rect">
                      <a:avLst/>
                    </a:prstGeom>
                  </pic:spPr>
                </pic:pic>
              </a:graphicData>
            </a:graphic>
            <wp14:sizeRelH relativeFrom="page">
              <wp14:pctWidth>0</wp14:pctWidth>
            </wp14:sizeRelH>
            <wp14:sizeRelV relativeFrom="page">
              <wp14:pctHeight>0</wp14:pctHeight>
            </wp14:sizeRelV>
          </wp:anchor>
        </w:drawing>
      </w:r>
      <w:r w:rsidR="002B3984">
        <w:t>Het Xamarin platfor</w:t>
      </w:r>
      <w:r w:rsidR="002E1CC8">
        <w:t xml:space="preserve">m </w:t>
      </w:r>
      <w:r w:rsidR="00970305">
        <w:t>is een .NET omgeving met iOS en Android C#</w:t>
      </w:r>
      <w:r w:rsidR="002603DE">
        <w:t xml:space="preserve"> verbonden libraries</w:t>
      </w:r>
      <w:r w:rsidR="00204FAC">
        <w:t xml:space="preserve">. </w:t>
      </w:r>
      <w:r w:rsidR="00E73AA9">
        <w:t>Zoals te zien in Figuur 2</w:t>
      </w:r>
      <w:r w:rsidR="003357EF">
        <w:t>.</w:t>
      </w:r>
      <w:r w:rsidR="00E73AA9">
        <w:t>8 is o</w:t>
      </w:r>
      <w:r w:rsidR="00204FAC">
        <w:t>nderliggend</w:t>
      </w:r>
      <w:r w:rsidR="00B20E4D">
        <w:t xml:space="preserve"> </w:t>
      </w:r>
      <w:r w:rsidR="00B20E4D" w:rsidRPr="00B20E4D">
        <w:rPr>
          <w:highlight w:val="yellow"/>
        </w:rPr>
        <w:t>aan</w:t>
      </w:r>
      <w:r w:rsidR="00204FAC">
        <w:t xml:space="preserve"> Xamarin.Android Mono for Android, en onder Xamarin.iOS is MonoTouch</w:t>
      </w:r>
      <w:r w:rsidR="008D77B8">
        <w:t>. Deze zijn de C# verbindingen tot het native Android en iOS APIs voor het ontwikkelen op mobiele devices.</w:t>
      </w:r>
      <w:r w:rsidR="0056560E">
        <w:t xml:space="preserve"> Dit geeft het vermogen de Android</w:t>
      </w:r>
      <w:r w:rsidR="00FB04EF">
        <w:t>/</w:t>
      </w:r>
      <w:r w:rsidR="0056560E">
        <w:t xml:space="preserve">iOS </w:t>
      </w:r>
      <w:r w:rsidR="009B3A60">
        <w:t xml:space="preserve">UI, graphics, </w:t>
      </w:r>
      <w:r w:rsidR="00751A60">
        <w:t xml:space="preserve">enz. </w:t>
      </w:r>
      <w:r w:rsidR="009B3A60">
        <w:t xml:space="preserve">te gebruiken terwijl </w:t>
      </w:r>
      <w:r w:rsidR="00B20E4D">
        <w:t>er</w:t>
      </w:r>
      <w:r w:rsidR="009B3A60">
        <w:t xml:space="preserve"> enkel</w:t>
      </w:r>
      <w:r w:rsidR="00B20E4D">
        <w:t xml:space="preserve"> in</w:t>
      </w:r>
      <w:r w:rsidR="009B3A60">
        <w:t xml:space="preserve"> C# </w:t>
      </w:r>
      <w:r w:rsidR="00B20E4D">
        <w:t>geschreven wordt</w:t>
      </w:r>
      <w:r w:rsidR="009B3A60">
        <w:t>.</w:t>
      </w:r>
      <w:r w:rsidR="00DB3C18">
        <w:t xml:space="preserve"> Xamarin.Forms is een laag boven de andere </w:t>
      </w:r>
      <w:r w:rsidR="00B20E4D">
        <w:t>UI-verbindingen</w:t>
      </w:r>
      <w:r w:rsidR="00300432">
        <w:t xml:space="preserve">, die zorgt voor een volledig </w:t>
      </w:r>
      <w:r w:rsidR="00300432" w:rsidRPr="00002F12">
        <w:t>cross-platform</w:t>
      </w:r>
      <w:r w:rsidR="00300432">
        <w:t xml:space="preserve"> UI library.</w:t>
      </w:r>
      <w:r w:rsidR="00A85B8F" w:rsidRPr="00A85B8F">
        <w:t xml:space="preserve"> </w:t>
      </w:r>
      <w:sdt>
        <w:sdtPr>
          <w:id w:val="233592031"/>
          <w:citation/>
        </w:sdtPr>
        <w:sdtContent>
          <w:r w:rsidR="00A85B8F">
            <w:fldChar w:fldCharType="begin"/>
          </w:r>
          <w:r w:rsidR="00A85B8F">
            <w:instrText xml:space="preserve"> CITATION Dan15 \l 2067 </w:instrText>
          </w:r>
          <w:r w:rsidR="00A85B8F">
            <w:fldChar w:fldCharType="separate"/>
          </w:r>
          <w:r w:rsidR="00C736A7" w:rsidRPr="00C736A7">
            <w:rPr>
              <w:noProof/>
            </w:rPr>
            <w:t>[19]</w:t>
          </w:r>
          <w:r w:rsidR="00A85B8F">
            <w:fldChar w:fldCharType="end"/>
          </w:r>
        </w:sdtContent>
      </w:sdt>
    </w:p>
    <w:p w14:paraId="04934E20" w14:textId="00EC8389" w:rsidR="00C75CE0" w:rsidRDefault="00C75CE0" w:rsidP="00C75CE0">
      <w:pPr>
        <w:keepNext/>
      </w:pPr>
    </w:p>
    <w:p w14:paraId="7BB3BEA7" w14:textId="7B53D134" w:rsidR="007016A4" w:rsidRDefault="00C75CE0" w:rsidP="005E2DE3">
      <w:pPr>
        <w:pStyle w:val="Bijschrift"/>
        <w:jc w:val="center"/>
      </w:pPr>
      <w:bookmarkStart w:id="58" w:name="_Toc514601700"/>
      <w:r>
        <w:t xml:space="preserve">Figuur </w:t>
      </w:r>
      <w:fldSimple w:instr=" STYLEREF 1 \s ">
        <w:r w:rsidR="001947FB">
          <w:rPr>
            <w:noProof/>
          </w:rPr>
          <w:t>2</w:t>
        </w:r>
      </w:fldSimple>
      <w:r w:rsidR="003357EF">
        <w:t>.</w:t>
      </w:r>
      <w:fldSimple w:instr=" SEQ Figuur \* ARABIC \s 1 ">
        <w:r w:rsidR="001947FB">
          <w:rPr>
            <w:noProof/>
          </w:rPr>
          <w:t>8</w:t>
        </w:r>
      </w:fldSimple>
      <w:r>
        <w:t>: Opbouw Xamarin</w:t>
      </w:r>
      <w:r w:rsidR="00A85B8F">
        <w:t xml:space="preserve"> </w:t>
      </w:r>
      <w:sdt>
        <w:sdtPr>
          <w:id w:val="1225727328"/>
          <w:citation/>
        </w:sdtPr>
        <w:sdtContent>
          <w:r w:rsidR="00A85B8F">
            <w:fldChar w:fldCharType="begin"/>
          </w:r>
          <w:r w:rsidR="00A85B8F">
            <w:instrText xml:space="preserve"> CITATION Dan15 \l 2067 </w:instrText>
          </w:r>
          <w:r w:rsidR="00A85B8F">
            <w:fldChar w:fldCharType="separate"/>
          </w:r>
          <w:r w:rsidR="00C736A7" w:rsidRPr="00C736A7">
            <w:rPr>
              <w:noProof/>
            </w:rPr>
            <w:t>[19]</w:t>
          </w:r>
          <w:r w:rsidR="00A85B8F">
            <w:fldChar w:fldCharType="end"/>
          </w:r>
        </w:sdtContent>
      </w:sdt>
      <w:bookmarkEnd w:id="58"/>
    </w:p>
    <w:p w14:paraId="32ECED76" w14:textId="532B0C14" w:rsidR="00095BBD" w:rsidRDefault="00095BBD" w:rsidP="00F2712D">
      <w:pPr>
        <w:pStyle w:val="Kop3"/>
      </w:pPr>
      <w:bookmarkStart w:id="59" w:name="_Toc514532480"/>
      <w:r>
        <w:t>Features</w:t>
      </w:r>
      <w:bookmarkEnd w:id="59"/>
    </w:p>
    <w:p w14:paraId="365AA182" w14:textId="6B6453B4" w:rsidR="00F2712D" w:rsidRDefault="00F2712D" w:rsidP="00095BBD">
      <w:pPr>
        <w:pStyle w:val="Kop4"/>
      </w:pPr>
      <w:r>
        <w:t>Xamarin.Forms</w:t>
      </w:r>
    </w:p>
    <w:p w14:paraId="2BA66077" w14:textId="76033274" w:rsidR="00F1388E" w:rsidRDefault="009C148A" w:rsidP="00F2712D">
      <w:r>
        <w:t>Xamarin.Forms is</w:t>
      </w:r>
      <w:r w:rsidR="00B20E4D">
        <w:t xml:space="preserve"> een toolkit van </w:t>
      </w:r>
      <w:r w:rsidR="00B20E4D" w:rsidRPr="00B20E4D">
        <w:rPr>
          <w:highlight w:val="yellow"/>
        </w:rPr>
        <w:t>cross-platform</w:t>
      </w:r>
      <w:r w:rsidRPr="00B20E4D">
        <w:rPr>
          <w:highlight w:val="yellow"/>
        </w:rPr>
        <w:t xml:space="preserve"> UI-klassen</w:t>
      </w:r>
      <w:r>
        <w:t xml:space="preserve"> </w:t>
      </w:r>
      <w:r w:rsidR="00B760C5">
        <w:t>gebouwd boven de meer fundamentele platform-sp</w:t>
      </w:r>
      <w:r w:rsidR="00002F12">
        <w:t>e</w:t>
      </w:r>
      <w:r w:rsidR="00B760C5">
        <w:t xml:space="preserve">cifieke </w:t>
      </w:r>
      <w:r w:rsidR="00941534">
        <w:t>UI-klassen</w:t>
      </w:r>
      <w:r w:rsidR="00B760C5">
        <w:t>: Xamarin.Android en Xamarin.iOS.</w:t>
      </w:r>
      <w:r w:rsidR="00F1388E">
        <w:t xml:space="preserve"> </w:t>
      </w:r>
      <w:r w:rsidR="00A97086">
        <w:t>Xamarin.</w:t>
      </w:r>
      <w:r w:rsidR="00B760C5">
        <w:t>Android en Xamarin.</w:t>
      </w:r>
      <w:r w:rsidR="00A97086">
        <w:t>iOS</w:t>
      </w:r>
      <w:r w:rsidR="00D87161">
        <w:t xml:space="preserve"> voorzien </w:t>
      </w:r>
      <w:r w:rsidR="00423D3F">
        <w:t>gemapte klassen aan hun respectievelijk native UI SDK’s: iOS UIKit en Android SDK.</w:t>
      </w:r>
      <w:r w:rsidR="00A85B8F" w:rsidRPr="00A85B8F">
        <w:t xml:space="preserve"> </w:t>
      </w:r>
      <w:sdt>
        <w:sdtPr>
          <w:id w:val="-54320863"/>
          <w:citation/>
        </w:sdtPr>
        <w:sdtContent>
          <w:r w:rsidR="00A85B8F">
            <w:fldChar w:fldCharType="begin"/>
          </w:r>
          <w:r w:rsidR="00A85B8F">
            <w:instrText xml:space="preserve"> CITATION Dan15 \l 2067 </w:instrText>
          </w:r>
          <w:r w:rsidR="00A85B8F">
            <w:fldChar w:fldCharType="separate"/>
          </w:r>
          <w:r w:rsidR="00C736A7" w:rsidRPr="00C736A7">
            <w:rPr>
              <w:noProof/>
            </w:rPr>
            <w:t>[19]</w:t>
          </w:r>
          <w:r w:rsidR="00A85B8F">
            <w:fldChar w:fldCharType="end"/>
          </w:r>
        </w:sdtContent>
      </w:sdt>
      <w:r w:rsidR="00423D3F">
        <w:t xml:space="preserve"> </w:t>
      </w:r>
      <w:r w:rsidR="00833660">
        <w:t xml:space="preserve">Xamarin.Forms </w:t>
      </w:r>
      <w:r w:rsidR="00941534">
        <w:t>verbindt</w:t>
      </w:r>
      <w:r w:rsidR="00833660">
        <w:t xml:space="preserve"> </w:t>
      </w:r>
      <w:r w:rsidR="003D40B0">
        <w:t xml:space="preserve">zich ook direct aan de native Windows Phone SDK. Dit voorziet een </w:t>
      </w:r>
      <w:r w:rsidR="00D57614">
        <w:t>set van UI-</w:t>
      </w:r>
      <w:r w:rsidR="00941534">
        <w:t>componenten die allemaal in de drie</w:t>
      </w:r>
      <w:r w:rsidR="00D57614">
        <w:t xml:space="preserve"> native operating systemen kunnen </w:t>
      </w:r>
      <w:r w:rsidR="005E1861">
        <w:t>gerendered worden</w:t>
      </w:r>
      <w:r w:rsidR="00D57614">
        <w:t xml:space="preserve"> en dus allen cross-platform zijn.</w:t>
      </w:r>
      <w:r w:rsidR="005E1861">
        <w:t xml:space="preserve"> </w:t>
      </w:r>
    </w:p>
    <w:p w14:paraId="414E95B5" w14:textId="5BC513DE" w:rsidR="003F1402" w:rsidRDefault="005E1861" w:rsidP="00F2712D">
      <w:r>
        <w:lastRenderedPageBreak/>
        <w:t>Deze elementen zijn gebuild met Extensible Application Markup Language (XAML) of zijn gecodeerd in C#</w:t>
      </w:r>
      <w:r w:rsidR="004C33D6">
        <w:t xml:space="preserve"> via de Page, Layout en View klassen. </w:t>
      </w:r>
      <w:r w:rsidR="002757A1">
        <w:t xml:space="preserve">Hierdoor </w:t>
      </w:r>
      <w:r w:rsidR="001E0F7F">
        <w:t>kunnen we dus native mobiele apps voor verschillende platformen tegelijk creëren</w:t>
      </w:r>
      <w:r w:rsidR="00BF51D1">
        <w:t xml:space="preserve">. </w:t>
      </w:r>
      <w:r w:rsidR="00B84DF6">
        <w:t xml:space="preserve">Om </w:t>
      </w:r>
      <w:r w:rsidR="00647500">
        <w:t>een goede architectuur en herbruikbaarheid te beko</w:t>
      </w:r>
      <w:r w:rsidR="008A6CD9">
        <w:t xml:space="preserve">men, gebruikt een Xamarin.Forms </w:t>
      </w:r>
      <w:r w:rsidR="00647500">
        <w:t xml:space="preserve">oplossing </w:t>
      </w:r>
      <w:r w:rsidR="008E677E">
        <w:t>dikwijls gedeelde C# applicatie code die de business logic en de data access layer bevat</w:t>
      </w:r>
      <w:r w:rsidR="00ED1055">
        <w:t>. Dit wordt aangeduid als de Core Library</w:t>
      </w:r>
      <w:r w:rsidR="00EC1CDC">
        <w:t xml:space="preserve">. De Xamarin.Forms UI layer is </w:t>
      </w:r>
      <w:r w:rsidR="008A6CD9">
        <w:t>eveneens</w:t>
      </w:r>
      <w:r w:rsidR="00EC1CDC">
        <w:t xml:space="preserve"> C# </w:t>
      </w:r>
      <w:r w:rsidR="001E6425" w:rsidRPr="008A6CD9">
        <w:rPr>
          <w:highlight w:val="yellow"/>
        </w:rPr>
        <w:t xml:space="preserve">en de </w:t>
      </w:r>
      <w:r w:rsidR="00B52C9D" w:rsidRPr="008A6CD9">
        <w:rPr>
          <w:highlight w:val="yellow"/>
        </w:rPr>
        <w:t>eind</w:t>
      </w:r>
      <w:r w:rsidR="001E6425" w:rsidRPr="008A6CD9">
        <w:rPr>
          <w:highlight w:val="yellow"/>
        </w:rPr>
        <w:t>layers</w:t>
      </w:r>
      <w:r w:rsidR="00B52C9D" w:rsidRPr="008A6CD9">
        <w:rPr>
          <w:highlight w:val="yellow"/>
        </w:rPr>
        <w:t>,</w:t>
      </w:r>
      <w:r w:rsidR="00E849CE">
        <w:rPr>
          <w:highlight w:val="yellow"/>
        </w:rPr>
        <w:t xml:space="preserve"> zoals aangetoond op F</w:t>
      </w:r>
      <w:r w:rsidR="003357EF">
        <w:rPr>
          <w:highlight w:val="yellow"/>
        </w:rPr>
        <w:t>iguur 2.</w:t>
      </w:r>
      <w:r w:rsidR="00E73AA9">
        <w:rPr>
          <w:highlight w:val="yellow"/>
        </w:rPr>
        <w:t>9</w:t>
      </w:r>
      <w:r w:rsidR="00B52C9D" w:rsidRPr="008A6CD9">
        <w:rPr>
          <w:highlight w:val="yellow"/>
        </w:rPr>
        <w:t>,</w:t>
      </w:r>
      <w:r w:rsidR="001E6425" w:rsidRPr="008A6CD9">
        <w:rPr>
          <w:highlight w:val="yellow"/>
        </w:rPr>
        <w:t xml:space="preserve"> </w:t>
      </w:r>
      <w:r w:rsidR="00B52C9D" w:rsidRPr="008A6CD9">
        <w:rPr>
          <w:highlight w:val="yellow"/>
        </w:rPr>
        <w:t>zijn</w:t>
      </w:r>
      <w:r w:rsidR="001E6425" w:rsidRPr="008A6CD9">
        <w:rPr>
          <w:highlight w:val="yellow"/>
        </w:rPr>
        <w:t xml:space="preserve"> </w:t>
      </w:r>
      <w:r w:rsidR="00804CCA" w:rsidRPr="008A6CD9">
        <w:rPr>
          <w:highlight w:val="yellow"/>
        </w:rPr>
        <w:t xml:space="preserve">een </w:t>
      </w:r>
      <w:r w:rsidR="001E6425" w:rsidRPr="008A6CD9">
        <w:rPr>
          <w:highlight w:val="yellow"/>
        </w:rPr>
        <w:t xml:space="preserve">minimum </w:t>
      </w:r>
      <w:r w:rsidR="00804CCA" w:rsidRPr="008A6CD9">
        <w:rPr>
          <w:highlight w:val="yellow"/>
        </w:rPr>
        <w:t>aan</w:t>
      </w:r>
      <w:r w:rsidR="001E6425" w:rsidRPr="008A6CD9">
        <w:rPr>
          <w:highlight w:val="yellow"/>
        </w:rPr>
        <w:t xml:space="preserve"> platform-specifieke C# </w:t>
      </w:r>
      <w:r w:rsidR="008A6CD9" w:rsidRPr="008A6CD9">
        <w:rPr>
          <w:highlight w:val="yellow"/>
        </w:rPr>
        <w:t>UI-code</w:t>
      </w:r>
      <w:r w:rsidR="001E6425" w:rsidRPr="008A6CD9">
        <w:rPr>
          <w:highlight w:val="yellow"/>
        </w:rPr>
        <w:t xml:space="preserve"> </w:t>
      </w:r>
      <w:r w:rsidR="00804CCA" w:rsidRPr="008A6CD9">
        <w:rPr>
          <w:highlight w:val="yellow"/>
        </w:rPr>
        <w:t xml:space="preserve">die nodig is voor </w:t>
      </w:r>
      <w:r w:rsidR="00957B07" w:rsidRPr="008A6CD9">
        <w:rPr>
          <w:highlight w:val="yellow"/>
        </w:rPr>
        <w:t>de applicatie op elke native OS te initialiseren en op te starten</w:t>
      </w:r>
      <w:r w:rsidR="00B52C9D">
        <w:t xml:space="preserve"> </w:t>
      </w:r>
    </w:p>
    <w:p w14:paraId="1F715395" w14:textId="77777777" w:rsidR="00C75CE0" w:rsidRDefault="003F1402" w:rsidP="00C75CE0">
      <w:pPr>
        <w:keepNext/>
      </w:pPr>
      <w:r>
        <w:rPr>
          <w:noProof/>
        </w:rPr>
        <w:drawing>
          <wp:anchor distT="0" distB="0" distL="114300" distR="114300" simplePos="0" relativeHeight="251658261" behindDoc="0" locked="0" layoutInCell="1" allowOverlap="1" wp14:anchorId="0538DCB2" wp14:editId="2571B9B7">
            <wp:simplePos x="0" y="0"/>
            <wp:positionH relativeFrom="margin">
              <wp:align>center</wp:align>
            </wp:positionH>
            <wp:positionV relativeFrom="paragraph">
              <wp:posOffset>0</wp:posOffset>
            </wp:positionV>
            <wp:extent cx="4278630" cy="2194560"/>
            <wp:effectExtent l="0" t="0" r="762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278630" cy="2194560"/>
                    </a:xfrm>
                    <a:prstGeom prst="rect">
                      <a:avLst/>
                    </a:prstGeom>
                  </pic:spPr>
                </pic:pic>
              </a:graphicData>
            </a:graphic>
            <wp14:sizeRelH relativeFrom="page">
              <wp14:pctWidth>0</wp14:pctWidth>
            </wp14:sizeRelH>
            <wp14:sizeRelV relativeFrom="page">
              <wp14:pctHeight>0</wp14:pctHeight>
            </wp14:sizeRelV>
          </wp:anchor>
        </w:drawing>
      </w:r>
    </w:p>
    <w:p w14:paraId="59A03353" w14:textId="22A8AF82" w:rsidR="00C75CE0" w:rsidRDefault="00C75CE0" w:rsidP="005E2DE3">
      <w:pPr>
        <w:pStyle w:val="Bijschrift"/>
        <w:jc w:val="center"/>
      </w:pPr>
      <w:bookmarkStart w:id="60" w:name="_Toc514601701"/>
      <w:r>
        <w:t xml:space="preserve">Figuur </w:t>
      </w:r>
      <w:fldSimple w:instr=" STYLEREF 1 \s ">
        <w:r w:rsidR="001947FB">
          <w:rPr>
            <w:noProof/>
          </w:rPr>
          <w:t>2</w:t>
        </w:r>
      </w:fldSimple>
      <w:r w:rsidR="003357EF">
        <w:t>.</w:t>
      </w:r>
      <w:fldSimple w:instr=" SEQ Figuur \* ARABIC \s 1 ">
        <w:r w:rsidR="001947FB">
          <w:rPr>
            <w:noProof/>
          </w:rPr>
          <w:t>9</w:t>
        </w:r>
      </w:fldSimple>
      <w:r>
        <w:t>: Xamarin.Forms’ oplossing architectuur</w:t>
      </w:r>
      <w:r w:rsidR="00A85B8F">
        <w:t xml:space="preserve"> </w:t>
      </w:r>
      <w:sdt>
        <w:sdtPr>
          <w:id w:val="-1744130"/>
          <w:citation/>
        </w:sdtPr>
        <w:sdtContent>
          <w:r w:rsidR="00A85B8F">
            <w:fldChar w:fldCharType="begin"/>
          </w:r>
          <w:r w:rsidR="00A85B8F">
            <w:instrText xml:space="preserve"> CITATION Dan15 \l 2067 </w:instrText>
          </w:r>
          <w:r w:rsidR="00A85B8F">
            <w:fldChar w:fldCharType="separate"/>
          </w:r>
          <w:r w:rsidR="00C736A7" w:rsidRPr="00C736A7">
            <w:rPr>
              <w:noProof/>
            </w:rPr>
            <w:t>[19]</w:t>
          </w:r>
          <w:r w:rsidR="00A85B8F">
            <w:fldChar w:fldCharType="end"/>
          </w:r>
        </w:sdtContent>
      </w:sdt>
      <w:bookmarkEnd w:id="60"/>
    </w:p>
    <w:p w14:paraId="460066F2" w14:textId="578B8B71" w:rsidR="00C85F95" w:rsidRPr="00F2712D" w:rsidRDefault="001E0F7F" w:rsidP="00F2712D">
      <w:r>
        <w:t xml:space="preserve"> </w:t>
      </w:r>
    </w:p>
    <w:p w14:paraId="56444FB7" w14:textId="59AA2B95" w:rsidR="004C0C4D" w:rsidRDefault="00A05C4D" w:rsidP="003601DE">
      <w:r w:rsidRPr="008A6CD9">
        <w:rPr>
          <w:highlight w:val="yellow"/>
        </w:rPr>
        <w:t xml:space="preserve">De trade-off </w:t>
      </w:r>
      <w:r w:rsidR="008A6CD9" w:rsidRPr="008A6CD9">
        <w:rPr>
          <w:highlight w:val="yellow"/>
        </w:rPr>
        <w:t xml:space="preserve">tussen de native Xamarin SDKs en de Xamarin.Forms oplossing </w:t>
      </w:r>
      <w:r w:rsidRPr="008A6CD9">
        <w:rPr>
          <w:highlight w:val="yellow"/>
        </w:rPr>
        <w:t xml:space="preserve">is </w:t>
      </w:r>
      <w:r w:rsidR="008A6CD9">
        <w:rPr>
          <w:highlight w:val="yellow"/>
        </w:rPr>
        <w:t>dus</w:t>
      </w:r>
      <w:r w:rsidR="006E7045" w:rsidRPr="008A6CD9">
        <w:rPr>
          <w:highlight w:val="yellow"/>
        </w:rPr>
        <w:t xml:space="preserve"> de veelz</w:t>
      </w:r>
      <w:r w:rsidR="00A05F4A" w:rsidRPr="008A6CD9">
        <w:rPr>
          <w:highlight w:val="yellow"/>
        </w:rPr>
        <w:t>ij</w:t>
      </w:r>
      <w:r w:rsidR="006E7045" w:rsidRPr="008A6CD9">
        <w:rPr>
          <w:highlight w:val="yellow"/>
        </w:rPr>
        <w:t>digheid van Xamarin.Forms tegenover de volledige features en functionaliteit van de platform</w:t>
      </w:r>
      <w:r w:rsidR="00A05F4A" w:rsidRPr="008A6CD9">
        <w:rPr>
          <w:highlight w:val="yellow"/>
        </w:rPr>
        <w:t>-specifieke UI’s.</w:t>
      </w:r>
    </w:p>
    <w:p w14:paraId="20BC66CB" w14:textId="1194ADAB" w:rsidR="002B48FA" w:rsidRDefault="002B48FA" w:rsidP="003601DE"/>
    <w:p w14:paraId="53943443" w14:textId="474BB287" w:rsidR="00095BBD" w:rsidRDefault="00095BBD" w:rsidP="00095BBD">
      <w:pPr>
        <w:pStyle w:val="Kop4"/>
      </w:pPr>
      <w:r>
        <w:t>MVVM (Model-View-View</w:t>
      </w:r>
      <w:r w:rsidR="00D13666">
        <w:t>model)</w:t>
      </w:r>
    </w:p>
    <w:p w14:paraId="3E0CC95F" w14:textId="7B6CCB10" w:rsidR="001023FE" w:rsidRDefault="005F3F5E" w:rsidP="001023FE">
      <w:r>
        <w:rPr>
          <w:noProof/>
        </w:rPr>
        <mc:AlternateContent>
          <mc:Choice Requires="wps">
            <w:drawing>
              <wp:anchor distT="0" distB="0" distL="114300" distR="114300" simplePos="0" relativeHeight="251662361" behindDoc="0" locked="0" layoutInCell="1" allowOverlap="1" wp14:anchorId="2DA50383" wp14:editId="163A1321">
                <wp:simplePos x="0" y="0"/>
                <wp:positionH relativeFrom="margin">
                  <wp:posOffset>367030</wp:posOffset>
                </wp:positionH>
                <wp:positionV relativeFrom="paragraph">
                  <wp:posOffset>2491105</wp:posOffset>
                </wp:positionV>
                <wp:extent cx="4876800" cy="635"/>
                <wp:effectExtent l="0" t="0" r="0" b="0"/>
                <wp:wrapTopAndBottom/>
                <wp:docPr id="15" name="Tekstvak 15"/>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E630953" w14:textId="33F383A7" w:rsidR="00CC1765" w:rsidRPr="005F3F5E" w:rsidRDefault="00CC1765" w:rsidP="005F3F5E">
                            <w:pPr>
                              <w:pStyle w:val="Bijschrift"/>
                              <w:jc w:val="center"/>
                            </w:pPr>
                            <w:bookmarkStart w:id="61" w:name="_Toc514601702"/>
                            <w:r>
                              <w:t xml:space="preserve">Figuur </w:t>
                            </w:r>
                            <w:fldSimple w:instr=" STYLEREF 1 \s ">
                              <w:r>
                                <w:rPr>
                                  <w:noProof/>
                                </w:rPr>
                                <w:t>2</w:t>
                              </w:r>
                            </w:fldSimple>
                            <w:r>
                              <w:t>.</w:t>
                            </w:r>
                            <w:fldSimple w:instr=" SEQ Figuur \* ARABIC \s 1 ">
                              <w:r>
                                <w:rPr>
                                  <w:noProof/>
                                </w:rPr>
                                <w:t>10</w:t>
                              </w:r>
                            </w:fldSimple>
                            <w:r>
                              <w:t xml:space="preserve"> </w:t>
                            </w:r>
                            <w:r w:rsidRPr="0062085A">
                              <w:t>De relaties tussen de 3 kerncomponenten van MVVM [21]</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A50383" id="Tekstvak 15" o:spid="_x0000_s1038" type="#_x0000_t202" style="position:absolute;left:0;text-align:left;margin-left:28.9pt;margin-top:196.15pt;width:384pt;height:.05pt;z-index:251662361;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" stroked="f">
                <v:textbox style="mso-fit-shape-to-text:t" inset="0,0,0,0">
                  <w:txbxContent>
                    <w:p w14:paraId="0E630953" w14:textId="33F383A7" w:rsidR="00CC1765" w:rsidRPr="005F3F5E" w:rsidRDefault="00CC1765" w:rsidP="005F3F5E">
                      <w:pPr>
                        <w:pStyle w:val="Bijschrift"/>
                        <w:jc w:val="center"/>
                      </w:pPr>
                      <w:bookmarkStart w:id="62" w:name="_Toc514601702"/>
                      <w:r>
                        <w:t xml:space="preserve">Figuur </w:t>
                      </w:r>
                      <w:fldSimple w:instr=" STYLEREF 1 \s ">
                        <w:r>
                          <w:rPr>
                            <w:noProof/>
                          </w:rPr>
                          <w:t>2</w:t>
                        </w:r>
                      </w:fldSimple>
                      <w:r>
                        <w:t>.</w:t>
                      </w:r>
                      <w:fldSimple w:instr=" SEQ Figuur \* ARABIC \s 1 ">
                        <w:r>
                          <w:rPr>
                            <w:noProof/>
                          </w:rPr>
                          <w:t>10</w:t>
                        </w:r>
                      </w:fldSimple>
                      <w:r>
                        <w:t xml:space="preserve"> </w:t>
                      </w:r>
                      <w:r w:rsidRPr="0062085A">
                        <w:t>De relaties tussen de 3 kerncomponenten van MVVM [21]</w:t>
                      </w:r>
                      <w:bookmarkEnd w:id="62"/>
                    </w:p>
                  </w:txbxContent>
                </v:textbox>
                <w10:wrap type="topAndBottom" anchorx="margin"/>
              </v:shape>
            </w:pict>
          </mc:Fallback>
        </mc:AlternateContent>
      </w:r>
      <w:r>
        <w:rPr>
          <w:noProof/>
        </w:rPr>
        <w:drawing>
          <wp:anchor distT="0" distB="0" distL="114300" distR="114300" simplePos="0" relativeHeight="251658262" behindDoc="0" locked="0" layoutInCell="1" allowOverlap="1" wp14:anchorId="2A3422AA" wp14:editId="0906F43B">
            <wp:simplePos x="0" y="0"/>
            <wp:positionH relativeFrom="margin">
              <wp:posOffset>1513205</wp:posOffset>
            </wp:positionH>
            <wp:positionV relativeFrom="paragraph">
              <wp:posOffset>614680</wp:posOffset>
            </wp:positionV>
            <wp:extent cx="2581275" cy="1772801"/>
            <wp:effectExtent l="0" t="0" r="0" b="0"/>
            <wp:wrapTopAndBottom/>
            <wp:docPr id="9" name="Afbeelding 9" descr="Hh848246.1AFE20BAB0052F5AB0FC400BF3B6F3F7(en-us,Pand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848246.1AFE20BAB0052F5AB0FC400BF3B6F3F7(en-us,PandP.1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81275" cy="1772801"/>
                    </a:xfrm>
                    <a:prstGeom prst="rect">
                      <a:avLst/>
                    </a:prstGeom>
                    <a:noFill/>
                    <a:ln>
                      <a:noFill/>
                    </a:ln>
                  </pic:spPr>
                </pic:pic>
              </a:graphicData>
            </a:graphic>
            <wp14:sizeRelH relativeFrom="page">
              <wp14:pctWidth>0</wp14:pctWidth>
            </wp14:sizeRelH>
            <wp14:sizeRelV relativeFrom="page">
              <wp14:pctHeight>0</wp14:pctHeight>
            </wp14:sizeRelV>
          </wp:anchor>
        </w:drawing>
      </w:r>
      <w:r w:rsidR="001023FE">
        <w:t>De Xamarin.Forms ontwikkelaar creëert zijn UI typisch in XAML</w:t>
      </w:r>
      <w:r w:rsidR="008F3F33">
        <w:t>, en voegt daarna zijn back-end code toe dat op de user interface werkt</w:t>
      </w:r>
      <w:r w:rsidR="001023FE">
        <w:t xml:space="preserve">. </w:t>
      </w:r>
      <w:r w:rsidR="008F3F33">
        <w:t xml:space="preserve">Als applicaties groter en complexer worden kunnen </w:t>
      </w:r>
      <w:r w:rsidR="008A6CD9" w:rsidRPr="008A6CD9">
        <w:rPr>
          <w:highlight w:val="yellow"/>
        </w:rPr>
        <w:t xml:space="preserve">bepaalde </w:t>
      </w:r>
      <w:r w:rsidR="008F3F33" w:rsidRPr="008A6CD9">
        <w:rPr>
          <w:highlight w:val="yellow"/>
        </w:rPr>
        <w:t>onderhoudsproblemen toe</w:t>
      </w:r>
      <w:r w:rsidR="0074758E" w:rsidRPr="008A6CD9">
        <w:rPr>
          <w:highlight w:val="yellow"/>
        </w:rPr>
        <w:t>t</w:t>
      </w:r>
      <w:r w:rsidR="008F3F33" w:rsidRPr="008A6CD9">
        <w:rPr>
          <w:highlight w:val="yellow"/>
        </w:rPr>
        <w:t>reden</w:t>
      </w:r>
      <w:r w:rsidR="008A6CD9" w:rsidRPr="008A6CD9">
        <w:rPr>
          <w:highlight w:val="yellow"/>
        </w:rPr>
        <w:t xml:space="preserve"> aangezien de code onoverzichtelijk wordt</w:t>
      </w:r>
      <w:r w:rsidR="008F3F33">
        <w:t>.</w:t>
      </w:r>
    </w:p>
    <w:p w14:paraId="17B725B1" w14:textId="77777777" w:rsidR="005F3F5E" w:rsidRPr="001023FE" w:rsidRDefault="005F3F5E" w:rsidP="001023FE"/>
    <w:p w14:paraId="7FF4E6E9" w14:textId="7654F056" w:rsidR="001023FE" w:rsidRDefault="00D13666" w:rsidP="00D13666">
      <w:r>
        <w:lastRenderedPageBreak/>
        <w:t>Het Model-View-Viewmodel</w:t>
      </w:r>
      <w:r w:rsidR="00FF26AC">
        <w:t xml:space="preserve">, zoals </w:t>
      </w:r>
      <w:r w:rsidR="00E849CE">
        <w:t>geïllustreerd</w:t>
      </w:r>
      <w:r w:rsidR="00FF26AC">
        <w:t xml:space="preserve"> in Figuur 2</w:t>
      </w:r>
      <w:r w:rsidR="003357EF">
        <w:t>.</w:t>
      </w:r>
      <w:r w:rsidR="00FF26AC">
        <w:t>10</w:t>
      </w:r>
      <w:r w:rsidR="00C576B3">
        <w:t xml:space="preserve"> </w:t>
      </w:r>
      <w:r w:rsidR="008F3F33">
        <w:t>helpt</w:t>
      </w:r>
      <w:r w:rsidR="00C576B3">
        <w:t xml:space="preserve"> </w:t>
      </w:r>
      <w:r w:rsidR="008F3F33">
        <w:t xml:space="preserve">met het scheiden </w:t>
      </w:r>
      <w:r w:rsidR="00C576B3">
        <w:t xml:space="preserve">van </w:t>
      </w:r>
      <w:r w:rsidR="008F3F33">
        <w:t>de</w:t>
      </w:r>
      <w:r w:rsidR="00C576B3">
        <w:t xml:space="preserve"> </w:t>
      </w:r>
      <w:r w:rsidR="008F3F33">
        <w:t>ontwikkeling</w:t>
      </w:r>
      <w:r w:rsidR="00C576B3">
        <w:t xml:space="preserve"> van de GUI en van de back-end logica.</w:t>
      </w:r>
      <w:r w:rsidR="008F3F33">
        <w:t xml:space="preserve"> Deze gescheiden houden zorgt ervoor om </w:t>
      </w:r>
      <w:r w:rsidR="008A6CD9" w:rsidRPr="008A6CD9">
        <w:rPr>
          <w:highlight w:val="yellow"/>
        </w:rPr>
        <w:t xml:space="preserve">zo’n </w:t>
      </w:r>
      <w:r w:rsidR="008F3F33" w:rsidRPr="008A6CD9">
        <w:rPr>
          <w:highlight w:val="yellow"/>
        </w:rPr>
        <w:t>problemen te</w:t>
      </w:r>
      <w:r w:rsidR="008F3F33">
        <w:t xml:space="preserve"> voorkomen en de applicatie makkelijker testbaar en onderhoudbaar te maken.</w:t>
      </w:r>
      <w:r w:rsidR="00C576B3">
        <w:t xml:space="preserve"> Het View</w:t>
      </w:r>
      <w:r w:rsidR="001023FE">
        <w:t xml:space="preserve"> M</w:t>
      </w:r>
      <w:r w:rsidR="00C576B3">
        <w:t>odel van de MVVM is de tussenstap die de data objecten van het model verandert zodat deze g</w:t>
      </w:r>
      <w:r w:rsidR="008A6CD9">
        <w:t>emakkelijk zijn te beheren en</w:t>
      </w:r>
      <w:r w:rsidR="00C576B3">
        <w:t xml:space="preserve"> presenteren door </w:t>
      </w:r>
      <w:r w:rsidR="001023FE">
        <w:t>het</w:t>
      </w:r>
      <w:r w:rsidR="00C576B3">
        <w:t xml:space="preserve"> View.</w:t>
      </w:r>
      <w:sdt>
        <w:sdtPr>
          <w:id w:val="163596712"/>
          <w:citation/>
        </w:sdtPr>
        <w:sdtContent>
          <w:r w:rsidR="00C576B3">
            <w:fldChar w:fldCharType="begin"/>
          </w:r>
          <w:r w:rsidR="00C576B3">
            <w:instrText xml:space="preserve"> CITATION Mod18 \l 2067 </w:instrText>
          </w:r>
          <w:r w:rsidR="00C576B3">
            <w:fldChar w:fldCharType="separate"/>
          </w:r>
          <w:r w:rsidR="00C736A7">
            <w:rPr>
              <w:noProof/>
            </w:rPr>
            <w:t xml:space="preserve"> </w:t>
          </w:r>
          <w:r w:rsidR="00C736A7" w:rsidRPr="00C736A7">
            <w:rPr>
              <w:noProof/>
            </w:rPr>
            <w:t>[20]</w:t>
          </w:r>
          <w:r w:rsidR="00C576B3">
            <w:fldChar w:fldCharType="end"/>
          </w:r>
        </w:sdtContent>
      </w:sdt>
      <w:r w:rsidR="00C576B3">
        <w:t xml:space="preserve"> </w:t>
      </w:r>
    </w:p>
    <w:p w14:paraId="294BE242" w14:textId="731BDBCF" w:rsidR="00D13666" w:rsidRDefault="00C576B3" w:rsidP="00D13666">
      <w:r w:rsidRPr="008A6CD9">
        <w:rPr>
          <w:highlight w:val="yellow"/>
        </w:rPr>
        <w:t xml:space="preserve">Het </w:t>
      </w:r>
      <w:r w:rsidR="001023FE" w:rsidRPr="008A6CD9">
        <w:rPr>
          <w:highlight w:val="yellow"/>
        </w:rPr>
        <w:t>M</w:t>
      </w:r>
      <w:r w:rsidRPr="008A6CD9">
        <w:rPr>
          <w:highlight w:val="yellow"/>
        </w:rPr>
        <w:t xml:space="preserve">odel </w:t>
      </w:r>
      <w:r w:rsidR="003A29DB" w:rsidRPr="008A6CD9">
        <w:rPr>
          <w:highlight w:val="yellow"/>
        </w:rPr>
        <w:t>houdt</w:t>
      </w:r>
      <w:r w:rsidR="000C4663" w:rsidRPr="008A6CD9">
        <w:rPr>
          <w:highlight w:val="yellow"/>
        </w:rPr>
        <w:t xml:space="preserve"> in:</w:t>
      </w:r>
      <w:r w:rsidRPr="008A6CD9">
        <w:rPr>
          <w:highlight w:val="yellow"/>
        </w:rPr>
        <w:t xml:space="preserve"> een deel klassen die de business logica en data </w:t>
      </w:r>
      <w:r w:rsidR="008A6CD9">
        <w:rPr>
          <w:highlight w:val="yellow"/>
        </w:rPr>
        <w:t>voorstellen</w:t>
      </w:r>
      <w:r w:rsidR="001023FE" w:rsidRPr="008A6CD9">
        <w:rPr>
          <w:highlight w:val="yellow"/>
        </w:rPr>
        <w:t xml:space="preserve">. Het definieert ook de regels </w:t>
      </w:r>
      <w:r w:rsidR="005D2D9F" w:rsidRPr="008A6CD9">
        <w:rPr>
          <w:highlight w:val="yellow"/>
        </w:rPr>
        <w:t>waarin staat hoe</w:t>
      </w:r>
      <w:r w:rsidR="001023FE" w:rsidRPr="008A6CD9">
        <w:rPr>
          <w:highlight w:val="yellow"/>
        </w:rPr>
        <w:t xml:space="preserve"> deze data kan veranderd en gemanipuleerd worden.</w:t>
      </w:r>
      <w:r w:rsidR="001023FE">
        <w:t xml:space="preserve"> </w:t>
      </w:r>
    </w:p>
    <w:p w14:paraId="14760583" w14:textId="0760DF9C" w:rsidR="001023FE" w:rsidRDefault="001023FE" w:rsidP="00D13666">
      <w:r>
        <w:t xml:space="preserve">Het View stelt de </w:t>
      </w:r>
      <w:r w:rsidR="00C7222A">
        <w:t>UI-componenten</w:t>
      </w:r>
      <w:r>
        <w:t xml:space="preserve"> voor. Deze is enkel verantwoordelijk voor de data weer </w:t>
      </w:r>
      <w:r w:rsidR="00C7222A">
        <w:t>te geven</w:t>
      </w:r>
      <w:r>
        <w:t xml:space="preserve"> die het verkrijgt van de controller, het View</w:t>
      </w:r>
      <w:r w:rsidR="001032AE">
        <w:t xml:space="preserve"> </w:t>
      </w:r>
      <w:r>
        <w:t>Model dus.</w:t>
      </w:r>
    </w:p>
    <w:p w14:paraId="709BB589" w14:textId="0D88ECBC" w:rsidR="001023FE" w:rsidRDefault="001023FE" w:rsidP="00D13666">
      <w:r w:rsidRPr="001032AE">
        <w:rPr>
          <w:highlight w:val="yellow"/>
        </w:rPr>
        <w:t>Het View Model is verantwoordelijk voor</w:t>
      </w:r>
      <w:r w:rsidR="001032AE" w:rsidRPr="001032AE">
        <w:rPr>
          <w:highlight w:val="yellow"/>
        </w:rPr>
        <w:t xml:space="preserve"> een aantal acties.</w:t>
      </w:r>
      <w:r w:rsidRPr="001032AE">
        <w:rPr>
          <w:highlight w:val="yellow"/>
        </w:rPr>
        <w:t xml:space="preserve"> </w:t>
      </w:r>
      <w:r w:rsidR="001032AE" w:rsidRPr="001032AE">
        <w:rPr>
          <w:highlight w:val="yellow"/>
        </w:rPr>
        <w:t>H</w:t>
      </w:r>
      <w:r w:rsidRPr="001032AE">
        <w:rPr>
          <w:highlight w:val="yellow"/>
        </w:rPr>
        <w:t>et onderhouden van de methodes, commands en andere eigenschappen die de state van het View moeten onderho</w:t>
      </w:r>
      <w:r w:rsidR="00C7222A" w:rsidRPr="001032AE">
        <w:rPr>
          <w:highlight w:val="yellow"/>
        </w:rPr>
        <w:t>uden,</w:t>
      </w:r>
      <w:r w:rsidR="001032AE" w:rsidRPr="001032AE">
        <w:rPr>
          <w:highlight w:val="yellow"/>
        </w:rPr>
        <w:t xml:space="preserve"> het model</w:t>
      </w:r>
      <w:r w:rsidRPr="001032AE">
        <w:rPr>
          <w:highlight w:val="yellow"/>
        </w:rPr>
        <w:t xml:space="preserve"> manipuleren als </w:t>
      </w:r>
      <w:r w:rsidR="001032AE" w:rsidRPr="001032AE">
        <w:rPr>
          <w:highlight w:val="yellow"/>
        </w:rPr>
        <w:t>resultaat van de acties op het View en events in het V</w:t>
      </w:r>
      <w:r w:rsidRPr="001032AE">
        <w:rPr>
          <w:highlight w:val="yellow"/>
        </w:rPr>
        <w:t>iew triggeren</w:t>
      </w:r>
      <w:r>
        <w:t>.</w:t>
      </w:r>
      <w:sdt>
        <w:sdtPr>
          <w:id w:val="-1720664065"/>
          <w:citation/>
        </w:sdtPr>
        <w:sdtContent>
          <w:r>
            <w:fldChar w:fldCharType="begin"/>
          </w:r>
          <w:r>
            <w:instrText xml:space="preserve"> CITATION Und18 \l 2067 </w:instrText>
          </w:r>
          <w:r>
            <w:fldChar w:fldCharType="separate"/>
          </w:r>
          <w:r w:rsidR="00C736A7">
            <w:rPr>
              <w:noProof/>
            </w:rPr>
            <w:t xml:space="preserve"> </w:t>
          </w:r>
          <w:r w:rsidR="00C736A7" w:rsidRPr="00C736A7">
            <w:rPr>
              <w:noProof/>
            </w:rPr>
            <w:t>[21]</w:t>
          </w:r>
          <w:r>
            <w:fldChar w:fldCharType="end"/>
          </w:r>
        </w:sdtContent>
      </w:sdt>
    </w:p>
    <w:p w14:paraId="622D3D27" w14:textId="1266453C" w:rsidR="001023FE" w:rsidRDefault="008F3F33" w:rsidP="00D13666">
      <w:r>
        <w:t xml:space="preserve">De </w:t>
      </w:r>
      <w:r w:rsidR="001032AE">
        <w:t>voordelen die</w:t>
      </w:r>
      <w:r>
        <w:t xml:space="preserve"> het </w:t>
      </w:r>
      <w:r w:rsidR="001032AE">
        <w:t>MVVM-patroon</w:t>
      </w:r>
      <w:r>
        <w:t xml:space="preserve"> aanbiedt:</w:t>
      </w:r>
    </w:p>
    <w:p w14:paraId="23FD4A92" w14:textId="7BB7DD70" w:rsidR="008F3F33" w:rsidRDefault="008F3F33" w:rsidP="008F3F33">
      <w:pPr>
        <w:pStyle w:val="Lijstalinea"/>
        <w:numPr>
          <w:ilvl w:val="0"/>
          <w:numId w:val="19"/>
        </w:numPr>
      </w:pPr>
      <w:r>
        <w:t>Het model, de back-end basis, aanpassen qua logica kan riskant of moeilijk</w:t>
      </w:r>
      <w:r w:rsidR="001032AE">
        <w:t xml:space="preserve"> zijn. In dit scenario kan het V</w:t>
      </w:r>
      <w:r>
        <w:t>iew</w:t>
      </w:r>
      <w:r w:rsidR="001032AE">
        <w:t xml:space="preserve"> M</w:t>
      </w:r>
      <w:r>
        <w:t>od</w:t>
      </w:r>
      <w:r w:rsidR="001032AE">
        <w:t>el bescherming bieden aan deze M</w:t>
      </w:r>
      <w:r>
        <w:t>odel klassen en voorkomt dat er schadelijke veran</w:t>
      </w:r>
      <w:r w:rsidR="001032AE">
        <w:t>deringen zouden gebeuren in de M</w:t>
      </w:r>
      <w:r>
        <w:t>odel-code.</w:t>
      </w:r>
    </w:p>
    <w:p w14:paraId="770682B0" w14:textId="71CAEA70" w:rsidR="008F3F33" w:rsidRDefault="008F3F33" w:rsidP="008F3F33">
      <w:pPr>
        <w:pStyle w:val="Lijstalinea"/>
        <w:numPr>
          <w:ilvl w:val="0"/>
          <w:numId w:val="19"/>
        </w:numPr>
      </w:pPr>
      <w:r>
        <w:t xml:space="preserve">Ontwikkelaars kunnen </w:t>
      </w:r>
      <w:r w:rsidR="006D21B1">
        <w:t xml:space="preserve">testen zonder de </w:t>
      </w:r>
      <w:r w:rsidR="001032AE">
        <w:t>V</w:t>
      </w:r>
      <w:r w:rsidR="006D21B1">
        <w:t>iew te moeten gebruiken. Deze tests kunnen exact hetzelfde functioneren als</w:t>
      </w:r>
      <w:r w:rsidR="001032AE">
        <w:t>of ze gebruikt worden door een V</w:t>
      </w:r>
      <w:r w:rsidR="006D21B1">
        <w:t>iew.</w:t>
      </w:r>
    </w:p>
    <w:p w14:paraId="20EE9BEF" w14:textId="77777777" w:rsidR="006D21B1" w:rsidRDefault="006D21B1" w:rsidP="008F3F33">
      <w:pPr>
        <w:pStyle w:val="Lijstalinea"/>
        <w:numPr>
          <w:ilvl w:val="0"/>
          <w:numId w:val="19"/>
        </w:numPr>
      </w:pPr>
      <w:r>
        <w:t>De UI van de applicatie kan compleet opnieuw ontworpen worden, als deze helemaal in XAML geïmplementeerd is, zonder ook maar één lijn back-end code aan te passen.</w:t>
      </w:r>
    </w:p>
    <w:p w14:paraId="524D2B43" w14:textId="0D403839" w:rsidR="002B48FA" w:rsidRDefault="001032AE" w:rsidP="002B48FA">
      <w:pPr>
        <w:pStyle w:val="Lijstalinea"/>
        <w:numPr>
          <w:ilvl w:val="0"/>
          <w:numId w:val="19"/>
        </w:numPr>
      </w:pPr>
      <w:r>
        <w:t>Deze separatie van V</w:t>
      </w:r>
      <w:r w:rsidR="006D21B1">
        <w:t xml:space="preserve">iew en de andere componenten zorgt er ook voor dat designers en ontwikkelaars volledig apart kunnen werken aan hun eigen componenten. </w:t>
      </w:r>
      <w:sdt>
        <w:sdtPr>
          <w:id w:val="-1112439304"/>
          <w:citation/>
        </w:sdtPr>
        <w:sdtContent>
          <w:r w:rsidR="006D21B1">
            <w:fldChar w:fldCharType="begin"/>
          </w:r>
          <w:r w:rsidR="006D21B1">
            <w:instrText xml:space="preserve"> CITATION Mic181 \l 2067 </w:instrText>
          </w:r>
          <w:r w:rsidR="006D21B1">
            <w:fldChar w:fldCharType="separate"/>
          </w:r>
          <w:r w:rsidR="00C736A7" w:rsidRPr="00C736A7">
            <w:rPr>
              <w:noProof/>
            </w:rPr>
            <w:t>[22]</w:t>
          </w:r>
          <w:r w:rsidR="006D21B1">
            <w:fldChar w:fldCharType="end"/>
          </w:r>
        </w:sdtContent>
      </w:sdt>
    </w:p>
    <w:p w14:paraId="29FFC7E9" w14:textId="4C65E480" w:rsidR="00201610" w:rsidRDefault="00201610" w:rsidP="00201610">
      <w:pPr>
        <w:pStyle w:val="Kop3"/>
      </w:pPr>
      <w:bookmarkStart w:id="63" w:name="_Toc514532481"/>
      <w:r>
        <w:t>Gebruik</w:t>
      </w:r>
      <w:bookmarkEnd w:id="63"/>
    </w:p>
    <w:p w14:paraId="7446E831" w14:textId="737ED394" w:rsidR="00FB04EF" w:rsidRPr="00646301" w:rsidRDefault="00083CD6" w:rsidP="00646301">
      <w:r>
        <w:t xml:space="preserve">Xamarin gebruikt de Visual Studio IDE van Microsoft als ontwikkelingsomgeving. Xamarin kan geïnstalleerd worden als deel van een nieuwe Visual Studio installatie, of kan achteraf erbij geïnstalleerd worden. </w:t>
      </w:r>
      <w:r w:rsidR="002B48FA">
        <w:t>Hierna</w:t>
      </w:r>
      <w:r>
        <w:t xml:space="preserve"> kan de code voor applicaties geschreven worden </w:t>
      </w:r>
      <w:r w:rsidR="005F3F5E">
        <w:t xml:space="preserve">in de editor van Visual Studio. </w:t>
      </w:r>
      <w:r>
        <w:rPr>
          <w:noProof/>
        </w:rPr>
        <w:t xml:space="preserve">Met een installatie van Xamarin.Forms zal </w:t>
      </w:r>
      <w:r w:rsidR="00751A60">
        <w:rPr>
          <w:noProof/>
        </w:rPr>
        <w:t xml:space="preserve">men </w:t>
      </w:r>
      <w:r>
        <w:rPr>
          <w:noProof/>
        </w:rPr>
        <w:t>enke</w:t>
      </w:r>
      <w:r w:rsidR="002B48FA">
        <w:rPr>
          <w:noProof/>
        </w:rPr>
        <w:t>l één</w:t>
      </w:r>
      <w:r>
        <w:rPr>
          <w:noProof/>
        </w:rPr>
        <w:t xml:space="preserve"> code moeten schrijven, en deze wordt automatisch overgebracht naar Xamarin.iOS en Xamarin.Android. Een simulatie kan dan bekeken worden met de Xamarin.Forms Previewer die rechtstreeks in de IDE is geintegreerd. </w:t>
      </w:r>
      <w:r w:rsidR="002B48FA">
        <w:rPr>
          <w:noProof/>
          <w:highlight w:val="yellow"/>
        </w:rPr>
        <w:t>Het is eveneens zeer evident</w:t>
      </w:r>
      <w:r w:rsidR="002B48FA" w:rsidRPr="002B48FA">
        <w:rPr>
          <w:noProof/>
          <w:highlight w:val="yellow"/>
        </w:rPr>
        <w:t xml:space="preserve"> om de build rechtstreeks op een mobiel device te testen.</w:t>
      </w:r>
    </w:p>
    <w:p w14:paraId="4F6845CA" w14:textId="0D56A954" w:rsidR="00446874" w:rsidRPr="00446874" w:rsidRDefault="00446874" w:rsidP="00446874">
      <w:pPr>
        <w:pStyle w:val="Kop3"/>
      </w:pPr>
      <w:bookmarkStart w:id="64" w:name="_Toc514532482"/>
      <w:r>
        <w:t>Portfolio</w:t>
      </w:r>
      <w:bookmarkEnd w:id="64"/>
    </w:p>
    <w:p w14:paraId="6FD3F9D7" w14:textId="65FAED24" w:rsidR="002D1D4E" w:rsidRDefault="002F7844" w:rsidP="003601DE">
      <w:r>
        <w:t>Lijst van applicaties developed met Xamarin voor bekende bedrijven:</w:t>
      </w:r>
      <w:sdt>
        <w:sdtPr>
          <w:id w:val="1654021412"/>
          <w:citation/>
        </w:sdtPr>
        <w:sdtContent>
          <w:r w:rsidR="00A85B8F">
            <w:fldChar w:fldCharType="begin"/>
          </w:r>
          <w:r w:rsidR="00A85B8F">
            <w:instrText xml:space="preserve"> CITATION Xam181 \l 2067 </w:instrText>
          </w:r>
          <w:r w:rsidR="00A85B8F">
            <w:fldChar w:fldCharType="separate"/>
          </w:r>
          <w:r w:rsidR="00C736A7">
            <w:rPr>
              <w:noProof/>
            </w:rPr>
            <w:t xml:space="preserve"> </w:t>
          </w:r>
          <w:r w:rsidR="00C736A7" w:rsidRPr="00C736A7">
            <w:rPr>
              <w:noProof/>
            </w:rPr>
            <w:t>[23]</w:t>
          </w:r>
          <w:r w:rsidR="00A85B8F">
            <w:fldChar w:fldCharType="end"/>
          </w:r>
        </w:sdtContent>
      </w:sdt>
    </w:p>
    <w:p w14:paraId="7ECB0559" w14:textId="15F4F1BB" w:rsidR="002F7844" w:rsidRDefault="002F7844" w:rsidP="009A0D12">
      <w:pPr>
        <w:pStyle w:val="Lijstalinea"/>
        <w:numPr>
          <w:ilvl w:val="0"/>
          <w:numId w:val="11"/>
        </w:numPr>
      </w:pPr>
      <w:r>
        <w:t>EasyJet’s app (Android/iOS)</w:t>
      </w:r>
    </w:p>
    <w:p w14:paraId="70EA46EF" w14:textId="5033564F" w:rsidR="002F7844" w:rsidRDefault="002F7844" w:rsidP="009A0D12">
      <w:pPr>
        <w:pStyle w:val="Lijstalinea"/>
        <w:numPr>
          <w:ilvl w:val="0"/>
          <w:numId w:val="11"/>
        </w:numPr>
      </w:pPr>
      <w:r>
        <w:t>Snap Attack door Microsoft (Android/iOS)</w:t>
      </w:r>
    </w:p>
    <w:p w14:paraId="5C82EEFD" w14:textId="3ACBE0A7" w:rsidR="002F7844" w:rsidRPr="00F645D1" w:rsidRDefault="002F7844" w:rsidP="009A0D12">
      <w:pPr>
        <w:pStyle w:val="Lijstalinea"/>
        <w:numPr>
          <w:ilvl w:val="0"/>
          <w:numId w:val="11"/>
        </w:numPr>
        <w:rPr>
          <w:lang w:val="en-US"/>
        </w:rPr>
      </w:pPr>
      <w:r w:rsidRPr="00F645D1">
        <w:rPr>
          <w:lang w:val="en-US"/>
        </w:rPr>
        <w:t>World Bank’s Survey Solutions (Android)</w:t>
      </w:r>
    </w:p>
    <w:p w14:paraId="3A7630B3" w14:textId="4776E388" w:rsidR="002F7844" w:rsidRPr="00F645D1" w:rsidRDefault="002F7844" w:rsidP="009A0D12">
      <w:pPr>
        <w:pStyle w:val="Lijstalinea"/>
        <w:numPr>
          <w:ilvl w:val="0"/>
          <w:numId w:val="11"/>
        </w:numPr>
        <w:rPr>
          <w:lang w:val="en-US"/>
        </w:rPr>
      </w:pPr>
      <w:r w:rsidRPr="00F645D1">
        <w:rPr>
          <w:lang w:val="en-US"/>
        </w:rPr>
        <w:t>Pepsi’s augmented reality app (Android/iOS)</w:t>
      </w:r>
    </w:p>
    <w:p w14:paraId="3703C5BA" w14:textId="079EDFEE" w:rsidR="002F7844" w:rsidRDefault="002F7844" w:rsidP="009A0D12">
      <w:pPr>
        <w:pStyle w:val="Lijstalinea"/>
        <w:numPr>
          <w:ilvl w:val="0"/>
          <w:numId w:val="11"/>
        </w:numPr>
      </w:pPr>
      <w:r>
        <w:t>MixRadio’s muziek app (Android/iOS)</w:t>
      </w:r>
    </w:p>
    <w:p w14:paraId="6D8C0BFC" w14:textId="6026CA00" w:rsidR="005F3F5E" w:rsidRPr="006A267E" w:rsidRDefault="001E13DF" w:rsidP="003601DE">
      <w:pPr>
        <w:pStyle w:val="Lijstalinea"/>
        <w:numPr>
          <w:ilvl w:val="0"/>
          <w:numId w:val="11"/>
        </w:numPr>
      </w:pPr>
      <w:r>
        <w:t>Pinterest (Android/iOS)</w:t>
      </w:r>
    </w:p>
    <w:p w14:paraId="5480C767" w14:textId="0A7EA7DA" w:rsidR="003601DE" w:rsidRDefault="003601DE" w:rsidP="007A44EB">
      <w:pPr>
        <w:pStyle w:val="Kop2"/>
        <w:spacing w:before="120" w:after="120"/>
        <w:ind w:left="578" w:hanging="578"/>
      </w:pPr>
      <w:bookmarkStart w:id="65" w:name="_Toc499557202"/>
      <w:bookmarkStart w:id="66" w:name="_Toc514532483"/>
      <w:r>
        <w:lastRenderedPageBreak/>
        <w:t>Apache Cordova</w:t>
      </w:r>
      <w:bookmarkEnd w:id="65"/>
      <w:r w:rsidR="003F04EE">
        <w:t>/PhoneGap</w:t>
      </w:r>
      <w:bookmarkEnd w:id="66"/>
    </w:p>
    <w:p w14:paraId="6B6E9FB8" w14:textId="40DD4BA6" w:rsidR="003601DE" w:rsidRDefault="007A44EB" w:rsidP="007A44EB">
      <w:pPr>
        <w:pStyle w:val="Kop3"/>
      </w:pPr>
      <w:bookmarkStart w:id="67" w:name="_Toc514532484"/>
      <w:r>
        <w:t>Oorsprong</w:t>
      </w:r>
      <w:bookmarkEnd w:id="67"/>
    </w:p>
    <w:p w14:paraId="1702E0BB" w14:textId="4030354D" w:rsidR="008117F0" w:rsidRDefault="007A44EB" w:rsidP="003601DE">
      <w:pPr>
        <w:spacing w:before="120" w:after="0"/>
      </w:pPr>
      <w:r>
        <w:t xml:space="preserve">Apache Cordova is een ontwikkelingsframework voor mobiele applicaties gemaakt door het Canadese bedrijf Nitobi. </w:t>
      </w:r>
      <w:r w:rsidR="00B70254">
        <w:t xml:space="preserve">Eerst </w:t>
      </w:r>
      <w:r w:rsidR="00D13C4C" w:rsidRPr="002B48FA">
        <w:rPr>
          <w:highlight w:val="yellow"/>
        </w:rPr>
        <w:t>heette</w:t>
      </w:r>
      <w:r w:rsidR="00B70254">
        <w:t xml:space="preserve"> het PhoneGap, onder die naam werd het gecreëerd op een iPhoneDevCamp evenement in San Francisco in 2009 door het Canadese bedrijf Nitobi</w:t>
      </w:r>
      <w:r w:rsidR="003F04EE">
        <w:t>.</w:t>
      </w:r>
      <w:r w:rsidR="00B70254">
        <w:t xml:space="preserve"> Adobe kocht in 2011 Nitobi over</w:t>
      </w:r>
      <w:r w:rsidR="008117F0">
        <w:t>.</w:t>
      </w:r>
      <w:r w:rsidR="00DD1452">
        <w:t xml:space="preserve"> </w:t>
      </w:r>
      <w:sdt>
        <w:sdtPr>
          <w:id w:val="2135904971"/>
          <w:citation/>
        </w:sdtPr>
        <w:sdtContent>
          <w:r w:rsidR="00B70254">
            <w:fldChar w:fldCharType="begin"/>
          </w:r>
          <w:r w:rsidR="00DE3CD7">
            <w:instrText xml:space="preserve">CITATION Apa18 \l 2067 </w:instrText>
          </w:r>
          <w:r w:rsidR="00B70254">
            <w:fldChar w:fldCharType="separate"/>
          </w:r>
          <w:r w:rsidR="00C736A7" w:rsidRPr="00C736A7">
            <w:rPr>
              <w:noProof/>
            </w:rPr>
            <w:t>[24]</w:t>
          </w:r>
          <w:r w:rsidR="00B70254">
            <w:fldChar w:fldCharType="end"/>
          </w:r>
        </w:sdtContent>
      </w:sdt>
      <w:r w:rsidR="00B70254">
        <w:t xml:space="preserve"> Nadat beslist werd door Adobe dat de PhoneGap codebase gedoneerd ging worden aan de Apache Software</w:t>
      </w:r>
      <w:r w:rsidR="003F04EE">
        <w:t xml:space="preserve"> </w:t>
      </w:r>
      <w:r w:rsidR="00B70254">
        <w:t xml:space="preserve">Foundation </w:t>
      </w:r>
      <w:r w:rsidR="00FD1E32">
        <w:t xml:space="preserve">kreeg het </w:t>
      </w:r>
      <w:r w:rsidR="00B70254">
        <w:t>de naam Apache Cordova</w:t>
      </w:r>
      <w:r w:rsidR="00345968">
        <w:t xml:space="preserve">. </w:t>
      </w:r>
      <w:r w:rsidR="00C81335" w:rsidRPr="00C81335">
        <w:rPr>
          <w:highlight w:val="yellow"/>
        </w:rPr>
        <w:t>Deze versie werd dan open source</w:t>
      </w:r>
      <w:r w:rsidR="003F04EE" w:rsidRPr="00C81335">
        <w:rPr>
          <w:highlight w:val="yellow"/>
        </w:rPr>
        <w:t>.</w:t>
      </w:r>
      <w:r w:rsidR="00C81335">
        <w:t xml:space="preserve"> </w:t>
      </w:r>
      <w:r w:rsidR="00C81335" w:rsidRPr="00C863D8">
        <w:rPr>
          <w:highlight w:val="yellow"/>
        </w:rPr>
        <w:t>Hierna ging Adobe te werk om een uitgebreide versie van PhoneGap te releasen</w:t>
      </w:r>
      <w:r w:rsidR="00AE4EE8">
        <w:rPr>
          <w:highlight w:val="yellow"/>
        </w:rPr>
        <w:t>.</w:t>
      </w:r>
      <w:r w:rsidR="00FD1E32" w:rsidRPr="00C863D8">
        <w:rPr>
          <w:highlight w:val="yellow"/>
        </w:rPr>
        <w:t xml:space="preserve"> Dit </w:t>
      </w:r>
      <w:r w:rsidR="00C81335" w:rsidRPr="00C863D8">
        <w:rPr>
          <w:highlight w:val="yellow"/>
        </w:rPr>
        <w:t>kreeg de naam Adobe PhoneGap</w:t>
      </w:r>
      <w:r w:rsidR="00FD1E32">
        <w:t>.</w:t>
      </w:r>
      <w:sdt>
        <w:sdtPr>
          <w:id w:val="2059899246"/>
          <w:citation/>
        </w:sdtPr>
        <w:sdtContent>
          <w:r w:rsidR="00FD1E32">
            <w:fldChar w:fldCharType="begin"/>
          </w:r>
          <w:r w:rsidR="00FD1E32">
            <w:instrText xml:space="preserve"> CITATION Bri181 \l 2067 </w:instrText>
          </w:r>
          <w:r w:rsidR="00FD1E32">
            <w:fldChar w:fldCharType="separate"/>
          </w:r>
          <w:r w:rsidR="00C736A7">
            <w:rPr>
              <w:noProof/>
            </w:rPr>
            <w:t xml:space="preserve"> </w:t>
          </w:r>
          <w:r w:rsidR="00C736A7" w:rsidRPr="00C736A7">
            <w:rPr>
              <w:noProof/>
            </w:rPr>
            <w:t>[25]</w:t>
          </w:r>
          <w:r w:rsidR="00FD1E32">
            <w:fldChar w:fldCharType="end"/>
          </w:r>
        </w:sdtContent>
      </w:sdt>
      <w:r w:rsidR="00FD1E32">
        <w:t xml:space="preserve"> Wat is nu het </w:t>
      </w:r>
      <w:r w:rsidR="00C81335">
        <w:t xml:space="preserve">essentieel </w:t>
      </w:r>
      <w:r w:rsidR="00FD1E32">
        <w:t xml:space="preserve">verschil tussen </w:t>
      </w:r>
      <w:r w:rsidR="00C81335">
        <w:t xml:space="preserve">Adobe </w:t>
      </w:r>
      <w:r w:rsidR="00FD1E32">
        <w:t>PhoneGap en Apache Cordova? PhoneGap is Cordova plus Adobe services en extensies die de capaciteiten verder verbeteren. Cordova kan nog steeds apart gebruikt worden</w:t>
      </w:r>
      <w:r w:rsidR="00D7111E">
        <w:t>, maar wordt vooral gebruikt voor zijn mogelijkheden om componenten van mobiele devices te kunnen gebruiken.</w:t>
      </w:r>
      <w:sdt>
        <w:sdtPr>
          <w:id w:val="788781580"/>
          <w:citation/>
        </w:sdtPr>
        <w:sdtContent>
          <w:r w:rsidR="00FD1E32">
            <w:fldChar w:fldCharType="begin"/>
          </w:r>
          <w:r w:rsidR="00FD1E32">
            <w:instrText xml:space="preserve"> CITATION Wil15 \l 2067 </w:instrText>
          </w:r>
          <w:r w:rsidR="00FD1E32">
            <w:fldChar w:fldCharType="separate"/>
          </w:r>
          <w:r w:rsidR="00C736A7">
            <w:rPr>
              <w:noProof/>
            </w:rPr>
            <w:t xml:space="preserve"> </w:t>
          </w:r>
          <w:r w:rsidR="00C736A7" w:rsidRPr="00C736A7">
            <w:rPr>
              <w:noProof/>
            </w:rPr>
            <w:t>[26]</w:t>
          </w:r>
          <w:r w:rsidR="00FD1E32">
            <w:fldChar w:fldCharType="end"/>
          </w:r>
        </w:sdtContent>
      </w:sdt>
      <w:sdt>
        <w:sdtPr>
          <w:id w:val="1506706610"/>
          <w:citation/>
        </w:sdtPr>
        <w:sdtContent>
          <w:r w:rsidR="00D7111E">
            <w:fldChar w:fldCharType="begin"/>
          </w:r>
          <w:r w:rsidR="00D7111E">
            <w:instrText xml:space="preserve"> CITATION FuC \l 2067 </w:instrText>
          </w:r>
          <w:r w:rsidR="00D7111E">
            <w:fldChar w:fldCharType="separate"/>
          </w:r>
          <w:r w:rsidR="00C736A7">
            <w:rPr>
              <w:noProof/>
            </w:rPr>
            <w:t xml:space="preserve"> </w:t>
          </w:r>
          <w:r w:rsidR="00C736A7" w:rsidRPr="00C736A7">
            <w:rPr>
              <w:noProof/>
            </w:rPr>
            <w:t>[27]</w:t>
          </w:r>
          <w:r w:rsidR="00D7111E">
            <w:fldChar w:fldCharType="end"/>
          </w:r>
        </w:sdtContent>
      </w:sdt>
    </w:p>
    <w:p w14:paraId="226EF80B" w14:textId="7A6F3E19" w:rsidR="003601DE" w:rsidRDefault="008117F0" w:rsidP="008117F0">
      <w:pPr>
        <w:pStyle w:val="Kop3"/>
      </w:pPr>
      <w:bookmarkStart w:id="68" w:name="_Toc514532485"/>
      <w:r>
        <w:t>Basis</w:t>
      </w:r>
      <w:bookmarkEnd w:id="68"/>
    </w:p>
    <w:p w14:paraId="47E3D7E6" w14:textId="2430DAAA" w:rsidR="00747A3C" w:rsidRDefault="008117F0" w:rsidP="008117F0">
      <w:r>
        <w:t xml:space="preserve">Apache Cordova laat toe om standaard web technologieën -HTML5, CSS3 en JavaScript- te gebruiken voor cross-platform ontwikkeling. Applicaties worden uitgevoerd binnenin </w:t>
      </w:r>
      <w:r w:rsidR="00A01473">
        <w:t xml:space="preserve">native applicatie </w:t>
      </w:r>
      <w:r>
        <w:t>wrappers</w:t>
      </w:r>
      <w:r w:rsidR="00747A3C">
        <w:t xml:space="preserve"> die voor elk platform specifiek gebouwd worden door het framework. Hierop komt dan een WebView die toegang krijgt tot device-level APIs waardoor het gebruik kan maken van sensoren, data, netwerk status, …</w:t>
      </w:r>
      <w:r w:rsidR="00A01473">
        <w:t xml:space="preserve"> Deze WebView voorziet de hele UI v</w:t>
      </w:r>
      <w:r w:rsidR="002D2CAC">
        <w:t xml:space="preserve">oor de applicatie, voor sommige platformen kan dit ook een component zijn </w:t>
      </w:r>
      <w:r w:rsidR="00C863D8">
        <w:t>binnenin</w:t>
      </w:r>
      <w:r w:rsidR="002D2CAC">
        <w:t xml:space="preserve"> een grote, hybride applicatie die de WebView mixt met native applicatie componenten.</w:t>
      </w:r>
      <w:r w:rsidR="00747A3C">
        <w:t xml:space="preserve"> </w:t>
      </w:r>
      <w:sdt>
        <w:sdtPr>
          <w:id w:val="-260528297"/>
          <w:citation/>
        </w:sdtPr>
        <w:sdtContent>
          <w:r w:rsidR="00747A3C">
            <w:fldChar w:fldCharType="begin"/>
          </w:r>
          <w:r w:rsidR="00747A3C">
            <w:instrText xml:space="preserve"> CITATION Apa181 \l 2067 </w:instrText>
          </w:r>
          <w:r w:rsidR="00747A3C">
            <w:fldChar w:fldCharType="separate"/>
          </w:r>
          <w:r w:rsidR="00C736A7" w:rsidRPr="00C736A7">
            <w:rPr>
              <w:noProof/>
            </w:rPr>
            <w:t>[28]</w:t>
          </w:r>
          <w:r w:rsidR="00747A3C">
            <w:fldChar w:fldCharType="end"/>
          </w:r>
        </w:sdtContent>
      </w:sdt>
    </w:p>
    <w:p w14:paraId="61649703" w14:textId="20A349D8" w:rsidR="005E2DE3" w:rsidRPr="005E2DE3" w:rsidRDefault="00F1388E" w:rsidP="005E2DE3">
      <w:pPr>
        <w:pStyle w:val="Kop3"/>
      </w:pPr>
      <w:bookmarkStart w:id="69" w:name="_Toc514532486"/>
      <w:r>
        <w:rPr>
          <w:noProof/>
        </w:rPr>
        <w:drawing>
          <wp:anchor distT="0" distB="0" distL="114300" distR="114300" simplePos="0" relativeHeight="251658263" behindDoc="0" locked="0" layoutInCell="1" allowOverlap="1" wp14:anchorId="24497A95" wp14:editId="4FC7A0C8">
            <wp:simplePos x="0" y="0"/>
            <wp:positionH relativeFrom="margin">
              <wp:align>center</wp:align>
            </wp:positionH>
            <wp:positionV relativeFrom="paragraph">
              <wp:posOffset>496570</wp:posOffset>
            </wp:positionV>
            <wp:extent cx="3981450" cy="3146954"/>
            <wp:effectExtent l="0" t="0" r="0" b="0"/>
            <wp:wrapTopAndBottom/>
            <wp:docPr id="201" name="Afbeelding 201" descr="https://cordova.apache.org/static/img/guide/cordovaapp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rdova.apache.org/static/img/guide/cordovaapparchitectur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81450" cy="3146954"/>
                    </a:xfrm>
                    <a:prstGeom prst="rect">
                      <a:avLst/>
                    </a:prstGeom>
                    <a:noFill/>
                    <a:ln>
                      <a:noFill/>
                    </a:ln>
                  </pic:spPr>
                </pic:pic>
              </a:graphicData>
            </a:graphic>
            <wp14:sizeRelH relativeFrom="page">
              <wp14:pctWidth>0</wp14:pctWidth>
            </wp14:sizeRelH>
            <wp14:sizeRelV relativeFrom="page">
              <wp14:pctHeight>0</wp14:pctHeight>
            </wp14:sizeRelV>
          </wp:anchor>
        </w:drawing>
      </w:r>
      <w:r w:rsidR="00747A3C">
        <w:t>Architectuur</w:t>
      </w:r>
      <w:bookmarkEnd w:id="69"/>
    </w:p>
    <w:p w14:paraId="7B7CC0D4" w14:textId="181CB6F3" w:rsidR="00747A3C" w:rsidRDefault="00747A3C" w:rsidP="00747A3C">
      <w:pPr>
        <w:keepNext/>
      </w:pPr>
    </w:p>
    <w:p w14:paraId="16850D5E" w14:textId="4C7FA69E" w:rsidR="00747A3C" w:rsidRDefault="00747A3C" w:rsidP="005E2DE3">
      <w:pPr>
        <w:pStyle w:val="Bijschrift"/>
        <w:jc w:val="center"/>
      </w:pPr>
      <w:bookmarkStart w:id="70" w:name="_Toc514601703"/>
      <w:r>
        <w:t xml:space="preserve">Figuur </w:t>
      </w:r>
      <w:fldSimple w:instr=" STYLEREF 1 \s ">
        <w:r w:rsidR="001947FB">
          <w:rPr>
            <w:noProof/>
          </w:rPr>
          <w:t>2</w:t>
        </w:r>
      </w:fldSimple>
      <w:r w:rsidR="003357EF">
        <w:t>.</w:t>
      </w:r>
      <w:fldSimple w:instr=" SEQ Figuur \* ARABIC \s 1 ">
        <w:r w:rsidR="001947FB">
          <w:rPr>
            <w:noProof/>
          </w:rPr>
          <w:t>11</w:t>
        </w:r>
      </w:fldSimple>
      <w:r>
        <w:t>: Arch</w:t>
      </w:r>
      <w:r w:rsidR="002D2CAC">
        <w:t>i</w:t>
      </w:r>
      <w:r>
        <w:t xml:space="preserve">tectuur van een </w:t>
      </w:r>
      <w:r w:rsidR="002D2CAC">
        <w:t>C</w:t>
      </w:r>
      <w:r>
        <w:t>ordova applicatie</w:t>
      </w:r>
      <w:r w:rsidR="00A01473" w:rsidRPr="00A01473">
        <w:t xml:space="preserve"> </w:t>
      </w:r>
      <w:sdt>
        <w:sdtPr>
          <w:id w:val="-1498723426"/>
          <w:citation/>
        </w:sdtPr>
        <w:sdtContent>
          <w:r w:rsidR="00A01473">
            <w:fldChar w:fldCharType="begin"/>
          </w:r>
          <w:r w:rsidR="00A01473">
            <w:instrText xml:space="preserve"> CITATION Apa181 \l 2067 </w:instrText>
          </w:r>
          <w:r w:rsidR="00A01473">
            <w:fldChar w:fldCharType="separate"/>
          </w:r>
          <w:r w:rsidR="00C736A7" w:rsidRPr="00C736A7">
            <w:rPr>
              <w:noProof/>
            </w:rPr>
            <w:t>[28]</w:t>
          </w:r>
          <w:r w:rsidR="00A01473">
            <w:fldChar w:fldCharType="end"/>
          </w:r>
        </w:sdtContent>
      </w:sdt>
      <w:bookmarkEnd w:id="70"/>
    </w:p>
    <w:p w14:paraId="2758A867" w14:textId="4F77F93C" w:rsidR="00882292" w:rsidRDefault="0009033F" w:rsidP="00A01473">
      <w:r w:rsidRPr="002F5A5E">
        <w:rPr>
          <w:highlight w:val="yellow"/>
          <w:lang w:eastAsia="en-US"/>
        </w:rPr>
        <w:lastRenderedPageBreak/>
        <w:t>Als</w:t>
      </w:r>
      <w:r w:rsidR="002D2CAC" w:rsidRPr="002F5A5E">
        <w:rPr>
          <w:highlight w:val="yellow"/>
          <w:lang w:eastAsia="en-US"/>
        </w:rPr>
        <w:t xml:space="preserve"> de architectuur </w:t>
      </w:r>
      <w:r w:rsidRPr="002F5A5E">
        <w:rPr>
          <w:highlight w:val="yellow"/>
          <w:lang w:eastAsia="en-US"/>
        </w:rPr>
        <w:t>bekeken wordt</w:t>
      </w:r>
      <w:r w:rsidR="00F1388E" w:rsidRPr="002F5A5E">
        <w:rPr>
          <w:highlight w:val="yellow"/>
          <w:lang w:eastAsia="en-US"/>
        </w:rPr>
        <w:t xml:space="preserve"> op Figuur 2</w:t>
      </w:r>
      <w:r w:rsidR="003357EF">
        <w:rPr>
          <w:highlight w:val="yellow"/>
          <w:lang w:eastAsia="en-US"/>
        </w:rPr>
        <w:t>.</w:t>
      </w:r>
      <w:r w:rsidR="00F1388E" w:rsidRPr="002F5A5E">
        <w:rPr>
          <w:highlight w:val="yellow"/>
          <w:lang w:eastAsia="en-US"/>
        </w:rPr>
        <w:t>11</w:t>
      </w:r>
      <w:r w:rsidRPr="002F5A5E">
        <w:rPr>
          <w:highlight w:val="yellow"/>
          <w:lang w:eastAsia="en-US"/>
        </w:rPr>
        <w:t>, valt op</w:t>
      </w:r>
      <w:r w:rsidR="002D2CAC" w:rsidRPr="002F5A5E">
        <w:rPr>
          <w:highlight w:val="yellow"/>
          <w:lang w:eastAsia="en-US"/>
        </w:rPr>
        <w:t xml:space="preserve"> dat de Web App het deel is waar de </w:t>
      </w:r>
      <w:r w:rsidR="004B6D75" w:rsidRPr="002F5A5E">
        <w:rPr>
          <w:highlight w:val="yellow"/>
          <w:lang w:eastAsia="en-US"/>
        </w:rPr>
        <w:t xml:space="preserve">geschreven </w:t>
      </w:r>
      <w:r w:rsidR="002D2CAC" w:rsidRPr="002F5A5E">
        <w:rPr>
          <w:highlight w:val="yellow"/>
          <w:lang w:eastAsia="en-US"/>
        </w:rPr>
        <w:t>applicatie code zit.</w:t>
      </w:r>
      <w:r w:rsidR="004233EB" w:rsidRPr="002F5A5E">
        <w:rPr>
          <w:highlight w:val="yellow"/>
          <w:lang w:eastAsia="en-US"/>
        </w:rPr>
        <w:t xml:space="preserve"> </w:t>
      </w:r>
      <w:r w:rsidR="002D2CAC" w:rsidRPr="002F5A5E">
        <w:rPr>
          <w:highlight w:val="yellow"/>
          <w:lang w:eastAsia="en-US"/>
        </w:rPr>
        <w:t xml:space="preserve">De applicatie zelf is geïmplementeerd als een </w:t>
      </w:r>
      <w:r w:rsidR="00882292" w:rsidRPr="002F5A5E">
        <w:rPr>
          <w:highlight w:val="yellow"/>
          <w:lang w:eastAsia="en-US"/>
        </w:rPr>
        <w:t>webpagina</w:t>
      </w:r>
      <w:r w:rsidR="002D2CAC" w:rsidRPr="002F5A5E">
        <w:rPr>
          <w:highlight w:val="yellow"/>
          <w:lang w:eastAsia="en-US"/>
        </w:rPr>
        <w:t xml:space="preserve"> die CSS, JavaScript en de recourses die het nodig heeft refereert.</w:t>
      </w:r>
      <w:r w:rsidR="004233EB" w:rsidRPr="002F5A5E">
        <w:rPr>
          <w:highlight w:val="yellow"/>
          <w:lang w:eastAsia="en-US"/>
        </w:rPr>
        <w:t xml:space="preserve"> Via HTML APIs wordt dan een WebView gecreëerd, ofwel een HTML Rendering Engine. Deze WebView wordt dan geprojecteerd op het mobiel via een API van het OS zelf. </w:t>
      </w:r>
      <w:r w:rsidR="002D2CAC" w:rsidRPr="002F5A5E">
        <w:rPr>
          <w:highlight w:val="yellow"/>
          <w:lang w:eastAsia="en-US"/>
        </w:rPr>
        <w:t xml:space="preserve">De Cordova Plugins zijn </w:t>
      </w:r>
      <w:r w:rsidR="004233EB" w:rsidRPr="002F5A5E">
        <w:rPr>
          <w:highlight w:val="yellow"/>
          <w:lang w:eastAsia="en-US"/>
        </w:rPr>
        <w:t xml:space="preserve">eveneens </w:t>
      </w:r>
      <w:r w:rsidR="002D2CAC" w:rsidRPr="002F5A5E">
        <w:rPr>
          <w:highlight w:val="yellow"/>
          <w:lang w:eastAsia="en-US"/>
        </w:rPr>
        <w:t>belangrijk, zij voorzien een interface voor Cordova en native componenten om met elkaar te communiceren en voorzien verbindingen naar standaard device APIs</w:t>
      </w:r>
      <w:r w:rsidR="00AB1071" w:rsidRPr="002F5A5E">
        <w:rPr>
          <w:highlight w:val="yellow"/>
          <w:lang w:eastAsia="en-US"/>
        </w:rPr>
        <w:t xml:space="preserve"> zoals de camera, contacten, …</w:t>
      </w:r>
      <w:r w:rsidR="00DD1452" w:rsidRPr="002F5A5E">
        <w:rPr>
          <w:highlight w:val="yellow"/>
          <w:lang w:eastAsia="en-US"/>
        </w:rPr>
        <w:t xml:space="preserve"> </w:t>
      </w:r>
      <w:sdt>
        <w:sdtPr>
          <w:rPr>
            <w:highlight w:val="yellow"/>
          </w:rPr>
          <w:id w:val="-538965367"/>
          <w:citation/>
        </w:sdtPr>
        <w:sdtContent>
          <w:r w:rsidR="00AB1071" w:rsidRPr="002F5A5E">
            <w:rPr>
              <w:highlight w:val="yellow"/>
            </w:rPr>
            <w:fldChar w:fldCharType="begin"/>
          </w:r>
          <w:r w:rsidR="00AB1071" w:rsidRPr="002F5A5E">
            <w:rPr>
              <w:highlight w:val="yellow"/>
            </w:rPr>
            <w:instrText xml:space="preserve"> CITATION Apa181 \l 2067 </w:instrText>
          </w:r>
          <w:r w:rsidR="00AB1071" w:rsidRPr="002F5A5E">
            <w:rPr>
              <w:highlight w:val="yellow"/>
            </w:rPr>
            <w:fldChar w:fldCharType="separate"/>
          </w:r>
          <w:r w:rsidR="00C736A7" w:rsidRPr="002F5A5E">
            <w:rPr>
              <w:noProof/>
              <w:highlight w:val="yellow"/>
            </w:rPr>
            <w:t>[28]</w:t>
          </w:r>
          <w:r w:rsidR="00AB1071" w:rsidRPr="002F5A5E">
            <w:rPr>
              <w:highlight w:val="yellow"/>
            </w:rPr>
            <w:fldChar w:fldCharType="end"/>
          </w:r>
        </w:sdtContent>
      </w:sdt>
    </w:p>
    <w:p w14:paraId="51606033" w14:textId="0B5766B4" w:rsidR="00882292" w:rsidRPr="008E460C" w:rsidRDefault="00F95BBB" w:rsidP="00F95BBB">
      <w:pPr>
        <w:pStyle w:val="Kop3"/>
        <w:rPr>
          <w:highlight w:val="yellow"/>
        </w:rPr>
      </w:pPr>
      <w:bookmarkStart w:id="71" w:name="_Toc514532487"/>
      <w:r w:rsidRPr="008E460C">
        <w:rPr>
          <w:highlight w:val="yellow"/>
        </w:rPr>
        <w:t>Gebruik</w:t>
      </w:r>
      <w:bookmarkEnd w:id="71"/>
    </w:p>
    <w:p w14:paraId="330BB1CD" w14:textId="69CF3CC4" w:rsidR="00F95BBB" w:rsidRPr="008E460C" w:rsidRDefault="00F95BBB" w:rsidP="00F95BBB">
      <w:pPr>
        <w:rPr>
          <w:highlight w:val="yellow"/>
        </w:rPr>
      </w:pPr>
      <w:r w:rsidRPr="008E460C">
        <w:rPr>
          <w:highlight w:val="yellow"/>
        </w:rPr>
        <w:t xml:space="preserve">Het gebruik van Apache Cordova is vergelijkbaar met dat van React Native. Via de </w:t>
      </w:r>
      <w:r w:rsidR="004D5CBE" w:rsidRPr="008E460C">
        <w:rPr>
          <w:highlight w:val="yellow"/>
        </w:rPr>
        <w:t>packager</w:t>
      </w:r>
      <w:r w:rsidRPr="008E460C">
        <w:rPr>
          <w:highlight w:val="yellow"/>
        </w:rPr>
        <w:t xml:space="preserve"> </w:t>
      </w:r>
      <w:r w:rsidRPr="008E460C">
        <w:rPr>
          <w:i/>
          <w:highlight w:val="yellow"/>
        </w:rPr>
        <w:t xml:space="preserve">npm, </w:t>
      </w:r>
      <w:r w:rsidRPr="008E460C">
        <w:rPr>
          <w:highlight w:val="yellow"/>
        </w:rPr>
        <w:t>zoals beschreven in sectie 2.2.4, kan</w:t>
      </w:r>
      <w:r w:rsidR="004D5CBE" w:rsidRPr="008E460C">
        <w:rPr>
          <w:highlight w:val="yellow"/>
        </w:rPr>
        <w:t xml:space="preserve"> de</w:t>
      </w:r>
      <w:r w:rsidRPr="008E460C">
        <w:rPr>
          <w:highlight w:val="yellow"/>
        </w:rPr>
        <w:t xml:space="preserve"> </w:t>
      </w:r>
      <w:r w:rsidR="004D5CBE" w:rsidRPr="008E460C">
        <w:rPr>
          <w:i/>
          <w:highlight w:val="yellow"/>
        </w:rPr>
        <w:t xml:space="preserve">cordova </w:t>
      </w:r>
      <w:r w:rsidR="004D5CBE" w:rsidRPr="008E460C">
        <w:rPr>
          <w:highlight w:val="yellow"/>
        </w:rPr>
        <w:t>CLI geïnstalleerd worden.</w:t>
      </w:r>
      <w:r w:rsidR="00D03436" w:rsidRPr="008E460C">
        <w:rPr>
          <w:highlight w:val="yellow"/>
        </w:rPr>
        <w:t xml:space="preserve"> Hierna kan via de command line dan ook een project geïnitialiseerd worden.</w:t>
      </w:r>
      <w:r w:rsidR="00047651" w:rsidRPr="008E460C">
        <w:rPr>
          <w:highlight w:val="yellow"/>
        </w:rPr>
        <w:t xml:space="preserve"> Om het project te bewerken kan een tekst-editor naar keuze gebruikt worden.</w:t>
      </w:r>
    </w:p>
    <w:p w14:paraId="4E5B2184" w14:textId="30CA47EF" w:rsidR="00047651" w:rsidRPr="008E460C" w:rsidRDefault="00047651" w:rsidP="00F95BBB">
      <w:pPr>
        <w:rPr>
          <w:highlight w:val="yellow"/>
        </w:rPr>
      </w:pPr>
      <w:r w:rsidRPr="008E460C">
        <w:rPr>
          <w:highlight w:val="yellow"/>
        </w:rPr>
        <w:t xml:space="preserve">Om de applicaties te testen kunnen er via de command line </w:t>
      </w:r>
      <w:r w:rsidR="00842741" w:rsidRPr="008E460C">
        <w:rPr>
          <w:highlight w:val="yellow"/>
        </w:rPr>
        <w:t>emulators gedownload worden. Deze zijn dan eenvoudig te gebruiken door je project te builden op een Android/iOS emulator via commands in de command line. Hierbij is de optie om de app te builden op een reëel apparaat ook mogelijk.</w:t>
      </w:r>
      <w:r w:rsidR="00BD5EB7" w:rsidRPr="008E460C">
        <w:rPr>
          <w:highlight w:val="yellow"/>
        </w:rPr>
        <w:t xml:space="preserve"> Alles verloopt via de command line van het OS waarin je bezig bent. Plugins zoals </w:t>
      </w:r>
      <w:r w:rsidR="00871022" w:rsidRPr="008E460C">
        <w:rPr>
          <w:highlight w:val="yellow"/>
        </w:rPr>
        <w:t xml:space="preserve">onder andere een </w:t>
      </w:r>
      <w:r w:rsidR="00BD5EB7" w:rsidRPr="008E460C">
        <w:rPr>
          <w:highlight w:val="yellow"/>
        </w:rPr>
        <w:t>camera</w:t>
      </w:r>
      <w:r w:rsidR="00871022" w:rsidRPr="008E460C">
        <w:rPr>
          <w:highlight w:val="yellow"/>
        </w:rPr>
        <w:t>- of</w:t>
      </w:r>
      <w:r w:rsidR="00BD5EB7" w:rsidRPr="008E460C">
        <w:rPr>
          <w:highlight w:val="yellow"/>
        </w:rPr>
        <w:t xml:space="preserve"> accelerometer</w:t>
      </w:r>
      <w:r w:rsidR="00871022" w:rsidRPr="008E460C">
        <w:rPr>
          <w:highlight w:val="yellow"/>
        </w:rPr>
        <w:t>component</w:t>
      </w:r>
      <w:r w:rsidR="00BD5EB7" w:rsidRPr="008E460C">
        <w:rPr>
          <w:highlight w:val="yellow"/>
        </w:rPr>
        <w:t xml:space="preserve"> installeren voor je applicatie </w:t>
      </w:r>
      <w:r w:rsidR="00AE4EE8" w:rsidRPr="008E460C">
        <w:rPr>
          <w:highlight w:val="yellow"/>
        </w:rPr>
        <w:t>ook</w:t>
      </w:r>
      <w:r w:rsidR="00BD5EB7" w:rsidRPr="008E460C">
        <w:rPr>
          <w:highlight w:val="yellow"/>
        </w:rPr>
        <w:t xml:space="preserve">. </w:t>
      </w:r>
      <w:sdt>
        <w:sdtPr>
          <w:rPr>
            <w:highlight w:val="yellow"/>
          </w:rPr>
          <w:id w:val="-1825886436"/>
          <w:citation/>
        </w:sdtPr>
        <w:sdtContent>
          <w:r w:rsidR="00BD5EB7" w:rsidRPr="008E460C">
            <w:rPr>
              <w:highlight w:val="yellow"/>
            </w:rPr>
            <w:fldChar w:fldCharType="begin"/>
          </w:r>
          <w:r w:rsidR="00BD5EB7" w:rsidRPr="008E460C">
            <w:rPr>
              <w:highlight w:val="yellow"/>
            </w:rPr>
            <w:instrText xml:space="preserve"> CITATION Gui18 \l 2067 </w:instrText>
          </w:r>
          <w:r w:rsidR="00BD5EB7" w:rsidRPr="008E460C">
            <w:rPr>
              <w:highlight w:val="yellow"/>
            </w:rPr>
            <w:fldChar w:fldCharType="separate"/>
          </w:r>
          <w:r w:rsidR="00C736A7" w:rsidRPr="00C736A7">
            <w:rPr>
              <w:noProof/>
              <w:highlight w:val="yellow"/>
            </w:rPr>
            <w:t>[29]</w:t>
          </w:r>
          <w:r w:rsidR="00BD5EB7" w:rsidRPr="008E460C">
            <w:rPr>
              <w:highlight w:val="yellow"/>
            </w:rPr>
            <w:fldChar w:fldCharType="end"/>
          </w:r>
        </w:sdtContent>
      </w:sdt>
    </w:p>
    <w:p w14:paraId="695E55E4" w14:textId="09027350" w:rsidR="004233EB" w:rsidRDefault="00AE4EE8" w:rsidP="00F95BBB">
      <w:pPr>
        <w:rPr>
          <w:highlight w:val="yellow"/>
        </w:rPr>
      </w:pPr>
      <w:r w:rsidRPr="008E460C">
        <w:rPr>
          <w:highlight w:val="yellow"/>
        </w:rPr>
        <w:t>Het is ook mogelijk om via bepaalde tools de architectuur van Apache Cordova te gebruiken. Adobe PhoneGap is zo’n systeem met al</w:t>
      </w:r>
      <w:r w:rsidR="00FC6502" w:rsidRPr="008E460C">
        <w:rPr>
          <w:highlight w:val="yellow"/>
        </w:rPr>
        <w:t>s</w:t>
      </w:r>
      <w:r w:rsidRPr="008E460C">
        <w:rPr>
          <w:highlight w:val="yellow"/>
        </w:rPr>
        <w:t xml:space="preserve"> fundering Apache Cordova, een ander voorbeeld is het Ionic framework. Beide frameworks breiden het Cordova </w:t>
      </w:r>
      <w:r w:rsidR="00FC6502" w:rsidRPr="008E460C">
        <w:rPr>
          <w:highlight w:val="yellow"/>
        </w:rPr>
        <w:t>uit om meer features en mogelijkheden aan te bieden</w:t>
      </w:r>
      <w:r w:rsidR="00D7111E">
        <w:rPr>
          <w:highlight w:val="yellow"/>
        </w:rPr>
        <w:t>, hierop worden dan ook het merendeel van de Apache Cordova applicaties op gebouwd</w:t>
      </w:r>
      <w:r w:rsidR="00FC6502" w:rsidRPr="008E460C">
        <w:rPr>
          <w:highlight w:val="yellow"/>
        </w:rPr>
        <w:t>. Maar deze zijn niet noodzakelijk om cross-platform applicaties te maken.</w:t>
      </w:r>
      <w:r w:rsidR="008E460C">
        <w:rPr>
          <w:highlight w:val="yellow"/>
        </w:rPr>
        <w:t xml:space="preserve"> Eindeloze mogelijkheden bestaan rond Cordova bv. de Visual Studio IDE gebruiken voor debugging en geavanceerde builds te lanceren, via Monaca de applicatie via een cloud online te ontwikkelen, …  </w:t>
      </w:r>
      <w:sdt>
        <w:sdtPr>
          <w:rPr>
            <w:highlight w:val="yellow"/>
          </w:rPr>
          <w:id w:val="-1833138796"/>
          <w:citation/>
        </w:sdtPr>
        <w:sdtContent>
          <w:r w:rsidR="008E460C">
            <w:rPr>
              <w:highlight w:val="yellow"/>
            </w:rPr>
            <w:fldChar w:fldCharType="begin"/>
          </w:r>
          <w:r w:rsidR="008E460C">
            <w:rPr>
              <w:highlight w:val="yellow"/>
            </w:rPr>
            <w:instrText xml:space="preserve"> CITATION Apa180 \l 2067 </w:instrText>
          </w:r>
          <w:r w:rsidR="008E460C">
            <w:rPr>
              <w:highlight w:val="yellow"/>
            </w:rPr>
            <w:fldChar w:fldCharType="separate"/>
          </w:r>
          <w:r w:rsidR="00C736A7" w:rsidRPr="00C736A7">
            <w:rPr>
              <w:noProof/>
              <w:highlight w:val="yellow"/>
            </w:rPr>
            <w:t>[30]</w:t>
          </w:r>
          <w:r w:rsidR="008E460C">
            <w:rPr>
              <w:highlight w:val="yellow"/>
            </w:rPr>
            <w:fldChar w:fldCharType="end"/>
          </w:r>
        </w:sdtContent>
      </w:sdt>
    </w:p>
    <w:p w14:paraId="004BA79C" w14:textId="77777777" w:rsidR="004233EB" w:rsidRDefault="004233EB" w:rsidP="004233EB">
      <w:pPr>
        <w:pStyle w:val="Kop3"/>
        <w:rPr>
          <w:highlight w:val="yellow"/>
        </w:rPr>
      </w:pPr>
      <w:bookmarkStart w:id="72" w:name="_Toc514532488"/>
      <w:r>
        <w:rPr>
          <w:highlight w:val="yellow"/>
        </w:rPr>
        <w:lastRenderedPageBreak/>
        <w:t>Main feature: WebView</w:t>
      </w:r>
      <w:bookmarkEnd w:id="72"/>
    </w:p>
    <w:p w14:paraId="0BA761A3" w14:textId="63256BAB" w:rsidR="004233EB" w:rsidRPr="00E849CE" w:rsidRDefault="004233EB" w:rsidP="004233EB">
      <w:pPr>
        <w:keepNext/>
        <w:keepLines/>
        <w:rPr>
          <w:highlight w:val="yellow"/>
        </w:rPr>
      </w:pPr>
      <w:r>
        <w:rPr>
          <w:highlight w:val="yellow"/>
        </w:rPr>
        <w:t xml:space="preserve">Over de details van Apache Cordova is weinig over gerapporteerd en beschreven. Wat er wel duidelijk te bevinden is, is het feit dat dit framework een Webview gebaseerde aanpak heeft om de applicatie weer te geven. Dit betekent dat het in feite een browser opent om daarop een applicatie te initialiseren. </w:t>
      </w:r>
      <w:r w:rsidR="00E849CE">
        <w:rPr>
          <w:highlight w:val="yellow"/>
        </w:rPr>
        <w:t>In Figuur 2</w:t>
      </w:r>
      <w:r w:rsidR="003357EF">
        <w:rPr>
          <w:highlight w:val="yellow"/>
        </w:rPr>
        <w:t>.</w:t>
      </w:r>
      <w:r>
        <w:rPr>
          <w:highlight w:val="yellow"/>
        </w:rPr>
        <w:t xml:space="preserve">12 wordt de werking van een hybride applicatie, zoals een app gebouwd met het Cordova framework, voorgesteld en vergeleken met de werking van een native en web app. </w:t>
      </w:r>
      <w:r>
        <w:t xml:space="preserve">Hierop valt te zien hoe de hybride app een wrapper app gebruikt die bestaat uit een WebView, een native UI view en native hardware toegang in de back-end. </w:t>
      </w:r>
    </w:p>
    <w:p w14:paraId="0C74A2EC" w14:textId="08D9FE8F" w:rsidR="00B20594" w:rsidRPr="00D515E4" w:rsidRDefault="00B20594" w:rsidP="001947FB">
      <w:pPr>
        <w:keepNext/>
      </w:pPr>
      <w:r w:rsidRPr="00B20594">
        <w:rPr>
          <w:noProof/>
          <w:highlight w:val="yellow"/>
        </w:rPr>
        <w:drawing>
          <wp:anchor distT="0" distB="0" distL="114300" distR="114300" simplePos="0" relativeHeight="251663385" behindDoc="0" locked="0" layoutInCell="1" allowOverlap="1" wp14:anchorId="44CE09B6" wp14:editId="236ADBF5">
            <wp:simplePos x="0" y="0"/>
            <wp:positionH relativeFrom="margin">
              <wp:posOffset>9525</wp:posOffset>
            </wp:positionH>
            <wp:positionV relativeFrom="paragraph">
              <wp:posOffset>1515745</wp:posOffset>
            </wp:positionV>
            <wp:extent cx="5753100" cy="2990850"/>
            <wp:effectExtent l="0" t="0" r="0" b="0"/>
            <wp:wrapTopAndBottom/>
            <wp:docPr id="17" name="Afbeelding 17" descr="C:\Users\lennertvl\AppData\Local\Microsoft\Windows\INetCache\Content.Word\hybrid-native-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nertvl\AppData\Local\Microsoft\Windows\INetCache\Content.Word\hybrid-native-we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2990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0594">
        <w:rPr>
          <w:noProof/>
          <w:highlight w:val="yellow"/>
        </w:rPr>
        <mc:AlternateContent>
          <mc:Choice Requires="wps">
            <w:drawing>
              <wp:anchor distT="0" distB="0" distL="114300" distR="114300" simplePos="0" relativeHeight="251665433" behindDoc="0" locked="0" layoutInCell="1" allowOverlap="1" wp14:anchorId="68F30E2B" wp14:editId="3177EA95">
                <wp:simplePos x="0" y="0"/>
                <wp:positionH relativeFrom="column">
                  <wp:posOffset>5080</wp:posOffset>
                </wp:positionH>
                <wp:positionV relativeFrom="paragraph">
                  <wp:posOffset>4562475</wp:posOffset>
                </wp:positionV>
                <wp:extent cx="5753100" cy="635"/>
                <wp:effectExtent l="0" t="0" r="0" b="0"/>
                <wp:wrapTopAndBottom/>
                <wp:docPr id="18" name="Tekstvak 18"/>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23834FE" w14:textId="702A67EA" w:rsidR="00CC1765" w:rsidRPr="00DC0C73" w:rsidRDefault="00CC1765" w:rsidP="00C736A7">
                            <w:pPr>
                              <w:pStyle w:val="Bijschrift"/>
                              <w:jc w:val="center"/>
                              <w:rPr>
                                <w:noProof/>
                              </w:rPr>
                            </w:pPr>
                            <w:bookmarkStart w:id="73" w:name="_Toc514601704"/>
                            <w:r>
                              <w:t xml:space="preserve">Figuur </w:t>
                            </w:r>
                            <w:fldSimple w:instr=" STYLEREF 1 \s ">
                              <w:r>
                                <w:rPr>
                                  <w:noProof/>
                                </w:rPr>
                                <w:t>2</w:t>
                              </w:r>
                            </w:fldSimple>
                            <w:r>
                              <w:t>.</w:t>
                            </w:r>
                            <w:fldSimple w:instr=" SEQ Figuur \* ARABIC \s 1 ">
                              <w:r>
                                <w:rPr>
                                  <w:noProof/>
                                </w:rPr>
                                <w:t>12</w:t>
                              </w:r>
                            </w:fldSimple>
                            <w:r>
                              <w:t xml:space="preserve"> </w:t>
                            </w:r>
                            <w:r w:rsidRPr="002A2409">
                              <w:t>Verschil tussen native apps, webapps en hybride apps [31]</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30E2B" id="Tekstvak 18" o:spid="_x0000_s1039" type="#_x0000_t202" style="position:absolute;left:0;text-align:left;margin-left:.4pt;margin-top:359.25pt;width:453pt;height:.05pt;z-index:2516654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" stroked="f">
                <v:textbox style="mso-fit-shape-to-text:t" inset="0,0,0,0">
                  <w:txbxContent>
                    <w:p w14:paraId="423834FE" w14:textId="702A67EA" w:rsidR="00CC1765" w:rsidRPr="00DC0C73" w:rsidRDefault="00CC1765" w:rsidP="00C736A7">
                      <w:pPr>
                        <w:pStyle w:val="Bijschrift"/>
                        <w:jc w:val="center"/>
                        <w:rPr>
                          <w:noProof/>
                        </w:rPr>
                      </w:pPr>
                      <w:bookmarkStart w:id="74" w:name="_Toc514601704"/>
                      <w:r>
                        <w:t xml:space="preserve">Figuur </w:t>
                      </w:r>
                      <w:fldSimple w:instr=" STYLEREF 1 \s ">
                        <w:r>
                          <w:rPr>
                            <w:noProof/>
                          </w:rPr>
                          <w:t>2</w:t>
                        </w:r>
                      </w:fldSimple>
                      <w:r>
                        <w:t>.</w:t>
                      </w:r>
                      <w:fldSimple w:instr=" SEQ Figuur \* ARABIC \s 1 ">
                        <w:r>
                          <w:rPr>
                            <w:noProof/>
                          </w:rPr>
                          <w:t>12</w:t>
                        </w:r>
                      </w:fldSimple>
                      <w:r>
                        <w:t xml:space="preserve"> </w:t>
                      </w:r>
                      <w:r w:rsidRPr="002A2409">
                        <w:t>Verschil tussen native apps, webapps en hybride apps [31]</w:t>
                      </w:r>
                      <w:bookmarkEnd w:id="74"/>
                    </w:p>
                  </w:txbxContent>
                </v:textbox>
                <w10:wrap type="topAndBottom"/>
              </v:shape>
            </w:pict>
          </mc:Fallback>
        </mc:AlternateContent>
      </w:r>
      <w:r w:rsidR="00D515E4" w:rsidRPr="00B20594">
        <w:rPr>
          <w:highlight w:val="yellow"/>
        </w:rPr>
        <w:t xml:space="preserve">Een WebView is op zich niet meer dan een iframe of tab in een vermomde browser. Het Cordova framework zet zijn HTML5 code in een WebView en biedt dan een </w:t>
      </w:r>
      <w:r w:rsidR="00D515E4" w:rsidRPr="00B20594">
        <w:rPr>
          <w:i/>
          <w:highlight w:val="yellow"/>
        </w:rPr>
        <w:t>‘foreign function interface’ (FFI)</w:t>
      </w:r>
      <w:r w:rsidR="00D515E4" w:rsidRPr="00B20594">
        <w:rPr>
          <w:highlight w:val="yellow"/>
        </w:rPr>
        <w:t xml:space="preserve"> aan. Dit is een interface die het obstakel naar het native OS overbrugt. Deze FFI zorgt er dan voor dat de native mogelijkheden zoals bv. toegang tot de camera doorgegeven worden aan het Cordova-framework</w:t>
      </w:r>
      <w:r w:rsidR="00AF719E" w:rsidRPr="00B20594">
        <w:rPr>
          <w:highlight w:val="yellow"/>
        </w:rPr>
        <w:t xml:space="preserve"> waardoor het framework met die middelen kan communiceren</w:t>
      </w:r>
      <w:r w:rsidR="00C736A7" w:rsidRPr="00B20594">
        <w:rPr>
          <w:highlight w:val="yellow"/>
        </w:rPr>
        <w:t xml:space="preserve"> en ze gebruiken</w:t>
      </w:r>
      <w:r w:rsidR="00D515E4" w:rsidRPr="00B20594">
        <w:rPr>
          <w:highlight w:val="yellow"/>
        </w:rPr>
        <w:t>.</w:t>
      </w:r>
      <w:r w:rsidR="00C736A7" w:rsidRPr="00B20594">
        <w:rPr>
          <w:highlight w:val="yellow"/>
        </w:rPr>
        <w:t xml:space="preserve"> Een nadeel aan het gebruik van de FFI is het feit dat deze verbinding altijd trager zal gaan dan een native gebouwde applicatie.</w:t>
      </w:r>
      <w:sdt>
        <w:sdtPr>
          <w:rPr>
            <w:highlight w:val="yellow"/>
          </w:rPr>
          <w:id w:val="-532651739"/>
          <w:citation/>
        </w:sdtPr>
        <w:sdtContent>
          <w:r w:rsidR="00C736A7" w:rsidRPr="00B20594">
            <w:rPr>
              <w:highlight w:val="yellow"/>
            </w:rPr>
            <w:fldChar w:fldCharType="begin"/>
          </w:r>
          <w:r w:rsidR="00C736A7" w:rsidRPr="00B20594">
            <w:rPr>
              <w:highlight w:val="yellow"/>
            </w:rPr>
            <w:instrText xml:space="preserve"> CITATION Wha18 \l 2067 </w:instrText>
          </w:r>
          <w:r w:rsidR="00C736A7" w:rsidRPr="00B20594">
            <w:rPr>
              <w:highlight w:val="yellow"/>
            </w:rPr>
            <w:fldChar w:fldCharType="separate"/>
          </w:r>
          <w:r w:rsidR="00C736A7" w:rsidRPr="00B20594">
            <w:rPr>
              <w:noProof/>
              <w:highlight w:val="yellow"/>
            </w:rPr>
            <w:t xml:space="preserve"> [31]</w:t>
          </w:r>
          <w:r w:rsidR="00C736A7" w:rsidRPr="00B20594">
            <w:rPr>
              <w:highlight w:val="yellow"/>
            </w:rPr>
            <w:fldChar w:fldCharType="end"/>
          </w:r>
        </w:sdtContent>
      </w:sdt>
      <w:r w:rsidR="00D515E4">
        <w:t xml:space="preserve"> </w:t>
      </w:r>
    </w:p>
    <w:p w14:paraId="0D1BC3B0" w14:textId="72AD64B2" w:rsidR="005F7121" w:rsidRDefault="005F7121" w:rsidP="005F7121">
      <w:pPr>
        <w:pStyle w:val="Kop3"/>
        <w:rPr>
          <w:highlight w:val="yellow"/>
        </w:rPr>
      </w:pPr>
      <w:bookmarkStart w:id="75" w:name="_Toc514532489"/>
      <w:r>
        <w:rPr>
          <w:highlight w:val="yellow"/>
        </w:rPr>
        <w:t>Portfolio</w:t>
      </w:r>
      <w:bookmarkEnd w:id="75"/>
    </w:p>
    <w:p w14:paraId="5BA93387" w14:textId="33F64C9E" w:rsidR="005F7121" w:rsidRDefault="005F7121" w:rsidP="005F7121">
      <w:pPr>
        <w:rPr>
          <w:highlight w:val="yellow"/>
        </w:rPr>
      </w:pPr>
      <w:r>
        <w:rPr>
          <w:highlight w:val="yellow"/>
        </w:rPr>
        <w:t>Een aantal applicaties gebouwd met als fundering Cordova zoals Ionic, PhoneGap, …</w:t>
      </w:r>
      <w:sdt>
        <w:sdtPr>
          <w:rPr>
            <w:highlight w:val="yellow"/>
          </w:rPr>
          <w:id w:val="1301260880"/>
          <w:citation/>
        </w:sdtPr>
        <w:sdtContent>
          <w:r w:rsidR="00D7111E">
            <w:rPr>
              <w:highlight w:val="yellow"/>
            </w:rPr>
            <w:fldChar w:fldCharType="begin"/>
          </w:r>
          <w:r w:rsidR="00D7111E">
            <w:rPr>
              <w:highlight w:val="yellow"/>
            </w:rPr>
            <w:instrText xml:space="preserve"> CITATION App180 \l 2067 </w:instrText>
          </w:r>
          <w:r w:rsidR="00D7111E">
            <w:rPr>
              <w:highlight w:val="yellow"/>
            </w:rPr>
            <w:fldChar w:fldCharType="separate"/>
          </w:r>
          <w:r w:rsidR="00C736A7">
            <w:rPr>
              <w:noProof/>
              <w:highlight w:val="yellow"/>
            </w:rPr>
            <w:t xml:space="preserve"> </w:t>
          </w:r>
          <w:r w:rsidR="00C736A7" w:rsidRPr="00C736A7">
            <w:rPr>
              <w:noProof/>
              <w:highlight w:val="yellow"/>
            </w:rPr>
            <w:t>[32]</w:t>
          </w:r>
          <w:r w:rsidR="00D7111E">
            <w:rPr>
              <w:highlight w:val="yellow"/>
            </w:rPr>
            <w:fldChar w:fldCharType="end"/>
          </w:r>
        </w:sdtContent>
      </w:sdt>
      <w:sdt>
        <w:sdtPr>
          <w:rPr>
            <w:highlight w:val="yellow"/>
          </w:rPr>
          <w:id w:val="-10839967"/>
          <w:citation/>
        </w:sdtPr>
        <w:sdtContent>
          <w:r w:rsidR="00D7111E">
            <w:rPr>
              <w:highlight w:val="yellow"/>
            </w:rPr>
            <w:fldChar w:fldCharType="begin"/>
          </w:r>
          <w:r w:rsidR="00D7111E">
            <w:rPr>
              <w:highlight w:val="yellow"/>
            </w:rPr>
            <w:instrText xml:space="preserve"> CITATION Top18 \l 2067 </w:instrText>
          </w:r>
          <w:r w:rsidR="00D7111E">
            <w:rPr>
              <w:highlight w:val="yellow"/>
            </w:rPr>
            <w:fldChar w:fldCharType="separate"/>
          </w:r>
          <w:r w:rsidR="00C736A7">
            <w:rPr>
              <w:noProof/>
              <w:highlight w:val="yellow"/>
            </w:rPr>
            <w:t xml:space="preserve"> </w:t>
          </w:r>
          <w:r w:rsidR="00C736A7" w:rsidRPr="00C736A7">
            <w:rPr>
              <w:noProof/>
              <w:highlight w:val="yellow"/>
            </w:rPr>
            <w:t>[33]</w:t>
          </w:r>
          <w:r w:rsidR="00D7111E">
            <w:rPr>
              <w:highlight w:val="yellow"/>
            </w:rPr>
            <w:fldChar w:fldCharType="end"/>
          </w:r>
        </w:sdtContent>
      </w:sdt>
    </w:p>
    <w:p w14:paraId="2A81A8F5" w14:textId="4FFAC63A" w:rsidR="005F7121" w:rsidRDefault="005F7121" w:rsidP="005F7121">
      <w:pPr>
        <w:pStyle w:val="Lijstalinea"/>
        <w:numPr>
          <w:ilvl w:val="0"/>
          <w:numId w:val="23"/>
        </w:numPr>
        <w:rPr>
          <w:highlight w:val="yellow"/>
          <w:lang w:val="en-US"/>
        </w:rPr>
      </w:pPr>
      <w:r w:rsidRPr="005F7121">
        <w:rPr>
          <w:highlight w:val="yellow"/>
          <w:lang w:val="en-US"/>
        </w:rPr>
        <w:t>Logitech SqueezeBox Controller van Logitech Inc. (</w:t>
      </w:r>
      <w:r>
        <w:rPr>
          <w:highlight w:val="yellow"/>
          <w:lang w:val="en-US"/>
        </w:rPr>
        <w:t>PhoneGap</w:t>
      </w:r>
      <w:r w:rsidRPr="005F7121">
        <w:rPr>
          <w:highlight w:val="yellow"/>
          <w:lang w:val="en-US"/>
        </w:rPr>
        <w:t>)</w:t>
      </w:r>
    </w:p>
    <w:p w14:paraId="629379BB" w14:textId="401C1AFE" w:rsidR="005F7121" w:rsidRDefault="005F7121" w:rsidP="005F7121">
      <w:pPr>
        <w:pStyle w:val="Lijstalinea"/>
        <w:numPr>
          <w:ilvl w:val="0"/>
          <w:numId w:val="23"/>
        </w:numPr>
        <w:rPr>
          <w:highlight w:val="yellow"/>
          <w:lang w:val="en-US"/>
        </w:rPr>
      </w:pPr>
      <w:r>
        <w:rPr>
          <w:highlight w:val="yellow"/>
          <w:lang w:val="en-US"/>
        </w:rPr>
        <w:t>MarketWatch van Dow Jones (Ionic)</w:t>
      </w:r>
    </w:p>
    <w:p w14:paraId="11444F9A" w14:textId="1FD83ECD" w:rsidR="005F7121" w:rsidRDefault="005F7121" w:rsidP="005F7121">
      <w:pPr>
        <w:pStyle w:val="Lijstalinea"/>
        <w:numPr>
          <w:ilvl w:val="0"/>
          <w:numId w:val="23"/>
        </w:numPr>
        <w:rPr>
          <w:highlight w:val="yellow"/>
          <w:lang w:val="en-US"/>
        </w:rPr>
      </w:pPr>
      <w:r>
        <w:rPr>
          <w:highlight w:val="yellow"/>
          <w:lang w:val="en-US"/>
        </w:rPr>
        <w:t>TD trading van TD (Ionic)</w:t>
      </w:r>
    </w:p>
    <w:p w14:paraId="34E3FD53" w14:textId="7D2E5908" w:rsidR="005F7121" w:rsidRPr="00D7111E" w:rsidRDefault="005F7121" w:rsidP="00D7111E">
      <w:pPr>
        <w:pStyle w:val="Lijstalinea"/>
        <w:numPr>
          <w:ilvl w:val="0"/>
          <w:numId w:val="23"/>
        </w:numPr>
        <w:rPr>
          <w:highlight w:val="yellow"/>
          <w:lang w:val="en-US"/>
        </w:rPr>
      </w:pPr>
      <w:r>
        <w:rPr>
          <w:highlight w:val="yellow"/>
          <w:lang w:val="en-US"/>
        </w:rPr>
        <w:t>Tripcase van Saber (PhoneGap)</w:t>
      </w:r>
    </w:p>
    <w:p w14:paraId="25C0BAD7" w14:textId="188F0C32" w:rsidR="00882292" w:rsidRPr="005F7121" w:rsidRDefault="00882292" w:rsidP="00A01473">
      <w:pPr>
        <w:rPr>
          <w:lang w:val="en-US"/>
        </w:rPr>
      </w:pPr>
    </w:p>
    <w:p w14:paraId="5F68A190" w14:textId="4A5CF92C" w:rsidR="00882292" w:rsidRPr="005F7121" w:rsidRDefault="00882292" w:rsidP="00A01473">
      <w:pPr>
        <w:rPr>
          <w:lang w:val="en-US"/>
        </w:rPr>
      </w:pPr>
    </w:p>
    <w:p w14:paraId="183F1186" w14:textId="38BE629F" w:rsidR="00A01473" w:rsidRDefault="00FC34E6" w:rsidP="00FC34E6">
      <w:pPr>
        <w:pStyle w:val="Kop2"/>
        <w:rPr>
          <w:lang w:eastAsia="en-US"/>
        </w:rPr>
      </w:pPr>
      <w:bookmarkStart w:id="76" w:name="_Toc514532490"/>
      <w:r>
        <w:rPr>
          <w:lang w:eastAsia="en-US"/>
        </w:rPr>
        <w:lastRenderedPageBreak/>
        <w:t>Kwaliteitscontrole van de applicaties</w:t>
      </w:r>
      <w:bookmarkEnd w:id="76"/>
    </w:p>
    <w:p w14:paraId="7ADA5010" w14:textId="3C4025AA" w:rsidR="00FC34E6" w:rsidRDefault="00FC34E6" w:rsidP="00FC34E6">
      <w:pPr>
        <w:pStyle w:val="Kop3"/>
        <w:rPr>
          <w:lang w:eastAsia="en-US"/>
        </w:rPr>
      </w:pPr>
      <w:bookmarkStart w:id="77" w:name="_Toc514532491"/>
      <w:r>
        <w:rPr>
          <w:lang w:eastAsia="en-US"/>
        </w:rPr>
        <w:t>Theoretisch</w:t>
      </w:r>
      <w:bookmarkEnd w:id="77"/>
    </w:p>
    <w:p w14:paraId="03F1BCF5" w14:textId="5C8BB5E3" w:rsidR="00264241" w:rsidRDefault="00CB3DE6" w:rsidP="00264241">
      <w:pPr>
        <w:rPr>
          <w:lang w:eastAsia="en-US"/>
        </w:rPr>
      </w:pPr>
      <w:r>
        <w:rPr>
          <w:lang w:eastAsia="en-US"/>
        </w:rPr>
        <w:t xml:space="preserve">Om </w:t>
      </w:r>
      <w:r w:rsidR="00F44943">
        <w:rPr>
          <w:lang w:eastAsia="en-US"/>
        </w:rPr>
        <w:t>de platformen</w:t>
      </w:r>
      <w:r w:rsidR="008A4841">
        <w:rPr>
          <w:lang w:eastAsia="en-US"/>
        </w:rPr>
        <w:t xml:space="preserve"> van elkaar te onderscheiden </w:t>
      </w:r>
      <w:r w:rsidR="00EA7ADD">
        <w:rPr>
          <w:lang w:eastAsia="en-US"/>
        </w:rPr>
        <w:t>wordt er bekeken</w:t>
      </w:r>
      <w:r w:rsidR="008A4841">
        <w:rPr>
          <w:lang w:eastAsia="en-US"/>
        </w:rPr>
        <w:t xml:space="preserve"> in welke eigenschappen de platformen verschillen</w:t>
      </w:r>
      <w:r w:rsidR="00DA5D84">
        <w:rPr>
          <w:lang w:eastAsia="en-US"/>
        </w:rPr>
        <w:t>, zoals opgesomd in Tabel 2-1</w:t>
      </w:r>
      <w:r w:rsidR="008A4841">
        <w:rPr>
          <w:lang w:eastAsia="en-US"/>
        </w:rPr>
        <w:t>.</w:t>
      </w:r>
      <w:r w:rsidR="00DA5D84">
        <w:rPr>
          <w:lang w:eastAsia="en-US"/>
        </w:rPr>
        <w:t xml:space="preserve"> </w:t>
      </w:r>
      <w:r w:rsidR="008A4841">
        <w:rPr>
          <w:lang w:eastAsia="en-US"/>
        </w:rPr>
        <w:t xml:space="preserve"> Hieruit kunnen </w:t>
      </w:r>
      <w:r w:rsidR="00EA7ADD">
        <w:rPr>
          <w:lang w:eastAsia="en-US"/>
        </w:rPr>
        <w:t>er</w:t>
      </w:r>
      <w:r w:rsidR="008A4841">
        <w:rPr>
          <w:lang w:eastAsia="en-US"/>
        </w:rPr>
        <w:t xml:space="preserve"> al conclusie</w:t>
      </w:r>
      <w:r w:rsidR="00EA7ADD">
        <w:rPr>
          <w:lang w:eastAsia="en-US"/>
        </w:rPr>
        <w:t>s</w:t>
      </w:r>
      <w:r w:rsidR="008A4841">
        <w:rPr>
          <w:lang w:eastAsia="en-US"/>
        </w:rPr>
        <w:t xml:space="preserve"> </w:t>
      </w:r>
      <w:r w:rsidR="00343372">
        <w:rPr>
          <w:lang w:eastAsia="en-US"/>
        </w:rPr>
        <w:t>getro</w:t>
      </w:r>
      <w:r w:rsidR="008A4841">
        <w:rPr>
          <w:lang w:eastAsia="en-US"/>
        </w:rPr>
        <w:t>kken</w:t>
      </w:r>
      <w:r w:rsidR="00343372">
        <w:rPr>
          <w:lang w:eastAsia="en-US"/>
        </w:rPr>
        <w:t xml:space="preserve"> worden</w:t>
      </w:r>
      <w:r w:rsidR="008A4841">
        <w:rPr>
          <w:lang w:eastAsia="en-US"/>
        </w:rPr>
        <w:t xml:space="preserve"> om in te schatten dewelke het meest geschikt is om een native Android/iOS implementatie te vervangen.</w:t>
      </w:r>
    </w:p>
    <w:p w14:paraId="15612CBA" w14:textId="6625C007" w:rsidR="00DA5D84" w:rsidRDefault="00DA5D84" w:rsidP="00DA5D84">
      <w:pPr>
        <w:pStyle w:val="Bijschrift"/>
        <w:keepNext/>
      </w:pPr>
      <w:bookmarkStart w:id="78" w:name="_Toc514513273"/>
      <w:r>
        <w:t xml:space="preserve">Tabel </w:t>
      </w:r>
      <w:fldSimple w:instr=" STYLEREF 1 \s ">
        <w:r w:rsidR="00103F03">
          <w:rPr>
            <w:noProof/>
          </w:rPr>
          <w:t>2</w:t>
        </w:r>
      </w:fldSimple>
      <w:r w:rsidR="00103F03">
        <w:noBreakHyphen/>
      </w:r>
      <w:fldSimple w:instr=" SEQ Tabel \* ARABIC \s 1 ">
        <w:r w:rsidR="00103F03">
          <w:rPr>
            <w:noProof/>
          </w:rPr>
          <w:t>1</w:t>
        </w:r>
      </w:fldSimple>
      <w:r>
        <w:t xml:space="preserve"> Theoretische eigenschappen verschillende frameworks</w:t>
      </w:r>
      <w:bookmarkEnd w:id="78"/>
    </w:p>
    <w:tbl>
      <w:tblPr>
        <w:tblStyle w:val="Tabelraster"/>
        <w:tblW w:w="9214" w:type="dxa"/>
        <w:tblInd w:w="-5" w:type="dxa"/>
        <w:tblLook w:val="04A0" w:firstRow="1" w:lastRow="0" w:firstColumn="1" w:lastColumn="0" w:noHBand="0" w:noVBand="1"/>
      </w:tblPr>
      <w:tblGrid>
        <w:gridCol w:w="1301"/>
        <w:gridCol w:w="2026"/>
        <w:gridCol w:w="1609"/>
        <w:gridCol w:w="4278"/>
      </w:tblGrid>
      <w:tr w:rsidR="00136E99" w14:paraId="7F97F972" w14:textId="4A938FD0" w:rsidTr="00136E99">
        <w:tc>
          <w:tcPr>
            <w:tcW w:w="1301" w:type="dxa"/>
          </w:tcPr>
          <w:p w14:paraId="68BD875E" w14:textId="742D2F26" w:rsidR="00136E99" w:rsidRPr="008A4841" w:rsidRDefault="00136E99" w:rsidP="00C5544B">
            <w:pPr>
              <w:jc w:val="left"/>
              <w:rPr>
                <w:b/>
                <w:lang w:eastAsia="en-US"/>
              </w:rPr>
            </w:pPr>
            <w:r w:rsidRPr="008A4841">
              <w:rPr>
                <w:b/>
                <w:lang w:eastAsia="en-US"/>
              </w:rPr>
              <w:t>Platform</w:t>
            </w:r>
          </w:p>
        </w:tc>
        <w:tc>
          <w:tcPr>
            <w:tcW w:w="2026" w:type="dxa"/>
          </w:tcPr>
          <w:p w14:paraId="49FF0C38" w14:textId="46E461B3" w:rsidR="00136E99" w:rsidRPr="008A4841" w:rsidRDefault="00136E99" w:rsidP="00C5544B">
            <w:pPr>
              <w:jc w:val="left"/>
              <w:rPr>
                <w:b/>
                <w:lang w:eastAsia="en-US"/>
              </w:rPr>
            </w:pPr>
            <w:r w:rsidRPr="008A4841">
              <w:rPr>
                <w:b/>
                <w:lang w:eastAsia="en-US"/>
              </w:rPr>
              <w:t>Programmeertaal</w:t>
            </w:r>
          </w:p>
        </w:tc>
        <w:tc>
          <w:tcPr>
            <w:tcW w:w="1609" w:type="dxa"/>
          </w:tcPr>
          <w:p w14:paraId="755A895E" w14:textId="48B213A1" w:rsidR="00136E99" w:rsidRPr="008A4841" w:rsidRDefault="00136E99" w:rsidP="00C5544B">
            <w:pPr>
              <w:jc w:val="left"/>
              <w:rPr>
                <w:b/>
                <w:lang w:eastAsia="en-US"/>
              </w:rPr>
            </w:pPr>
            <w:r>
              <w:rPr>
                <w:b/>
                <w:lang w:eastAsia="en-US"/>
              </w:rPr>
              <w:t>UI Rendering?</w:t>
            </w:r>
          </w:p>
        </w:tc>
        <w:tc>
          <w:tcPr>
            <w:tcW w:w="4278" w:type="dxa"/>
          </w:tcPr>
          <w:p w14:paraId="1A01025F" w14:textId="034AB56E" w:rsidR="00136E99" w:rsidRPr="00136E99" w:rsidRDefault="00136E99" w:rsidP="00C5544B">
            <w:pPr>
              <w:jc w:val="left"/>
              <w:rPr>
                <w:b/>
                <w:highlight w:val="yellow"/>
                <w:lang w:eastAsia="en-US"/>
              </w:rPr>
            </w:pPr>
            <w:r w:rsidRPr="00136E99">
              <w:rPr>
                <w:b/>
                <w:highlight w:val="yellow"/>
                <w:lang w:eastAsia="en-US"/>
              </w:rPr>
              <w:t xml:space="preserve">Commercieel gebruik </w:t>
            </w:r>
          </w:p>
        </w:tc>
      </w:tr>
      <w:tr w:rsidR="00136E99" w14:paraId="04A92E3B" w14:textId="61CD3894" w:rsidTr="00136E99">
        <w:tc>
          <w:tcPr>
            <w:tcW w:w="1301" w:type="dxa"/>
          </w:tcPr>
          <w:p w14:paraId="04499243" w14:textId="4BF96A90" w:rsidR="00136E99" w:rsidRPr="00DA5D84" w:rsidRDefault="00136E99" w:rsidP="00C5544B">
            <w:pPr>
              <w:jc w:val="left"/>
              <w:rPr>
                <w:b/>
                <w:lang w:eastAsia="en-US"/>
              </w:rPr>
            </w:pPr>
            <w:r w:rsidRPr="00DA5D84">
              <w:rPr>
                <w:b/>
                <w:lang w:eastAsia="en-US"/>
              </w:rPr>
              <w:t>React Native</w:t>
            </w:r>
          </w:p>
        </w:tc>
        <w:tc>
          <w:tcPr>
            <w:tcW w:w="2026" w:type="dxa"/>
          </w:tcPr>
          <w:p w14:paraId="157CD3F5" w14:textId="6429683E" w:rsidR="00136E99" w:rsidRDefault="00136E99" w:rsidP="00C5544B">
            <w:pPr>
              <w:jc w:val="left"/>
              <w:rPr>
                <w:lang w:eastAsia="en-US"/>
              </w:rPr>
            </w:pPr>
            <w:r>
              <w:rPr>
                <w:lang w:eastAsia="en-US"/>
              </w:rPr>
              <w:t>JavaScript en JSX</w:t>
            </w:r>
          </w:p>
        </w:tc>
        <w:tc>
          <w:tcPr>
            <w:tcW w:w="1609" w:type="dxa"/>
          </w:tcPr>
          <w:p w14:paraId="46D0BF42" w14:textId="1CF65292" w:rsidR="00136E99" w:rsidRDefault="00136E99" w:rsidP="00C5544B">
            <w:pPr>
              <w:jc w:val="left"/>
              <w:rPr>
                <w:lang w:eastAsia="en-US"/>
              </w:rPr>
            </w:pPr>
            <w:r>
              <w:rPr>
                <w:lang w:eastAsia="en-US"/>
              </w:rPr>
              <w:t>Native UI controllers</w:t>
            </w:r>
          </w:p>
        </w:tc>
        <w:tc>
          <w:tcPr>
            <w:tcW w:w="4278" w:type="dxa"/>
          </w:tcPr>
          <w:p w14:paraId="19006FDE" w14:textId="17D50146"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1176950700"/>
                <w:citation/>
              </w:sdtPr>
              <w:sdtContent>
                <w:r w:rsidRPr="00136E99">
                  <w:rPr>
                    <w:highlight w:val="yellow"/>
                    <w:lang w:eastAsia="en-US"/>
                  </w:rPr>
                  <w:fldChar w:fldCharType="begin"/>
                </w:r>
                <w:r w:rsidRPr="00136E99">
                  <w:rPr>
                    <w:highlight w:val="yellow"/>
                    <w:lang w:eastAsia="en-US"/>
                  </w:rPr>
                  <w:instrText xml:space="preserve"> CITATION Lic18 \l 2067 </w:instrText>
                </w:r>
                <w:r w:rsidRPr="00136E99">
                  <w:rPr>
                    <w:highlight w:val="yellow"/>
                    <w:lang w:eastAsia="en-US"/>
                  </w:rPr>
                  <w:fldChar w:fldCharType="separate"/>
                </w:r>
                <w:r w:rsidR="00C736A7">
                  <w:rPr>
                    <w:noProof/>
                    <w:highlight w:val="yellow"/>
                    <w:lang w:eastAsia="en-US"/>
                  </w:rPr>
                  <w:t xml:space="preserve"> </w:t>
                </w:r>
                <w:r w:rsidR="00C736A7" w:rsidRPr="00C736A7">
                  <w:rPr>
                    <w:noProof/>
                    <w:highlight w:val="yellow"/>
                    <w:lang w:eastAsia="en-US"/>
                  </w:rPr>
                  <w:t>[34]</w:t>
                </w:r>
                <w:r w:rsidRPr="00136E99">
                  <w:rPr>
                    <w:highlight w:val="yellow"/>
                    <w:lang w:eastAsia="en-US"/>
                  </w:rPr>
                  <w:fldChar w:fldCharType="end"/>
                </w:r>
              </w:sdtContent>
            </w:sdt>
          </w:p>
        </w:tc>
      </w:tr>
      <w:tr w:rsidR="00136E99" w14:paraId="3B367730" w14:textId="7A512DA0" w:rsidTr="00136E99">
        <w:tc>
          <w:tcPr>
            <w:tcW w:w="1301" w:type="dxa"/>
          </w:tcPr>
          <w:p w14:paraId="695F44E1" w14:textId="21628187" w:rsidR="00136E99" w:rsidRPr="00DA5D84" w:rsidRDefault="00136E99" w:rsidP="00C5544B">
            <w:pPr>
              <w:jc w:val="left"/>
              <w:rPr>
                <w:b/>
                <w:lang w:eastAsia="en-US"/>
              </w:rPr>
            </w:pPr>
            <w:r w:rsidRPr="00DA5D84">
              <w:rPr>
                <w:b/>
                <w:lang w:eastAsia="en-US"/>
              </w:rPr>
              <w:t>Xamarin</w:t>
            </w:r>
          </w:p>
        </w:tc>
        <w:tc>
          <w:tcPr>
            <w:tcW w:w="2026" w:type="dxa"/>
          </w:tcPr>
          <w:p w14:paraId="06E25577" w14:textId="1B342EAA" w:rsidR="00136E99" w:rsidRDefault="00136E99" w:rsidP="00C5544B">
            <w:pPr>
              <w:jc w:val="left"/>
              <w:rPr>
                <w:lang w:eastAsia="en-US"/>
              </w:rPr>
            </w:pPr>
            <w:r>
              <w:t>C# en XAML</w:t>
            </w:r>
          </w:p>
        </w:tc>
        <w:tc>
          <w:tcPr>
            <w:tcW w:w="1609" w:type="dxa"/>
          </w:tcPr>
          <w:p w14:paraId="6A9722E5" w14:textId="6AAF878B" w:rsidR="00136E99" w:rsidRDefault="00136E99" w:rsidP="00C5544B">
            <w:pPr>
              <w:jc w:val="left"/>
              <w:rPr>
                <w:lang w:eastAsia="en-US"/>
              </w:rPr>
            </w:pPr>
            <w:r>
              <w:rPr>
                <w:lang w:eastAsia="en-US"/>
              </w:rPr>
              <w:t>Native UI controllers</w:t>
            </w:r>
          </w:p>
        </w:tc>
        <w:tc>
          <w:tcPr>
            <w:tcW w:w="4278" w:type="dxa"/>
          </w:tcPr>
          <w:p w14:paraId="17504851" w14:textId="18DDE91D" w:rsidR="00136E99" w:rsidRPr="00136E99" w:rsidRDefault="00136E99" w:rsidP="00C5544B">
            <w:pPr>
              <w:jc w:val="left"/>
              <w:rPr>
                <w:highlight w:val="yellow"/>
                <w:lang w:eastAsia="en-US"/>
              </w:rPr>
            </w:pPr>
            <w:r w:rsidRPr="00136E99">
              <w:rPr>
                <w:highlight w:val="yellow"/>
                <w:lang w:eastAsia="en-US"/>
              </w:rPr>
              <w:t>Gratis, onder de MIT-licentie.</w:t>
            </w:r>
            <w:sdt>
              <w:sdtPr>
                <w:rPr>
                  <w:highlight w:val="yellow"/>
                  <w:lang w:eastAsia="en-US"/>
                </w:rPr>
                <w:id w:val="407660061"/>
                <w:citation/>
              </w:sdtPr>
              <w:sdtContent>
                <w:r w:rsidRPr="00136E99">
                  <w:rPr>
                    <w:highlight w:val="yellow"/>
                    <w:lang w:eastAsia="en-US"/>
                  </w:rPr>
                  <w:fldChar w:fldCharType="begin"/>
                </w:r>
                <w:r w:rsidR="00A9277E">
                  <w:rPr>
                    <w:highlight w:val="yellow"/>
                    <w:lang w:eastAsia="en-US"/>
                  </w:rPr>
                  <w:instrText xml:space="preserve">CITATION 18Ap000 \l 2067 </w:instrText>
                </w:r>
                <w:r w:rsidRPr="00136E99">
                  <w:rPr>
                    <w:highlight w:val="yellow"/>
                    <w:lang w:eastAsia="en-US"/>
                  </w:rPr>
                  <w:fldChar w:fldCharType="separate"/>
                </w:r>
                <w:r w:rsidR="00C736A7">
                  <w:rPr>
                    <w:noProof/>
                    <w:highlight w:val="yellow"/>
                    <w:lang w:eastAsia="en-US"/>
                  </w:rPr>
                  <w:t xml:space="preserve"> </w:t>
                </w:r>
                <w:r w:rsidR="00C736A7" w:rsidRPr="00C736A7">
                  <w:rPr>
                    <w:noProof/>
                    <w:highlight w:val="yellow"/>
                    <w:lang w:eastAsia="en-US"/>
                  </w:rPr>
                  <w:t>[35]</w:t>
                </w:r>
                <w:r w:rsidRPr="00136E99">
                  <w:rPr>
                    <w:highlight w:val="yellow"/>
                    <w:lang w:eastAsia="en-US"/>
                  </w:rPr>
                  <w:fldChar w:fldCharType="end"/>
                </w:r>
              </w:sdtContent>
            </w:sdt>
            <w:r w:rsidRPr="00136E99">
              <w:rPr>
                <w:highlight w:val="yellow"/>
                <w:lang w:eastAsia="en-US"/>
              </w:rPr>
              <w:t xml:space="preserve"> Heeft een betaalde Visual Studio Enterprise/Professional versie waarbij </w:t>
            </w:r>
            <w:r w:rsidR="004709D1">
              <w:rPr>
                <w:highlight w:val="yellow"/>
                <w:lang w:eastAsia="en-US"/>
              </w:rPr>
              <w:t>meer features en tools worden aangeboden</w:t>
            </w:r>
            <w:r w:rsidRPr="00136E99">
              <w:rPr>
                <w:highlight w:val="yellow"/>
                <w:lang w:eastAsia="en-US"/>
              </w:rPr>
              <w:t xml:space="preserve"> vanaf 250/45</w:t>
            </w:r>
            <w:r w:rsidRPr="00136E99">
              <w:rPr>
                <w:rFonts w:cs="Arial"/>
                <w:highlight w:val="yellow"/>
                <w:shd w:val="clear" w:color="auto" w:fill="FFFFFF"/>
              </w:rPr>
              <w:t>$ per maand</w:t>
            </w:r>
            <w:r w:rsidR="00F336FD">
              <w:rPr>
                <w:rFonts w:cs="Arial"/>
                <w:highlight w:val="yellow"/>
                <w:shd w:val="clear" w:color="auto" w:fill="FFFFFF"/>
              </w:rPr>
              <w:t xml:space="preserve"> per gebruiker</w:t>
            </w:r>
            <w:r w:rsidRPr="00136E99">
              <w:rPr>
                <w:highlight w:val="yellow"/>
                <w:lang w:eastAsia="en-US"/>
              </w:rPr>
              <w:t>.</w:t>
            </w:r>
            <w:sdt>
              <w:sdtPr>
                <w:rPr>
                  <w:highlight w:val="yellow"/>
                  <w:lang w:eastAsia="en-US"/>
                </w:rPr>
                <w:id w:val="-312489392"/>
                <w:citation/>
              </w:sdtPr>
              <w:sdtContent>
                <w:r w:rsidRPr="00136E99">
                  <w:rPr>
                    <w:highlight w:val="yellow"/>
                    <w:lang w:eastAsia="en-US"/>
                  </w:rPr>
                  <w:fldChar w:fldCharType="begin"/>
                </w:r>
                <w:r w:rsidRPr="00136E99">
                  <w:rPr>
                    <w:highlight w:val="yellow"/>
                    <w:lang w:eastAsia="en-US"/>
                  </w:rPr>
                  <w:instrText xml:space="preserve"> CITATION Pri18 \l 2067 </w:instrText>
                </w:r>
                <w:r w:rsidRPr="00136E99">
                  <w:rPr>
                    <w:highlight w:val="yellow"/>
                    <w:lang w:eastAsia="en-US"/>
                  </w:rPr>
                  <w:fldChar w:fldCharType="separate"/>
                </w:r>
                <w:r w:rsidR="00C736A7">
                  <w:rPr>
                    <w:noProof/>
                    <w:highlight w:val="yellow"/>
                    <w:lang w:eastAsia="en-US"/>
                  </w:rPr>
                  <w:t xml:space="preserve"> </w:t>
                </w:r>
                <w:r w:rsidR="00C736A7" w:rsidRPr="00C736A7">
                  <w:rPr>
                    <w:noProof/>
                    <w:highlight w:val="yellow"/>
                    <w:lang w:eastAsia="en-US"/>
                  </w:rPr>
                  <w:t>[36]</w:t>
                </w:r>
                <w:r w:rsidRPr="00136E99">
                  <w:rPr>
                    <w:highlight w:val="yellow"/>
                    <w:lang w:eastAsia="en-US"/>
                  </w:rPr>
                  <w:fldChar w:fldCharType="end"/>
                </w:r>
              </w:sdtContent>
            </w:sdt>
          </w:p>
        </w:tc>
      </w:tr>
      <w:tr w:rsidR="00136E99" w14:paraId="2347C434" w14:textId="05D4C2A1" w:rsidTr="00136E99">
        <w:trPr>
          <w:trHeight w:val="1572"/>
        </w:trPr>
        <w:tc>
          <w:tcPr>
            <w:tcW w:w="1301" w:type="dxa"/>
          </w:tcPr>
          <w:p w14:paraId="33873472" w14:textId="6A9F6823" w:rsidR="00136E99" w:rsidRPr="00DA5D84" w:rsidRDefault="00136E99" w:rsidP="00C5544B">
            <w:pPr>
              <w:jc w:val="left"/>
              <w:rPr>
                <w:b/>
                <w:lang w:eastAsia="en-US"/>
              </w:rPr>
            </w:pPr>
            <w:r w:rsidRPr="00DA5D84">
              <w:rPr>
                <w:b/>
                <w:lang w:eastAsia="en-US"/>
              </w:rPr>
              <w:t>Qt</w:t>
            </w:r>
          </w:p>
        </w:tc>
        <w:tc>
          <w:tcPr>
            <w:tcW w:w="2026" w:type="dxa"/>
          </w:tcPr>
          <w:p w14:paraId="64F3C23E" w14:textId="13049D0E" w:rsidR="00136E99" w:rsidRDefault="00136E99" w:rsidP="00C5544B">
            <w:pPr>
              <w:jc w:val="left"/>
              <w:rPr>
                <w:lang w:eastAsia="en-US"/>
              </w:rPr>
            </w:pPr>
            <w:r>
              <w:rPr>
                <w:lang w:eastAsia="en-US"/>
              </w:rPr>
              <w:t>C++ en QML</w:t>
            </w:r>
          </w:p>
        </w:tc>
        <w:tc>
          <w:tcPr>
            <w:tcW w:w="1609" w:type="dxa"/>
          </w:tcPr>
          <w:p w14:paraId="364B82BB" w14:textId="77FBDA45" w:rsidR="00136E99" w:rsidRDefault="00136E99" w:rsidP="00C5544B">
            <w:pPr>
              <w:jc w:val="left"/>
              <w:rPr>
                <w:lang w:eastAsia="en-US"/>
              </w:rPr>
            </w:pPr>
            <w:r>
              <w:rPr>
                <w:lang w:eastAsia="en-US"/>
              </w:rPr>
              <w:t>Native en OpenGL</w:t>
            </w:r>
          </w:p>
        </w:tc>
        <w:tc>
          <w:tcPr>
            <w:tcW w:w="4278" w:type="dxa"/>
          </w:tcPr>
          <w:p w14:paraId="4E3B450C" w14:textId="542A5CF5" w:rsidR="00136E99" w:rsidRPr="00136E99" w:rsidRDefault="00136E99" w:rsidP="00C5544B">
            <w:pPr>
              <w:jc w:val="left"/>
              <w:rPr>
                <w:highlight w:val="yellow"/>
                <w:lang w:eastAsia="en-US"/>
              </w:rPr>
            </w:pPr>
            <w:r w:rsidRPr="00136E99">
              <w:rPr>
                <w:highlight w:val="yellow"/>
                <w:lang w:eastAsia="en-US"/>
              </w:rPr>
              <w:t xml:space="preserve">Gratis. Onder de LGPL v3-licentie of </w:t>
            </w:r>
            <w:r w:rsidRPr="00136E99">
              <w:rPr>
                <w:rFonts w:cs="Arial"/>
                <w:bCs/>
                <w:color w:val="09102B"/>
                <w:szCs w:val="22"/>
                <w:highlight w:val="yellow"/>
                <w:shd w:val="clear" w:color="auto" w:fill="FFFFFF"/>
              </w:rPr>
              <w:t>GPLV2/GPLV3-licentie</w:t>
            </w:r>
            <w:r w:rsidRPr="00136E99">
              <w:rPr>
                <w:highlight w:val="yellow"/>
                <w:lang w:eastAsia="en-US"/>
              </w:rPr>
              <w:t xml:space="preserve"> </w:t>
            </w:r>
            <w:sdt>
              <w:sdtPr>
                <w:rPr>
                  <w:highlight w:val="yellow"/>
                  <w:lang w:eastAsia="en-US"/>
                </w:rPr>
                <w:id w:val="1515195714"/>
                <w:citation/>
              </w:sdtPr>
              <w:sdtContent>
                <w:r w:rsidRPr="00136E99">
                  <w:rPr>
                    <w:highlight w:val="yellow"/>
                    <w:lang w:eastAsia="en-US"/>
                  </w:rPr>
                  <w:fldChar w:fldCharType="begin"/>
                </w:r>
                <w:r w:rsidRPr="00136E99">
                  <w:rPr>
                    <w:highlight w:val="yellow"/>
                    <w:lang w:eastAsia="en-US"/>
                  </w:rPr>
                  <w:instrText xml:space="preserve"> CITATION Ope180 \l 2067 </w:instrText>
                </w:r>
                <w:r w:rsidRPr="00136E99">
                  <w:rPr>
                    <w:highlight w:val="yellow"/>
                    <w:lang w:eastAsia="en-US"/>
                  </w:rPr>
                  <w:fldChar w:fldCharType="separate"/>
                </w:r>
                <w:r w:rsidR="00C736A7" w:rsidRPr="00C736A7">
                  <w:rPr>
                    <w:noProof/>
                    <w:highlight w:val="yellow"/>
                    <w:lang w:eastAsia="en-US"/>
                  </w:rPr>
                  <w:t>[37]</w:t>
                </w:r>
                <w:r w:rsidRPr="00136E99">
                  <w:rPr>
                    <w:highlight w:val="yellow"/>
                    <w:lang w:eastAsia="en-US"/>
                  </w:rPr>
                  <w:fldChar w:fldCharType="end"/>
                </w:r>
              </w:sdtContent>
            </w:sdt>
            <w:r w:rsidRPr="00136E99">
              <w:rPr>
                <w:highlight w:val="yellow"/>
                <w:lang w:eastAsia="en-US"/>
              </w:rPr>
              <w:t xml:space="preserve"> Heeft een commerciële licentie waarbij bepaalde restricties wegvallen vanaf 460</w:t>
            </w:r>
            <w:r w:rsidRPr="00136E99">
              <w:rPr>
                <w:rFonts w:cs="Arial"/>
                <w:highlight w:val="yellow"/>
                <w:shd w:val="clear" w:color="auto" w:fill="FFFFFF"/>
              </w:rPr>
              <w:t>$ per maand</w:t>
            </w:r>
            <w:r w:rsidR="00F336FD">
              <w:rPr>
                <w:rFonts w:cs="Arial"/>
                <w:highlight w:val="yellow"/>
                <w:shd w:val="clear" w:color="auto" w:fill="FFFFFF"/>
              </w:rPr>
              <w:t xml:space="preserve"> per gebruiker</w:t>
            </w:r>
            <w:r w:rsidRPr="00136E99">
              <w:rPr>
                <w:highlight w:val="yellow"/>
                <w:lang w:eastAsia="en-US"/>
              </w:rPr>
              <w:t>.</w:t>
            </w:r>
            <w:sdt>
              <w:sdtPr>
                <w:rPr>
                  <w:highlight w:val="yellow"/>
                  <w:lang w:eastAsia="en-US"/>
                </w:rPr>
                <w:id w:val="140706606"/>
                <w:citation/>
              </w:sdtPr>
              <w:sdtContent>
                <w:r w:rsidRPr="00136E99">
                  <w:rPr>
                    <w:highlight w:val="yellow"/>
                    <w:lang w:eastAsia="en-US"/>
                  </w:rPr>
                  <w:fldChar w:fldCharType="begin"/>
                </w:r>
                <w:r w:rsidRPr="00136E99">
                  <w:rPr>
                    <w:highlight w:val="yellow"/>
                    <w:lang w:eastAsia="en-US"/>
                  </w:rPr>
                  <w:instrText xml:space="preserve"> CITATION Lic181 \l 2067 </w:instrText>
                </w:r>
                <w:r w:rsidRPr="00136E99">
                  <w:rPr>
                    <w:highlight w:val="yellow"/>
                    <w:lang w:eastAsia="en-US"/>
                  </w:rPr>
                  <w:fldChar w:fldCharType="separate"/>
                </w:r>
                <w:r w:rsidR="00C736A7">
                  <w:rPr>
                    <w:noProof/>
                    <w:highlight w:val="yellow"/>
                    <w:lang w:eastAsia="en-US"/>
                  </w:rPr>
                  <w:t xml:space="preserve"> </w:t>
                </w:r>
                <w:r w:rsidR="00C736A7" w:rsidRPr="00C736A7">
                  <w:rPr>
                    <w:noProof/>
                    <w:highlight w:val="yellow"/>
                    <w:lang w:eastAsia="en-US"/>
                  </w:rPr>
                  <w:t>[38]</w:t>
                </w:r>
                <w:r w:rsidRPr="00136E99">
                  <w:rPr>
                    <w:highlight w:val="yellow"/>
                    <w:lang w:eastAsia="en-US"/>
                  </w:rPr>
                  <w:fldChar w:fldCharType="end"/>
                </w:r>
              </w:sdtContent>
            </w:sdt>
          </w:p>
        </w:tc>
      </w:tr>
      <w:tr w:rsidR="00136E99" w14:paraId="52ED06BD" w14:textId="005A714D" w:rsidTr="00136E99">
        <w:tc>
          <w:tcPr>
            <w:tcW w:w="1301" w:type="dxa"/>
          </w:tcPr>
          <w:p w14:paraId="133EB6F1" w14:textId="3804D820" w:rsidR="00136E99" w:rsidRPr="00DA5D84" w:rsidRDefault="00136E99" w:rsidP="00C5544B">
            <w:pPr>
              <w:jc w:val="left"/>
              <w:rPr>
                <w:b/>
                <w:lang w:eastAsia="en-US"/>
              </w:rPr>
            </w:pPr>
            <w:r w:rsidRPr="00DA5D84">
              <w:rPr>
                <w:b/>
                <w:lang w:eastAsia="en-US"/>
              </w:rPr>
              <w:t>Apache Cordova</w:t>
            </w:r>
          </w:p>
        </w:tc>
        <w:tc>
          <w:tcPr>
            <w:tcW w:w="2026" w:type="dxa"/>
          </w:tcPr>
          <w:p w14:paraId="67FCE9EE" w14:textId="4F769459" w:rsidR="00136E99" w:rsidRDefault="00136E99" w:rsidP="00C5544B">
            <w:pPr>
              <w:jc w:val="left"/>
              <w:rPr>
                <w:lang w:eastAsia="en-US"/>
              </w:rPr>
            </w:pPr>
            <w:r>
              <w:t>HTML5, CSS3 en JavaScript</w:t>
            </w:r>
          </w:p>
        </w:tc>
        <w:tc>
          <w:tcPr>
            <w:tcW w:w="1609" w:type="dxa"/>
          </w:tcPr>
          <w:p w14:paraId="34892B57" w14:textId="77777777" w:rsidR="00136E99" w:rsidRPr="00BC3B05" w:rsidRDefault="00136E99" w:rsidP="00726FCC">
            <w:pPr>
              <w:jc w:val="left"/>
              <w:rPr>
                <w:highlight w:val="yellow"/>
                <w:lang w:eastAsia="en-US"/>
              </w:rPr>
            </w:pPr>
            <w:r w:rsidRPr="00BC3B05">
              <w:rPr>
                <w:highlight w:val="yellow"/>
                <w:lang w:eastAsia="en-US"/>
              </w:rPr>
              <w:t>HTML.CSS</w:t>
            </w:r>
          </w:p>
          <w:p w14:paraId="666943CE" w14:textId="51B47ED1" w:rsidR="00136E99" w:rsidRDefault="00136E99" w:rsidP="00726FCC">
            <w:pPr>
              <w:jc w:val="left"/>
              <w:rPr>
                <w:lang w:eastAsia="en-US"/>
              </w:rPr>
            </w:pPr>
            <w:r w:rsidRPr="00BC3B05">
              <w:rPr>
                <w:highlight w:val="yellow"/>
                <w:lang w:eastAsia="en-US"/>
              </w:rPr>
              <w:t>(is WebView gebaseerd.)</w:t>
            </w:r>
          </w:p>
        </w:tc>
        <w:tc>
          <w:tcPr>
            <w:tcW w:w="4278" w:type="dxa"/>
          </w:tcPr>
          <w:p w14:paraId="28B93971" w14:textId="0AE87DEF" w:rsidR="00136E99" w:rsidRPr="00136E99" w:rsidRDefault="00136E99" w:rsidP="00C5544B">
            <w:pPr>
              <w:jc w:val="left"/>
              <w:rPr>
                <w:highlight w:val="yellow"/>
                <w:lang w:eastAsia="en-US"/>
              </w:rPr>
            </w:pPr>
            <w:r w:rsidRPr="00136E99">
              <w:rPr>
                <w:highlight w:val="yellow"/>
                <w:lang w:eastAsia="en-US"/>
              </w:rPr>
              <w:t xml:space="preserve">Gratis. Onder de Apache </w:t>
            </w:r>
            <w:r w:rsidR="00204E2C">
              <w:rPr>
                <w:highlight w:val="yellow"/>
                <w:lang w:eastAsia="en-US"/>
              </w:rPr>
              <w:t>licentie</w:t>
            </w:r>
            <w:r w:rsidRPr="00136E99">
              <w:rPr>
                <w:highlight w:val="yellow"/>
                <w:lang w:eastAsia="en-US"/>
              </w:rPr>
              <w:t xml:space="preserve"> versie 2.0. </w:t>
            </w:r>
            <w:sdt>
              <w:sdtPr>
                <w:rPr>
                  <w:highlight w:val="yellow"/>
                  <w:lang w:eastAsia="en-US"/>
                </w:rPr>
                <w:id w:val="1172830945"/>
                <w:citation/>
              </w:sdtPr>
              <w:sdtContent>
                <w:r w:rsidRPr="00136E99">
                  <w:rPr>
                    <w:highlight w:val="yellow"/>
                    <w:lang w:eastAsia="en-US"/>
                  </w:rPr>
                  <w:fldChar w:fldCharType="begin"/>
                </w:r>
                <w:r w:rsidRPr="00136E99">
                  <w:rPr>
                    <w:highlight w:val="yellow"/>
                    <w:lang w:eastAsia="en-US"/>
                  </w:rPr>
                  <w:instrText xml:space="preserve"> CITATION Lic182 \l 2067 </w:instrText>
                </w:r>
                <w:r w:rsidRPr="00136E99">
                  <w:rPr>
                    <w:highlight w:val="yellow"/>
                    <w:lang w:eastAsia="en-US"/>
                  </w:rPr>
                  <w:fldChar w:fldCharType="separate"/>
                </w:r>
                <w:r w:rsidR="00C736A7" w:rsidRPr="00C736A7">
                  <w:rPr>
                    <w:noProof/>
                    <w:highlight w:val="yellow"/>
                    <w:lang w:eastAsia="en-US"/>
                  </w:rPr>
                  <w:t>[39]</w:t>
                </w:r>
                <w:r w:rsidRPr="00136E99">
                  <w:rPr>
                    <w:highlight w:val="yellow"/>
                    <w:lang w:eastAsia="en-US"/>
                  </w:rPr>
                  <w:fldChar w:fldCharType="end"/>
                </w:r>
              </w:sdtContent>
            </w:sdt>
            <w:r w:rsidRPr="00136E99">
              <w:rPr>
                <w:highlight w:val="yellow"/>
                <w:lang w:eastAsia="en-US"/>
              </w:rPr>
              <w:br/>
              <w:t>Heeft platformen (Adobe PhoneGap, Ionic, …) gebaseerd op Apache Cordova die wel bepaalde kosten zullen vragen voor bepaalde features te kunnen gebruiken.</w:t>
            </w:r>
          </w:p>
        </w:tc>
      </w:tr>
    </w:tbl>
    <w:p w14:paraId="343D6393" w14:textId="72F70B98" w:rsidR="008A4841" w:rsidRDefault="008A4841" w:rsidP="00264241">
      <w:pPr>
        <w:rPr>
          <w:lang w:eastAsia="en-US"/>
        </w:rPr>
      </w:pPr>
    </w:p>
    <w:p w14:paraId="46EC0A8C" w14:textId="34E020DC" w:rsidR="003E2372" w:rsidRPr="003E2372" w:rsidRDefault="00053E6D" w:rsidP="00264241">
      <w:pPr>
        <w:rPr>
          <w:highlight w:val="yellow"/>
          <w:lang w:eastAsia="en-US"/>
        </w:rPr>
      </w:pPr>
      <w:r>
        <w:rPr>
          <w:lang w:eastAsia="en-US"/>
        </w:rPr>
        <w:t xml:space="preserve">Uit de programmeertalen </w:t>
      </w:r>
      <w:r w:rsidR="00EA7ADD">
        <w:rPr>
          <w:lang w:eastAsia="en-US"/>
        </w:rPr>
        <w:t>wordt niet veel uit gehaald</w:t>
      </w:r>
      <w:r w:rsidR="00DF54FA">
        <w:rPr>
          <w:lang w:eastAsia="en-US"/>
        </w:rPr>
        <w:t xml:space="preserve">. Hierbij is het belangrijk met welke talen iemand het meest ervaren is en is het eerder een keuze uit comfort en kennis. Wel is het boeiend te bespreken dat JSX, XAML en QML alle drie talen zijn die afgeleid zijn van een </w:t>
      </w:r>
      <w:r w:rsidR="00DF54FA" w:rsidRPr="003E2372">
        <w:rPr>
          <w:highlight w:val="yellow"/>
          <w:lang w:eastAsia="en-US"/>
        </w:rPr>
        <w:t>bekend alternatief</w:t>
      </w:r>
      <w:r w:rsidR="003E2372" w:rsidRPr="003E2372">
        <w:rPr>
          <w:highlight w:val="yellow"/>
          <w:lang w:eastAsia="en-US"/>
        </w:rPr>
        <w:t>:</w:t>
      </w:r>
    </w:p>
    <w:p w14:paraId="15595C09" w14:textId="7D6EE8A5" w:rsidR="003E2372" w:rsidRPr="003E2372" w:rsidRDefault="003E2372" w:rsidP="003E2372">
      <w:pPr>
        <w:pStyle w:val="Lijstalinea"/>
        <w:numPr>
          <w:ilvl w:val="0"/>
          <w:numId w:val="22"/>
        </w:numPr>
        <w:rPr>
          <w:highlight w:val="yellow"/>
        </w:rPr>
      </w:pPr>
      <w:r w:rsidRPr="003E2372">
        <w:rPr>
          <w:highlight w:val="yellow"/>
        </w:rPr>
        <w:t>JSX uit HTML</w:t>
      </w:r>
    </w:p>
    <w:p w14:paraId="22E00358" w14:textId="706062FC" w:rsidR="003E2372" w:rsidRPr="003E2372" w:rsidRDefault="003E2372" w:rsidP="003E2372">
      <w:pPr>
        <w:pStyle w:val="Lijstalinea"/>
        <w:numPr>
          <w:ilvl w:val="0"/>
          <w:numId w:val="22"/>
        </w:numPr>
        <w:rPr>
          <w:highlight w:val="yellow"/>
        </w:rPr>
      </w:pPr>
      <w:r w:rsidRPr="003E2372">
        <w:rPr>
          <w:highlight w:val="yellow"/>
        </w:rPr>
        <w:t>XAML uit XML</w:t>
      </w:r>
    </w:p>
    <w:p w14:paraId="094E2F97" w14:textId="77777777" w:rsidR="003E2372" w:rsidRPr="003E2372" w:rsidRDefault="003E2372" w:rsidP="003E2372">
      <w:pPr>
        <w:pStyle w:val="Lijstalinea"/>
        <w:numPr>
          <w:ilvl w:val="0"/>
          <w:numId w:val="22"/>
        </w:numPr>
        <w:rPr>
          <w:highlight w:val="yellow"/>
        </w:rPr>
      </w:pPr>
      <w:r w:rsidRPr="003E2372">
        <w:rPr>
          <w:highlight w:val="yellow"/>
        </w:rPr>
        <w:t>QML uit CSS</w:t>
      </w:r>
    </w:p>
    <w:p w14:paraId="0A84BB2F" w14:textId="4DA07B5F" w:rsidR="00053E6D" w:rsidRDefault="003E2372" w:rsidP="003E2372">
      <w:r>
        <w:t>T</w:t>
      </w:r>
      <w:r w:rsidR="00DF54FA">
        <w:t xml:space="preserve">och </w:t>
      </w:r>
      <w:r>
        <w:t xml:space="preserve">zijn zij </w:t>
      </w:r>
      <w:r w:rsidR="00DF54FA">
        <w:t xml:space="preserve">vrij specifiek gebouwd voor hun respectievelijke </w:t>
      </w:r>
      <w:r w:rsidR="008F75D4">
        <w:t>platformen</w:t>
      </w:r>
      <w:r w:rsidR="00DF54FA">
        <w:t xml:space="preserve">. </w:t>
      </w:r>
      <w:r w:rsidR="00C5544B">
        <w:t xml:space="preserve">Hierdoor </w:t>
      </w:r>
      <w:r w:rsidR="00B11BF2">
        <w:t>wordt geconcludeerd</w:t>
      </w:r>
      <w:r w:rsidR="00C5544B">
        <w:t xml:space="preserve"> dat de </w:t>
      </w:r>
      <w:r w:rsidR="00C5544B" w:rsidRPr="00D42714">
        <w:rPr>
          <w:highlight w:val="yellow"/>
        </w:rPr>
        <w:t xml:space="preserve">programmeertalen </w:t>
      </w:r>
      <w:r w:rsidR="00D42714" w:rsidRPr="00D42714">
        <w:rPr>
          <w:highlight w:val="yellow"/>
        </w:rPr>
        <w:t xml:space="preserve">enkel vanuit een persoonlijke voorkeur </w:t>
      </w:r>
      <w:r w:rsidR="00B04B4C">
        <w:rPr>
          <w:highlight w:val="yellow"/>
        </w:rPr>
        <w:t>een rol zal spelen</w:t>
      </w:r>
      <w:r w:rsidR="00C5544B">
        <w:t xml:space="preserve">, maar dat het enige platform zonder leercurve voor ervaren programmeurs </w:t>
      </w:r>
      <w:r w:rsidR="00C5544B" w:rsidRPr="001A012F">
        <w:t>Apache Cordova</w:t>
      </w:r>
      <w:r w:rsidR="00C5544B">
        <w:t xml:space="preserve"> zal zijn.</w:t>
      </w:r>
    </w:p>
    <w:p w14:paraId="4627EE5D" w14:textId="12B3907B" w:rsidR="00D42714" w:rsidRDefault="00D42714" w:rsidP="002F5A5E">
      <w:pPr>
        <w:keepLines/>
        <w:rPr>
          <w:lang w:eastAsia="en-US"/>
        </w:rPr>
      </w:pPr>
      <w:r>
        <w:rPr>
          <w:lang w:eastAsia="en-US"/>
        </w:rPr>
        <w:lastRenderedPageBreak/>
        <w:t xml:space="preserve">Als er dan bekeken wordt hoe de platformen hun UI rendert, dus hoe het zijn componenten gebruikt om een UI op het scherm te krijgen dan wordt opgemerkt dat zowel </w:t>
      </w:r>
      <w:r w:rsidRPr="001A012F">
        <w:rPr>
          <w:lang w:eastAsia="en-US"/>
        </w:rPr>
        <w:t>Xamarin</w:t>
      </w:r>
      <w:r>
        <w:rPr>
          <w:lang w:eastAsia="en-US"/>
        </w:rPr>
        <w:t xml:space="preserve"> als </w:t>
      </w:r>
      <w:r w:rsidRPr="001A012F">
        <w:rPr>
          <w:lang w:eastAsia="en-US"/>
        </w:rPr>
        <w:t>React</w:t>
      </w:r>
      <w:r w:rsidRPr="001A012F">
        <w:rPr>
          <w:b/>
          <w:lang w:eastAsia="en-US"/>
        </w:rPr>
        <w:t xml:space="preserve"> </w:t>
      </w:r>
      <w:r w:rsidRPr="001A012F">
        <w:rPr>
          <w:lang w:eastAsia="en-US"/>
        </w:rPr>
        <w:t>Native</w:t>
      </w:r>
      <w:r>
        <w:rPr>
          <w:lang w:eastAsia="en-US"/>
        </w:rPr>
        <w:t xml:space="preserve"> echt native UI-controllers hanteren. Dit betekent dat bij deze platformen de applicatie niet enkel Android/iOS aanvoelt, maar effectief is. Voor deze reden is er de voorkeur gegeven om deze twee platformen uit te diepen.</w:t>
      </w:r>
    </w:p>
    <w:p w14:paraId="02646303" w14:textId="45E88B62" w:rsidR="00C5544B" w:rsidRDefault="00C5544B" w:rsidP="00264241">
      <w:pPr>
        <w:rPr>
          <w:lang w:eastAsia="en-US"/>
        </w:rPr>
      </w:pPr>
      <w:r w:rsidRPr="00372BEC">
        <w:rPr>
          <w:highlight w:val="yellow"/>
          <w:lang w:eastAsia="en-US"/>
        </w:rPr>
        <w:t>Apache Cordova</w:t>
      </w:r>
      <w:r w:rsidR="00D42714" w:rsidRPr="00372BEC">
        <w:rPr>
          <w:highlight w:val="yellow"/>
          <w:lang w:eastAsia="en-US"/>
        </w:rPr>
        <w:t xml:space="preserve"> zal zijn applicatie starten door een WebView op te zetten die daarop dan zijn UI toont</w:t>
      </w:r>
      <w:r w:rsidRPr="00372BEC">
        <w:rPr>
          <w:highlight w:val="yellow"/>
          <w:lang w:eastAsia="en-US"/>
        </w:rPr>
        <w:t xml:space="preserve">. Voor alle andere platformen </w:t>
      </w:r>
      <w:r w:rsidR="00D42714" w:rsidRPr="00372BEC">
        <w:rPr>
          <w:highlight w:val="yellow"/>
          <w:lang w:eastAsia="en-US"/>
        </w:rPr>
        <w:t>zullen</w:t>
      </w:r>
      <w:r w:rsidRPr="00372BEC">
        <w:rPr>
          <w:highlight w:val="yellow"/>
          <w:lang w:eastAsia="en-US"/>
        </w:rPr>
        <w:t xml:space="preserve"> er effectief Android/iOS componenten aan te pas komen. Dit is een voordeel </w:t>
      </w:r>
      <w:r w:rsidR="00A1672C" w:rsidRPr="00372BEC">
        <w:rPr>
          <w:highlight w:val="yellow"/>
          <w:lang w:eastAsia="en-US"/>
        </w:rPr>
        <w:t xml:space="preserve">bij de </w:t>
      </w:r>
      <w:r w:rsidR="00A1672C" w:rsidRPr="00372BEC">
        <w:rPr>
          <w:i/>
          <w:highlight w:val="yellow"/>
          <w:lang w:eastAsia="en-US"/>
        </w:rPr>
        <w:t>look and feel</w:t>
      </w:r>
      <w:r w:rsidR="00A1672C" w:rsidRPr="00372BEC">
        <w:rPr>
          <w:highlight w:val="yellow"/>
          <w:lang w:eastAsia="en-US"/>
        </w:rPr>
        <w:t xml:space="preserve"> van de applicatie </w:t>
      </w:r>
      <w:r w:rsidR="00D13C4C" w:rsidRPr="00372BEC">
        <w:rPr>
          <w:highlight w:val="yellow"/>
          <w:lang w:eastAsia="en-US"/>
        </w:rPr>
        <w:t>aangezien</w:t>
      </w:r>
      <w:r w:rsidR="00A1672C" w:rsidRPr="00372BEC">
        <w:rPr>
          <w:highlight w:val="yellow"/>
          <w:lang w:eastAsia="en-US"/>
        </w:rPr>
        <w:t xml:space="preserve"> de applicaties ook eerder Android &amp; iOS zullen aanvoelen. </w:t>
      </w:r>
      <w:r w:rsidR="00D42714" w:rsidRPr="00372BEC">
        <w:rPr>
          <w:highlight w:val="yellow"/>
          <w:lang w:eastAsia="en-US"/>
        </w:rPr>
        <w:t>Deze eigenschap wordt theoretisch dan ook minder interessant verklaard.</w:t>
      </w:r>
    </w:p>
    <w:p w14:paraId="42087319" w14:textId="712DBE06" w:rsidR="001A012F" w:rsidRDefault="001A012F" w:rsidP="00264241">
      <w:pPr>
        <w:rPr>
          <w:lang w:eastAsia="en-US"/>
        </w:rPr>
      </w:pPr>
      <w:r>
        <w:rPr>
          <w:lang w:eastAsia="en-US"/>
        </w:rPr>
        <w:t xml:space="preserve">Het feit dat alles open source te vinden is, is een voordeel aan al deze cross-platform frameworks. </w:t>
      </w:r>
      <w:r w:rsidRPr="00372BEC">
        <w:rPr>
          <w:highlight w:val="yellow"/>
          <w:lang w:eastAsia="en-US"/>
        </w:rPr>
        <w:t>Maar het feit dat React Native al zijn features</w:t>
      </w:r>
      <w:r w:rsidR="00372BEC" w:rsidRPr="00372BEC">
        <w:rPr>
          <w:highlight w:val="yellow"/>
          <w:lang w:eastAsia="en-US"/>
        </w:rPr>
        <w:t xml:space="preserve"> onder een courante licentie</w:t>
      </w:r>
      <w:r w:rsidRPr="00372BEC">
        <w:rPr>
          <w:highlight w:val="yellow"/>
          <w:lang w:eastAsia="en-US"/>
        </w:rPr>
        <w:t xml:space="preserve"> gratis aanbiedt</w:t>
      </w:r>
      <w:r>
        <w:rPr>
          <w:lang w:eastAsia="en-US"/>
        </w:rPr>
        <w:t xml:space="preserve">, is één van de redenen dat deze het hoogste </w:t>
      </w:r>
      <w:r w:rsidR="00501E78">
        <w:rPr>
          <w:lang w:eastAsia="en-US"/>
        </w:rPr>
        <w:t>zal</w:t>
      </w:r>
      <w:r>
        <w:rPr>
          <w:lang w:eastAsia="en-US"/>
        </w:rPr>
        <w:t xml:space="preserve"> gerangschikt </w:t>
      </w:r>
      <w:r w:rsidR="00501E78">
        <w:rPr>
          <w:lang w:eastAsia="en-US"/>
        </w:rPr>
        <w:t xml:space="preserve">staan </w:t>
      </w:r>
      <w:r>
        <w:rPr>
          <w:lang w:eastAsia="en-US"/>
        </w:rPr>
        <w:t xml:space="preserve">op </w:t>
      </w:r>
      <w:r w:rsidR="00D42714">
        <w:rPr>
          <w:lang w:eastAsia="en-US"/>
        </w:rPr>
        <w:t>de</w:t>
      </w:r>
      <w:r w:rsidR="00CA3C13">
        <w:rPr>
          <w:lang w:eastAsia="en-US"/>
        </w:rPr>
        <w:t xml:space="preserve"> </w:t>
      </w:r>
      <w:r w:rsidR="00501E78">
        <w:rPr>
          <w:lang w:eastAsia="en-US"/>
        </w:rPr>
        <w:t xml:space="preserve">finale </w:t>
      </w:r>
      <w:r w:rsidR="00CA3C13">
        <w:rPr>
          <w:lang w:eastAsia="en-US"/>
        </w:rPr>
        <w:t>theoretische lijst</w:t>
      </w:r>
      <w:r w:rsidR="00372BEC">
        <w:rPr>
          <w:lang w:eastAsia="en-US"/>
        </w:rPr>
        <w:t>.</w:t>
      </w:r>
      <w:r w:rsidR="008F75D4">
        <w:rPr>
          <w:lang w:eastAsia="en-US"/>
        </w:rPr>
        <w:t xml:space="preserve"> </w:t>
      </w:r>
      <w:r w:rsidR="00372BEC">
        <w:rPr>
          <w:lang w:eastAsia="en-US"/>
        </w:rPr>
        <w:t>D</w:t>
      </w:r>
      <w:r w:rsidR="008F75D4">
        <w:rPr>
          <w:lang w:eastAsia="en-US"/>
        </w:rPr>
        <w:t>it</w:t>
      </w:r>
      <w:r w:rsidR="00372BEC">
        <w:rPr>
          <w:lang w:eastAsia="en-US"/>
        </w:rPr>
        <w:t xml:space="preserve"> zal</w:t>
      </w:r>
      <w:r w:rsidR="008F75D4">
        <w:rPr>
          <w:lang w:eastAsia="en-US"/>
        </w:rPr>
        <w:t xml:space="preserve"> zeer interessant zijn voor een bedrijf als Zappware, die ook aan de financiële kant </w:t>
      </w:r>
      <w:r w:rsidR="00372BEC">
        <w:rPr>
          <w:lang w:eastAsia="en-US"/>
        </w:rPr>
        <w:t xml:space="preserve">van development frameworks </w:t>
      </w:r>
      <w:r w:rsidR="008F75D4">
        <w:rPr>
          <w:lang w:eastAsia="en-US"/>
        </w:rPr>
        <w:t>moet denken.</w:t>
      </w:r>
    </w:p>
    <w:p w14:paraId="2E75A9FD" w14:textId="22246FD6" w:rsidR="008F75D4" w:rsidRDefault="008F75D4" w:rsidP="00264241">
      <w:pPr>
        <w:rPr>
          <w:lang w:eastAsia="en-US"/>
        </w:rPr>
      </w:pPr>
      <w:r>
        <w:rPr>
          <w:lang w:eastAsia="en-US"/>
        </w:rPr>
        <w:t xml:space="preserve">Als we al deze feiten opsommen dan </w:t>
      </w:r>
      <w:r w:rsidR="00B5756E">
        <w:rPr>
          <w:lang w:eastAsia="en-US"/>
        </w:rPr>
        <w:t>wordt bevestigd</w:t>
      </w:r>
      <w:r>
        <w:rPr>
          <w:lang w:eastAsia="en-US"/>
        </w:rPr>
        <w:t xml:space="preserve"> dat theoretisch gezien </w:t>
      </w:r>
      <w:r w:rsidRPr="008F75D4">
        <w:rPr>
          <w:b/>
          <w:lang w:eastAsia="en-US"/>
        </w:rPr>
        <w:t>React Native</w:t>
      </w:r>
      <w:r>
        <w:rPr>
          <w:lang w:eastAsia="en-US"/>
        </w:rPr>
        <w:t xml:space="preserve"> het boeiendste concept is van alle platformen. Met een combinatie van </w:t>
      </w:r>
      <w:r w:rsidR="007D5FFC">
        <w:rPr>
          <w:lang w:eastAsia="en-US"/>
        </w:rPr>
        <w:t>free-to-use</w:t>
      </w:r>
      <w:r>
        <w:rPr>
          <w:lang w:eastAsia="en-US"/>
        </w:rPr>
        <w:t xml:space="preserve">, native </w:t>
      </w:r>
      <w:r w:rsidR="003E2372">
        <w:rPr>
          <w:lang w:eastAsia="en-US"/>
        </w:rPr>
        <w:t>UI-controllers</w:t>
      </w:r>
      <w:r>
        <w:rPr>
          <w:lang w:eastAsia="en-US"/>
        </w:rPr>
        <w:t xml:space="preserve"> en een veelgebruikte bekende taal </w:t>
      </w:r>
      <w:r w:rsidR="00D13C4C">
        <w:rPr>
          <w:lang w:eastAsia="en-US"/>
        </w:rPr>
        <w:t>zit</w:t>
      </w:r>
      <w:r>
        <w:rPr>
          <w:lang w:eastAsia="en-US"/>
        </w:rPr>
        <w:t xml:space="preserve"> hierin het meeste potentieel</w:t>
      </w:r>
      <w:r w:rsidR="007D5FFC">
        <w:rPr>
          <w:lang w:eastAsia="en-US"/>
        </w:rPr>
        <w:t xml:space="preserve"> als de platformen vanuit een theoretische ooghoek </w:t>
      </w:r>
      <w:r w:rsidR="00B5756E">
        <w:rPr>
          <w:lang w:eastAsia="en-US"/>
        </w:rPr>
        <w:t>bekeken worden</w:t>
      </w:r>
      <w:r>
        <w:rPr>
          <w:lang w:eastAsia="en-US"/>
        </w:rPr>
        <w:t xml:space="preserve">. </w:t>
      </w:r>
    </w:p>
    <w:p w14:paraId="37B7FBBB" w14:textId="114FD50A" w:rsidR="008F75D4" w:rsidRDefault="008F75D4" w:rsidP="00264241">
      <w:pPr>
        <w:rPr>
          <w:lang w:eastAsia="en-US"/>
        </w:rPr>
      </w:pPr>
      <w:r>
        <w:rPr>
          <w:lang w:eastAsia="en-US"/>
        </w:rPr>
        <w:t xml:space="preserve">Eén van de belangrijkste onderdelen van </w:t>
      </w:r>
      <w:r w:rsidR="00B5756E">
        <w:rPr>
          <w:lang w:eastAsia="en-US"/>
        </w:rPr>
        <w:t>de</w:t>
      </w:r>
      <w:r>
        <w:rPr>
          <w:lang w:eastAsia="en-US"/>
        </w:rPr>
        <w:t xml:space="preserve"> criteria is de </w:t>
      </w:r>
      <w:r w:rsidRPr="008F75D4">
        <w:rPr>
          <w:i/>
          <w:lang w:eastAsia="en-US"/>
        </w:rPr>
        <w:t>look and feel</w:t>
      </w:r>
      <w:r>
        <w:rPr>
          <w:i/>
          <w:lang w:eastAsia="en-US"/>
        </w:rPr>
        <w:t xml:space="preserve">, </w:t>
      </w:r>
      <w:r>
        <w:rPr>
          <w:lang w:eastAsia="en-US"/>
        </w:rPr>
        <w:t xml:space="preserve">aangezien </w:t>
      </w:r>
      <w:r w:rsidRPr="008F75D4">
        <w:rPr>
          <w:b/>
          <w:lang w:eastAsia="en-US"/>
        </w:rPr>
        <w:t>Xamarin</w:t>
      </w:r>
      <w:r>
        <w:rPr>
          <w:b/>
          <w:lang w:eastAsia="en-US"/>
        </w:rPr>
        <w:t xml:space="preserve"> </w:t>
      </w:r>
      <w:r>
        <w:rPr>
          <w:lang w:eastAsia="en-US"/>
        </w:rPr>
        <w:t xml:space="preserve">eveneens de native </w:t>
      </w:r>
      <w:r w:rsidR="003E2372">
        <w:rPr>
          <w:lang w:eastAsia="en-US"/>
        </w:rPr>
        <w:t>UI-controllers</w:t>
      </w:r>
      <w:r>
        <w:rPr>
          <w:lang w:eastAsia="en-US"/>
        </w:rPr>
        <w:t xml:space="preserve"> gebruikt komt deze als 2</w:t>
      </w:r>
      <w:r w:rsidRPr="008F75D4">
        <w:rPr>
          <w:vertAlign w:val="superscript"/>
          <w:lang w:eastAsia="en-US"/>
        </w:rPr>
        <w:t>de</w:t>
      </w:r>
      <w:r>
        <w:rPr>
          <w:lang w:eastAsia="en-US"/>
        </w:rPr>
        <w:t xml:space="preserve"> </w:t>
      </w:r>
      <w:r w:rsidR="00B5756E">
        <w:rPr>
          <w:lang w:eastAsia="en-US"/>
        </w:rPr>
        <w:t xml:space="preserve">meest geschikte </w:t>
      </w:r>
      <w:r>
        <w:rPr>
          <w:lang w:eastAsia="en-US"/>
        </w:rPr>
        <w:t>crossplatform</w:t>
      </w:r>
      <w:r w:rsidR="007D5FFC">
        <w:rPr>
          <w:lang w:eastAsia="en-US"/>
        </w:rPr>
        <w:t xml:space="preserve"> </w:t>
      </w:r>
      <w:r>
        <w:rPr>
          <w:lang w:eastAsia="en-US"/>
        </w:rPr>
        <w:t>framework qua potentieel.</w:t>
      </w:r>
    </w:p>
    <w:p w14:paraId="2B322582" w14:textId="3DEA1C80" w:rsidR="008F75D4" w:rsidRPr="008F75D4" w:rsidRDefault="008F75D4" w:rsidP="00264241">
      <w:pPr>
        <w:rPr>
          <w:lang w:eastAsia="en-US"/>
        </w:rPr>
      </w:pPr>
      <w:r>
        <w:rPr>
          <w:lang w:eastAsia="en-US"/>
        </w:rPr>
        <w:t xml:space="preserve">Dan </w:t>
      </w:r>
      <w:r w:rsidR="00B5756E">
        <w:rPr>
          <w:lang w:eastAsia="en-US"/>
        </w:rPr>
        <w:t>blijft</w:t>
      </w:r>
      <w:r>
        <w:rPr>
          <w:lang w:eastAsia="en-US"/>
        </w:rPr>
        <w:t xml:space="preserve"> Qt en Apache Cordova over. Aangezien</w:t>
      </w:r>
      <w:r w:rsidR="007D5FFC">
        <w:rPr>
          <w:lang w:eastAsia="en-US"/>
        </w:rPr>
        <w:t xml:space="preserve"> </w:t>
      </w:r>
      <w:r w:rsidR="007D5FFC" w:rsidRPr="007D5FFC">
        <w:rPr>
          <w:b/>
          <w:lang w:eastAsia="en-US"/>
        </w:rPr>
        <w:t>Qt</w:t>
      </w:r>
      <w:r w:rsidR="007D5FFC">
        <w:rPr>
          <w:lang w:eastAsia="en-US"/>
        </w:rPr>
        <w:t xml:space="preserve"> geen WebView gebruikt om zijn UI op te renderen, </w:t>
      </w:r>
      <w:r w:rsidR="00D13C4C">
        <w:rPr>
          <w:lang w:eastAsia="en-US"/>
        </w:rPr>
        <w:t>gaan we hieraan toch de voorkeur geven ten nadele van</w:t>
      </w:r>
      <w:r w:rsidR="007D5FFC">
        <w:rPr>
          <w:lang w:eastAsia="en-US"/>
        </w:rPr>
        <w:t xml:space="preserve"> </w:t>
      </w:r>
      <w:r w:rsidR="007D5FFC" w:rsidRPr="007D5FFC">
        <w:rPr>
          <w:b/>
          <w:lang w:eastAsia="en-US"/>
        </w:rPr>
        <w:t>Apache Cordova</w:t>
      </w:r>
      <w:r w:rsidR="007D5FFC">
        <w:rPr>
          <w:lang w:eastAsia="en-US"/>
        </w:rPr>
        <w:t>. Door</w:t>
      </w:r>
      <w:r w:rsidR="00B5756E">
        <w:rPr>
          <w:lang w:eastAsia="en-US"/>
        </w:rPr>
        <w:t xml:space="preserve"> tijdsgebrek zal niet alles geïmplementeerd kunnen worden, hierdoor zullen deze laatste twee applicaties niet effectief gebouwd worden</w:t>
      </w:r>
      <w:r w:rsidR="007D5FFC">
        <w:rPr>
          <w:lang w:eastAsia="en-US"/>
        </w:rPr>
        <w:t xml:space="preserve">. Deels omdat </w:t>
      </w:r>
      <w:r w:rsidR="00B5756E">
        <w:rPr>
          <w:lang w:eastAsia="en-US"/>
        </w:rPr>
        <w:t>er al</w:t>
      </w:r>
      <w:r w:rsidR="007D5FFC">
        <w:rPr>
          <w:lang w:eastAsia="en-US"/>
        </w:rPr>
        <w:t xml:space="preserve"> ervaring </w:t>
      </w:r>
      <w:r w:rsidR="00B5756E">
        <w:rPr>
          <w:lang w:eastAsia="en-US"/>
        </w:rPr>
        <w:t>was</w:t>
      </w:r>
      <w:r w:rsidR="007D5FFC">
        <w:rPr>
          <w:lang w:eastAsia="en-US"/>
        </w:rPr>
        <w:t xml:space="preserve"> opgedaan met Qt in het vorige jaar en daaruit is gebleken dat dit platform toch geen ideaal cross-platform bleek</w:t>
      </w:r>
      <w:r w:rsidR="00D13C4C">
        <w:rPr>
          <w:lang w:eastAsia="en-US"/>
        </w:rPr>
        <w:t xml:space="preserve"> waarbij de </w:t>
      </w:r>
      <w:r w:rsidR="00D13C4C" w:rsidRPr="00D13C4C">
        <w:rPr>
          <w:i/>
          <w:lang w:eastAsia="en-US"/>
        </w:rPr>
        <w:t>look and feel</w:t>
      </w:r>
      <w:r w:rsidR="00D13C4C">
        <w:rPr>
          <w:lang w:eastAsia="en-US"/>
        </w:rPr>
        <w:t xml:space="preserve"> van geïmplementeerde applicaties toch </w:t>
      </w:r>
      <w:r w:rsidR="003E2372">
        <w:rPr>
          <w:lang w:eastAsia="en-US"/>
        </w:rPr>
        <w:t>tekortkwam</w:t>
      </w:r>
      <w:r w:rsidR="00D13C4C">
        <w:rPr>
          <w:lang w:eastAsia="en-US"/>
        </w:rPr>
        <w:t>.</w:t>
      </w:r>
    </w:p>
    <w:p w14:paraId="326BA858" w14:textId="76F8A452" w:rsidR="00577961" w:rsidRPr="008A1146" w:rsidRDefault="00577961" w:rsidP="00FC34E6">
      <w:pPr>
        <w:pStyle w:val="Kop3"/>
        <w:rPr>
          <w:highlight w:val="yellow"/>
          <w:lang w:eastAsia="en-US"/>
        </w:rPr>
      </w:pPr>
      <w:bookmarkStart w:id="79" w:name="_Toc514532492"/>
      <w:r w:rsidRPr="008A1146">
        <w:rPr>
          <w:highlight w:val="yellow"/>
          <w:lang w:eastAsia="en-US"/>
        </w:rPr>
        <w:t>Tool</w:t>
      </w:r>
      <w:r w:rsidR="00680856">
        <w:rPr>
          <w:highlight w:val="yellow"/>
          <w:lang w:eastAsia="en-US"/>
        </w:rPr>
        <w:t>s</w:t>
      </w:r>
      <w:bookmarkEnd w:id="79"/>
    </w:p>
    <w:p w14:paraId="2C5508A6" w14:textId="6326558C" w:rsidR="00131338" w:rsidRPr="008A1146" w:rsidRDefault="00131338" w:rsidP="00131338">
      <w:pPr>
        <w:rPr>
          <w:highlight w:val="yellow"/>
          <w:lang w:eastAsia="en-US"/>
        </w:rPr>
      </w:pPr>
      <w:r w:rsidRPr="008A1146">
        <w:rPr>
          <w:highlight w:val="yellow"/>
          <w:lang w:eastAsia="en-US"/>
        </w:rPr>
        <w:t>Om de praktische controles ui</w:t>
      </w:r>
      <w:r w:rsidR="00E760F9">
        <w:rPr>
          <w:highlight w:val="yellow"/>
          <w:lang w:eastAsia="en-US"/>
        </w:rPr>
        <w:t xml:space="preserve">t </w:t>
      </w:r>
      <w:r w:rsidRPr="008A1146">
        <w:rPr>
          <w:highlight w:val="yellow"/>
          <w:lang w:eastAsia="en-US"/>
        </w:rPr>
        <w:t xml:space="preserve">te voeren wordt er gebruik gemaakt van een </w:t>
      </w:r>
      <w:r w:rsidR="00431E09">
        <w:rPr>
          <w:highlight w:val="yellow"/>
          <w:lang w:eastAsia="en-US"/>
        </w:rPr>
        <w:t>aantal</w:t>
      </w:r>
      <w:r w:rsidRPr="008A1146">
        <w:rPr>
          <w:highlight w:val="yellow"/>
          <w:lang w:eastAsia="en-US"/>
        </w:rPr>
        <w:t xml:space="preserve"> tool</w:t>
      </w:r>
      <w:r w:rsidR="00431E09">
        <w:rPr>
          <w:highlight w:val="yellow"/>
          <w:lang w:eastAsia="en-US"/>
        </w:rPr>
        <w:t>s</w:t>
      </w:r>
      <w:r w:rsidRPr="008A1146">
        <w:rPr>
          <w:highlight w:val="yellow"/>
          <w:lang w:eastAsia="en-US"/>
        </w:rPr>
        <w:t xml:space="preserve">. Deze </w:t>
      </w:r>
      <w:r w:rsidR="007A61F6" w:rsidRPr="008A1146">
        <w:rPr>
          <w:highlight w:val="yellow"/>
          <w:lang w:eastAsia="en-US"/>
        </w:rPr>
        <w:t>z</w:t>
      </w:r>
      <w:r w:rsidR="00431E09">
        <w:rPr>
          <w:highlight w:val="yellow"/>
          <w:lang w:eastAsia="en-US"/>
        </w:rPr>
        <w:t>ullen</w:t>
      </w:r>
      <w:r w:rsidRPr="008A1146">
        <w:rPr>
          <w:highlight w:val="yellow"/>
          <w:lang w:eastAsia="en-US"/>
        </w:rPr>
        <w:t xml:space="preserve"> helpen bij </w:t>
      </w:r>
      <w:r w:rsidR="000324FA" w:rsidRPr="008A1146">
        <w:rPr>
          <w:highlight w:val="yellow"/>
          <w:lang w:eastAsia="en-US"/>
        </w:rPr>
        <w:t xml:space="preserve">het vergelijken in termen van performantie. Eerst </w:t>
      </w:r>
      <w:r w:rsidR="00431E09">
        <w:rPr>
          <w:highlight w:val="yellow"/>
          <w:lang w:eastAsia="en-US"/>
        </w:rPr>
        <w:t>worden</w:t>
      </w:r>
      <w:r w:rsidR="000324FA" w:rsidRPr="008A1146">
        <w:rPr>
          <w:highlight w:val="yellow"/>
          <w:lang w:eastAsia="en-US"/>
        </w:rPr>
        <w:t xml:space="preserve"> deze besproken</w:t>
      </w:r>
      <w:r w:rsidR="00CD55A0" w:rsidRPr="008A1146">
        <w:rPr>
          <w:highlight w:val="yellow"/>
          <w:lang w:eastAsia="en-US"/>
        </w:rPr>
        <w:t xml:space="preserve"> in het algemeen</w:t>
      </w:r>
      <w:r w:rsidR="00690F84" w:rsidRPr="008A1146">
        <w:rPr>
          <w:highlight w:val="yellow"/>
          <w:lang w:eastAsia="en-US"/>
        </w:rPr>
        <w:t xml:space="preserve">. Hierna </w:t>
      </w:r>
      <w:r w:rsidR="00550A0B" w:rsidRPr="008A1146">
        <w:rPr>
          <w:highlight w:val="yellow"/>
          <w:lang w:eastAsia="en-US"/>
        </w:rPr>
        <w:t>zal</w:t>
      </w:r>
      <w:r w:rsidR="00690F84" w:rsidRPr="008A1146">
        <w:rPr>
          <w:highlight w:val="yellow"/>
          <w:lang w:eastAsia="en-US"/>
        </w:rPr>
        <w:t xml:space="preserve"> </w:t>
      </w:r>
      <w:r w:rsidR="00550A0B" w:rsidRPr="008A1146">
        <w:rPr>
          <w:highlight w:val="yellow"/>
          <w:lang w:eastAsia="en-US"/>
        </w:rPr>
        <w:t>er</w:t>
      </w:r>
      <w:r w:rsidR="00690F84" w:rsidRPr="008A1146">
        <w:rPr>
          <w:highlight w:val="yellow"/>
          <w:lang w:eastAsia="en-US"/>
        </w:rPr>
        <w:t xml:space="preserve"> naar </w:t>
      </w:r>
      <w:r w:rsidR="00431E09">
        <w:rPr>
          <w:highlight w:val="yellow"/>
          <w:lang w:eastAsia="en-US"/>
        </w:rPr>
        <w:t>deze</w:t>
      </w:r>
      <w:r w:rsidR="00690F84" w:rsidRPr="008A1146">
        <w:rPr>
          <w:highlight w:val="yellow"/>
          <w:lang w:eastAsia="en-US"/>
        </w:rPr>
        <w:t xml:space="preserve"> hulpmiddel</w:t>
      </w:r>
      <w:r w:rsidR="00431E09">
        <w:rPr>
          <w:highlight w:val="yellow"/>
          <w:lang w:eastAsia="en-US"/>
        </w:rPr>
        <w:t>en</w:t>
      </w:r>
      <w:r w:rsidR="00690F84" w:rsidRPr="008A1146">
        <w:rPr>
          <w:highlight w:val="yellow"/>
          <w:lang w:eastAsia="en-US"/>
        </w:rPr>
        <w:t xml:space="preserve"> </w:t>
      </w:r>
      <w:r w:rsidR="00781C0D" w:rsidRPr="008A1146">
        <w:rPr>
          <w:highlight w:val="yellow"/>
          <w:lang w:eastAsia="en-US"/>
        </w:rPr>
        <w:t>verwezen worden</w:t>
      </w:r>
      <w:r w:rsidR="00690F84" w:rsidRPr="008A1146">
        <w:rPr>
          <w:highlight w:val="yellow"/>
          <w:lang w:eastAsia="en-US"/>
        </w:rPr>
        <w:t xml:space="preserve"> </w:t>
      </w:r>
      <w:r w:rsidR="0068023D" w:rsidRPr="008A1146">
        <w:rPr>
          <w:highlight w:val="yellow"/>
          <w:lang w:eastAsia="en-US"/>
        </w:rPr>
        <w:t xml:space="preserve">wanneer </w:t>
      </w:r>
      <w:r w:rsidR="00431E09">
        <w:rPr>
          <w:highlight w:val="yellow"/>
          <w:lang w:eastAsia="en-US"/>
        </w:rPr>
        <w:t>ze</w:t>
      </w:r>
      <w:r w:rsidR="0068023D" w:rsidRPr="008A1146">
        <w:rPr>
          <w:highlight w:val="yellow"/>
          <w:lang w:eastAsia="en-US"/>
        </w:rPr>
        <w:t xml:space="preserve"> in</w:t>
      </w:r>
      <w:r w:rsidR="00690F84" w:rsidRPr="008A1146">
        <w:rPr>
          <w:highlight w:val="yellow"/>
          <w:lang w:eastAsia="en-US"/>
        </w:rPr>
        <w:t xml:space="preserve"> het proces </w:t>
      </w:r>
      <w:r w:rsidR="007A61F6" w:rsidRPr="008A1146">
        <w:rPr>
          <w:highlight w:val="yellow"/>
          <w:lang w:eastAsia="en-US"/>
        </w:rPr>
        <w:t>werd</w:t>
      </w:r>
      <w:r w:rsidR="00690F84" w:rsidRPr="008A1146">
        <w:rPr>
          <w:highlight w:val="yellow"/>
          <w:lang w:eastAsia="en-US"/>
        </w:rPr>
        <w:t xml:space="preserve"> </w:t>
      </w:r>
      <w:r w:rsidR="00781C0D" w:rsidRPr="008A1146">
        <w:rPr>
          <w:highlight w:val="yellow"/>
          <w:lang w:eastAsia="en-US"/>
        </w:rPr>
        <w:t>toegepast</w:t>
      </w:r>
      <w:r w:rsidR="00690F84" w:rsidRPr="008A1146">
        <w:rPr>
          <w:highlight w:val="yellow"/>
          <w:lang w:eastAsia="en-US"/>
        </w:rPr>
        <w:t>.</w:t>
      </w:r>
    </w:p>
    <w:p w14:paraId="5991A481" w14:textId="32CB757A" w:rsidR="00460BC9" w:rsidRPr="008A1146" w:rsidRDefault="00577961" w:rsidP="00460BC9">
      <w:pPr>
        <w:pStyle w:val="Kop4"/>
        <w:rPr>
          <w:highlight w:val="yellow"/>
          <w:lang w:eastAsia="en-US"/>
        </w:rPr>
      </w:pPr>
      <w:r w:rsidRPr="008A1146">
        <w:rPr>
          <w:highlight w:val="yellow"/>
          <w:lang w:eastAsia="en-US"/>
        </w:rPr>
        <w:t>T</w:t>
      </w:r>
      <w:r w:rsidR="003C01F8" w:rsidRPr="008A1146">
        <w:rPr>
          <w:highlight w:val="yellow"/>
          <w:lang w:eastAsia="en-US"/>
        </w:rPr>
        <w:t>estobject</w:t>
      </w:r>
    </w:p>
    <w:p w14:paraId="62A9B2A9" w14:textId="6791782F" w:rsidR="006770E3" w:rsidRPr="008A1146" w:rsidRDefault="00DE220B" w:rsidP="003C01F8">
      <w:pPr>
        <w:rPr>
          <w:highlight w:val="yellow"/>
          <w:lang w:eastAsia="en-US"/>
        </w:rPr>
      </w:pPr>
      <w:r w:rsidRPr="008A1146">
        <w:rPr>
          <w:highlight w:val="yellow"/>
          <w:lang w:eastAsia="en-US"/>
        </w:rPr>
        <w:t>Www.testobject.com</w:t>
      </w:r>
      <w:r w:rsidR="003C01F8" w:rsidRPr="008A1146">
        <w:rPr>
          <w:highlight w:val="yellow"/>
          <w:lang w:eastAsia="en-US"/>
        </w:rPr>
        <w:t xml:space="preserve"> is een</w:t>
      </w:r>
      <w:r w:rsidR="00182827" w:rsidRPr="008A1146">
        <w:rPr>
          <w:highlight w:val="yellow"/>
          <w:lang w:eastAsia="en-US"/>
        </w:rPr>
        <w:t xml:space="preserve"> online</w:t>
      </w:r>
      <w:r w:rsidR="003C01F8" w:rsidRPr="008A1146">
        <w:rPr>
          <w:highlight w:val="yellow"/>
          <w:lang w:eastAsia="en-US"/>
        </w:rPr>
        <w:t xml:space="preserve"> test-API die via een cloud verzekert dat de Android </w:t>
      </w:r>
      <w:r w:rsidR="002744A1" w:rsidRPr="008A1146">
        <w:rPr>
          <w:highlight w:val="yellow"/>
          <w:lang w:eastAsia="en-US"/>
        </w:rPr>
        <w:t xml:space="preserve">of iOS </w:t>
      </w:r>
      <w:r w:rsidR="003C01F8" w:rsidRPr="008A1146">
        <w:rPr>
          <w:highlight w:val="yellow"/>
          <w:lang w:eastAsia="en-US"/>
        </w:rPr>
        <w:t xml:space="preserve">applicaties die </w:t>
      </w:r>
      <w:r w:rsidR="00900D19" w:rsidRPr="008A1146">
        <w:rPr>
          <w:highlight w:val="yellow"/>
          <w:lang w:eastAsia="en-US"/>
        </w:rPr>
        <w:t xml:space="preserve">je </w:t>
      </w:r>
      <w:r w:rsidR="003C01F8" w:rsidRPr="008A1146">
        <w:rPr>
          <w:highlight w:val="yellow"/>
          <w:lang w:eastAsia="en-US"/>
        </w:rPr>
        <w:t xml:space="preserve">ontwikkeld </w:t>
      </w:r>
      <w:r w:rsidR="00900D19" w:rsidRPr="008A1146">
        <w:rPr>
          <w:highlight w:val="yellow"/>
          <w:lang w:eastAsia="en-US"/>
        </w:rPr>
        <w:t>hebt</w:t>
      </w:r>
      <w:r w:rsidR="003C01F8" w:rsidRPr="008A1146">
        <w:rPr>
          <w:highlight w:val="yellow"/>
          <w:lang w:eastAsia="en-US"/>
        </w:rPr>
        <w:t>, vlot werken op een bereik van verschillende devices.</w:t>
      </w:r>
      <w:r w:rsidR="00CD12CB" w:rsidRPr="008A1146">
        <w:rPr>
          <w:highlight w:val="yellow"/>
          <w:lang w:eastAsia="en-US"/>
        </w:rPr>
        <w:t xml:space="preserve"> </w:t>
      </w:r>
      <w:r w:rsidR="006770E3" w:rsidRPr="008A1146">
        <w:rPr>
          <w:highlight w:val="yellow"/>
          <w:lang w:eastAsia="en-US"/>
        </w:rPr>
        <w:t>Ontwikkeld door een Amerikaans</w:t>
      </w:r>
      <w:r w:rsidR="0053506D" w:rsidRPr="008A1146">
        <w:rPr>
          <w:highlight w:val="yellow"/>
          <w:lang w:eastAsia="en-US"/>
        </w:rPr>
        <w:t xml:space="preserve"> bedrijf genaamd Sauce Labs</w:t>
      </w:r>
      <w:r w:rsidR="0068622D" w:rsidRPr="008A1146">
        <w:rPr>
          <w:highlight w:val="yellow"/>
          <w:lang w:eastAsia="en-US"/>
        </w:rPr>
        <w:t xml:space="preserve">, die eerder al implementaties van </w:t>
      </w:r>
      <w:r w:rsidR="00403AA2" w:rsidRPr="008A1146">
        <w:rPr>
          <w:highlight w:val="yellow"/>
          <w:lang w:eastAsia="en-US"/>
        </w:rPr>
        <w:t>cloud-hosted, web en mobiele applicaties</w:t>
      </w:r>
      <w:r w:rsidR="00952476" w:rsidRPr="008A1146">
        <w:rPr>
          <w:highlight w:val="yellow"/>
          <w:lang w:eastAsia="en-US"/>
        </w:rPr>
        <w:t xml:space="preserve"> test</w:t>
      </w:r>
      <w:r w:rsidR="001D4BED" w:rsidRPr="008A1146">
        <w:rPr>
          <w:highlight w:val="yellow"/>
          <w:lang w:eastAsia="en-US"/>
        </w:rPr>
        <w:t>s</w:t>
      </w:r>
      <w:r w:rsidR="00952476" w:rsidRPr="008A1146">
        <w:rPr>
          <w:highlight w:val="yellow"/>
          <w:lang w:eastAsia="en-US"/>
        </w:rPr>
        <w:t xml:space="preserve"> automatiseerden.</w:t>
      </w:r>
      <w:r w:rsidR="002E3363" w:rsidRPr="008A1146">
        <w:rPr>
          <w:highlight w:val="yellow"/>
          <w:lang w:eastAsia="en-US"/>
        </w:rPr>
        <w:t xml:space="preserve"> De feature </w:t>
      </w:r>
      <w:r w:rsidR="009D333D" w:rsidRPr="008A1146">
        <w:rPr>
          <w:highlight w:val="yellow"/>
          <w:lang w:eastAsia="en-US"/>
        </w:rPr>
        <w:t xml:space="preserve">is tegen betaling, maar heeft een open-source project </w:t>
      </w:r>
      <w:r w:rsidR="00DE63B3" w:rsidRPr="008A1146">
        <w:rPr>
          <w:highlight w:val="yellow"/>
          <w:lang w:eastAsia="en-US"/>
        </w:rPr>
        <w:t>genaamd Open Sauce en een gratis trial voor nieuwe gebruikers.</w:t>
      </w:r>
      <w:r w:rsidR="00CE64F2" w:rsidRPr="008A1146">
        <w:rPr>
          <w:highlight w:val="yellow"/>
          <w:lang w:eastAsia="en-US"/>
        </w:rPr>
        <w:t xml:space="preserve"> </w:t>
      </w:r>
      <w:sdt>
        <w:sdtPr>
          <w:rPr>
            <w:highlight w:val="yellow"/>
            <w:lang w:eastAsia="en-US"/>
          </w:rPr>
          <w:id w:val="765262230"/>
          <w:citation/>
        </w:sdtPr>
        <w:sdtContent>
          <w:r w:rsidR="00FE6E56">
            <w:rPr>
              <w:highlight w:val="yellow"/>
              <w:lang w:eastAsia="en-US"/>
            </w:rPr>
            <w:fldChar w:fldCharType="begin"/>
          </w:r>
          <w:r w:rsidR="00FE6E56">
            <w:rPr>
              <w:highlight w:val="yellow"/>
              <w:lang w:eastAsia="en-US"/>
            </w:rPr>
            <w:instrText xml:space="preserve"> CITATION Ope181 \l 2067 </w:instrText>
          </w:r>
          <w:r w:rsidR="00FE6E56">
            <w:rPr>
              <w:highlight w:val="yellow"/>
              <w:lang w:eastAsia="en-US"/>
            </w:rPr>
            <w:fldChar w:fldCharType="separate"/>
          </w:r>
          <w:r w:rsidR="00C736A7" w:rsidRPr="00C736A7">
            <w:rPr>
              <w:noProof/>
              <w:highlight w:val="yellow"/>
              <w:lang w:eastAsia="en-US"/>
            </w:rPr>
            <w:t>[40]</w:t>
          </w:r>
          <w:r w:rsidR="00FE6E56">
            <w:rPr>
              <w:highlight w:val="yellow"/>
              <w:lang w:eastAsia="en-US"/>
            </w:rPr>
            <w:fldChar w:fldCharType="end"/>
          </w:r>
        </w:sdtContent>
      </w:sdt>
    </w:p>
    <w:p w14:paraId="24A65CA4" w14:textId="5DA17D30" w:rsidR="00B949B5" w:rsidRPr="008A1146" w:rsidRDefault="00DE220B" w:rsidP="002F5A5E">
      <w:pPr>
        <w:keepLines/>
        <w:rPr>
          <w:highlight w:val="yellow"/>
          <w:lang w:eastAsia="en-US"/>
        </w:rPr>
      </w:pPr>
      <w:r>
        <w:rPr>
          <w:highlight w:val="yellow"/>
          <w:lang w:eastAsia="en-US"/>
        </w:rPr>
        <w:lastRenderedPageBreak/>
        <w:t xml:space="preserve">Deze gecreëerde </w:t>
      </w:r>
      <w:r w:rsidR="00CB03CB" w:rsidRPr="008A1146">
        <w:rPr>
          <w:highlight w:val="yellow"/>
          <w:lang w:eastAsia="en-US"/>
        </w:rPr>
        <w:t>.</w:t>
      </w:r>
      <w:r>
        <w:rPr>
          <w:highlight w:val="yellow"/>
          <w:lang w:eastAsia="en-US"/>
        </w:rPr>
        <w:t>apk</w:t>
      </w:r>
      <w:r w:rsidR="00C85199" w:rsidRPr="008A1146">
        <w:rPr>
          <w:highlight w:val="yellow"/>
          <w:lang w:eastAsia="en-US"/>
        </w:rPr>
        <w:t xml:space="preserve"> of </w:t>
      </w:r>
      <w:r w:rsidR="00CB03CB" w:rsidRPr="008A1146">
        <w:rPr>
          <w:highlight w:val="yellow"/>
          <w:lang w:eastAsia="en-US"/>
        </w:rPr>
        <w:t>.</w:t>
      </w:r>
      <w:r>
        <w:rPr>
          <w:highlight w:val="yellow"/>
          <w:lang w:eastAsia="en-US"/>
        </w:rPr>
        <w:t>ipa</w:t>
      </w:r>
      <w:r w:rsidR="00C85199" w:rsidRPr="008A1146">
        <w:rPr>
          <w:highlight w:val="yellow"/>
          <w:lang w:eastAsia="en-US"/>
        </w:rPr>
        <w:t xml:space="preserve"> files, respectievelijk voor Android en iOS, wordt geüpload op de cloud.</w:t>
      </w:r>
      <w:r w:rsidR="00F2673C" w:rsidRPr="008A1146">
        <w:rPr>
          <w:highlight w:val="yellow"/>
          <w:lang w:eastAsia="en-US"/>
        </w:rPr>
        <w:t xml:space="preserve"> Deze </w:t>
      </w:r>
      <w:r w:rsidR="00CB03CB" w:rsidRPr="008A1146">
        <w:rPr>
          <w:highlight w:val="yellow"/>
          <w:lang w:eastAsia="en-US"/>
        </w:rPr>
        <w:t>bestanden zullen</w:t>
      </w:r>
      <w:r w:rsidR="00C85199" w:rsidRPr="008A1146">
        <w:rPr>
          <w:highlight w:val="yellow"/>
          <w:lang w:eastAsia="en-US"/>
        </w:rPr>
        <w:t xml:space="preserve"> </w:t>
      </w:r>
      <w:r w:rsidR="00CB03CB" w:rsidRPr="008A1146">
        <w:rPr>
          <w:highlight w:val="yellow"/>
          <w:lang w:eastAsia="en-US"/>
        </w:rPr>
        <w:t>dan door een geautomatiseerd test</w:t>
      </w:r>
      <w:r w:rsidR="007E2C6C" w:rsidRPr="008A1146">
        <w:rPr>
          <w:highlight w:val="yellow"/>
          <w:lang w:eastAsia="en-US"/>
        </w:rPr>
        <w:t>omgeving beoordeeld worden. De resultaten</w:t>
      </w:r>
      <w:r w:rsidR="00FC1E19" w:rsidRPr="008A1146">
        <w:rPr>
          <w:highlight w:val="yellow"/>
          <w:lang w:eastAsia="en-US"/>
        </w:rPr>
        <w:t xml:space="preserve"> </w:t>
      </w:r>
      <w:r w:rsidR="00F2673C" w:rsidRPr="008A1146">
        <w:rPr>
          <w:highlight w:val="yellow"/>
          <w:lang w:eastAsia="en-US"/>
        </w:rPr>
        <w:t xml:space="preserve">die Testobject aanbiedt </w:t>
      </w:r>
      <w:r w:rsidR="00FC1E19" w:rsidRPr="008A1146">
        <w:rPr>
          <w:highlight w:val="yellow"/>
          <w:lang w:eastAsia="en-US"/>
        </w:rPr>
        <w:t>bestaa</w:t>
      </w:r>
      <w:r w:rsidR="00F2673C" w:rsidRPr="008A1146">
        <w:rPr>
          <w:highlight w:val="yellow"/>
          <w:lang w:eastAsia="en-US"/>
        </w:rPr>
        <w:t>n</w:t>
      </w:r>
      <w:r w:rsidR="00FC1E19" w:rsidRPr="008A1146">
        <w:rPr>
          <w:highlight w:val="yellow"/>
          <w:lang w:eastAsia="en-US"/>
        </w:rPr>
        <w:t xml:space="preserve"> uit</w:t>
      </w:r>
      <w:r w:rsidR="000C54EC" w:rsidRPr="008A1146">
        <w:rPr>
          <w:highlight w:val="yellow"/>
          <w:lang w:eastAsia="en-US"/>
        </w:rPr>
        <w:t xml:space="preserve"> onder andere</w:t>
      </w:r>
      <w:r w:rsidR="00FC1E19" w:rsidRPr="008A1146">
        <w:rPr>
          <w:highlight w:val="yellow"/>
          <w:lang w:eastAsia="en-US"/>
        </w:rPr>
        <w:t xml:space="preserve"> crash rapporten, kwaliteitsrapporten en </w:t>
      </w:r>
      <w:r w:rsidR="000C54EC" w:rsidRPr="008A1146">
        <w:rPr>
          <w:highlight w:val="yellow"/>
          <w:lang w:eastAsia="en-US"/>
        </w:rPr>
        <w:t>manuele tests</w:t>
      </w:r>
      <w:r w:rsidR="002D04A8" w:rsidRPr="008A1146">
        <w:rPr>
          <w:highlight w:val="yellow"/>
          <w:lang w:eastAsia="en-US"/>
        </w:rPr>
        <w:t>.</w:t>
      </w:r>
      <w:r w:rsidR="00271EF4" w:rsidRPr="008A1146">
        <w:rPr>
          <w:highlight w:val="yellow"/>
          <w:lang w:eastAsia="en-US"/>
        </w:rPr>
        <w:t xml:space="preserve"> </w:t>
      </w:r>
      <w:r w:rsidR="000C54EC" w:rsidRPr="008A1146">
        <w:rPr>
          <w:highlight w:val="yellow"/>
          <w:lang w:eastAsia="en-US"/>
        </w:rPr>
        <w:t xml:space="preserve"> </w:t>
      </w:r>
    </w:p>
    <w:p w14:paraId="30FFEB5C" w14:textId="6A7E3B7C" w:rsidR="00577961" w:rsidRDefault="00271EF4" w:rsidP="00577961">
      <w:pPr>
        <w:rPr>
          <w:highlight w:val="yellow"/>
          <w:lang w:eastAsia="en-US"/>
        </w:rPr>
      </w:pPr>
      <w:r w:rsidRPr="008A1146">
        <w:rPr>
          <w:highlight w:val="yellow"/>
          <w:lang w:eastAsia="en-US"/>
        </w:rPr>
        <w:t xml:space="preserve">Deze rapporten </w:t>
      </w:r>
      <w:r w:rsidR="00DF1B6B" w:rsidRPr="008A1146">
        <w:rPr>
          <w:highlight w:val="yellow"/>
          <w:lang w:eastAsia="en-US"/>
        </w:rPr>
        <w:t xml:space="preserve">zullen in de vorm van logs gegeven worden, waarbij </w:t>
      </w:r>
      <w:r w:rsidR="00B949B5" w:rsidRPr="008A1146">
        <w:rPr>
          <w:highlight w:val="yellow"/>
          <w:lang w:eastAsia="en-US"/>
        </w:rPr>
        <w:t>de installatietijd en opstartsnelheid af te leiden zal zijn</w:t>
      </w:r>
      <w:r w:rsidR="001A7EC5" w:rsidRPr="008A1146">
        <w:rPr>
          <w:highlight w:val="yellow"/>
          <w:lang w:eastAsia="en-US"/>
        </w:rPr>
        <w:t xml:space="preserve"> door de timestamps</w:t>
      </w:r>
      <w:r w:rsidR="00E01586" w:rsidRPr="008A1146">
        <w:rPr>
          <w:highlight w:val="yellow"/>
          <w:lang w:eastAsia="en-US"/>
        </w:rPr>
        <w:t xml:space="preserve"> </w:t>
      </w:r>
      <w:r w:rsidR="008A1146" w:rsidRPr="008A1146">
        <w:rPr>
          <w:highlight w:val="yellow"/>
          <w:lang w:eastAsia="en-US"/>
        </w:rPr>
        <w:t>van bet begin van het proces met het einde</w:t>
      </w:r>
      <w:r w:rsidR="001A7EC5" w:rsidRPr="008A1146">
        <w:rPr>
          <w:highlight w:val="yellow"/>
          <w:lang w:eastAsia="en-US"/>
        </w:rPr>
        <w:t xml:space="preserve"> te vergelijken.</w:t>
      </w:r>
    </w:p>
    <w:p w14:paraId="5E03D331" w14:textId="130161DD" w:rsidR="00431E09" w:rsidRPr="007A3520" w:rsidRDefault="00D05A83" w:rsidP="00431E09">
      <w:pPr>
        <w:pStyle w:val="Kop4"/>
        <w:rPr>
          <w:highlight w:val="yellow"/>
          <w:lang w:eastAsia="en-US"/>
        </w:rPr>
      </w:pPr>
      <w:r>
        <w:rPr>
          <w:highlight w:val="yellow"/>
          <w:lang w:eastAsia="en-US"/>
        </w:rPr>
        <w:t>Activity</w:t>
      </w:r>
      <w:r w:rsidR="00431E09" w:rsidRPr="007A3520">
        <w:rPr>
          <w:highlight w:val="yellow"/>
          <w:lang w:eastAsia="en-US"/>
        </w:rPr>
        <w:t xml:space="preserve"> monitor</w:t>
      </w:r>
    </w:p>
    <w:p w14:paraId="064F169C" w14:textId="6E64A24D" w:rsidR="001F4A94" w:rsidRPr="007A3520" w:rsidRDefault="001F4A94" w:rsidP="00431E09">
      <w:pPr>
        <w:rPr>
          <w:highlight w:val="yellow"/>
          <w:lang w:eastAsia="en-US"/>
        </w:rPr>
      </w:pPr>
      <w:r w:rsidRPr="007A3520">
        <w:rPr>
          <w:highlight w:val="yellow"/>
          <w:lang w:eastAsia="en-US"/>
        </w:rPr>
        <w:t>Voor het geheugengebruik te monitoren van een Android applicatie kan simpelweg het real device gebruikt worden. De Android software heeft namelijk vanuit d</w:t>
      </w:r>
      <w:r w:rsidR="00FE4CF9">
        <w:rPr>
          <w:highlight w:val="yellow"/>
          <w:lang w:eastAsia="en-US"/>
        </w:rPr>
        <w:t xml:space="preserve">e eigen OS mogelijkheden om </w:t>
      </w:r>
      <w:r w:rsidRPr="007A3520">
        <w:rPr>
          <w:highlight w:val="yellow"/>
          <w:lang w:eastAsia="en-US"/>
        </w:rPr>
        <w:t>het RAM-geheugen van apps afzonderlijk te bekijken.</w:t>
      </w:r>
    </w:p>
    <w:p w14:paraId="265BAB60" w14:textId="15C36807" w:rsidR="00B83E03" w:rsidRPr="00431E09" w:rsidRDefault="00C417C8" w:rsidP="00431E09">
      <w:pPr>
        <w:rPr>
          <w:lang w:eastAsia="en-US"/>
        </w:rPr>
      </w:pPr>
      <w:r w:rsidRPr="007A3520">
        <w:rPr>
          <w:highlight w:val="yellow"/>
          <w:lang w:eastAsia="en-US"/>
        </w:rPr>
        <w:t xml:space="preserve">Indien het geheugengebruik </w:t>
      </w:r>
      <w:r w:rsidR="001F4A94" w:rsidRPr="007A3520">
        <w:rPr>
          <w:highlight w:val="yellow"/>
          <w:lang w:eastAsia="en-US"/>
        </w:rPr>
        <w:t xml:space="preserve">voor een iOS applicatie </w:t>
      </w:r>
      <w:r w:rsidRPr="007A3520">
        <w:rPr>
          <w:highlight w:val="yellow"/>
          <w:lang w:eastAsia="en-US"/>
        </w:rPr>
        <w:t>moet gemonitord worden, wordt een tool gebruikt</w:t>
      </w:r>
      <w:r w:rsidR="001F4A94" w:rsidRPr="007A3520">
        <w:rPr>
          <w:highlight w:val="yellow"/>
          <w:lang w:eastAsia="en-US"/>
        </w:rPr>
        <w:t xml:space="preserve"> die vanuit de MAC de applicatie kan analyseren. Xcode heeft instrumenten ter beschikking om allerlei parameters op te meten. Dit gaat van CPU-gebruik, batterijgebruik tot geheugengebruik. Dit laatste gebeurt met het Activity monitor instrument. Hierbij wordt de applicatie normaal gebruikt terwijl de app “opgenomen” wordt. Hieruit kunnen verschillende parameters afgelezen worden</w:t>
      </w:r>
      <w:r w:rsidR="00BE2044" w:rsidRPr="007A3520">
        <w:rPr>
          <w:highlight w:val="yellow"/>
          <w:lang w:eastAsia="en-US"/>
        </w:rPr>
        <w:t xml:space="preserve">. Onder andere </w:t>
      </w:r>
      <w:r w:rsidR="00B83E03" w:rsidRPr="007A3520">
        <w:rPr>
          <w:highlight w:val="yellow"/>
          <w:lang w:eastAsia="en-US"/>
        </w:rPr>
        <w:t>het</w:t>
      </w:r>
      <w:r w:rsidR="00BE2044" w:rsidRPr="007A3520">
        <w:rPr>
          <w:highlight w:val="yellow"/>
          <w:lang w:eastAsia="en-US"/>
        </w:rPr>
        <w:t xml:space="preserve"> </w:t>
      </w:r>
      <w:r w:rsidR="00B83E03" w:rsidRPr="007A3520">
        <w:rPr>
          <w:i/>
          <w:highlight w:val="yellow"/>
          <w:lang w:eastAsia="en-US"/>
        </w:rPr>
        <w:t>leaked</w:t>
      </w:r>
      <w:r w:rsidR="00BE2044" w:rsidRPr="007A3520">
        <w:rPr>
          <w:highlight w:val="yellow"/>
          <w:lang w:eastAsia="en-US"/>
        </w:rPr>
        <w:t xml:space="preserve">, het </w:t>
      </w:r>
      <w:r w:rsidR="00B83E03" w:rsidRPr="007A3520">
        <w:rPr>
          <w:i/>
          <w:highlight w:val="yellow"/>
          <w:lang w:eastAsia="en-US"/>
        </w:rPr>
        <w:t>abandoned</w:t>
      </w:r>
      <w:r w:rsidR="00B83E03" w:rsidRPr="007A3520">
        <w:rPr>
          <w:highlight w:val="yellow"/>
          <w:lang w:eastAsia="en-US"/>
        </w:rPr>
        <w:t xml:space="preserve"> </w:t>
      </w:r>
      <w:r w:rsidR="00BE2044" w:rsidRPr="007A3520">
        <w:rPr>
          <w:highlight w:val="yellow"/>
          <w:lang w:eastAsia="en-US"/>
        </w:rPr>
        <w:t xml:space="preserve">geheugen en het algemene geheugengebruik </w:t>
      </w:r>
      <w:r w:rsidR="001F4A94" w:rsidRPr="007A3520">
        <w:rPr>
          <w:highlight w:val="yellow"/>
          <w:lang w:eastAsia="en-US"/>
        </w:rPr>
        <w:t>waaronder het cache- en RAM-geheugen</w:t>
      </w:r>
      <w:r w:rsidR="00BE2044" w:rsidRPr="007A3520">
        <w:rPr>
          <w:highlight w:val="yellow"/>
          <w:lang w:eastAsia="en-US"/>
        </w:rPr>
        <w:t>ge</w:t>
      </w:r>
      <w:r w:rsidR="001F4A94" w:rsidRPr="007A3520">
        <w:rPr>
          <w:highlight w:val="yellow"/>
          <w:lang w:eastAsia="en-US"/>
        </w:rPr>
        <w:t>bruik.</w:t>
      </w:r>
      <w:r w:rsidR="00BE2044" w:rsidRPr="007A3520">
        <w:rPr>
          <w:highlight w:val="yellow"/>
          <w:lang w:eastAsia="en-US"/>
        </w:rPr>
        <w:t xml:space="preserve"> Enkel de laatste twee gaan effectief besproken worden sinds de applicaties niet de complexiteit omvatten om een hoeveelheid geheugen te lekken</w:t>
      </w:r>
      <w:r w:rsidR="00B83E03" w:rsidRPr="007A3520">
        <w:rPr>
          <w:highlight w:val="yellow"/>
          <w:lang w:eastAsia="en-US"/>
        </w:rPr>
        <w:t>, i.e</w:t>
      </w:r>
      <w:r w:rsidR="00BE2044" w:rsidRPr="007A3520">
        <w:rPr>
          <w:highlight w:val="yellow"/>
          <w:lang w:eastAsia="en-US"/>
        </w:rPr>
        <w:t>.</w:t>
      </w:r>
      <w:r w:rsidR="00B83E03" w:rsidRPr="007A3520">
        <w:rPr>
          <w:highlight w:val="yellow"/>
          <w:lang w:eastAsia="en-US"/>
        </w:rPr>
        <w:t xml:space="preserve"> het geheugen wordt statisch gealloceerd en kan </w:t>
      </w:r>
      <w:r w:rsidR="007A3520" w:rsidRPr="007A3520">
        <w:rPr>
          <w:highlight w:val="yellow"/>
          <w:lang w:eastAsia="en-US"/>
        </w:rPr>
        <w:t>dus</w:t>
      </w:r>
      <w:r w:rsidR="00B83E03" w:rsidRPr="007A3520">
        <w:rPr>
          <w:highlight w:val="yellow"/>
          <w:lang w:eastAsia="en-US"/>
        </w:rPr>
        <w:t xml:space="preserve"> niet </w:t>
      </w:r>
      <w:r w:rsidR="007A3520" w:rsidRPr="007A3520">
        <w:rPr>
          <w:highlight w:val="yellow"/>
          <w:lang w:eastAsia="en-US"/>
        </w:rPr>
        <w:t xml:space="preserve">in een </w:t>
      </w:r>
      <w:r w:rsidR="007A3520" w:rsidRPr="00B77806">
        <w:rPr>
          <w:i/>
          <w:highlight w:val="yellow"/>
          <w:lang w:eastAsia="en-US"/>
        </w:rPr>
        <w:t>loop</w:t>
      </w:r>
      <w:r w:rsidR="009C1A4D">
        <w:rPr>
          <w:highlight w:val="yellow"/>
          <w:lang w:eastAsia="en-US"/>
        </w:rPr>
        <w:t xml:space="preserve"> geheugen blijven alloceren</w:t>
      </w:r>
      <w:r w:rsidR="009C1A4D">
        <w:rPr>
          <w:lang w:eastAsia="en-US"/>
        </w:rPr>
        <w:t>.</w:t>
      </w:r>
    </w:p>
    <w:p w14:paraId="7C81DA62" w14:textId="51C94BBE" w:rsidR="00FC34E6" w:rsidRDefault="00272011" w:rsidP="00FC34E6">
      <w:pPr>
        <w:pStyle w:val="Kop3"/>
        <w:rPr>
          <w:lang w:eastAsia="en-US"/>
        </w:rPr>
      </w:pPr>
      <w:bookmarkStart w:id="80" w:name="_Toc514532493"/>
      <w:r>
        <w:rPr>
          <w:lang w:eastAsia="en-US"/>
        </w:rPr>
        <w:t>Praktisch</w:t>
      </w:r>
      <w:bookmarkEnd w:id="80"/>
    </w:p>
    <w:p w14:paraId="742E3FA3" w14:textId="3B569CA2" w:rsidR="00F72B9D" w:rsidRPr="00F72B9D" w:rsidRDefault="00F72B9D" w:rsidP="00F72B9D">
      <w:pPr>
        <w:rPr>
          <w:lang w:eastAsia="en-US"/>
        </w:rPr>
      </w:pPr>
      <w:r w:rsidRPr="00501E78">
        <w:rPr>
          <w:highlight w:val="yellow"/>
          <w:lang w:eastAsia="en-US"/>
        </w:rPr>
        <w:t xml:space="preserve">Eerst </w:t>
      </w:r>
      <w:r w:rsidR="00336762" w:rsidRPr="00501E78">
        <w:rPr>
          <w:highlight w:val="yellow"/>
          <w:lang w:eastAsia="en-US"/>
        </w:rPr>
        <w:t>wordt</w:t>
      </w:r>
      <w:r w:rsidRPr="00501E78">
        <w:rPr>
          <w:highlight w:val="yellow"/>
          <w:lang w:eastAsia="en-US"/>
        </w:rPr>
        <w:t xml:space="preserve"> </w:t>
      </w:r>
      <w:r w:rsidR="00EA7ADD" w:rsidRPr="00501E78">
        <w:rPr>
          <w:highlight w:val="yellow"/>
          <w:lang w:eastAsia="en-US"/>
        </w:rPr>
        <w:t>er</w:t>
      </w:r>
      <w:r w:rsidRPr="00501E78">
        <w:rPr>
          <w:highlight w:val="yellow"/>
          <w:lang w:eastAsia="en-US"/>
        </w:rPr>
        <w:t xml:space="preserve"> </w:t>
      </w:r>
      <w:r w:rsidR="00EA7ADD" w:rsidRPr="00501E78">
        <w:rPr>
          <w:highlight w:val="yellow"/>
          <w:lang w:eastAsia="en-US"/>
        </w:rPr>
        <w:t xml:space="preserve">besproken hoe </w:t>
      </w:r>
      <w:r w:rsidR="00501E78" w:rsidRPr="00501E78">
        <w:rPr>
          <w:highlight w:val="yellow"/>
          <w:lang w:eastAsia="en-US"/>
        </w:rPr>
        <w:t>de controles</w:t>
      </w:r>
      <w:r w:rsidR="00EA7ADD" w:rsidRPr="00501E78">
        <w:rPr>
          <w:highlight w:val="yellow"/>
          <w:lang w:eastAsia="en-US"/>
        </w:rPr>
        <w:t xml:space="preserve"> in het algemeen </w:t>
      </w:r>
      <w:r w:rsidR="00501E78" w:rsidRPr="00501E78">
        <w:rPr>
          <w:highlight w:val="yellow"/>
          <w:lang w:eastAsia="en-US"/>
        </w:rPr>
        <w:t>worden</w:t>
      </w:r>
      <w:r w:rsidR="00EA7ADD" w:rsidRPr="00501E78">
        <w:rPr>
          <w:highlight w:val="yellow"/>
          <w:lang w:eastAsia="en-US"/>
        </w:rPr>
        <w:t xml:space="preserve"> aangepakt</w:t>
      </w:r>
      <w:r w:rsidRPr="00501E78">
        <w:rPr>
          <w:highlight w:val="yellow"/>
          <w:lang w:eastAsia="en-US"/>
        </w:rPr>
        <w:t>. Later wordt</w:t>
      </w:r>
      <w:r>
        <w:rPr>
          <w:lang w:eastAsia="en-US"/>
        </w:rPr>
        <w:t xml:space="preserve"> besproken hoe de applicaties het stuk voor stuk deden.</w:t>
      </w:r>
    </w:p>
    <w:p w14:paraId="52B927D5" w14:textId="67207758" w:rsidR="006B1190" w:rsidRDefault="006B1190" w:rsidP="006B1190">
      <w:pPr>
        <w:pStyle w:val="Kop4"/>
        <w:rPr>
          <w:lang w:eastAsia="en-US"/>
        </w:rPr>
      </w:pPr>
      <w:r>
        <w:rPr>
          <w:lang w:eastAsia="en-US"/>
        </w:rPr>
        <w:t>Development effort</w:t>
      </w:r>
    </w:p>
    <w:p w14:paraId="638F49AD" w14:textId="1DB4D3FA" w:rsidR="006B1190" w:rsidRDefault="006B1190" w:rsidP="006B1190">
      <w:pPr>
        <w:rPr>
          <w:lang w:eastAsia="en-US"/>
        </w:rPr>
      </w:pPr>
      <w:r>
        <w:rPr>
          <w:lang w:eastAsia="en-US"/>
        </w:rPr>
        <w:t xml:space="preserve">Om de ontwikkelingstijd van de applicatie te meten, </w:t>
      </w:r>
      <w:r w:rsidR="00EA7ADD">
        <w:rPr>
          <w:lang w:eastAsia="en-US"/>
        </w:rPr>
        <w:t xml:space="preserve">worden </w:t>
      </w:r>
      <w:r>
        <w:rPr>
          <w:lang w:eastAsia="en-US"/>
        </w:rPr>
        <w:t xml:space="preserve">de stappen </w:t>
      </w:r>
      <w:r w:rsidR="00EA7ADD">
        <w:rPr>
          <w:lang w:eastAsia="en-US"/>
        </w:rPr>
        <w:t>besproken</w:t>
      </w:r>
      <w:r>
        <w:rPr>
          <w:lang w:eastAsia="en-US"/>
        </w:rPr>
        <w:t xml:space="preserve"> die nodig zijn om</w:t>
      </w:r>
      <w:r w:rsidR="00F14EB4">
        <w:rPr>
          <w:lang w:eastAsia="en-US"/>
        </w:rPr>
        <w:t>:</w:t>
      </w:r>
    </w:p>
    <w:p w14:paraId="6683F6B1" w14:textId="0FE5BD85" w:rsidR="00F14EB4" w:rsidRDefault="00F14EB4" w:rsidP="009A0D12">
      <w:pPr>
        <w:pStyle w:val="Lijstalinea"/>
        <w:numPr>
          <w:ilvl w:val="0"/>
          <w:numId w:val="14"/>
        </w:numPr>
      </w:pPr>
      <w:r>
        <w:t>De omgeving in te stellen.</w:t>
      </w:r>
    </w:p>
    <w:p w14:paraId="17AE2C49" w14:textId="7B43837E" w:rsidR="00F14EB4" w:rsidRDefault="00983FF4" w:rsidP="009A0D12">
      <w:pPr>
        <w:pStyle w:val="Lijstalinea"/>
        <w:numPr>
          <w:ilvl w:val="0"/>
          <w:numId w:val="14"/>
        </w:numPr>
      </w:pPr>
      <w:r>
        <w:t>De code</w:t>
      </w:r>
      <w:r w:rsidR="00431E09">
        <w:t>,</w:t>
      </w:r>
      <w:r>
        <w:t xml:space="preserve"> emulator</w:t>
      </w:r>
      <w:r w:rsidR="00431E09">
        <w:t xml:space="preserve"> en/of </w:t>
      </w:r>
      <w:r w:rsidR="007D5FFC">
        <w:t>real device</w:t>
      </w:r>
      <w:r>
        <w:t xml:space="preserve"> op punt te stellen.</w:t>
      </w:r>
    </w:p>
    <w:p w14:paraId="34DC0755" w14:textId="260DFD7B" w:rsidR="00983FF4" w:rsidRDefault="00983FF4" w:rsidP="009A0D12">
      <w:pPr>
        <w:pStyle w:val="Lijstalinea"/>
        <w:numPr>
          <w:ilvl w:val="0"/>
          <w:numId w:val="14"/>
        </w:numPr>
      </w:pPr>
      <w:r>
        <w:t>De applicatie uit te rollen naar iOS en Android.</w:t>
      </w:r>
    </w:p>
    <w:p w14:paraId="01C22F21" w14:textId="548F619C" w:rsidR="00237372" w:rsidRDefault="00237372" w:rsidP="00237372">
      <w:r>
        <w:t>Hieruit</w:t>
      </w:r>
      <w:r w:rsidR="000A7E6B">
        <w:t xml:space="preserve"> moeten de volgende vragen kunnen </w:t>
      </w:r>
      <w:r w:rsidR="00EA7ADD">
        <w:t>beantwoord worden</w:t>
      </w:r>
      <w:r w:rsidR="000A7E6B">
        <w:t xml:space="preserve">: </w:t>
      </w:r>
    </w:p>
    <w:p w14:paraId="40689550" w14:textId="186A37D9" w:rsidR="000A7E6B" w:rsidRDefault="000A7E6B" w:rsidP="009A0D12">
      <w:pPr>
        <w:pStyle w:val="Lijstalinea"/>
        <w:numPr>
          <w:ilvl w:val="0"/>
          <w:numId w:val="15"/>
        </w:numPr>
      </w:pPr>
      <w:r>
        <w:t>Hoe groot is de overgangstap naar het benoemde platform qua setup?</w:t>
      </w:r>
    </w:p>
    <w:p w14:paraId="3DED442B" w14:textId="43C7A0A9" w:rsidR="000A7E6B" w:rsidRDefault="000A7E6B" w:rsidP="009A0D12">
      <w:pPr>
        <w:pStyle w:val="Lijstalinea"/>
        <w:numPr>
          <w:ilvl w:val="0"/>
          <w:numId w:val="15"/>
        </w:numPr>
      </w:pPr>
      <w:r>
        <w:t>Hoe moeilijk is de taal, vanuit een beginnerstandpunt?</w:t>
      </w:r>
    </w:p>
    <w:p w14:paraId="5C6B509B" w14:textId="3DCC31E2" w:rsidR="00784687" w:rsidRDefault="00784687" w:rsidP="009A0D12">
      <w:pPr>
        <w:pStyle w:val="Lijstalinea"/>
        <w:numPr>
          <w:ilvl w:val="0"/>
          <w:numId w:val="15"/>
        </w:numPr>
      </w:pPr>
      <w:r>
        <w:t>Hoe lang duurt het implementeren van een prototype applicatie?</w:t>
      </w:r>
    </w:p>
    <w:p w14:paraId="34BEB534" w14:textId="7CBBCB21" w:rsidR="00A74698" w:rsidRDefault="00A74698" w:rsidP="009A0D12">
      <w:pPr>
        <w:pStyle w:val="Lijstalinea"/>
        <w:numPr>
          <w:ilvl w:val="0"/>
          <w:numId w:val="15"/>
        </w:numPr>
      </w:pPr>
      <w:r>
        <w:t>Hoe gedocumenteerd is de taal</w:t>
      </w:r>
      <w:r w:rsidR="007D5FFC">
        <w:t>?</w:t>
      </w:r>
    </w:p>
    <w:p w14:paraId="329D4D0D" w14:textId="50207C78" w:rsidR="000A7E6B" w:rsidRDefault="000A7E6B" w:rsidP="009A0D12">
      <w:pPr>
        <w:pStyle w:val="Lijstalinea"/>
        <w:numPr>
          <w:ilvl w:val="0"/>
          <w:numId w:val="15"/>
        </w:numPr>
      </w:pPr>
      <w:r>
        <w:t>Wat zijn de mogelijkheden van het platform qua schaalbaarheid, bij grotere complexere applicaties?</w:t>
      </w:r>
    </w:p>
    <w:p w14:paraId="5FD88A0D" w14:textId="6CF37C14" w:rsidR="000A7E6B" w:rsidRDefault="000A7E6B" w:rsidP="009A0D12">
      <w:pPr>
        <w:pStyle w:val="Lijstalinea"/>
        <w:numPr>
          <w:ilvl w:val="0"/>
          <w:numId w:val="15"/>
        </w:numPr>
      </w:pPr>
      <w:r>
        <w:t>Is de mogelijkheid om de applicatie te publiceren reëel?</w:t>
      </w:r>
    </w:p>
    <w:p w14:paraId="53EC070C" w14:textId="065635E1" w:rsidR="000A7E6B" w:rsidRDefault="000A7E6B" w:rsidP="009A0D12">
      <w:pPr>
        <w:pStyle w:val="Lijstalinea"/>
        <w:numPr>
          <w:ilvl w:val="0"/>
          <w:numId w:val="15"/>
        </w:numPr>
      </w:pPr>
      <w:r>
        <w:t>Is het platform eerder geschikt om prototypes mee te bouwen of kan het als effectieve vervanger van de native Android en iOS projecten dienen</w:t>
      </w:r>
      <w:r w:rsidR="00784687">
        <w:t>?</w:t>
      </w:r>
    </w:p>
    <w:p w14:paraId="3B8FFBA8" w14:textId="1EF9A02B" w:rsidR="007A3520" w:rsidRDefault="00784687" w:rsidP="006B1190">
      <w:r>
        <w:lastRenderedPageBreak/>
        <w:t xml:space="preserve">Bij dit hoofdstuk </w:t>
      </w:r>
      <w:r w:rsidR="00F125CF">
        <w:t>wordt</w:t>
      </w:r>
      <w:r>
        <w:t xml:space="preserve"> eerst onze persoonlijke ervaring met het proces van de ontwikkeling</w:t>
      </w:r>
      <w:r w:rsidR="00934A06">
        <w:t xml:space="preserve"> op een chronologische wijze</w:t>
      </w:r>
      <w:r w:rsidR="00F125CF">
        <w:t xml:space="preserve"> besproken</w:t>
      </w:r>
      <w:r>
        <w:t xml:space="preserve">, daarna </w:t>
      </w:r>
      <w:r w:rsidR="00F125CF">
        <w:t>wordt</w:t>
      </w:r>
      <w:r>
        <w:t xml:space="preserve"> </w:t>
      </w:r>
      <w:r w:rsidR="00CF6615">
        <w:t>dit</w:t>
      </w:r>
      <w:r>
        <w:t xml:space="preserve"> </w:t>
      </w:r>
      <w:r w:rsidR="00F125CF">
        <w:t>veralgemeend</w:t>
      </w:r>
      <w:r>
        <w:t xml:space="preserve"> en </w:t>
      </w:r>
      <w:r w:rsidR="0075099F">
        <w:t xml:space="preserve">hieruit </w:t>
      </w:r>
      <w:r>
        <w:t xml:space="preserve">conclusies </w:t>
      </w:r>
      <w:r w:rsidR="00F125CF">
        <w:t>getrokken</w:t>
      </w:r>
      <w:r>
        <w:t>.</w:t>
      </w:r>
    </w:p>
    <w:p w14:paraId="69825DBF" w14:textId="77777777" w:rsidR="00740540" w:rsidRPr="006B1190" w:rsidRDefault="00740540" w:rsidP="006B1190"/>
    <w:p w14:paraId="36E1127C" w14:textId="7D409837" w:rsidR="00FC34E6" w:rsidRDefault="00FC34E6" w:rsidP="00FC34E6">
      <w:pPr>
        <w:pStyle w:val="Kop4"/>
        <w:rPr>
          <w:lang w:eastAsia="en-US"/>
        </w:rPr>
      </w:pPr>
      <w:r>
        <w:rPr>
          <w:lang w:eastAsia="en-US"/>
        </w:rPr>
        <w:t>Geheugengebruik</w:t>
      </w:r>
    </w:p>
    <w:p w14:paraId="321C6613" w14:textId="531425CB" w:rsidR="00604D2E" w:rsidRPr="00604D2E" w:rsidRDefault="00604D2E" w:rsidP="00604D2E">
      <w:pPr>
        <w:pStyle w:val="Bijschrift"/>
      </w:pPr>
      <w:r>
        <w:t>Android</w:t>
      </w:r>
    </w:p>
    <w:p w14:paraId="6163C33E" w14:textId="27DB2623" w:rsidR="00362699" w:rsidRDefault="00293D1B" w:rsidP="00293D1B">
      <w:pPr>
        <w:rPr>
          <w:lang w:eastAsia="en-US"/>
        </w:rPr>
      </w:pPr>
      <w:r>
        <w:rPr>
          <w:lang w:eastAsia="en-US"/>
        </w:rPr>
        <w:t xml:space="preserve">Het geheugengebruik wordt getest op een </w:t>
      </w:r>
      <w:r w:rsidR="00362699">
        <w:rPr>
          <w:lang w:eastAsia="en-US"/>
        </w:rPr>
        <w:t xml:space="preserve">eigen echt apparaat, geen simulatie dus. </w:t>
      </w:r>
      <w:r w:rsidR="00BB2E84">
        <w:rPr>
          <w:lang w:eastAsia="en-US"/>
        </w:rPr>
        <w:t>Dit gebeur</w:t>
      </w:r>
      <w:r w:rsidR="00DB6F12">
        <w:rPr>
          <w:lang w:eastAsia="en-US"/>
        </w:rPr>
        <w:t>t</w:t>
      </w:r>
      <w:r w:rsidR="00BB2E84">
        <w:rPr>
          <w:lang w:eastAsia="en-US"/>
        </w:rPr>
        <w:t xml:space="preserve"> op</w:t>
      </w:r>
      <w:r w:rsidR="00362699">
        <w:rPr>
          <w:lang w:eastAsia="en-US"/>
        </w:rPr>
        <w:t xml:space="preserve"> een Motorol</w:t>
      </w:r>
      <w:r w:rsidR="00A74698">
        <w:rPr>
          <w:lang w:eastAsia="en-US"/>
        </w:rPr>
        <w:t>a</w:t>
      </w:r>
      <w:r w:rsidR="00362699">
        <w:rPr>
          <w:lang w:eastAsia="en-US"/>
        </w:rPr>
        <w:t xml:space="preserve"> </w:t>
      </w:r>
      <w:r w:rsidR="00A74698">
        <w:rPr>
          <w:lang w:eastAsia="en-US"/>
        </w:rPr>
        <w:t>M</w:t>
      </w:r>
      <w:r w:rsidR="00362699">
        <w:rPr>
          <w:lang w:eastAsia="en-US"/>
        </w:rPr>
        <w:t xml:space="preserve">oto C </w:t>
      </w:r>
      <w:r w:rsidR="00A74698">
        <w:rPr>
          <w:lang w:eastAsia="en-US"/>
        </w:rPr>
        <w:t>P</w:t>
      </w:r>
      <w:r w:rsidR="00362699">
        <w:rPr>
          <w:lang w:eastAsia="en-US"/>
        </w:rPr>
        <w:t xml:space="preserve">lus met als belangrijkste specificaties: </w:t>
      </w:r>
    </w:p>
    <w:p w14:paraId="7508FA30" w14:textId="6A18DB52" w:rsidR="00362699" w:rsidRPr="00F645D1" w:rsidRDefault="00362699" w:rsidP="00362699">
      <w:pPr>
        <w:rPr>
          <w:lang w:val="en-US"/>
        </w:rPr>
      </w:pPr>
      <w:r w:rsidRPr="00F645D1">
        <w:rPr>
          <w:b/>
          <w:lang w:val="en-US"/>
        </w:rPr>
        <w:t>OS</w:t>
      </w:r>
      <w:r w:rsidRPr="00F645D1">
        <w:rPr>
          <w:lang w:val="en-US"/>
        </w:rPr>
        <w:t>: Android 7.0</w:t>
      </w:r>
    </w:p>
    <w:p w14:paraId="7472FFD1" w14:textId="77777777" w:rsidR="00362699" w:rsidRPr="00F645D1" w:rsidRDefault="00362699" w:rsidP="00362699">
      <w:pPr>
        <w:rPr>
          <w:lang w:val="en-US"/>
        </w:rPr>
      </w:pPr>
      <w:r w:rsidRPr="00F645D1">
        <w:rPr>
          <w:b/>
          <w:lang w:val="en-US"/>
        </w:rPr>
        <w:t>API level</w:t>
      </w:r>
      <w:r w:rsidRPr="00F645D1">
        <w:rPr>
          <w:lang w:val="en-US"/>
        </w:rPr>
        <w:t>: 23</w:t>
      </w:r>
    </w:p>
    <w:p w14:paraId="7ACCE2D8" w14:textId="1F40087A" w:rsidR="00362699" w:rsidRPr="00F645D1" w:rsidRDefault="00362699" w:rsidP="00F72B9D">
      <w:pPr>
        <w:spacing w:after="0" w:line="240" w:lineRule="atLeast"/>
        <w:rPr>
          <w:rFonts w:eastAsia="Times New Roman" w:cs="Arial"/>
          <w:color w:val="000000"/>
          <w:sz w:val="21"/>
          <w:szCs w:val="21"/>
          <w:lang w:val="en-US"/>
        </w:rPr>
      </w:pPr>
      <w:r w:rsidRPr="00F645D1">
        <w:rPr>
          <w:b/>
          <w:lang w:val="en-US"/>
        </w:rPr>
        <w:t>CPU</w:t>
      </w:r>
      <w:r w:rsidRPr="00F645D1">
        <w:rPr>
          <w:lang w:val="en-US"/>
        </w:rPr>
        <w:t xml:space="preserve">: </w:t>
      </w:r>
      <w:r w:rsidR="00F72B9D" w:rsidRPr="00F645D1">
        <w:rPr>
          <w:rFonts w:eastAsia="Times New Roman" w:cs="Arial"/>
          <w:color w:val="000000"/>
          <w:szCs w:val="22"/>
          <w:lang w:val="en-US"/>
        </w:rPr>
        <w:t>Quad-core 1.3 GHz Cortex-A53</w:t>
      </w:r>
    </w:p>
    <w:p w14:paraId="7691F913" w14:textId="77777777" w:rsidR="00F72B9D" w:rsidRPr="00F645D1" w:rsidRDefault="00F72B9D" w:rsidP="00F72B9D">
      <w:pPr>
        <w:spacing w:after="0" w:line="240" w:lineRule="atLeast"/>
        <w:rPr>
          <w:rFonts w:eastAsia="Times New Roman" w:cs="Arial"/>
          <w:color w:val="000000"/>
          <w:sz w:val="21"/>
          <w:szCs w:val="21"/>
          <w:lang w:val="en-US"/>
        </w:rPr>
      </w:pPr>
    </w:p>
    <w:p w14:paraId="53F30F86" w14:textId="20B8E2F6" w:rsidR="00362699" w:rsidRDefault="00362699" w:rsidP="00293D1B">
      <w:r w:rsidRPr="006B1190">
        <w:rPr>
          <w:b/>
        </w:rPr>
        <w:t>RAM</w:t>
      </w:r>
      <w:r>
        <w:t xml:space="preserve">: </w:t>
      </w:r>
      <w:r w:rsidR="00F72B9D">
        <w:t>20</w:t>
      </w:r>
      <w:r w:rsidR="009B6CF6">
        <w:t>4</w:t>
      </w:r>
      <w:r w:rsidR="00F72B9D">
        <w:t>8</w:t>
      </w:r>
      <w:r>
        <w:t xml:space="preserve"> MB</w:t>
      </w:r>
    </w:p>
    <w:p w14:paraId="2EF269CA" w14:textId="77777777" w:rsidR="003402CF" w:rsidRDefault="003402CF" w:rsidP="00293D1B">
      <w:pPr>
        <w:rPr>
          <w:lang w:eastAsia="en-US"/>
        </w:rPr>
      </w:pPr>
    </w:p>
    <w:p w14:paraId="1B70F622" w14:textId="4B0C24EB" w:rsidR="00604D2E" w:rsidRDefault="00604D2E" w:rsidP="00604D2E">
      <w:pPr>
        <w:pStyle w:val="Bijschrift"/>
      </w:pPr>
      <w:r>
        <w:t>iOS</w:t>
      </w:r>
    </w:p>
    <w:p w14:paraId="2B480BD9" w14:textId="76CA937B" w:rsidR="00FF55AD" w:rsidRPr="00095A1A" w:rsidRDefault="00FF55AD" w:rsidP="00FF55AD">
      <w:pPr>
        <w:rPr>
          <w:highlight w:val="yellow"/>
          <w:lang w:eastAsia="en-US"/>
        </w:rPr>
      </w:pPr>
      <w:r w:rsidRPr="00095A1A">
        <w:rPr>
          <w:highlight w:val="yellow"/>
          <w:lang w:eastAsia="en-US"/>
        </w:rPr>
        <w:t>Het geheugengebruik wordt getest op een eigen echt apparaat</w:t>
      </w:r>
      <w:r w:rsidR="00C1282E" w:rsidRPr="00095A1A">
        <w:rPr>
          <w:highlight w:val="yellow"/>
          <w:lang w:eastAsia="en-US"/>
        </w:rPr>
        <w:t>,</w:t>
      </w:r>
      <w:r w:rsidRPr="00095A1A">
        <w:rPr>
          <w:highlight w:val="yellow"/>
          <w:lang w:eastAsia="en-US"/>
        </w:rPr>
        <w:t xml:space="preserve"> de Iphone SE</w:t>
      </w:r>
      <w:r w:rsidR="00C1282E" w:rsidRPr="00095A1A">
        <w:rPr>
          <w:highlight w:val="yellow"/>
          <w:lang w:eastAsia="en-US"/>
        </w:rPr>
        <w:t xml:space="preserve"> met dezelfde specificaties als degene waarop de snelheid</w:t>
      </w:r>
      <w:r w:rsidR="003402CF" w:rsidRPr="00095A1A">
        <w:rPr>
          <w:highlight w:val="yellow"/>
          <w:lang w:eastAsia="en-US"/>
        </w:rPr>
        <w:t>:</w:t>
      </w:r>
      <w:r w:rsidRPr="00095A1A">
        <w:rPr>
          <w:highlight w:val="yellow"/>
          <w:lang w:eastAsia="en-US"/>
        </w:rPr>
        <w:t xml:space="preserve"> </w:t>
      </w:r>
    </w:p>
    <w:p w14:paraId="010D82F7" w14:textId="77777777" w:rsidR="003402CF" w:rsidRPr="00D964B8" w:rsidRDefault="003402CF" w:rsidP="003402CF">
      <w:pPr>
        <w:rPr>
          <w:highlight w:val="yellow"/>
          <w:lang w:val="en-US"/>
        </w:rPr>
      </w:pPr>
      <w:r w:rsidRPr="00D964B8">
        <w:rPr>
          <w:b/>
          <w:highlight w:val="yellow"/>
          <w:lang w:val="en-US"/>
        </w:rPr>
        <w:t>OS</w:t>
      </w:r>
      <w:r w:rsidRPr="00D964B8">
        <w:rPr>
          <w:highlight w:val="yellow"/>
          <w:lang w:val="en-US"/>
        </w:rPr>
        <w:t>: iOS 11.3</w:t>
      </w:r>
    </w:p>
    <w:p w14:paraId="7E65EAD5" w14:textId="77777777" w:rsidR="003402CF" w:rsidRPr="00095A1A" w:rsidRDefault="003402CF" w:rsidP="003402CF">
      <w:pPr>
        <w:rPr>
          <w:highlight w:val="yellow"/>
          <w:lang w:val="en-US"/>
        </w:rPr>
      </w:pPr>
      <w:r w:rsidRPr="00095A1A">
        <w:rPr>
          <w:b/>
          <w:highlight w:val="yellow"/>
          <w:lang w:val="en-US"/>
        </w:rPr>
        <w:t>CPU</w:t>
      </w:r>
      <w:r w:rsidRPr="00095A1A">
        <w:rPr>
          <w:highlight w:val="yellow"/>
          <w:lang w:val="en-US"/>
        </w:rPr>
        <w:t>: Dual-core 1.84 GHz Twister</w:t>
      </w:r>
    </w:p>
    <w:p w14:paraId="26EEFAEC" w14:textId="3F2DA10B" w:rsidR="003402CF" w:rsidRDefault="003402CF" w:rsidP="003402CF">
      <w:pPr>
        <w:rPr>
          <w:highlight w:val="yellow"/>
        </w:rPr>
      </w:pPr>
      <w:r w:rsidRPr="00D964B8">
        <w:rPr>
          <w:b/>
          <w:highlight w:val="yellow"/>
        </w:rPr>
        <w:t>RAM</w:t>
      </w:r>
      <w:r w:rsidRPr="00D964B8">
        <w:rPr>
          <w:highlight w:val="yellow"/>
        </w:rPr>
        <w:t>: 2048 MB</w:t>
      </w:r>
    </w:p>
    <w:p w14:paraId="5487F80A" w14:textId="77777777" w:rsidR="007A3520" w:rsidRPr="00D964B8" w:rsidRDefault="007A3520" w:rsidP="003402CF">
      <w:pPr>
        <w:rPr>
          <w:highlight w:val="yellow"/>
        </w:rPr>
      </w:pPr>
    </w:p>
    <w:p w14:paraId="4004AD27" w14:textId="7E69E2C5" w:rsidR="007A3520" w:rsidRPr="007A3520" w:rsidRDefault="007A3520" w:rsidP="0075099F">
      <w:pPr>
        <w:rPr>
          <w:lang w:eastAsia="en-US"/>
        </w:rPr>
      </w:pPr>
      <w:r w:rsidRPr="007A3520">
        <w:rPr>
          <w:highlight w:val="yellow"/>
          <w:lang w:eastAsia="en-US"/>
        </w:rPr>
        <w:t>Hier wordt het cache-geheugen, het RAM-geheugen en het interne geheugen met elkaar vergeleken. Hoe minder geheugen er gebruikt wordt, hoe beter.</w:t>
      </w:r>
    </w:p>
    <w:p w14:paraId="429AA9AB" w14:textId="580B8E23" w:rsidR="007A3520" w:rsidRDefault="00C1282E" w:rsidP="0075099F">
      <w:pPr>
        <w:rPr>
          <w:highlight w:val="yellow"/>
          <w:lang w:eastAsia="en-US"/>
        </w:rPr>
      </w:pPr>
      <w:r w:rsidRPr="00095A1A">
        <w:rPr>
          <w:highlight w:val="yellow"/>
          <w:lang w:eastAsia="en-US"/>
        </w:rPr>
        <w:t>Maar</w:t>
      </w:r>
      <w:r w:rsidR="004C02B0" w:rsidRPr="00095A1A">
        <w:rPr>
          <w:highlight w:val="yellow"/>
          <w:lang w:eastAsia="en-US"/>
        </w:rPr>
        <w:t xml:space="preserve"> aangezien iOS geen optie heeft om </w:t>
      </w:r>
      <w:r w:rsidR="00FE4CF9">
        <w:rPr>
          <w:highlight w:val="yellow"/>
          <w:lang w:eastAsia="en-US"/>
        </w:rPr>
        <w:t xml:space="preserve">het </w:t>
      </w:r>
      <w:r w:rsidR="004C02B0" w:rsidRPr="00095A1A">
        <w:rPr>
          <w:highlight w:val="yellow"/>
          <w:lang w:eastAsia="en-US"/>
        </w:rPr>
        <w:t>RAM</w:t>
      </w:r>
      <w:r w:rsidR="00FE4CF9">
        <w:rPr>
          <w:highlight w:val="yellow"/>
          <w:lang w:eastAsia="en-US"/>
        </w:rPr>
        <w:t>-geheugen</w:t>
      </w:r>
      <w:r w:rsidR="004C02B0" w:rsidRPr="00095A1A">
        <w:rPr>
          <w:highlight w:val="yellow"/>
          <w:lang w:eastAsia="en-US"/>
        </w:rPr>
        <w:t xml:space="preserve"> te bekijken, </w:t>
      </w:r>
      <w:r w:rsidR="007A3520">
        <w:rPr>
          <w:highlight w:val="yellow"/>
          <w:lang w:eastAsia="en-US"/>
        </w:rPr>
        <w:t>moet</w:t>
      </w:r>
      <w:r w:rsidR="004C02B0" w:rsidRPr="00095A1A">
        <w:rPr>
          <w:highlight w:val="yellow"/>
          <w:lang w:eastAsia="en-US"/>
        </w:rPr>
        <w:t xml:space="preserve"> dit gebeuren via</w:t>
      </w:r>
      <w:r w:rsidR="004B1AF1" w:rsidRPr="00095A1A">
        <w:rPr>
          <w:highlight w:val="yellow"/>
          <w:lang w:eastAsia="en-US"/>
        </w:rPr>
        <w:t xml:space="preserve"> </w:t>
      </w:r>
      <w:r w:rsidR="004B1AF1" w:rsidRPr="00095A1A">
        <w:rPr>
          <w:i/>
          <w:highlight w:val="yellow"/>
          <w:lang w:eastAsia="en-US"/>
        </w:rPr>
        <w:t>Monitor Memory Usage</w:t>
      </w:r>
      <w:r w:rsidR="007A3520">
        <w:rPr>
          <w:highlight w:val="yellow"/>
          <w:lang w:eastAsia="en-US"/>
        </w:rPr>
        <w:t>, zoals beschreven in sectie 2.5.2.2.</w:t>
      </w:r>
    </w:p>
    <w:p w14:paraId="4E58CBC6" w14:textId="77777777" w:rsidR="00CC1765" w:rsidRDefault="00CC1765" w:rsidP="0075099F">
      <w:pPr>
        <w:rPr>
          <w:highlight w:val="yellow"/>
          <w:lang w:eastAsia="en-US"/>
        </w:rPr>
      </w:pPr>
    </w:p>
    <w:p w14:paraId="1A740138" w14:textId="77777777" w:rsidR="00CC1765" w:rsidRPr="0075099F" w:rsidRDefault="00CC1765" w:rsidP="00CC1765">
      <w:pPr>
        <w:pStyle w:val="Kop4"/>
        <w:rPr>
          <w:lang w:eastAsia="en-US"/>
        </w:rPr>
      </w:pPr>
      <w:r>
        <w:rPr>
          <w:lang w:eastAsia="en-US"/>
        </w:rPr>
        <w:t>Snelheid</w:t>
      </w:r>
    </w:p>
    <w:p w14:paraId="6F5F7C76" w14:textId="77777777" w:rsidR="00CC1765" w:rsidRPr="00604D2E" w:rsidRDefault="00CC1765" w:rsidP="00CC1765">
      <w:pPr>
        <w:pStyle w:val="Bijschrift"/>
      </w:pPr>
      <w:r>
        <w:t>Android</w:t>
      </w:r>
    </w:p>
    <w:p w14:paraId="3D36A0C5" w14:textId="77777777" w:rsidR="00CC1765" w:rsidRPr="00364131" w:rsidRDefault="00CC1765" w:rsidP="00CC1765">
      <w:pPr>
        <w:rPr>
          <w:highlight w:val="yellow"/>
          <w:lang w:val="en-US"/>
        </w:rPr>
      </w:pPr>
      <w:r>
        <w:t xml:space="preserve">Om de snelheid van onze applicaties te testen wordt er gebruik gemaakt van </w:t>
      </w:r>
      <w:r>
        <w:rPr>
          <w:i/>
        </w:rPr>
        <w:t>testobject</w:t>
      </w:r>
      <w:r w:rsidRPr="00EE2D24">
        <w:rPr>
          <w:i/>
        </w:rPr>
        <w:t>.com</w:t>
      </w:r>
      <w:r>
        <w:t xml:space="preserve">. Zoals besproken in sectie 2.5.2.1. Als resultaten worden er logs vanuit het device verkregen. </w:t>
      </w:r>
      <w:r w:rsidRPr="003424A7">
        <w:rPr>
          <w:highlight w:val="yellow"/>
        </w:rPr>
        <w:t>Er wordt gezocht naar volgende lijn output</w:t>
      </w:r>
      <w:r>
        <w:rPr>
          <w:highlight w:val="yellow"/>
        </w:rPr>
        <w:t xml:space="preserve"> op die logs</w:t>
      </w:r>
      <w:r w:rsidRPr="003424A7">
        <w:rPr>
          <w:highlight w:val="yellow"/>
        </w:rPr>
        <w:t xml:space="preserve"> (vb. </w:t>
      </w:r>
      <w:r w:rsidRPr="00364131">
        <w:rPr>
          <w:highlight w:val="yellow"/>
          <w:lang w:val="en-US"/>
        </w:rPr>
        <w:t>Xamarin, Android):</w:t>
      </w:r>
    </w:p>
    <w:p w14:paraId="73C2809A" w14:textId="77777777" w:rsidR="00CC1765" w:rsidRPr="009E03B0" w:rsidRDefault="00CC1765" w:rsidP="00CC1765">
      <w:pPr>
        <w:pStyle w:val="Inhopg2"/>
        <w:rPr>
          <w:highlight w:val="yellow"/>
          <w:lang w:val="en-US"/>
        </w:rPr>
      </w:pPr>
      <w:r w:rsidRPr="009E03B0">
        <w:rPr>
          <w:highlight w:val="yellow"/>
          <w:lang w:val="en-US"/>
        </w:rPr>
        <w:t>13:15:52.347912935/?I/ActivityManager: Displayed XamarinProject.XamarinProject.Android/md5d751a0ebcd50a7cee6c5dbde2620e260.MainActivity: +6s601ms</w:t>
      </w:r>
    </w:p>
    <w:p w14:paraId="07CC8863" w14:textId="77777777" w:rsidR="00CC1765" w:rsidRPr="00902BC7" w:rsidRDefault="00CC1765" w:rsidP="00CC1765">
      <w:pPr>
        <w:rPr>
          <w:lang w:eastAsia="en-US"/>
        </w:rPr>
      </w:pPr>
      <w:r w:rsidRPr="003424A7">
        <w:rPr>
          <w:highlight w:val="yellow"/>
          <w:lang w:eastAsia="en-US"/>
        </w:rPr>
        <w:t>Hieruit kan de opstartsnelheid</w:t>
      </w:r>
      <w:r>
        <w:rPr>
          <w:highlight w:val="yellow"/>
          <w:lang w:eastAsia="en-US"/>
        </w:rPr>
        <w:t xml:space="preserve"> gehaald worden. Namelijk 6.601</w:t>
      </w:r>
      <w:r w:rsidRPr="003424A7">
        <w:rPr>
          <w:highlight w:val="yellow"/>
          <w:lang w:eastAsia="en-US"/>
        </w:rPr>
        <w:t>s voor dit voorbeeld.</w:t>
      </w:r>
      <w:r>
        <w:rPr>
          <w:highlight w:val="yellow"/>
          <w:lang w:eastAsia="en-US"/>
        </w:rPr>
        <w:t xml:space="preserve"> De installatiesnelheid bezorgt Testobject achteraf in zijn kwaliteitsrapport.</w:t>
      </w:r>
    </w:p>
    <w:p w14:paraId="4C98FBEE" w14:textId="77777777" w:rsidR="00CC1765" w:rsidRDefault="00CC1765" w:rsidP="00CC1765">
      <w:r>
        <w:lastRenderedPageBreak/>
        <w:t>Eén van de devices die op de test-API beschikbaar is: de Motorola Moto E (2nd generation), gratis te gebruiken en leunt dicht aan bij het eigen apparaat. De belangrijkste specificaties van dit device zijn:</w:t>
      </w:r>
    </w:p>
    <w:p w14:paraId="2405BB9E" w14:textId="77777777" w:rsidR="00CC1765" w:rsidRDefault="00CC1765" w:rsidP="00CC1765">
      <w:r w:rsidRPr="006B1190">
        <w:rPr>
          <w:b/>
        </w:rPr>
        <w:t>OS</w:t>
      </w:r>
      <w:r>
        <w:t>: Android 6.0</w:t>
      </w:r>
    </w:p>
    <w:p w14:paraId="0AFB744B" w14:textId="77777777" w:rsidR="00CC1765" w:rsidRDefault="00CC1765" w:rsidP="00CC1765">
      <w:r w:rsidRPr="006B1190">
        <w:rPr>
          <w:b/>
        </w:rPr>
        <w:t>API level</w:t>
      </w:r>
      <w:r>
        <w:t>: 23</w:t>
      </w:r>
    </w:p>
    <w:p w14:paraId="6BA91731" w14:textId="77777777" w:rsidR="00CC1765" w:rsidRPr="00D144E6" w:rsidRDefault="00CC1765" w:rsidP="00CC1765">
      <w:pPr>
        <w:rPr>
          <w:lang w:val="en-US"/>
        </w:rPr>
      </w:pPr>
      <w:r w:rsidRPr="00D144E6">
        <w:rPr>
          <w:b/>
          <w:lang w:val="en-US"/>
        </w:rPr>
        <w:t>CPU</w:t>
      </w:r>
      <w:r w:rsidRPr="00D144E6">
        <w:rPr>
          <w:lang w:val="en-US"/>
        </w:rPr>
        <w:t>: ARM | quad-core | 1200 MHz</w:t>
      </w:r>
    </w:p>
    <w:p w14:paraId="50EBAA9C" w14:textId="77777777" w:rsidR="00CC1765" w:rsidRPr="00D144E6" w:rsidRDefault="00CC1765" w:rsidP="00CC1765">
      <w:pPr>
        <w:rPr>
          <w:lang w:val="en-US"/>
        </w:rPr>
      </w:pPr>
      <w:r w:rsidRPr="00D144E6">
        <w:rPr>
          <w:b/>
          <w:lang w:val="en-US"/>
        </w:rPr>
        <w:t>RAM</w:t>
      </w:r>
      <w:r w:rsidRPr="00D144E6">
        <w:rPr>
          <w:lang w:val="en-US"/>
        </w:rPr>
        <w:t>: 1024 MB</w:t>
      </w:r>
    </w:p>
    <w:p w14:paraId="7BFD0D97" w14:textId="77777777" w:rsidR="00CC1765" w:rsidRDefault="00CC1765" w:rsidP="00CC1765">
      <w:pPr>
        <w:pStyle w:val="Bijschrift"/>
      </w:pPr>
      <w:r>
        <w:t>iOS</w:t>
      </w:r>
    </w:p>
    <w:p w14:paraId="35FF61C7" w14:textId="77777777" w:rsidR="00CC1765" w:rsidRPr="00E760F9" w:rsidRDefault="00CC1765" w:rsidP="00CC1765">
      <w:pPr>
        <w:rPr>
          <w:highlight w:val="yellow"/>
          <w:lang w:eastAsia="en-US"/>
        </w:rPr>
      </w:pPr>
      <w:r>
        <w:rPr>
          <w:highlight w:val="yellow"/>
          <w:lang w:eastAsia="en-US"/>
        </w:rPr>
        <w:t>De snelheid van de iOS applicatie testen gebeurd met behulp van console commands van Xcode. Dit is een onderdeel dat Testobject niet in zijn resulterende logs weergeeft waardoor dit manueel uitgevoerd moest worden in Xcode.</w:t>
      </w:r>
    </w:p>
    <w:p w14:paraId="2156D5F4" w14:textId="77777777" w:rsidR="00CC1765" w:rsidRPr="00D11B0B" w:rsidRDefault="00CC1765" w:rsidP="00CC1765">
      <w:pPr>
        <w:rPr>
          <w:highlight w:val="yellow"/>
          <w:lang w:val="en-US"/>
        </w:rPr>
      </w:pPr>
      <w:r>
        <w:rPr>
          <w:highlight w:val="yellow"/>
        </w:rPr>
        <w:t xml:space="preserve">Door een omgevingsvariabele mee te geven in Xcode kan de pre-main time, oftewel de tijd die nodig is om de applicatie te initialiseren, geanalyseerd worden en via de console in XCode vrijgegeven worden. </w:t>
      </w:r>
      <w:r w:rsidRPr="00D11B0B">
        <w:rPr>
          <w:highlight w:val="yellow"/>
          <w:lang w:val="en-US"/>
        </w:rPr>
        <w:t>(vb. React Native, iOS):</w:t>
      </w:r>
    </w:p>
    <w:p w14:paraId="1B5AB022"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Total pre-main time:  46.39 milliseconds (100.0%)</w:t>
      </w:r>
    </w:p>
    <w:p w14:paraId="0123CE90"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dylib loading time:  13.92 milliseconds (30.0%)</w:t>
      </w:r>
    </w:p>
    <w:p w14:paraId="55B8255B"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rebase/binding time:   6.25 milliseconds (13.4%)</w:t>
      </w:r>
    </w:p>
    <w:p w14:paraId="147DF2FF"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ObjC setup time:   6.01 milliseconds (12.9%)</w:t>
      </w:r>
    </w:p>
    <w:p w14:paraId="3EDFE4E6"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initializer time:  20.15 milliseconds (43.4%)</w:t>
      </w:r>
    </w:p>
    <w:p w14:paraId="2E5D113D"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slowest intializers :</w:t>
      </w:r>
    </w:p>
    <w:p w14:paraId="436B2827"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libSystem.B.dylib :   4.50 milliseconds (9.7%)</w:t>
      </w:r>
    </w:p>
    <w:p w14:paraId="00F03597" w14:textId="77777777" w:rsidR="00CC1765" w:rsidRPr="00C556EE" w:rsidRDefault="00CC1765" w:rsidP="00CC1765">
      <w:pPr>
        <w:spacing w:line="240" w:lineRule="auto"/>
        <w:jc w:val="center"/>
        <w:rPr>
          <w:rFonts w:cs="Arial"/>
          <w:i/>
          <w:noProof/>
          <w:highlight w:val="yellow"/>
          <w:lang w:val="en-US" w:eastAsia="en-US"/>
        </w:rPr>
      </w:pPr>
      <w:r w:rsidRPr="00C556EE">
        <w:rPr>
          <w:rFonts w:cs="Arial"/>
          <w:i/>
          <w:noProof/>
          <w:highlight w:val="yellow"/>
          <w:lang w:val="en-US" w:eastAsia="en-US"/>
        </w:rPr>
        <w:t>libBacktraceRecording.dylib :   3.40 milliseconds (7.3%)</w:t>
      </w:r>
    </w:p>
    <w:p w14:paraId="1A449808" w14:textId="77777777" w:rsidR="00CC1765" w:rsidRPr="00CC1765" w:rsidRDefault="00CC1765" w:rsidP="00CC1765">
      <w:pPr>
        <w:spacing w:line="240" w:lineRule="auto"/>
        <w:jc w:val="center"/>
        <w:rPr>
          <w:rFonts w:cs="Arial"/>
          <w:i/>
          <w:noProof/>
          <w:highlight w:val="yellow"/>
          <w:lang w:val="en-US" w:eastAsia="en-US"/>
        </w:rPr>
      </w:pPr>
      <w:r w:rsidRPr="00CC1765">
        <w:rPr>
          <w:rFonts w:cs="Arial"/>
          <w:i/>
          <w:noProof/>
          <w:highlight w:val="yellow"/>
          <w:lang w:val="en-US" w:eastAsia="en-US"/>
        </w:rPr>
        <w:t>MediaServices :   3.30 milliseconds (7.1%)</w:t>
      </w:r>
    </w:p>
    <w:p w14:paraId="54892AE5" w14:textId="77777777" w:rsidR="00CC1765" w:rsidRDefault="00CC1765" w:rsidP="00CC1765">
      <w:pPr>
        <w:spacing w:line="240" w:lineRule="auto"/>
        <w:jc w:val="center"/>
        <w:rPr>
          <w:rFonts w:cs="Arial"/>
          <w:i/>
          <w:noProof/>
          <w:lang w:eastAsia="en-US"/>
        </w:rPr>
      </w:pPr>
      <w:r w:rsidRPr="00C556EE">
        <w:rPr>
          <w:rFonts w:cs="Arial"/>
          <w:i/>
          <w:noProof/>
          <w:highlight w:val="yellow"/>
          <w:lang w:eastAsia="en-US"/>
        </w:rPr>
        <w:t>ProjectReactNative :  12.54 milliseconds (27.0%)</w:t>
      </w:r>
    </w:p>
    <w:p w14:paraId="2D3F7D2E" w14:textId="77777777" w:rsidR="00CC1765" w:rsidRPr="002F5A5E" w:rsidRDefault="00CC1765" w:rsidP="00CC1765">
      <w:pPr>
        <w:rPr>
          <w:highlight w:val="yellow"/>
          <w:lang w:eastAsia="en-US"/>
        </w:rPr>
      </w:pPr>
      <w:r w:rsidRPr="003424A7">
        <w:rPr>
          <w:highlight w:val="yellow"/>
          <w:lang w:eastAsia="en-US"/>
        </w:rPr>
        <w:t xml:space="preserve">Hieruit kan de opstartsnelheid gehaald worden. Namelijk </w:t>
      </w:r>
      <w:r>
        <w:rPr>
          <w:highlight w:val="yellow"/>
          <w:lang w:eastAsia="en-US"/>
        </w:rPr>
        <w:t xml:space="preserve">46.39 </w:t>
      </w:r>
      <w:r w:rsidRPr="003424A7">
        <w:rPr>
          <w:highlight w:val="yellow"/>
          <w:lang w:eastAsia="en-US"/>
        </w:rPr>
        <w:t>ms voor dit voorbeeld.</w:t>
      </w:r>
      <w:r>
        <w:rPr>
          <w:highlight w:val="yellow"/>
          <w:lang w:eastAsia="en-US"/>
        </w:rPr>
        <w:t xml:space="preserve"> Hieruit is eveneens te halen hoeveel tijd bepaalde delen van de initialisatie nodig had. De installatiesnelheid bezorgt Testobject achteraf in zijn kwaliteitsrapport.</w:t>
      </w:r>
    </w:p>
    <w:p w14:paraId="77B211BE" w14:textId="77777777" w:rsidR="00CC1765" w:rsidRDefault="00CC1765" w:rsidP="00CC1765">
      <w:pPr>
        <w:rPr>
          <w:highlight w:val="yellow"/>
          <w:lang w:eastAsia="en-US"/>
        </w:rPr>
      </w:pPr>
      <w:r>
        <w:rPr>
          <w:highlight w:val="yellow"/>
          <w:lang w:eastAsia="en-US"/>
        </w:rPr>
        <w:t xml:space="preserve"> Het device dat hiervoor gebruikt wordt is de Apple Iphone SE. Dit is eveneens hetzelfde device dat ter ons beschikking is gesteld. De belangrijkste specificaties van dit device:</w:t>
      </w:r>
    </w:p>
    <w:p w14:paraId="055FA388" w14:textId="77777777" w:rsidR="00CC1765" w:rsidRPr="003402CF" w:rsidRDefault="00CC1765" w:rsidP="00CC1765">
      <w:pPr>
        <w:rPr>
          <w:highlight w:val="yellow"/>
        </w:rPr>
      </w:pPr>
      <w:r w:rsidRPr="003402CF">
        <w:rPr>
          <w:b/>
          <w:highlight w:val="yellow"/>
        </w:rPr>
        <w:t>OS</w:t>
      </w:r>
      <w:r w:rsidRPr="003402CF">
        <w:rPr>
          <w:highlight w:val="yellow"/>
        </w:rPr>
        <w:t>: iOS 11.3</w:t>
      </w:r>
    </w:p>
    <w:p w14:paraId="41115579" w14:textId="77777777" w:rsidR="00CC1765" w:rsidRPr="00D964B8" w:rsidRDefault="00CC1765" w:rsidP="00CC1765">
      <w:pPr>
        <w:rPr>
          <w:highlight w:val="yellow"/>
        </w:rPr>
      </w:pPr>
      <w:r w:rsidRPr="00D964B8">
        <w:rPr>
          <w:b/>
          <w:highlight w:val="yellow"/>
        </w:rPr>
        <w:t>CPU</w:t>
      </w:r>
      <w:r w:rsidRPr="00D964B8">
        <w:rPr>
          <w:highlight w:val="yellow"/>
        </w:rPr>
        <w:t>: Dual-core 1.84 GHz Twister</w:t>
      </w:r>
    </w:p>
    <w:p w14:paraId="5108DE38" w14:textId="77777777" w:rsidR="00CC1765" w:rsidRPr="00D964B8" w:rsidRDefault="00CC1765" w:rsidP="00CC1765">
      <w:r w:rsidRPr="00D964B8">
        <w:rPr>
          <w:b/>
          <w:highlight w:val="yellow"/>
        </w:rPr>
        <w:t>RAM</w:t>
      </w:r>
      <w:r w:rsidRPr="00D964B8">
        <w:rPr>
          <w:highlight w:val="yellow"/>
        </w:rPr>
        <w:t>: 2048 MB</w:t>
      </w:r>
    </w:p>
    <w:p w14:paraId="5C41ED53" w14:textId="77777777" w:rsidR="00CC1765" w:rsidRDefault="00CC1765" w:rsidP="00CC1765">
      <w:r>
        <w:t>Maar aangezien wij onze applicaties vergelijken met hetzelfde apparaat zal dit in onze vergelijkende studie niet uitmaken voor zowel Android als iOS.</w:t>
      </w:r>
    </w:p>
    <w:p w14:paraId="683A60F7" w14:textId="77777777" w:rsidR="00CC1765" w:rsidRDefault="00CC1765" w:rsidP="00CC1765">
      <w:r>
        <w:t>Bij snelheid gaat verstaan worden: de installatiesnelheid, de tijd die dit apparaat nodig heeft om de applicatie te installeren, en de opstarttijd, de tijd die het nodig heeft om de geïnstalleerde app op te starten zonder dat er iets in het cachegeheugen gestoken is.</w:t>
      </w:r>
    </w:p>
    <w:p w14:paraId="22A6DF70" w14:textId="77777777" w:rsidR="00CC1765" w:rsidRDefault="00CC1765" w:rsidP="00CC1765">
      <w:r w:rsidRPr="006179D5">
        <w:rPr>
          <w:highlight w:val="yellow"/>
        </w:rPr>
        <w:lastRenderedPageBreak/>
        <w:t xml:space="preserve">Opvallend is dat bij het latere onderdeel </w:t>
      </w:r>
      <w:r w:rsidRPr="006179D5">
        <w:rPr>
          <w:i/>
          <w:highlight w:val="yellow"/>
        </w:rPr>
        <w:t>user experience</w:t>
      </w:r>
      <w:r w:rsidRPr="00F43613">
        <w:rPr>
          <w:highlight w:val="yellow"/>
        </w:rPr>
        <w:t>, sectie 4.4,</w:t>
      </w:r>
      <w:r w:rsidRPr="006179D5">
        <w:rPr>
          <w:highlight w:val="yellow"/>
        </w:rPr>
        <w:t xml:space="preserve"> eveneens de vraag bestaat hoe snel de applicatie-startsnelheid aanvoelt. Hierbij kan er geconcludeerd worden of deze snelheid dan ook voelbaar minder/meer is vergeleken met de concurrentie.</w:t>
      </w:r>
    </w:p>
    <w:p w14:paraId="76D6A141" w14:textId="77777777" w:rsidR="00CC1765" w:rsidRPr="00FC34E6" w:rsidRDefault="00CC1765" w:rsidP="00CC1765"/>
    <w:p w14:paraId="6478D268" w14:textId="77777777" w:rsidR="00CC1765" w:rsidRPr="002F5A5E" w:rsidRDefault="00CC1765" w:rsidP="0075099F">
      <w:pPr>
        <w:rPr>
          <w:highlight w:val="yellow"/>
          <w:lang w:eastAsia="en-US"/>
        </w:rPr>
      </w:pPr>
    </w:p>
    <w:p w14:paraId="2B976EA8" w14:textId="2F91CCB1" w:rsidR="00716499" w:rsidRPr="006179D5" w:rsidRDefault="00FC34E6" w:rsidP="00716499">
      <w:pPr>
        <w:pStyle w:val="Kop4"/>
        <w:rPr>
          <w:highlight w:val="yellow"/>
          <w:lang w:eastAsia="en-US"/>
        </w:rPr>
      </w:pPr>
      <w:r w:rsidRPr="006179D5">
        <w:rPr>
          <w:highlight w:val="yellow"/>
          <w:lang w:eastAsia="en-US"/>
        </w:rPr>
        <w:t>User experienc</w:t>
      </w:r>
      <w:r w:rsidR="00716499" w:rsidRPr="006179D5">
        <w:rPr>
          <w:highlight w:val="yellow"/>
          <w:lang w:eastAsia="en-US"/>
        </w:rPr>
        <w:t>e</w:t>
      </w:r>
    </w:p>
    <w:p w14:paraId="3F8F21FB" w14:textId="590CB521" w:rsidR="003424A7" w:rsidRDefault="00716499" w:rsidP="00716499">
      <w:pPr>
        <w:rPr>
          <w:highlight w:val="yellow"/>
          <w:lang w:eastAsia="en-US"/>
        </w:rPr>
      </w:pPr>
      <w:r w:rsidRPr="006179D5">
        <w:rPr>
          <w:highlight w:val="yellow"/>
          <w:lang w:eastAsia="en-US"/>
        </w:rPr>
        <w:t xml:space="preserve">Voor </w:t>
      </w:r>
      <w:r w:rsidR="00FE0ECF" w:rsidRPr="006179D5">
        <w:rPr>
          <w:highlight w:val="yellow"/>
          <w:lang w:eastAsia="en-US"/>
        </w:rPr>
        <w:t>het</w:t>
      </w:r>
      <w:r w:rsidRPr="006179D5">
        <w:rPr>
          <w:highlight w:val="yellow"/>
          <w:lang w:eastAsia="en-US"/>
        </w:rPr>
        <w:t xml:space="preserve"> user experience</w:t>
      </w:r>
      <w:r w:rsidR="00FE0ECF" w:rsidRPr="006179D5">
        <w:rPr>
          <w:highlight w:val="yellow"/>
          <w:lang w:eastAsia="en-US"/>
        </w:rPr>
        <w:t>-onderdeel</w:t>
      </w:r>
      <w:r w:rsidRPr="006179D5">
        <w:rPr>
          <w:highlight w:val="yellow"/>
          <w:lang w:eastAsia="en-US"/>
        </w:rPr>
        <w:t xml:space="preserve"> is het moeilijk </w:t>
      </w:r>
      <w:r w:rsidR="00FE0ECF" w:rsidRPr="006179D5">
        <w:rPr>
          <w:highlight w:val="yellow"/>
          <w:lang w:eastAsia="en-US"/>
        </w:rPr>
        <w:t>vinden</w:t>
      </w:r>
      <w:r w:rsidRPr="006179D5">
        <w:rPr>
          <w:highlight w:val="yellow"/>
          <w:lang w:eastAsia="en-US"/>
        </w:rPr>
        <w:t xml:space="preserve"> </w:t>
      </w:r>
      <w:r w:rsidR="00FE0ECF" w:rsidRPr="006179D5">
        <w:rPr>
          <w:highlight w:val="yellow"/>
          <w:lang w:eastAsia="en-US"/>
        </w:rPr>
        <w:t>van</w:t>
      </w:r>
      <w:r w:rsidRPr="006179D5">
        <w:rPr>
          <w:highlight w:val="yellow"/>
          <w:lang w:eastAsia="en-US"/>
        </w:rPr>
        <w:t xml:space="preserve"> harde cijfers van bepaalde parameters sinds deze subjectief zijn</w:t>
      </w:r>
      <w:r w:rsidR="00FE0ECF" w:rsidRPr="006179D5">
        <w:rPr>
          <w:highlight w:val="yellow"/>
          <w:lang w:eastAsia="en-US"/>
        </w:rPr>
        <w:t xml:space="preserve">, bv. vlotheid, uitstraling, </w:t>
      </w:r>
      <w:r w:rsidR="0009093E" w:rsidRPr="006179D5">
        <w:rPr>
          <w:highlight w:val="yellow"/>
          <w:lang w:eastAsia="en-US"/>
        </w:rPr>
        <w:t>functionaliteit, ...</w:t>
      </w:r>
      <w:r w:rsidR="00FE0ECF" w:rsidRPr="006179D5">
        <w:rPr>
          <w:highlight w:val="yellow"/>
          <w:lang w:eastAsia="en-US"/>
        </w:rPr>
        <w:t xml:space="preserve"> zijn allemaal eigenschappen waar mensen verschillend op reageren</w:t>
      </w:r>
      <w:r w:rsidRPr="006179D5">
        <w:rPr>
          <w:highlight w:val="yellow"/>
          <w:lang w:eastAsia="en-US"/>
        </w:rPr>
        <w:t>. Daarom wordt de gebruikerservaring getest met behulp van een enquête waarbij een aantal personen de applicaties gaan beoordelen op bepaalde factoren.</w:t>
      </w:r>
      <w:r w:rsidR="00731945">
        <w:rPr>
          <w:highlight w:val="yellow"/>
          <w:lang w:eastAsia="en-US"/>
        </w:rPr>
        <w:t xml:space="preserve"> </w:t>
      </w:r>
      <w:r w:rsidRPr="006179D5">
        <w:rPr>
          <w:highlight w:val="yellow"/>
          <w:lang w:eastAsia="en-US"/>
        </w:rPr>
        <w:t xml:space="preserve">Deze factoren </w:t>
      </w:r>
      <w:r w:rsidR="006179D5">
        <w:rPr>
          <w:highlight w:val="yellow"/>
          <w:lang w:eastAsia="en-US"/>
        </w:rPr>
        <w:t xml:space="preserve">worden getest via </w:t>
      </w:r>
      <w:r w:rsidRPr="006179D5">
        <w:rPr>
          <w:highlight w:val="yellow"/>
          <w:lang w:eastAsia="en-US"/>
        </w:rPr>
        <w:t xml:space="preserve">vragen waarop de deelnemers een score van </w:t>
      </w:r>
      <w:r w:rsidR="00FE0ECF" w:rsidRPr="006179D5">
        <w:rPr>
          <w:highlight w:val="yellow"/>
          <w:lang w:eastAsia="en-US"/>
        </w:rPr>
        <w:t>één tot vijf</w:t>
      </w:r>
      <w:r w:rsidRPr="006179D5">
        <w:rPr>
          <w:highlight w:val="yellow"/>
          <w:lang w:eastAsia="en-US"/>
        </w:rPr>
        <w:t xml:space="preserve"> geven. </w:t>
      </w:r>
      <w:r w:rsidR="00731945">
        <w:rPr>
          <w:highlight w:val="yellow"/>
          <w:lang w:eastAsia="en-US"/>
        </w:rPr>
        <w:t>De steekproefomvang die hiervoor gebruikt gaat worden is tien personen, allen met een verschillende achtergrond en kennis van zaken</w:t>
      </w:r>
      <w:r w:rsidR="00731945" w:rsidRPr="006179D5">
        <w:rPr>
          <w:highlight w:val="yellow"/>
          <w:lang w:eastAsia="en-US"/>
        </w:rPr>
        <w:t>. De</w:t>
      </w:r>
      <w:r w:rsidRPr="006179D5">
        <w:rPr>
          <w:highlight w:val="yellow"/>
          <w:lang w:eastAsia="en-US"/>
        </w:rPr>
        <w:t xml:space="preserve"> vragen worden gesteld voor alle platformen waarop een applicatie uitgerold </w:t>
      </w:r>
      <w:r w:rsidR="005776AE" w:rsidRPr="006179D5">
        <w:rPr>
          <w:highlight w:val="yellow"/>
          <w:lang w:eastAsia="en-US"/>
        </w:rPr>
        <w:t>is</w:t>
      </w:r>
      <w:r w:rsidRPr="006179D5">
        <w:rPr>
          <w:highlight w:val="yellow"/>
          <w:lang w:eastAsia="en-US"/>
        </w:rPr>
        <w:t xml:space="preserve"> en de native applicatie die collega’s van Zappware ontworpen hebben. Dit betekent: </w:t>
      </w:r>
      <w:r w:rsidR="005776AE" w:rsidRPr="006179D5">
        <w:rPr>
          <w:highlight w:val="yellow"/>
          <w:lang w:eastAsia="en-US"/>
        </w:rPr>
        <w:t>drie</w:t>
      </w:r>
      <w:r w:rsidRPr="006179D5">
        <w:rPr>
          <w:highlight w:val="yellow"/>
          <w:lang w:eastAsia="en-US"/>
        </w:rPr>
        <w:t xml:space="preserve"> voor Android en </w:t>
      </w:r>
      <w:r w:rsidR="005776AE" w:rsidRPr="006179D5">
        <w:rPr>
          <w:highlight w:val="yellow"/>
          <w:lang w:eastAsia="en-US"/>
        </w:rPr>
        <w:t>drie</w:t>
      </w:r>
      <w:r w:rsidRPr="006179D5">
        <w:rPr>
          <w:highlight w:val="yellow"/>
          <w:lang w:eastAsia="en-US"/>
        </w:rPr>
        <w:t xml:space="preserve"> voor iOS. In totaal moeten er dus </w:t>
      </w:r>
      <w:r w:rsidR="005776AE" w:rsidRPr="006179D5">
        <w:rPr>
          <w:highlight w:val="yellow"/>
          <w:lang w:eastAsia="en-US"/>
        </w:rPr>
        <w:t>zes</w:t>
      </w:r>
      <w:r w:rsidR="00610292">
        <w:rPr>
          <w:highlight w:val="yellow"/>
          <w:lang w:eastAsia="en-US"/>
        </w:rPr>
        <w:t xml:space="preserve"> applicaties getest worden.</w:t>
      </w:r>
    </w:p>
    <w:p w14:paraId="5D476152" w14:textId="04E6C78A" w:rsidR="00740540" w:rsidRDefault="00716499" w:rsidP="00716499">
      <w:pPr>
        <w:rPr>
          <w:highlight w:val="yellow"/>
          <w:lang w:eastAsia="en-US"/>
        </w:rPr>
      </w:pPr>
      <w:r w:rsidRPr="006179D5">
        <w:rPr>
          <w:highlight w:val="yellow"/>
          <w:lang w:eastAsia="en-US"/>
        </w:rPr>
        <w:t xml:space="preserve">De </w:t>
      </w:r>
      <w:r w:rsidR="00F43613">
        <w:rPr>
          <w:highlight w:val="yellow"/>
          <w:lang w:eastAsia="en-US"/>
        </w:rPr>
        <w:t>tabel</w:t>
      </w:r>
      <w:r w:rsidRPr="006179D5">
        <w:rPr>
          <w:highlight w:val="yellow"/>
          <w:lang w:eastAsia="en-US"/>
        </w:rPr>
        <w:t xml:space="preserve"> met deze te beoordelen onderdelen</w:t>
      </w:r>
      <w:r w:rsidR="001636D9" w:rsidRPr="006179D5">
        <w:rPr>
          <w:highlight w:val="yellow"/>
          <w:lang w:eastAsia="en-US"/>
        </w:rPr>
        <w:t xml:space="preserve"> voor </w:t>
      </w:r>
      <w:r w:rsidR="00A66AC2">
        <w:rPr>
          <w:highlight w:val="yellow"/>
          <w:lang w:eastAsia="en-US"/>
        </w:rPr>
        <w:t>beide operating systems</w:t>
      </w:r>
      <w:r w:rsidRPr="006179D5">
        <w:rPr>
          <w:highlight w:val="yellow"/>
          <w:lang w:eastAsia="en-US"/>
        </w:rPr>
        <w:t xml:space="preserve"> </w:t>
      </w:r>
      <w:r w:rsidR="00F43613">
        <w:rPr>
          <w:highlight w:val="yellow"/>
          <w:lang w:eastAsia="en-US"/>
        </w:rPr>
        <w:t xml:space="preserve">is te vinden op </w:t>
      </w:r>
      <w:r w:rsidR="00553BD9">
        <w:rPr>
          <w:highlight w:val="yellow"/>
          <w:lang w:eastAsia="en-US"/>
        </w:rPr>
        <w:t>T</w:t>
      </w:r>
      <w:r w:rsidR="00F43613">
        <w:rPr>
          <w:highlight w:val="yellow"/>
          <w:lang w:eastAsia="en-US"/>
        </w:rPr>
        <w:t>abe</w:t>
      </w:r>
      <w:r w:rsidR="00DA5D84">
        <w:rPr>
          <w:highlight w:val="yellow"/>
          <w:lang w:eastAsia="en-US"/>
        </w:rPr>
        <w:t>l 2-2</w:t>
      </w:r>
      <w:r w:rsidR="00740540">
        <w:rPr>
          <w:highlight w:val="yellow"/>
          <w:lang w:eastAsia="en-US"/>
        </w:rPr>
        <w:t>.</w:t>
      </w:r>
    </w:p>
    <w:p w14:paraId="7217C118" w14:textId="0D798454" w:rsidR="0007692C" w:rsidRPr="006179D5" w:rsidRDefault="0007692C" w:rsidP="00716499">
      <w:pPr>
        <w:rPr>
          <w:i/>
          <w:highlight w:val="yellow"/>
          <w:lang w:eastAsia="en-US"/>
        </w:rPr>
      </w:pPr>
      <w:bookmarkStart w:id="81" w:name="_Hlk514264255"/>
      <w:r w:rsidRPr="006179D5">
        <w:rPr>
          <w:i/>
          <w:highlight w:val="yellow"/>
          <w:lang w:eastAsia="en-US"/>
        </w:rPr>
        <w:t>Geef een score van één tot vijf op de volgend vragen.</w:t>
      </w:r>
    </w:p>
    <w:p w14:paraId="09D6536D" w14:textId="28A48EE5" w:rsidR="001636D9" w:rsidRPr="00EB3DD2" w:rsidRDefault="001636D9" w:rsidP="001636D9">
      <w:pPr>
        <w:jc w:val="center"/>
        <w:rPr>
          <w:b/>
          <w:highlight w:val="yellow"/>
          <w:lang w:val="en-US" w:eastAsia="en-US"/>
        </w:rPr>
      </w:pPr>
      <w:r w:rsidRPr="00EB3DD2">
        <w:rPr>
          <w:b/>
          <w:highlight w:val="yellow"/>
          <w:lang w:val="en-US" w:eastAsia="en-US"/>
        </w:rPr>
        <w:t>Android</w:t>
      </w:r>
      <w:r w:rsidR="001704B0" w:rsidRPr="00EB3DD2">
        <w:rPr>
          <w:b/>
          <w:highlight w:val="yellow"/>
          <w:lang w:val="en-US" w:eastAsia="en-US"/>
        </w:rPr>
        <w:t>/iOS</w:t>
      </w:r>
    </w:p>
    <w:p w14:paraId="4357FA80" w14:textId="65E571E6" w:rsidR="00EB3DD2" w:rsidRPr="00EB3DD2" w:rsidRDefault="00EB3DD2" w:rsidP="00EB3DD2">
      <w:pPr>
        <w:pStyle w:val="Bijschrift"/>
        <w:keepNext/>
        <w:rPr>
          <w:lang w:val="en-US"/>
        </w:rPr>
      </w:pPr>
      <w:bookmarkStart w:id="82" w:name="_Toc514513274"/>
      <w:r w:rsidRPr="00EB3DD2">
        <w:rPr>
          <w:lang w:val="en-US"/>
        </w:rPr>
        <w:t xml:space="preserve">Tabel </w:t>
      </w:r>
      <w:r w:rsidR="00103F03">
        <w:rPr>
          <w:lang w:val="en-US"/>
        </w:rPr>
        <w:fldChar w:fldCharType="begin"/>
      </w:r>
      <w:r w:rsidR="00103F03">
        <w:rPr>
          <w:lang w:val="en-US"/>
        </w:rPr>
        <w:instrText xml:space="preserve"> STYLEREF 1 \s </w:instrText>
      </w:r>
      <w:r w:rsidR="00103F03">
        <w:rPr>
          <w:lang w:val="en-US"/>
        </w:rPr>
        <w:fldChar w:fldCharType="separate"/>
      </w:r>
      <w:r w:rsidR="00103F03">
        <w:rPr>
          <w:noProof/>
          <w:lang w:val="en-US"/>
        </w:rPr>
        <w:t>2</w:t>
      </w:r>
      <w:r w:rsidR="00103F03">
        <w:rPr>
          <w:lang w:val="en-US"/>
        </w:rPr>
        <w:fldChar w:fldCharType="end"/>
      </w:r>
      <w:r w:rsidR="00103F03">
        <w:rPr>
          <w:lang w:val="en-US"/>
        </w:rPr>
        <w:noBreakHyphen/>
      </w:r>
      <w:r w:rsidR="00103F03">
        <w:rPr>
          <w:lang w:val="en-US"/>
        </w:rPr>
        <w:fldChar w:fldCharType="begin"/>
      </w:r>
      <w:r w:rsidR="00103F03">
        <w:rPr>
          <w:lang w:val="en-US"/>
        </w:rPr>
        <w:instrText xml:space="preserve"> SEQ Tabel \* ARABIC \s 1 </w:instrText>
      </w:r>
      <w:r w:rsidR="00103F03">
        <w:rPr>
          <w:lang w:val="en-US"/>
        </w:rPr>
        <w:fldChar w:fldCharType="separate"/>
      </w:r>
      <w:r w:rsidR="00103F03">
        <w:rPr>
          <w:noProof/>
          <w:lang w:val="en-US"/>
        </w:rPr>
        <w:t>2</w:t>
      </w:r>
      <w:r w:rsidR="00103F03">
        <w:rPr>
          <w:lang w:val="en-US"/>
        </w:rPr>
        <w:fldChar w:fldCharType="end"/>
      </w:r>
      <w:r w:rsidRPr="00EB3DD2">
        <w:rPr>
          <w:lang w:val="en-US"/>
        </w:rPr>
        <w:t xml:space="preserve"> Enquête user experience</w:t>
      </w:r>
      <w:bookmarkEnd w:id="82"/>
    </w:p>
    <w:tbl>
      <w:tblPr>
        <w:tblStyle w:val="Tabelraster"/>
        <w:tblW w:w="0" w:type="auto"/>
        <w:tblInd w:w="137" w:type="dxa"/>
        <w:tblLook w:val="04A0" w:firstRow="1" w:lastRow="0" w:firstColumn="1" w:lastColumn="0" w:noHBand="0" w:noVBand="1"/>
      </w:tblPr>
      <w:tblGrid>
        <w:gridCol w:w="4116"/>
        <w:gridCol w:w="1697"/>
        <w:gridCol w:w="1556"/>
        <w:gridCol w:w="1556"/>
      </w:tblGrid>
      <w:tr w:rsidR="001636D9" w:rsidRPr="006179D5" w14:paraId="61E4AFEA" w14:textId="77777777" w:rsidTr="006875AC">
        <w:tc>
          <w:tcPr>
            <w:tcW w:w="4116" w:type="dxa"/>
            <w:tcBorders>
              <w:top w:val="nil"/>
              <w:left w:val="nil"/>
              <w:bottom w:val="nil"/>
              <w:right w:val="single" w:sz="4" w:space="0" w:color="auto"/>
            </w:tcBorders>
          </w:tcPr>
          <w:p w14:paraId="4E500B08" w14:textId="193FBEDE" w:rsidR="001636D9" w:rsidRPr="00EB3DD2" w:rsidRDefault="001636D9" w:rsidP="001636D9">
            <w:pPr>
              <w:rPr>
                <w:i/>
                <w:highlight w:val="yellow"/>
                <w:lang w:val="en-US" w:eastAsia="en-US"/>
              </w:rPr>
            </w:pPr>
          </w:p>
        </w:tc>
        <w:tc>
          <w:tcPr>
            <w:tcW w:w="1697" w:type="dxa"/>
            <w:tcBorders>
              <w:top w:val="single" w:sz="4" w:space="0" w:color="auto"/>
              <w:left w:val="single" w:sz="4" w:space="0" w:color="auto"/>
              <w:bottom w:val="single" w:sz="4" w:space="0" w:color="auto"/>
              <w:right w:val="single" w:sz="4" w:space="0" w:color="auto"/>
            </w:tcBorders>
          </w:tcPr>
          <w:p w14:paraId="6FC40081" w14:textId="23E7B855" w:rsidR="001636D9" w:rsidRPr="006179D5" w:rsidRDefault="001636D9" w:rsidP="001636D9">
            <w:pPr>
              <w:jc w:val="left"/>
              <w:rPr>
                <w:highlight w:val="yellow"/>
                <w:lang w:eastAsia="en-US"/>
              </w:rPr>
            </w:pPr>
            <w:r w:rsidRPr="006179D5">
              <w:rPr>
                <w:highlight w:val="yellow"/>
                <w:lang w:eastAsia="en-US"/>
              </w:rPr>
              <w:t>App 1</w:t>
            </w:r>
          </w:p>
        </w:tc>
        <w:tc>
          <w:tcPr>
            <w:tcW w:w="1556" w:type="dxa"/>
            <w:tcBorders>
              <w:left w:val="single" w:sz="4" w:space="0" w:color="auto"/>
            </w:tcBorders>
          </w:tcPr>
          <w:p w14:paraId="4D544375" w14:textId="37C80C54" w:rsidR="001636D9" w:rsidRPr="006179D5" w:rsidRDefault="001636D9" w:rsidP="001636D9">
            <w:pPr>
              <w:rPr>
                <w:highlight w:val="yellow"/>
                <w:lang w:eastAsia="en-US"/>
              </w:rPr>
            </w:pPr>
            <w:r w:rsidRPr="006179D5">
              <w:rPr>
                <w:highlight w:val="yellow"/>
                <w:lang w:eastAsia="en-US"/>
              </w:rPr>
              <w:t>App 2</w:t>
            </w:r>
          </w:p>
        </w:tc>
        <w:tc>
          <w:tcPr>
            <w:tcW w:w="1556" w:type="dxa"/>
          </w:tcPr>
          <w:p w14:paraId="34ACBD3D" w14:textId="7032A2AB" w:rsidR="001636D9" w:rsidRPr="006179D5" w:rsidRDefault="001636D9" w:rsidP="001636D9">
            <w:pPr>
              <w:rPr>
                <w:highlight w:val="yellow"/>
                <w:lang w:eastAsia="en-US"/>
              </w:rPr>
            </w:pPr>
            <w:r w:rsidRPr="006179D5">
              <w:rPr>
                <w:highlight w:val="yellow"/>
                <w:lang w:eastAsia="en-US"/>
              </w:rPr>
              <w:t>App 3</w:t>
            </w:r>
          </w:p>
        </w:tc>
      </w:tr>
      <w:tr w:rsidR="005776AE" w:rsidRPr="006179D5" w14:paraId="1237A9E0" w14:textId="77777777" w:rsidTr="006875AC">
        <w:tc>
          <w:tcPr>
            <w:tcW w:w="4116" w:type="dxa"/>
            <w:tcBorders>
              <w:top w:val="nil"/>
              <w:left w:val="nil"/>
              <w:bottom w:val="nil"/>
              <w:right w:val="single" w:sz="4" w:space="0" w:color="auto"/>
            </w:tcBorders>
          </w:tcPr>
          <w:p w14:paraId="1D3D8D49" w14:textId="33F6370A" w:rsidR="005776AE" w:rsidRPr="006179D5" w:rsidRDefault="005776AE" w:rsidP="00716499">
            <w:pPr>
              <w:rPr>
                <w:highlight w:val="yellow"/>
                <w:lang w:eastAsia="en-US"/>
              </w:rPr>
            </w:pPr>
            <w:r w:rsidRPr="006179D5">
              <w:rPr>
                <w:highlight w:val="yellow"/>
                <w:lang w:eastAsia="en-US"/>
              </w:rPr>
              <w:t>Hoe snel start de applicatie op?</w:t>
            </w:r>
          </w:p>
        </w:tc>
        <w:tc>
          <w:tcPr>
            <w:tcW w:w="1697" w:type="dxa"/>
            <w:tcBorders>
              <w:top w:val="single" w:sz="4" w:space="0" w:color="auto"/>
              <w:left w:val="single" w:sz="4" w:space="0" w:color="auto"/>
              <w:bottom w:val="single" w:sz="4" w:space="0" w:color="auto"/>
              <w:right w:val="single" w:sz="4" w:space="0" w:color="auto"/>
            </w:tcBorders>
          </w:tcPr>
          <w:p w14:paraId="5D61E4DC" w14:textId="77777777" w:rsidR="005776AE" w:rsidRPr="006179D5" w:rsidRDefault="005776AE" w:rsidP="00716499">
            <w:pPr>
              <w:rPr>
                <w:highlight w:val="yellow"/>
                <w:lang w:eastAsia="en-US"/>
              </w:rPr>
            </w:pPr>
          </w:p>
        </w:tc>
        <w:tc>
          <w:tcPr>
            <w:tcW w:w="1556" w:type="dxa"/>
            <w:tcBorders>
              <w:left w:val="single" w:sz="4" w:space="0" w:color="auto"/>
            </w:tcBorders>
          </w:tcPr>
          <w:p w14:paraId="0F95C6BC" w14:textId="77777777" w:rsidR="005776AE" w:rsidRPr="006179D5" w:rsidRDefault="005776AE" w:rsidP="00716499">
            <w:pPr>
              <w:rPr>
                <w:highlight w:val="yellow"/>
                <w:lang w:eastAsia="en-US"/>
              </w:rPr>
            </w:pPr>
          </w:p>
        </w:tc>
        <w:tc>
          <w:tcPr>
            <w:tcW w:w="1556" w:type="dxa"/>
          </w:tcPr>
          <w:p w14:paraId="7FF5C29B" w14:textId="77777777" w:rsidR="005776AE" w:rsidRPr="006179D5" w:rsidRDefault="005776AE" w:rsidP="00716499">
            <w:pPr>
              <w:rPr>
                <w:highlight w:val="yellow"/>
                <w:lang w:eastAsia="en-US"/>
              </w:rPr>
            </w:pPr>
          </w:p>
        </w:tc>
      </w:tr>
      <w:tr w:rsidR="005776AE" w:rsidRPr="006179D5" w14:paraId="757000EF" w14:textId="77777777" w:rsidTr="006875AC">
        <w:tc>
          <w:tcPr>
            <w:tcW w:w="4116" w:type="dxa"/>
            <w:tcBorders>
              <w:top w:val="nil"/>
              <w:left w:val="nil"/>
              <w:bottom w:val="nil"/>
              <w:right w:val="single" w:sz="4" w:space="0" w:color="auto"/>
            </w:tcBorders>
          </w:tcPr>
          <w:p w14:paraId="7C7CA9B3" w14:textId="11C1AB84" w:rsidR="005776AE" w:rsidRPr="006179D5" w:rsidRDefault="0007692C" w:rsidP="00716499">
            <w:pPr>
              <w:rPr>
                <w:highlight w:val="yellow"/>
                <w:lang w:eastAsia="en-US"/>
              </w:rPr>
            </w:pPr>
            <w:r w:rsidRPr="006179D5">
              <w:rPr>
                <w:highlight w:val="yellow"/>
                <w:lang w:eastAsia="en-US"/>
              </w:rPr>
              <w:t xml:space="preserve">Scroll door de lijst, </w:t>
            </w:r>
            <w:r w:rsidR="00DF309F" w:rsidRPr="006179D5">
              <w:rPr>
                <w:highlight w:val="yellow"/>
                <w:lang w:eastAsia="en-US"/>
              </w:rPr>
              <w:t xml:space="preserve">van begin tot einde en terug, </w:t>
            </w:r>
            <w:r w:rsidRPr="006179D5">
              <w:rPr>
                <w:highlight w:val="yellow"/>
                <w:lang w:eastAsia="en-US"/>
              </w:rPr>
              <w:t>hoe vlot verloopt dit?</w:t>
            </w:r>
          </w:p>
        </w:tc>
        <w:tc>
          <w:tcPr>
            <w:tcW w:w="1697" w:type="dxa"/>
            <w:tcBorders>
              <w:top w:val="single" w:sz="4" w:space="0" w:color="auto"/>
              <w:left w:val="single" w:sz="4" w:space="0" w:color="auto"/>
              <w:bottom w:val="single" w:sz="4" w:space="0" w:color="auto"/>
              <w:right w:val="single" w:sz="4" w:space="0" w:color="auto"/>
            </w:tcBorders>
          </w:tcPr>
          <w:p w14:paraId="55872220" w14:textId="77777777" w:rsidR="005776AE" w:rsidRPr="006179D5" w:rsidRDefault="005776AE" w:rsidP="00716499">
            <w:pPr>
              <w:rPr>
                <w:highlight w:val="yellow"/>
                <w:lang w:eastAsia="en-US"/>
              </w:rPr>
            </w:pPr>
          </w:p>
        </w:tc>
        <w:tc>
          <w:tcPr>
            <w:tcW w:w="1556" w:type="dxa"/>
            <w:tcBorders>
              <w:left w:val="single" w:sz="4" w:space="0" w:color="auto"/>
            </w:tcBorders>
          </w:tcPr>
          <w:p w14:paraId="3C350742" w14:textId="77777777" w:rsidR="005776AE" w:rsidRPr="006179D5" w:rsidRDefault="005776AE" w:rsidP="00716499">
            <w:pPr>
              <w:rPr>
                <w:highlight w:val="yellow"/>
                <w:lang w:eastAsia="en-US"/>
              </w:rPr>
            </w:pPr>
          </w:p>
        </w:tc>
        <w:tc>
          <w:tcPr>
            <w:tcW w:w="1556" w:type="dxa"/>
          </w:tcPr>
          <w:p w14:paraId="59643C74" w14:textId="77777777" w:rsidR="005776AE" w:rsidRPr="006179D5" w:rsidRDefault="005776AE" w:rsidP="00716499">
            <w:pPr>
              <w:rPr>
                <w:highlight w:val="yellow"/>
                <w:lang w:eastAsia="en-US"/>
              </w:rPr>
            </w:pPr>
          </w:p>
        </w:tc>
      </w:tr>
      <w:tr w:rsidR="005776AE" w:rsidRPr="006179D5" w14:paraId="6DFD1B2B" w14:textId="77777777" w:rsidTr="006875AC">
        <w:tc>
          <w:tcPr>
            <w:tcW w:w="4116" w:type="dxa"/>
            <w:tcBorders>
              <w:top w:val="nil"/>
              <w:left w:val="nil"/>
              <w:bottom w:val="nil"/>
              <w:right w:val="single" w:sz="4" w:space="0" w:color="auto"/>
            </w:tcBorders>
          </w:tcPr>
          <w:p w14:paraId="64E0C603" w14:textId="0CDFDA70" w:rsidR="005776AE" w:rsidRPr="006179D5" w:rsidRDefault="0007692C" w:rsidP="00716499">
            <w:pPr>
              <w:rPr>
                <w:highlight w:val="yellow"/>
                <w:lang w:eastAsia="en-US"/>
              </w:rPr>
            </w:pPr>
            <w:r w:rsidRPr="006179D5">
              <w:rPr>
                <w:highlight w:val="yellow"/>
                <w:lang w:eastAsia="en-US"/>
              </w:rPr>
              <w:t>Zet de video op pauze, hoe responsief is de videoplayer?</w:t>
            </w:r>
          </w:p>
        </w:tc>
        <w:tc>
          <w:tcPr>
            <w:tcW w:w="1697" w:type="dxa"/>
            <w:tcBorders>
              <w:top w:val="single" w:sz="4" w:space="0" w:color="auto"/>
              <w:left w:val="single" w:sz="4" w:space="0" w:color="auto"/>
              <w:bottom w:val="single" w:sz="4" w:space="0" w:color="auto"/>
              <w:right w:val="single" w:sz="4" w:space="0" w:color="auto"/>
            </w:tcBorders>
          </w:tcPr>
          <w:p w14:paraId="1E193E3A" w14:textId="77777777" w:rsidR="005776AE" w:rsidRPr="006179D5" w:rsidRDefault="005776AE" w:rsidP="00716499">
            <w:pPr>
              <w:rPr>
                <w:highlight w:val="yellow"/>
                <w:lang w:eastAsia="en-US"/>
              </w:rPr>
            </w:pPr>
          </w:p>
        </w:tc>
        <w:tc>
          <w:tcPr>
            <w:tcW w:w="1556" w:type="dxa"/>
            <w:tcBorders>
              <w:left w:val="single" w:sz="4" w:space="0" w:color="auto"/>
            </w:tcBorders>
          </w:tcPr>
          <w:p w14:paraId="49750871" w14:textId="77777777" w:rsidR="005776AE" w:rsidRPr="006179D5" w:rsidRDefault="005776AE" w:rsidP="00716499">
            <w:pPr>
              <w:rPr>
                <w:highlight w:val="yellow"/>
                <w:lang w:eastAsia="en-US"/>
              </w:rPr>
            </w:pPr>
          </w:p>
        </w:tc>
        <w:tc>
          <w:tcPr>
            <w:tcW w:w="1556" w:type="dxa"/>
          </w:tcPr>
          <w:p w14:paraId="29D1BAEF" w14:textId="77777777" w:rsidR="005776AE" w:rsidRPr="006179D5" w:rsidRDefault="005776AE" w:rsidP="00716499">
            <w:pPr>
              <w:rPr>
                <w:highlight w:val="yellow"/>
                <w:lang w:eastAsia="en-US"/>
              </w:rPr>
            </w:pPr>
          </w:p>
        </w:tc>
      </w:tr>
      <w:tr w:rsidR="005776AE" w:rsidRPr="006179D5" w14:paraId="27A3736A" w14:textId="77777777" w:rsidTr="006875AC">
        <w:tc>
          <w:tcPr>
            <w:tcW w:w="4116" w:type="dxa"/>
            <w:tcBorders>
              <w:top w:val="nil"/>
              <w:left w:val="nil"/>
              <w:bottom w:val="nil"/>
              <w:right w:val="single" w:sz="4" w:space="0" w:color="auto"/>
            </w:tcBorders>
          </w:tcPr>
          <w:p w14:paraId="2208313E" w14:textId="3C1C0534" w:rsidR="005776AE" w:rsidRPr="006179D5" w:rsidRDefault="0007692C" w:rsidP="00716499">
            <w:pPr>
              <w:rPr>
                <w:highlight w:val="yellow"/>
                <w:lang w:eastAsia="en-US"/>
              </w:rPr>
            </w:pPr>
            <w:r w:rsidRPr="006179D5">
              <w:rPr>
                <w:highlight w:val="yellow"/>
                <w:lang w:eastAsia="en-US"/>
              </w:rPr>
              <w:t>Druk op de datum, hoe responsief is deze actie?</w:t>
            </w:r>
          </w:p>
        </w:tc>
        <w:tc>
          <w:tcPr>
            <w:tcW w:w="1697" w:type="dxa"/>
            <w:tcBorders>
              <w:top w:val="single" w:sz="4" w:space="0" w:color="auto"/>
              <w:left w:val="single" w:sz="4" w:space="0" w:color="auto"/>
              <w:bottom w:val="single" w:sz="4" w:space="0" w:color="auto"/>
              <w:right w:val="single" w:sz="4" w:space="0" w:color="auto"/>
            </w:tcBorders>
          </w:tcPr>
          <w:p w14:paraId="2F55CB4D" w14:textId="77777777" w:rsidR="005776AE" w:rsidRPr="006179D5" w:rsidRDefault="005776AE" w:rsidP="00716499">
            <w:pPr>
              <w:rPr>
                <w:highlight w:val="yellow"/>
                <w:lang w:eastAsia="en-US"/>
              </w:rPr>
            </w:pPr>
          </w:p>
        </w:tc>
        <w:tc>
          <w:tcPr>
            <w:tcW w:w="1556" w:type="dxa"/>
            <w:tcBorders>
              <w:left w:val="single" w:sz="4" w:space="0" w:color="auto"/>
            </w:tcBorders>
          </w:tcPr>
          <w:p w14:paraId="09651028" w14:textId="77777777" w:rsidR="005776AE" w:rsidRPr="006179D5" w:rsidRDefault="005776AE" w:rsidP="00716499">
            <w:pPr>
              <w:rPr>
                <w:highlight w:val="yellow"/>
                <w:lang w:eastAsia="en-US"/>
              </w:rPr>
            </w:pPr>
          </w:p>
        </w:tc>
        <w:tc>
          <w:tcPr>
            <w:tcW w:w="1556" w:type="dxa"/>
          </w:tcPr>
          <w:p w14:paraId="05299771" w14:textId="77777777" w:rsidR="005776AE" w:rsidRPr="006179D5" w:rsidRDefault="005776AE" w:rsidP="00716499">
            <w:pPr>
              <w:rPr>
                <w:highlight w:val="yellow"/>
                <w:lang w:eastAsia="en-US"/>
              </w:rPr>
            </w:pPr>
          </w:p>
        </w:tc>
      </w:tr>
      <w:tr w:rsidR="001636D9" w:rsidRPr="006179D5" w14:paraId="544CC0EA" w14:textId="77777777" w:rsidTr="006875AC">
        <w:tc>
          <w:tcPr>
            <w:tcW w:w="4116" w:type="dxa"/>
            <w:tcBorders>
              <w:top w:val="nil"/>
              <w:left w:val="nil"/>
              <w:bottom w:val="nil"/>
              <w:right w:val="single" w:sz="4" w:space="0" w:color="auto"/>
            </w:tcBorders>
          </w:tcPr>
          <w:p w14:paraId="795E8F84" w14:textId="2C3D52F4" w:rsidR="001636D9" w:rsidRPr="006179D5" w:rsidRDefault="001636D9" w:rsidP="00716499">
            <w:pPr>
              <w:rPr>
                <w:highlight w:val="yellow"/>
                <w:lang w:eastAsia="en-US"/>
              </w:rPr>
            </w:pPr>
            <w:r w:rsidRPr="006179D5">
              <w:rPr>
                <w:highlight w:val="yellow"/>
                <w:lang w:eastAsia="en-US"/>
              </w:rPr>
              <w:t>Scroll nu nog eens door de lijst, hoe vlot verloopt dit?</w:t>
            </w:r>
          </w:p>
        </w:tc>
        <w:tc>
          <w:tcPr>
            <w:tcW w:w="1697" w:type="dxa"/>
            <w:tcBorders>
              <w:top w:val="single" w:sz="4" w:space="0" w:color="auto"/>
              <w:left w:val="single" w:sz="4" w:space="0" w:color="auto"/>
              <w:bottom w:val="single" w:sz="4" w:space="0" w:color="auto"/>
              <w:right w:val="single" w:sz="4" w:space="0" w:color="auto"/>
            </w:tcBorders>
          </w:tcPr>
          <w:p w14:paraId="3BB4C4AC" w14:textId="77777777" w:rsidR="001636D9" w:rsidRPr="006179D5" w:rsidRDefault="001636D9" w:rsidP="00716499">
            <w:pPr>
              <w:rPr>
                <w:highlight w:val="yellow"/>
                <w:lang w:eastAsia="en-US"/>
              </w:rPr>
            </w:pPr>
          </w:p>
        </w:tc>
        <w:tc>
          <w:tcPr>
            <w:tcW w:w="1556" w:type="dxa"/>
            <w:tcBorders>
              <w:left w:val="single" w:sz="4" w:space="0" w:color="auto"/>
            </w:tcBorders>
          </w:tcPr>
          <w:p w14:paraId="20E9CEEE" w14:textId="77777777" w:rsidR="001636D9" w:rsidRPr="006179D5" w:rsidRDefault="001636D9" w:rsidP="00716499">
            <w:pPr>
              <w:rPr>
                <w:highlight w:val="yellow"/>
                <w:lang w:eastAsia="en-US"/>
              </w:rPr>
            </w:pPr>
          </w:p>
        </w:tc>
        <w:tc>
          <w:tcPr>
            <w:tcW w:w="1556" w:type="dxa"/>
          </w:tcPr>
          <w:p w14:paraId="44B44F23" w14:textId="77777777" w:rsidR="001636D9" w:rsidRPr="006179D5" w:rsidRDefault="001636D9" w:rsidP="00716499">
            <w:pPr>
              <w:rPr>
                <w:highlight w:val="yellow"/>
                <w:lang w:eastAsia="en-US"/>
              </w:rPr>
            </w:pPr>
          </w:p>
        </w:tc>
      </w:tr>
      <w:tr w:rsidR="005776AE" w14:paraId="0ABB069F" w14:textId="77777777" w:rsidTr="006875AC">
        <w:tc>
          <w:tcPr>
            <w:tcW w:w="4116" w:type="dxa"/>
            <w:tcBorders>
              <w:top w:val="nil"/>
              <w:left w:val="nil"/>
              <w:bottom w:val="nil"/>
              <w:right w:val="single" w:sz="4" w:space="0" w:color="auto"/>
            </w:tcBorders>
          </w:tcPr>
          <w:p w14:paraId="448F672D" w14:textId="35BA38EF" w:rsidR="00A052DD" w:rsidRDefault="001636D9" w:rsidP="00716499">
            <w:pPr>
              <w:rPr>
                <w:lang w:eastAsia="en-US"/>
              </w:rPr>
            </w:pPr>
            <w:r w:rsidRPr="006179D5">
              <w:rPr>
                <w:highlight w:val="yellow"/>
                <w:lang w:eastAsia="en-US"/>
              </w:rPr>
              <w:t>Geef een score op de algemene look &amp; feel van de applicatie. Zonder rekening te houden met de gegenereerde visuele aspecten zoals de afbeeldingen en tekstobjecten.</w:t>
            </w:r>
          </w:p>
        </w:tc>
        <w:tc>
          <w:tcPr>
            <w:tcW w:w="1697" w:type="dxa"/>
            <w:tcBorders>
              <w:top w:val="single" w:sz="4" w:space="0" w:color="auto"/>
              <w:left w:val="single" w:sz="4" w:space="0" w:color="auto"/>
              <w:bottom w:val="single" w:sz="4" w:space="0" w:color="auto"/>
              <w:right w:val="single" w:sz="4" w:space="0" w:color="auto"/>
            </w:tcBorders>
          </w:tcPr>
          <w:p w14:paraId="4C75EFA1" w14:textId="3A0109F6" w:rsidR="001636D9" w:rsidRDefault="001636D9" w:rsidP="00716499">
            <w:pPr>
              <w:rPr>
                <w:lang w:eastAsia="en-US"/>
              </w:rPr>
            </w:pPr>
          </w:p>
        </w:tc>
        <w:tc>
          <w:tcPr>
            <w:tcW w:w="1556" w:type="dxa"/>
            <w:tcBorders>
              <w:left w:val="single" w:sz="4" w:space="0" w:color="auto"/>
            </w:tcBorders>
          </w:tcPr>
          <w:p w14:paraId="6376DBDD" w14:textId="77777777" w:rsidR="005776AE" w:rsidRDefault="005776AE" w:rsidP="00716499">
            <w:pPr>
              <w:rPr>
                <w:lang w:eastAsia="en-US"/>
              </w:rPr>
            </w:pPr>
          </w:p>
        </w:tc>
        <w:tc>
          <w:tcPr>
            <w:tcW w:w="1556" w:type="dxa"/>
          </w:tcPr>
          <w:p w14:paraId="61DD8819" w14:textId="6EE1B752" w:rsidR="001636D9" w:rsidRDefault="001636D9" w:rsidP="00716499">
            <w:pPr>
              <w:rPr>
                <w:lang w:eastAsia="en-US"/>
              </w:rPr>
            </w:pPr>
          </w:p>
        </w:tc>
      </w:tr>
      <w:bookmarkEnd w:id="81"/>
    </w:tbl>
    <w:p w14:paraId="681DB35F" w14:textId="6641BEDE" w:rsidR="00BD4D5D" w:rsidRDefault="00BD4D5D" w:rsidP="003601DE">
      <w:pPr>
        <w:spacing w:before="120" w:after="0"/>
      </w:pPr>
    </w:p>
    <w:p w14:paraId="2B8897DE" w14:textId="4CDEB675" w:rsidR="00740540" w:rsidRDefault="00740540" w:rsidP="003601DE">
      <w:pPr>
        <w:spacing w:before="120" w:after="0"/>
      </w:pPr>
    </w:p>
    <w:p w14:paraId="03759162" w14:textId="5310955C" w:rsidR="00777A83" w:rsidRPr="00BD4D5D" w:rsidRDefault="003601DE" w:rsidP="004E7A76">
      <w:pPr>
        <w:pStyle w:val="Kop1"/>
        <w:spacing w:before="240" w:after="480"/>
        <w:ind w:left="431" w:hanging="431"/>
      </w:pPr>
      <w:bookmarkStart w:id="83" w:name="_Toc499557203"/>
      <w:bookmarkStart w:id="84" w:name="_Toc514532494"/>
      <w:r>
        <w:lastRenderedPageBreak/>
        <w:t>Applicatie</w:t>
      </w:r>
      <w:bookmarkEnd w:id="83"/>
      <w:bookmarkEnd w:id="84"/>
    </w:p>
    <w:p w14:paraId="7B56D56B" w14:textId="4CBF3177" w:rsidR="00CF097E" w:rsidRDefault="00E14583" w:rsidP="004E7A76">
      <w:r>
        <w:rPr>
          <w:noProof/>
        </w:rPr>
        <mc:AlternateContent>
          <mc:Choice Requires="wps">
            <w:drawing>
              <wp:anchor distT="0" distB="0" distL="114300" distR="114300" simplePos="0" relativeHeight="251658252" behindDoc="0" locked="0" layoutInCell="1" allowOverlap="1" wp14:anchorId="763A7BD5" wp14:editId="0697E87F">
                <wp:simplePos x="0" y="0"/>
                <wp:positionH relativeFrom="column">
                  <wp:posOffset>3519805</wp:posOffset>
                </wp:positionH>
                <wp:positionV relativeFrom="paragraph">
                  <wp:posOffset>4893945</wp:posOffset>
                </wp:positionV>
                <wp:extent cx="2257425" cy="635"/>
                <wp:effectExtent l="0" t="0" r="0" b="0"/>
                <wp:wrapSquare wrapText="bothSides"/>
                <wp:docPr id="42" name="Tekstvak 42"/>
                <wp:cNvGraphicFramePr/>
                <a:graphic xmlns:a="http://schemas.openxmlformats.org/drawingml/2006/main">
                  <a:graphicData uri="http://schemas.microsoft.com/office/word/2010/wordprocessingShape">
                    <wps:wsp>
                      <wps:cNvSpPr txBox="1"/>
                      <wps:spPr>
                        <a:xfrm>
                          <a:off x="0" y="0"/>
                          <a:ext cx="2257425" cy="635"/>
                        </a:xfrm>
                        <a:prstGeom prst="rect">
                          <a:avLst/>
                        </a:prstGeom>
                        <a:solidFill>
                          <a:prstClr val="white"/>
                        </a:solidFill>
                        <a:ln>
                          <a:noFill/>
                        </a:ln>
                      </wps:spPr>
                      <wps:txbx>
                        <w:txbxContent>
                          <w:p w14:paraId="4D6A6071" w14:textId="2CF39E0C" w:rsidR="00CC1765" w:rsidRPr="007D40A2" w:rsidRDefault="00CC1765" w:rsidP="00E14583">
                            <w:pPr>
                              <w:pStyle w:val="Bijschrift"/>
                              <w:jc w:val="center"/>
                              <w:rPr>
                                <w:noProof/>
                                <w:color w:val="000000"/>
                              </w:rPr>
                            </w:pPr>
                            <w:bookmarkStart w:id="85" w:name="_Toc514601705"/>
                            <w:r>
                              <w:t xml:space="preserve">Figuur </w:t>
                            </w:r>
                            <w:fldSimple w:instr=" STYLEREF 1 \s ">
                              <w:r>
                                <w:rPr>
                                  <w:noProof/>
                                </w:rPr>
                                <w:t>3</w:t>
                              </w:r>
                            </w:fldSimple>
                            <w:r>
                              <w:t>.</w:t>
                            </w:r>
                            <w:fldSimple w:instr=" SEQ Figuur \* ARABIC \s 1 ">
                              <w:r>
                                <w:rPr>
                                  <w:noProof/>
                                </w:rPr>
                                <w:t>1</w:t>
                              </w:r>
                            </w:fldSimple>
                            <w:r>
                              <w:t>: Einddoel applicatie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A7BD5" id="Tekstvak 42" o:spid="_x0000_s1040" type="#_x0000_t202" style="position:absolute;left:0;text-align:left;margin-left:277.15pt;margin-top:385.35pt;width:177.75pt;height:.05pt;z-index:2516582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" stroked="f">
                <v:textbox style="mso-fit-shape-to-text:t" inset="0,0,0,0">
                  <w:txbxContent>
                    <w:p w14:paraId="4D6A6071" w14:textId="2CF39E0C" w:rsidR="00CC1765" w:rsidRPr="007D40A2" w:rsidRDefault="00CC1765" w:rsidP="00E14583">
                      <w:pPr>
                        <w:pStyle w:val="Bijschrift"/>
                        <w:jc w:val="center"/>
                        <w:rPr>
                          <w:noProof/>
                          <w:color w:val="000000"/>
                        </w:rPr>
                      </w:pPr>
                      <w:bookmarkStart w:id="86" w:name="_Toc514601705"/>
                      <w:r>
                        <w:t xml:space="preserve">Figuur </w:t>
                      </w:r>
                      <w:fldSimple w:instr=" STYLEREF 1 \s ">
                        <w:r>
                          <w:rPr>
                            <w:noProof/>
                          </w:rPr>
                          <w:t>3</w:t>
                        </w:r>
                      </w:fldSimple>
                      <w:r>
                        <w:t>.</w:t>
                      </w:r>
                      <w:fldSimple w:instr=" SEQ Figuur \* ARABIC \s 1 ">
                        <w:r>
                          <w:rPr>
                            <w:noProof/>
                          </w:rPr>
                          <w:t>1</w:t>
                        </w:r>
                      </w:fldSimple>
                      <w:r>
                        <w:t>: Einddoel applicatie</w:t>
                      </w:r>
                      <w:bookmarkEnd w:id="86"/>
                    </w:p>
                  </w:txbxContent>
                </v:textbox>
                <w10:wrap type="square"/>
              </v:shape>
            </w:pict>
          </mc:Fallback>
        </mc:AlternateContent>
      </w:r>
      <w:r w:rsidR="002F005B">
        <w:rPr>
          <w:rFonts w:cs="Arial"/>
          <w:noProof/>
          <w:color w:val="000000"/>
          <w:sz w:val="20"/>
        </w:rPr>
        <w:drawing>
          <wp:anchor distT="0" distB="0" distL="114300" distR="114300" simplePos="0" relativeHeight="251658249" behindDoc="0" locked="0" layoutInCell="1" allowOverlap="1" wp14:anchorId="5E2B3615" wp14:editId="6DBAE637">
            <wp:simplePos x="0" y="0"/>
            <wp:positionH relativeFrom="margin">
              <wp:posOffset>3519805</wp:posOffset>
            </wp:positionH>
            <wp:positionV relativeFrom="paragraph">
              <wp:posOffset>1112520</wp:posOffset>
            </wp:positionV>
            <wp:extent cx="2257425" cy="3724275"/>
            <wp:effectExtent l="0" t="0" r="9525" b="9525"/>
            <wp:wrapSquare wrapText="bothSides"/>
            <wp:docPr id="4" name="Afbeelding 4" descr="https://lh3.googleusercontent.com/mROoe_uTamolHBJxVfnVf8zETXxN-c06hlfGQkdl7HzGVQ2cIJaZ4IMaUo6pxkTbkGtTbH1b6eFBnLvU9kINLnS3LsUPXUz0gz_PIOvkmM2ylSwn6GRXoc00ElLd4zna3tDRnj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ROoe_uTamolHBJxVfnVf8zETXxN-c06hlfGQkdl7HzGVQ2cIJaZ4IMaUo6pxkTbkGtTbH1b6eFBnLvU9kINLnS3LsUPXUz0gz_PIOvkmM2ylSwn6GRXoc00ElLd4zna3tDRnjOc"/>
                    <pic:cNvPicPr>
                      <a:picLocks noChangeAspect="1" noChangeArrowheads="1"/>
                    </pic:cNvPicPr>
                  </pic:nvPicPr>
                  <pic:blipFill rotWithShape="1">
                    <a:blip r:embed="rId41">
                      <a:extLst>
                        <a:ext uri="{28A0092B-C50C-407E-A947-70E740481C1C}">
                          <a14:useLocalDpi xmlns:a14="http://schemas.microsoft.com/office/drawing/2010/main" val="0"/>
                        </a:ext>
                      </a:extLst>
                    </a:blip>
                    <a:srcRect b="7346"/>
                    <a:stretch/>
                  </pic:blipFill>
                  <pic:spPr bwMode="auto">
                    <a:xfrm>
                      <a:off x="0" y="0"/>
                      <a:ext cx="2257425" cy="3724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A76">
        <w:t xml:space="preserve">De applicatie die </w:t>
      </w:r>
      <w:r w:rsidR="00BB2E84">
        <w:t>gebouwd gaat worden v</w:t>
      </w:r>
      <w:r w:rsidR="004E7A76">
        <w:t xml:space="preserve">ia </w:t>
      </w:r>
      <w:r w:rsidR="00BB2E84">
        <w:t>de</w:t>
      </w:r>
      <w:r w:rsidR="004E7A76">
        <w:t xml:space="preserve"> crossplatform</w:t>
      </w:r>
      <w:r w:rsidR="00067011">
        <w:t xml:space="preserve"> frameworks</w:t>
      </w:r>
      <w:r w:rsidR="004E7A76">
        <w:t xml:space="preserve"> </w:t>
      </w:r>
      <w:r w:rsidR="0017785B">
        <w:t>gaat een vrij basic tv-gids applicatie zijn.</w:t>
      </w:r>
      <w:r w:rsidR="00587864">
        <w:t xml:space="preserve"> </w:t>
      </w:r>
      <w:r w:rsidR="00BB2E84">
        <w:t xml:space="preserve">Deze blijven </w:t>
      </w:r>
      <w:r w:rsidR="00587864">
        <w:t xml:space="preserve">vrij basic </w:t>
      </w:r>
      <w:r w:rsidR="00BB2E84">
        <w:t>zodat de mogelijkheid bestaat om deze te</w:t>
      </w:r>
      <w:r w:rsidR="007F2CF4">
        <w:t xml:space="preserve"> kunnen </w:t>
      </w:r>
      <w:r w:rsidR="002B67D3">
        <w:t>vergelijken op basis van verschillende criteria zoals development effort, snelheid, geheugen, …</w:t>
      </w:r>
      <w:r w:rsidR="004D356E">
        <w:t xml:space="preserve"> </w:t>
      </w:r>
      <w:r w:rsidR="000C0C2F">
        <w:t xml:space="preserve">De layout zal op de </w:t>
      </w:r>
      <w:r w:rsidR="00E16F34">
        <w:t xml:space="preserve">platformen verschillen van elkaar afhankelijk van welke componenten beschikbaar zijn </w:t>
      </w:r>
      <w:r w:rsidR="00DB6F12">
        <w:t>aangezien</w:t>
      </w:r>
      <w:r w:rsidR="00CF097E">
        <w:t xml:space="preserve"> </w:t>
      </w:r>
      <w:r w:rsidR="00BB2E84">
        <w:t>er</w:t>
      </w:r>
      <w:r w:rsidR="00CF097E">
        <w:t xml:space="preserve"> in andere talen </w:t>
      </w:r>
      <w:r w:rsidR="00BB2E84">
        <w:t>gewerkt</w:t>
      </w:r>
      <w:r w:rsidR="00CF097E">
        <w:t xml:space="preserve"> </w:t>
      </w:r>
      <w:r w:rsidR="00BB2E84">
        <w:t>wordt</w:t>
      </w:r>
      <w:r w:rsidR="00CF097E">
        <w:t xml:space="preserve">. Het algemene beeld van </w:t>
      </w:r>
      <w:r w:rsidR="00BB2E84">
        <w:t>de</w:t>
      </w:r>
      <w:r w:rsidR="00CF097E">
        <w:t xml:space="preserve"> applicatie gaat er als volgt uitzien</w:t>
      </w:r>
      <w:r w:rsidR="00E421C8">
        <w:t xml:space="preserve">: </w:t>
      </w:r>
    </w:p>
    <w:p w14:paraId="41713CC1" w14:textId="71BD0E87" w:rsidR="006C1C62" w:rsidRDefault="00E421C8" w:rsidP="004E7A76">
      <w:r>
        <w:t xml:space="preserve">Vanboven </w:t>
      </w:r>
      <w:r w:rsidR="00BB2E84">
        <w:t>zijn er</w:t>
      </w:r>
      <w:r>
        <w:t xml:space="preserve"> </w:t>
      </w:r>
      <w:r w:rsidR="00067011">
        <w:t xml:space="preserve">drie </w:t>
      </w:r>
      <w:r w:rsidR="00146A1C">
        <w:t>componenten</w:t>
      </w:r>
      <w:r w:rsidR="00251318">
        <w:t xml:space="preserve">: </w:t>
      </w:r>
      <w:r w:rsidR="00067011">
        <w:t>één</w:t>
      </w:r>
      <w:r w:rsidR="00C83CCB">
        <w:t xml:space="preserve"> logo zonder functies, </w:t>
      </w:r>
      <w:r w:rsidR="00067011">
        <w:t>één</w:t>
      </w:r>
      <w:r w:rsidR="00C83CCB">
        <w:t xml:space="preserve"> </w:t>
      </w:r>
      <w:r w:rsidR="0054795F">
        <w:t xml:space="preserve">zone die het uur/moment/dag </w:t>
      </w:r>
      <w:r w:rsidR="00930391">
        <w:t>aanduidt</w:t>
      </w:r>
      <w:r w:rsidR="00F330FE">
        <w:t xml:space="preserve">, </w:t>
      </w:r>
      <w:r w:rsidR="00067011">
        <w:t>één</w:t>
      </w:r>
      <w:r w:rsidR="00F330FE">
        <w:t xml:space="preserve"> zoek-optie met een zoekfunctie waarbij </w:t>
      </w:r>
      <w:r w:rsidR="00BB2E84">
        <w:t>er</w:t>
      </w:r>
      <w:r w:rsidR="00F330FE">
        <w:t xml:space="preserve"> </w:t>
      </w:r>
      <w:r w:rsidR="00460C27">
        <w:t xml:space="preserve">bepaalde shows kunnen </w:t>
      </w:r>
      <w:r w:rsidR="00BB2E84">
        <w:t>gezocht worden</w:t>
      </w:r>
      <w:r w:rsidR="006C1C62">
        <w:t xml:space="preserve">. </w:t>
      </w:r>
    </w:p>
    <w:p w14:paraId="4542FA6A" w14:textId="779EF283" w:rsidR="000840A7" w:rsidRDefault="00104D89" w:rsidP="004E7A76">
      <w:r>
        <w:t xml:space="preserve">Hieronder is </w:t>
      </w:r>
      <w:r w:rsidR="00BB2E84">
        <w:t>de</w:t>
      </w:r>
      <w:r>
        <w:t xml:space="preserve"> video-component die een stream van het huidige onderdeel op </w:t>
      </w:r>
      <w:r w:rsidR="000840A7">
        <w:t>het aangeduide kanaal moet kunnen weergeven.</w:t>
      </w:r>
    </w:p>
    <w:p w14:paraId="7A01FC9E" w14:textId="5AF85FEB" w:rsidR="00146A1C" w:rsidRDefault="00777A83" w:rsidP="004E7A76">
      <w:r>
        <w:t>Beneden</w:t>
      </w:r>
      <w:r w:rsidR="00C73B8D">
        <w:t xml:space="preserve"> </w:t>
      </w:r>
      <w:r w:rsidR="00BB2E84">
        <w:t>wordt</w:t>
      </w:r>
      <w:r w:rsidR="00C73B8D">
        <w:t xml:space="preserve"> </w:t>
      </w:r>
      <w:r w:rsidR="00BB2E84">
        <w:t>er</w:t>
      </w:r>
      <w:r w:rsidR="00C73B8D">
        <w:t xml:space="preserve"> per kanaal</w:t>
      </w:r>
      <w:r w:rsidR="00BB2E84">
        <w:t xml:space="preserve"> </w:t>
      </w:r>
      <w:r w:rsidR="00DB6F12">
        <w:t>getoond</w:t>
      </w:r>
      <w:r w:rsidR="00C73B8D">
        <w:t xml:space="preserve"> wat er op </w:t>
      </w:r>
      <w:r w:rsidR="00067011">
        <w:t>het</w:t>
      </w:r>
      <w:r w:rsidR="00C73B8D">
        <w:t xml:space="preserve"> aangeduide </w:t>
      </w:r>
      <w:r w:rsidR="009A1615">
        <w:t xml:space="preserve">moment bezig is, hoelang dit al bezig is, </w:t>
      </w:r>
      <w:r w:rsidR="00312F22">
        <w:t xml:space="preserve">of </w:t>
      </w:r>
      <w:r w:rsidR="00312F22" w:rsidRPr="00972EE7">
        <w:rPr>
          <w:highlight w:val="yellow"/>
        </w:rPr>
        <w:t xml:space="preserve">dit opgenomen wordt, … </w:t>
      </w:r>
      <w:r w:rsidR="00D94298" w:rsidRPr="00972EE7">
        <w:rPr>
          <w:highlight w:val="yellow"/>
        </w:rPr>
        <w:t xml:space="preserve">En hierbij </w:t>
      </w:r>
      <w:r w:rsidR="00DB6F12" w:rsidRPr="00972EE7">
        <w:rPr>
          <w:highlight w:val="yellow"/>
        </w:rPr>
        <w:t xml:space="preserve">moeten er categorieën zoals onder andere favorieten en sport als keuzes kunnen aangeduid </w:t>
      </w:r>
      <w:r w:rsidR="001636D9" w:rsidRPr="00972EE7">
        <w:rPr>
          <w:highlight w:val="yellow"/>
        </w:rPr>
        <w:t>worden.</w:t>
      </w:r>
      <w:r w:rsidR="00067011" w:rsidRPr="00972EE7">
        <w:rPr>
          <w:highlight w:val="yellow"/>
        </w:rPr>
        <w:t xml:space="preserve"> Deze optie </w:t>
      </w:r>
      <w:r w:rsidR="00BB2E84" w:rsidRPr="00972EE7">
        <w:rPr>
          <w:highlight w:val="yellow"/>
        </w:rPr>
        <w:t>is</w:t>
      </w:r>
      <w:r w:rsidR="00067011" w:rsidRPr="00972EE7">
        <w:rPr>
          <w:highlight w:val="yellow"/>
        </w:rPr>
        <w:t xml:space="preserve"> er achteraf uitgelaten sinds dit enkel meer codewerk zou</w:t>
      </w:r>
      <w:r w:rsidR="00067011">
        <w:t xml:space="preserve"> zijn en niet essentieel is. Dit </w:t>
      </w:r>
      <w:r w:rsidR="001636D9">
        <w:t>wordt</w:t>
      </w:r>
      <w:r w:rsidR="00BB2E84">
        <w:t xml:space="preserve"> gedaan</w:t>
      </w:r>
      <w:r w:rsidR="00067011">
        <w:t xml:space="preserve"> om </w:t>
      </w:r>
      <w:r w:rsidR="00BB2E84">
        <w:t>de</w:t>
      </w:r>
      <w:r w:rsidR="00067011">
        <w:t xml:space="preserve"> tijd beter te kunnen beheren.</w:t>
      </w:r>
    </w:p>
    <w:p w14:paraId="5058D94A" w14:textId="20BB6B85" w:rsidR="007B7B00" w:rsidRDefault="007B7B00" w:rsidP="004E7A76">
      <w:r>
        <w:t xml:space="preserve">Om een voorbeeld applicatie te bouwen is er een </w:t>
      </w:r>
      <w:r w:rsidR="001636D9">
        <w:t>JSON-bestand</w:t>
      </w:r>
      <w:r>
        <w:t xml:space="preserve"> geüpload op een webserver</w:t>
      </w:r>
      <w:r w:rsidR="00DE093A">
        <w:t xml:space="preserve"> met behulp van www.myjson.com</w:t>
      </w:r>
      <w:r>
        <w:t xml:space="preserve"> zodat deze </w:t>
      </w:r>
      <w:r w:rsidR="00BB2E84">
        <w:t>kan</w:t>
      </w:r>
      <w:r>
        <w:t xml:space="preserve"> aan</w:t>
      </w:r>
      <w:r w:rsidR="00BB2E84">
        <w:t>ge</w:t>
      </w:r>
      <w:r>
        <w:t>spr</w:t>
      </w:r>
      <w:r w:rsidR="00BB2E84">
        <w:t>o</w:t>
      </w:r>
      <w:r>
        <w:t xml:space="preserve">ken </w:t>
      </w:r>
      <w:r w:rsidR="00BB2E84">
        <w:t xml:space="preserve">worden </w:t>
      </w:r>
      <w:r>
        <w:t xml:space="preserve">op elk apparaat via het internet. Dit JSON-bestand bevat alle gegevens over de programmatie van de kanalen, alle metadata van de kanalen, het feit dat het programma momenteel aan het opnemen is, … en is gemakkelijk aan te spreken in alle programmeertalen zodat </w:t>
      </w:r>
      <w:r w:rsidR="001636D9">
        <w:t>dit consequent</w:t>
      </w:r>
      <w:r>
        <w:t xml:space="preserve"> </w:t>
      </w:r>
      <w:r w:rsidR="00BB2E84">
        <w:t>kan</w:t>
      </w:r>
      <w:r>
        <w:t xml:space="preserve"> </w:t>
      </w:r>
      <w:r w:rsidR="00BB2E84">
        <w:t>gebeuren</w:t>
      </w:r>
      <w:r>
        <w:t xml:space="preserve"> bij de verschillende pla</w:t>
      </w:r>
      <w:r w:rsidR="00B11BF2">
        <w:t>t</w:t>
      </w:r>
      <w:r>
        <w:t xml:space="preserve">formen. Eveneens is dit een kleine database met 23 kanalen zodat </w:t>
      </w:r>
      <w:r w:rsidR="0049462D">
        <w:t xml:space="preserve">eventuele </w:t>
      </w:r>
      <w:r>
        <w:t>performantie-problemen niet onnodig groot zijn en nog op dezelfde manier kunnen beoordeeld worden.</w:t>
      </w:r>
    </w:p>
    <w:p w14:paraId="1D9FCAB9" w14:textId="7117621D" w:rsidR="0049462D" w:rsidRDefault="00A57515" w:rsidP="004E7A76">
      <w:r>
        <w:t xml:space="preserve">Het doel is om op elk platform deze voorbeeldapp zo goed mogelijk na te bouwen en zo de limieten </w:t>
      </w:r>
      <w:r w:rsidR="00363B86">
        <w:t xml:space="preserve">en mogelijkheden </w:t>
      </w:r>
      <w:r>
        <w:t>van het platform te vinden</w:t>
      </w:r>
      <w:r w:rsidR="00B14828">
        <w:t>.</w:t>
      </w:r>
    </w:p>
    <w:p w14:paraId="29C1A7BF" w14:textId="616E300F" w:rsidR="00984A25" w:rsidRPr="00984A25" w:rsidRDefault="00DD1452" w:rsidP="00984A25">
      <w:r>
        <w:t xml:space="preserve"> </w:t>
      </w:r>
    </w:p>
    <w:p w14:paraId="661D21CA" w14:textId="3D402246" w:rsidR="003601DE" w:rsidRDefault="009B44FD" w:rsidP="003601DE">
      <w:pPr>
        <w:pStyle w:val="Kop1"/>
        <w:spacing w:before="240" w:after="480"/>
        <w:ind w:left="431" w:hanging="431"/>
      </w:pPr>
      <w:bookmarkStart w:id="87" w:name="_Toc514532495"/>
      <w:r>
        <w:lastRenderedPageBreak/>
        <w:t>V</w:t>
      </w:r>
      <w:r w:rsidR="00C906D6">
        <w:t>ergelijking</w:t>
      </w:r>
      <w:bookmarkEnd w:id="87"/>
    </w:p>
    <w:p w14:paraId="06A61D33" w14:textId="444112D7" w:rsidR="003601DE" w:rsidRDefault="003601DE" w:rsidP="003601DE">
      <w:pPr>
        <w:pStyle w:val="Kop2"/>
        <w:spacing w:before="120" w:after="120"/>
        <w:ind w:left="578" w:hanging="578"/>
      </w:pPr>
      <w:bookmarkStart w:id="88" w:name="_Toc499557205"/>
      <w:bookmarkStart w:id="89" w:name="_Toc514532496"/>
      <w:r>
        <w:t>Development effort</w:t>
      </w:r>
      <w:bookmarkEnd w:id="88"/>
      <w:bookmarkEnd w:id="89"/>
    </w:p>
    <w:p w14:paraId="14DF3F71" w14:textId="02051824" w:rsidR="009E2E5A" w:rsidRDefault="009E2E5A" w:rsidP="009E2E5A">
      <w:pPr>
        <w:pStyle w:val="Kop3"/>
      </w:pPr>
      <w:bookmarkStart w:id="90" w:name="_Toc514532497"/>
      <w:r>
        <w:t>React Native</w:t>
      </w:r>
      <w:bookmarkEnd w:id="90"/>
    </w:p>
    <w:p w14:paraId="2D928D67" w14:textId="43191102" w:rsidR="00F45D93" w:rsidRPr="00F45D93" w:rsidRDefault="00F125CF" w:rsidP="00F45D93">
      <w:pPr>
        <w:pStyle w:val="Kop4"/>
      </w:pPr>
      <w:r>
        <w:t>Het proces</w:t>
      </w:r>
    </w:p>
    <w:p w14:paraId="635DDCD2" w14:textId="78ADE44E" w:rsidR="00DC5A1C" w:rsidRDefault="005A6CC1" w:rsidP="00DC5A1C">
      <w:r>
        <w:t xml:space="preserve">Voor </w:t>
      </w:r>
      <w:r w:rsidR="00CA64AD">
        <w:t xml:space="preserve">te beginnen aan een React Native applicatie, </w:t>
      </w:r>
      <w:r w:rsidR="00B11BF2">
        <w:t>heeft men</w:t>
      </w:r>
      <w:r w:rsidR="00CA64AD">
        <w:t xml:space="preserve"> </w:t>
      </w:r>
      <w:r w:rsidR="00BD7E33">
        <w:t xml:space="preserve">een Javascript-library </w:t>
      </w:r>
      <w:r w:rsidR="00B4134E">
        <w:t>en een React-framework nodig. Via Node.js</w:t>
      </w:r>
      <w:r w:rsidR="003F24BD">
        <w:t>,</w:t>
      </w:r>
      <w:r w:rsidR="00156A11">
        <w:t xml:space="preserve"> een </w:t>
      </w:r>
      <w:r w:rsidR="00C84F38">
        <w:t xml:space="preserve">softwareplatform </w:t>
      </w:r>
      <w:r w:rsidR="00B0252A">
        <w:t xml:space="preserve">voor Javascript-toepassingen die we gewoonweg gebruiken met behulp van de </w:t>
      </w:r>
      <w:r w:rsidR="007402E3">
        <w:t>command prompt van de PC</w:t>
      </w:r>
      <w:r w:rsidR="003F24BD">
        <w:t xml:space="preserve">, installeren we </w:t>
      </w:r>
      <w:r w:rsidR="00FD6913">
        <w:t>“Create React Native App”</w:t>
      </w:r>
      <w:r w:rsidR="00D44BF3">
        <w:t>. In dit framework zit alles dat we nodig hebben</w:t>
      </w:r>
      <w:r w:rsidR="00093A99">
        <w:t>. Z</w:t>
      </w:r>
      <w:r w:rsidR="00D44BF3">
        <w:t xml:space="preserve">odra dit </w:t>
      </w:r>
      <w:r w:rsidR="00D5567A">
        <w:t>geïnstalleerd</w:t>
      </w:r>
      <w:r w:rsidR="00D44BF3">
        <w:t xml:space="preserve"> </w:t>
      </w:r>
      <w:r w:rsidR="00B11BF2">
        <w:t xml:space="preserve">is </w:t>
      </w:r>
      <w:r w:rsidR="00D44BF3">
        <w:t xml:space="preserve">kunnen we </w:t>
      </w:r>
      <w:r w:rsidR="0066335C">
        <w:t>een React Native project opzetten</w:t>
      </w:r>
      <w:r w:rsidR="00B33E82">
        <w:t xml:space="preserve">. Dit project kunnen we via een tekst-editor </w:t>
      </w:r>
      <w:r w:rsidR="009B2309">
        <w:t xml:space="preserve">aanpassen en </w:t>
      </w:r>
      <w:r w:rsidR="00501CE5">
        <w:t>uitbreiden</w:t>
      </w:r>
      <w:r w:rsidR="007309F4">
        <w:t xml:space="preserve">. Expo is een applicatie </w:t>
      </w:r>
      <w:r w:rsidR="00A859C2">
        <w:t xml:space="preserve">die we dan op </w:t>
      </w:r>
      <w:r w:rsidR="00093A99">
        <w:t>het</w:t>
      </w:r>
      <w:r w:rsidR="00A859C2">
        <w:t xml:space="preserve"> </w:t>
      </w:r>
      <w:r w:rsidR="00093A99">
        <w:t>mobiel device</w:t>
      </w:r>
      <w:r w:rsidR="00A859C2">
        <w:t xml:space="preserve"> kunnen installeren </w:t>
      </w:r>
      <w:r w:rsidR="009B2309">
        <w:t>om een voorbeeld van on</w:t>
      </w:r>
      <w:r w:rsidR="00124F4D">
        <w:t xml:space="preserve">ze applicatie te projecteren. Dit framework opzetten in zijn geheel </w:t>
      </w:r>
      <w:r w:rsidR="000A5E32">
        <w:t>duurde 1</w:t>
      </w:r>
      <w:r w:rsidR="00A74698">
        <w:t>,5</w:t>
      </w:r>
      <w:r w:rsidR="000A5E32">
        <w:t>u in totaal.</w:t>
      </w:r>
      <w:r w:rsidR="004E57F9">
        <w:t xml:space="preserve"> </w:t>
      </w:r>
      <w:r w:rsidR="00B11BF2" w:rsidRPr="00972EE7">
        <w:rPr>
          <w:highlight w:val="yellow"/>
        </w:rPr>
        <w:t xml:space="preserve">Men </w:t>
      </w:r>
      <w:r w:rsidR="00D0008E" w:rsidRPr="00972EE7">
        <w:rPr>
          <w:highlight w:val="yellow"/>
        </w:rPr>
        <w:t xml:space="preserve">kan ook een emulator van Android </w:t>
      </w:r>
      <w:r w:rsidR="0033282A" w:rsidRPr="00972EE7">
        <w:rPr>
          <w:highlight w:val="yellow"/>
        </w:rPr>
        <w:t>S</w:t>
      </w:r>
      <w:r w:rsidR="00D0008E" w:rsidRPr="00972EE7">
        <w:rPr>
          <w:highlight w:val="yellow"/>
        </w:rPr>
        <w:t>tudio of Xcode gebruiken</w:t>
      </w:r>
      <w:r w:rsidR="0033282A" w:rsidRPr="00972EE7">
        <w:rPr>
          <w:highlight w:val="yellow"/>
        </w:rPr>
        <w:t xml:space="preserve"> </w:t>
      </w:r>
      <w:r w:rsidR="006E6538" w:rsidRPr="00972EE7">
        <w:rPr>
          <w:highlight w:val="yellow"/>
        </w:rPr>
        <w:t xml:space="preserve">voor </w:t>
      </w:r>
      <w:r w:rsidR="00093A99" w:rsidRPr="00972EE7">
        <w:rPr>
          <w:highlight w:val="yellow"/>
        </w:rPr>
        <w:t>een</w:t>
      </w:r>
      <w:r w:rsidR="006E6538" w:rsidRPr="00972EE7">
        <w:rPr>
          <w:highlight w:val="yellow"/>
        </w:rPr>
        <w:t xml:space="preserve"> </w:t>
      </w:r>
      <w:r w:rsidR="00773F17" w:rsidRPr="00972EE7">
        <w:rPr>
          <w:highlight w:val="yellow"/>
        </w:rPr>
        <w:t>voorbeel</w:t>
      </w:r>
      <w:r w:rsidR="00093A99" w:rsidRPr="00972EE7">
        <w:rPr>
          <w:highlight w:val="yellow"/>
        </w:rPr>
        <w:t>d hoe de applicatie er zal uit zien</w:t>
      </w:r>
      <w:r w:rsidR="00773F17" w:rsidRPr="00972EE7">
        <w:rPr>
          <w:highlight w:val="yellow"/>
        </w:rPr>
        <w:t>.</w:t>
      </w:r>
      <w:r w:rsidR="00773F17">
        <w:t xml:space="preserve"> </w:t>
      </w:r>
    </w:p>
    <w:p w14:paraId="36EB4BAC" w14:textId="6B5DCDC8" w:rsidR="00D93B62" w:rsidRDefault="00E72A42" w:rsidP="00DC5A1C">
      <w:r>
        <w:t xml:space="preserve">Documentatie voor </w:t>
      </w:r>
      <w:r w:rsidR="004709D1">
        <w:t>React Native</w:t>
      </w:r>
      <w:r>
        <w:t xml:space="preserve"> is vrij uitgebreid te vinden op het internet. </w:t>
      </w:r>
      <w:r w:rsidR="001E317A">
        <w:t xml:space="preserve">Voor een complexvrije applicatie zoals de onze </w:t>
      </w:r>
      <w:r w:rsidR="00816E0F">
        <w:t xml:space="preserve">is er meer als genoeg informatie te vinden op de officiële pagina van </w:t>
      </w:r>
      <w:r w:rsidR="004709D1">
        <w:t>React Native</w:t>
      </w:r>
      <w:r w:rsidR="004E57F9">
        <w:t xml:space="preserve">. </w:t>
      </w:r>
      <w:r w:rsidR="00174F6F">
        <w:t xml:space="preserve">Wat opviel bij het gebruiken van </w:t>
      </w:r>
      <w:r w:rsidR="00093A99">
        <w:t>het</w:t>
      </w:r>
      <w:r w:rsidR="00174F6F">
        <w:t xml:space="preserve"> </w:t>
      </w:r>
      <w:r w:rsidR="004709D1">
        <w:t>React Native</w:t>
      </w:r>
      <w:r w:rsidR="00174F6F">
        <w:t>-framework was dat bij errors</w:t>
      </w:r>
      <w:r w:rsidR="006F7606">
        <w:t xml:space="preserve"> het debuggen niet vlot verliep. Errors gaven </w:t>
      </w:r>
      <w:r w:rsidR="008E5174">
        <w:t>problemen</w:t>
      </w:r>
      <w:r w:rsidR="006F7606">
        <w:t xml:space="preserve"> aan op plaatsen die </w:t>
      </w:r>
      <w:r w:rsidR="00746C0D">
        <w:t xml:space="preserve">niet het probleem waren, problemen met de emulator, </w:t>
      </w:r>
      <w:r w:rsidR="005D1B5C">
        <w:t xml:space="preserve">problemen bij het installeren van bepaalde componenten voor je applicatie, … Op het internet staan wel oplossingen </w:t>
      </w:r>
      <w:r w:rsidR="00972EE7">
        <w:t>maar het</w:t>
      </w:r>
      <w:r w:rsidR="00B11BF2">
        <w:t xml:space="preserve"> </w:t>
      </w:r>
      <w:r w:rsidR="00093A99">
        <w:t xml:space="preserve">bleek </w:t>
      </w:r>
      <w:r w:rsidR="008003E0">
        <w:t>een zoektocht</w:t>
      </w:r>
      <w:r w:rsidR="00B11BF2">
        <w:t>.</w:t>
      </w:r>
      <w:r w:rsidR="00DD1452">
        <w:t xml:space="preserve"> </w:t>
      </w:r>
      <w:r w:rsidR="00B11BF2">
        <w:t xml:space="preserve">Daardoor </w:t>
      </w:r>
      <w:r w:rsidR="00F645D1">
        <w:t>is er</w:t>
      </w:r>
      <w:r w:rsidR="008003E0">
        <w:t xml:space="preserve"> veel tijd kwijtgeraakt aan kleine problemen.</w:t>
      </w:r>
      <w:r w:rsidR="00B55D7D">
        <w:t xml:space="preserve"> De algemene indruk was duidelijk dat het een vrij nieuw</w:t>
      </w:r>
      <w:r w:rsidR="00093A99">
        <w:t xml:space="preserve"> framework </w:t>
      </w:r>
      <w:r w:rsidR="00B55D7D">
        <w:t xml:space="preserve">is, die nog volop </w:t>
      </w:r>
      <w:r w:rsidR="00972EE7">
        <w:t>in ontwikkeling was</w:t>
      </w:r>
      <w:r w:rsidR="00B55D7D">
        <w:t xml:space="preserve">. Hierdoor zijn er nog heel wat complicaties mogelijk en niet </w:t>
      </w:r>
      <w:r w:rsidR="00093A99">
        <w:t>steeds</w:t>
      </w:r>
      <w:r w:rsidR="00B55D7D">
        <w:t xml:space="preserve"> gemakkelijk op te lossen.</w:t>
      </w:r>
    </w:p>
    <w:p w14:paraId="277A98E2" w14:textId="66EB693D" w:rsidR="000F2054" w:rsidRDefault="000C2614" w:rsidP="00DC5A1C">
      <w:r w:rsidRPr="0076411B">
        <w:rPr>
          <w:highlight w:val="yellow"/>
        </w:rPr>
        <w:t xml:space="preserve">Voor bepaalde </w:t>
      </w:r>
      <w:r w:rsidR="00972EE7" w:rsidRPr="0076411B">
        <w:rPr>
          <w:highlight w:val="yellow"/>
        </w:rPr>
        <w:t>componenten, zoals</w:t>
      </w:r>
      <w:r w:rsidR="00093A99" w:rsidRPr="0076411B">
        <w:rPr>
          <w:highlight w:val="yellow"/>
        </w:rPr>
        <w:t xml:space="preserve"> videoplayers in ons geval, </w:t>
      </w:r>
      <w:r w:rsidRPr="0076411B">
        <w:rPr>
          <w:highlight w:val="yellow"/>
        </w:rPr>
        <w:t xml:space="preserve">te gebruiken kon </w:t>
      </w:r>
      <w:r w:rsidR="00B11BF2" w:rsidRPr="0076411B">
        <w:rPr>
          <w:highlight w:val="yellow"/>
        </w:rPr>
        <w:t xml:space="preserve">men </w:t>
      </w:r>
      <w:r w:rsidRPr="0076411B">
        <w:rPr>
          <w:highlight w:val="yellow"/>
        </w:rPr>
        <w:t>Expo ook niet meer gebruiken</w:t>
      </w:r>
      <w:r>
        <w:t xml:space="preserve"> </w:t>
      </w:r>
      <w:r w:rsidR="000C44EB" w:rsidRPr="0076411B">
        <w:rPr>
          <w:highlight w:val="yellow"/>
        </w:rPr>
        <w:t xml:space="preserve">omdat </w:t>
      </w:r>
      <w:r w:rsidR="00972EE7" w:rsidRPr="0076411B">
        <w:rPr>
          <w:highlight w:val="yellow"/>
        </w:rPr>
        <w:t>hiervoor (nog) geen ondersteuning geboden werd</w:t>
      </w:r>
      <w:r w:rsidR="00093A99" w:rsidRPr="0076411B">
        <w:rPr>
          <w:highlight w:val="yellow"/>
        </w:rPr>
        <w:t>.</w:t>
      </w:r>
      <w:r w:rsidR="00093A99">
        <w:t xml:space="preserve"> Hierdoor moest je het</w:t>
      </w:r>
      <w:r w:rsidR="000C44EB">
        <w:t xml:space="preserve"> </w:t>
      </w:r>
      <w:r>
        <w:t xml:space="preserve">project </w:t>
      </w:r>
      <w:r w:rsidR="00720208">
        <w:t>losmaken</w:t>
      </w:r>
      <w:r w:rsidR="004D7108">
        <w:t xml:space="preserve"> van Expo.</w:t>
      </w:r>
      <w:r w:rsidR="00720208">
        <w:t xml:space="preserve"> </w:t>
      </w:r>
      <w:r w:rsidR="00720208" w:rsidRPr="0076411B">
        <w:rPr>
          <w:highlight w:val="yellow"/>
        </w:rPr>
        <w:t xml:space="preserve">Dit betekende dan ook dat </w:t>
      </w:r>
      <w:r w:rsidR="00093A99" w:rsidRPr="0076411B">
        <w:rPr>
          <w:highlight w:val="yellow"/>
        </w:rPr>
        <w:t>dit onderdeel</w:t>
      </w:r>
      <w:r w:rsidR="00720208" w:rsidRPr="0076411B">
        <w:rPr>
          <w:highlight w:val="yellow"/>
        </w:rPr>
        <w:t xml:space="preserve"> van </w:t>
      </w:r>
      <w:r w:rsidR="00B11BF2" w:rsidRPr="0076411B">
        <w:rPr>
          <w:highlight w:val="yellow"/>
        </w:rPr>
        <w:t xml:space="preserve">de </w:t>
      </w:r>
      <w:r w:rsidR="00720208" w:rsidRPr="0076411B">
        <w:rPr>
          <w:highlight w:val="yellow"/>
        </w:rPr>
        <w:t xml:space="preserve">infrastructuur wegviel waardoor </w:t>
      </w:r>
      <w:r w:rsidR="003D6BA7" w:rsidRPr="0076411B">
        <w:rPr>
          <w:highlight w:val="yellow"/>
        </w:rPr>
        <w:t xml:space="preserve">alles via Android Studio </w:t>
      </w:r>
      <w:r w:rsidR="00093A99" w:rsidRPr="0076411B">
        <w:rPr>
          <w:highlight w:val="yellow"/>
        </w:rPr>
        <w:t>moest</w:t>
      </w:r>
      <w:r w:rsidR="003D6BA7" w:rsidRPr="0076411B">
        <w:rPr>
          <w:highlight w:val="yellow"/>
        </w:rPr>
        <w:t xml:space="preserve"> </w:t>
      </w:r>
      <w:r w:rsidR="00093A99" w:rsidRPr="0076411B">
        <w:rPr>
          <w:highlight w:val="yellow"/>
        </w:rPr>
        <w:t>opgezet worden</w:t>
      </w:r>
      <w:r w:rsidR="0075635A" w:rsidRPr="0076411B">
        <w:rPr>
          <w:highlight w:val="yellow"/>
        </w:rPr>
        <w:t xml:space="preserve"> en alles niet meer vlot verliep </w:t>
      </w:r>
      <w:r w:rsidR="00E36A9C" w:rsidRPr="0076411B">
        <w:rPr>
          <w:highlight w:val="yellow"/>
        </w:rPr>
        <w:t>zoals bij het Expo-build proces</w:t>
      </w:r>
      <w:r w:rsidR="00E36A9C">
        <w:t>.</w:t>
      </w:r>
    </w:p>
    <w:p w14:paraId="7D6E73E5" w14:textId="2461F57F" w:rsidR="0059570F" w:rsidRDefault="000F2054" w:rsidP="00DC5A1C">
      <w:r>
        <w:t xml:space="preserve">Als de app af was, moest deze app nog zowel in Android als iOS gebouwd worden. Bij Android gebruiken we onze Windows command line om een </w:t>
      </w:r>
      <w:r w:rsidRPr="000F2054">
        <w:rPr>
          <w:i/>
        </w:rPr>
        <w:t>release</w:t>
      </w:r>
      <w:r>
        <w:t xml:space="preserve"> versie van onze applicatie te bouwen. </w:t>
      </w:r>
      <w:r w:rsidRPr="0076411B">
        <w:rPr>
          <w:highlight w:val="yellow"/>
        </w:rPr>
        <w:t>Om een applicatie te kunnen runnen in een echte Android omgeving moet</w:t>
      </w:r>
      <w:r w:rsidR="00E47A75" w:rsidRPr="0076411B">
        <w:rPr>
          <w:highlight w:val="yellow"/>
        </w:rPr>
        <w:t>en er eest een paar stappen gebeuren.</w:t>
      </w:r>
      <w:r w:rsidRPr="0076411B">
        <w:rPr>
          <w:highlight w:val="yellow"/>
        </w:rPr>
        <w:t xml:space="preserve"> </w:t>
      </w:r>
      <w:r w:rsidR="00E47A75" w:rsidRPr="0076411B">
        <w:rPr>
          <w:highlight w:val="yellow"/>
        </w:rPr>
        <w:t>Eerst moet deze</w:t>
      </w:r>
      <w:r w:rsidRPr="0076411B">
        <w:rPr>
          <w:highlight w:val="yellow"/>
        </w:rPr>
        <w:t xml:space="preserve"> gesigneerd worden met een certificaat </w:t>
      </w:r>
      <w:r w:rsidR="00E47A75" w:rsidRPr="0076411B">
        <w:rPr>
          <w:highlight w:val="yellow"/>
        </w:rPr>
        <w:t xml:space="preserve">om </w:t>
      </w:r>
      <w:r w:rsidRPr="0076411B">
        <w:rPr>
          <w:highlight w:val="yellow"/>
        </w:rPr>
        <w:t xml:space="preserve">ze </w:t>
      </w:r>
      <w:r w:rsidR="0076411B" w:rsidRPr="0076411B">
        <w:rPr>
          <w:highlight w:val="yellow"/>
        </w:rPr>
        <w:t xml:space="preserve">te </w:t>
      </w:r>
      <w:r w:rsidRPr="0076411B">
        <w:rPr>
          <w:highlight w:val="yellow"/>
        </w:rPr>
        <w:t xml:space="preserve">kunnen </w:t>
      </w:r>
      <w:r w:rsidR="00E47A75" w:rsidRPr="0076411B">
        <w:rPr>
          <w:highlight w:val="yellow"/>
        </w:rPr>
        <w:t>installeren. Hiervoor</w:t>
      </w:r>
      <w:r w:rsidRPr="0076411B">
        <w:rPr>
          <w:highlight w:val="yellow"/>
        </w:rPr>
        <w:t xml:space="preserve"> moeten we een key genereren waarmee </w:t>
      </w:r>
      <w:r w:rsidR="00E47A75" w:rsidRPr="0076411B">
        <w:rPr>
          <w:highlight w:val="yellow"/>
        </w:rPr>
        <w:t>er</w:t>
      </w:r>
      <w:r w:rsidRPr="0076411B">
        <w:rPr>
          <w:highlight w:val="yellow"/>
        </w:rPr>
        <w:t xml:space="preserve"> een APK </w:t>
      </w:r>
      <w:r w:rsidR="00E47A75" w:rsidRPr="0076411B">
        <w:rPr>
          <w:highlight w:val="yellow"/>
        </w:rPr>
        <w:t>kan</w:t>
      </w:r>
      <w:r w:rsidRPr="0076411B">
        <w:rPr>
          <w:highlight w:val="yellow"/>
        </w:rPr>
        <w:t xml:space="preserve"> </w:t>
      </w:r>
      <w:r w:rsidR="00E47A75" w:rsidRPr="0076411B">
        <w:rPr>
          <w:highlight w:val="yellow"/>
        </w:rPr>
        <w:t>gegeneer</w:t>
      </w:r>
      <w:r w:rsidR="00FE78F7" w:rsidRPr="0076411B">
        <w:rPr>
          <w:highlight w:val="yellow"/>
        </w:rPr>
        <w:t>d</w:t>
      </w:r>
      <w:r w:rsidR="00E47A75" w:rsidRPr="0076411B">
        <w:rPr>
          <w:highlight w:val="yellow"/>
        </w:rPr>
        <w:t xml:space="preserve"> worden</w:t>
      </w:r>
      <w:r w:rsidRPr="0076411B">
        <w:rPr>
          <w:highlight w:val="yellow"/>
        </w:rPr>
        <w:t xml:space="preserve"> die gesigneerd is.</w:t>
      </w:r>
      <w:r w:rsidR="00E47A75" w:rsidRPr="0076411B">
        <w:rPr>
          <w:highlight w:val="yellow"/>
        </w:rPr>
        <w:t xml:space="preserve"> </w:t>
      </w:r>
      <w:r w:rsidRPr="0076411B">
        <w:rPr>
          <w:highlight w:val="yellow"/>
        </w:rPr>
        <w:t xml:space="preserve">Deze key is te maken via een tool die Java </w:t>
      </w:r>
      <w:r w:rsidR="0076411B" w:rsidRPr="0076411B">
        <w:rPr>
          <w:highlight w:val="yellow"/>
        </w:rPr>
        <w:t>aanbiedt</w:t>
      </w:r>
      <w:r w:rsidRPr="0076411B">
        <w:rPr>
          <w:highlight w:val="yellow"/>
        </w:rPr>
        <w:t xml:space="preserve">: </w:t>
      </w:r>
      <w:r w:rsidRPr="0076411B">
        <w:rPr>
          <w:i/>
          <w:highlight w:val="yellow"/>
        </w:rPr>
        <w:t>keytool.</w:t>
      </w:r>
      <w:r w:rsidRPr="0076411B">
        <w:rPr>
          <w:highlight w:val="yellow"/>
        </w:rPr>
        <w:t xml:space="preserve"> Met deze tool krijgen we een file</w:t>
      </w:r>
      <w:r w:rsidRPr="0076411B">
        <w:rPr>
          <w:i/>
          <w:highlight w:val="yellow"/>
        </w:rPr>
        <w:t>: my-release-key.keystore</w:t>
      </w:r>
      <w:r w:rsidRPr="0076411B">
        <w:rPr>
          <w:highlight w:val="yellow"/>
        </w:rPr>
        <w:t xml:space="preserve"> die we in de map van onze applicatie </w:t>
      </w:r>
      <w:r w:rsidR="00FE78F7" w:rsidRPr="0076411B">
        <w:rPr>
          <w:highlight w:val="yellow"/>
        </w:rPr>
        <w:t>bijvoegen</w:t>
      </w:r>
      <w:r w:rsidRPr="0076411B">
        <w:rPr>
          <w:highlight w:val="yellow"/>
        </w:rPr>
        <w:t xml:space="preserve"> en via onze </w:t>
      </w:r>
      <w:r w:rsidRPr="0076411B">
        <w:rPr>
          <w:i/>
          <w:highlight w:val="yellow"/>
        </w:rPr>
        <w:t xml:space="preserve">gradle </w:t>
      </w:r>
      <w:r w:rsidRPr="0076411B">
        <w:rPr>
          <w:highlight w:val="yellow"/>
        </w:rPr>
        <w:t>code van Android aanspreken met het juiste wachtwoord</w:t>
      </w:r>
      <w:r w:rsidR="00FE78F7" w:rsidRPr="0076411B">
        <w:rPr>
          <w:highlight w:val="yellow"/>
        </w:rPr>
        <w:t>.</w:t>
      </w:r>
      <w:r>
        <w:t xml:space="preserve"> </w:t>
      </w:r>
      <w:r w:rsidR="00FE78F7">
        <w:t>Dat paswoord hebben we</w:t>
      </w:r>
      <w:r>
        <w:t xml:space="preserve"> ingesteld </w:t>
      </w:r>
      <w:r w:rsidR="00FE78F7">
        <w:t>waardoor</w:t>
      </w:r>
      <w:r>
        <w:t xml:space="preserve"> onze applicatie in Androidomgevingen kan geïnstalleerd worden. Dit instellen, bouwen en uitzoeken duurde </w:t>
      </w:r>
      <w:r w:rsidR="00FE78F7">
        <w:t>één</w:t>
      </w:r>
      <w:r>
        <w:t xml:space="preserve"> uur in totaal.</w:t>
      </w:r>
    </w:p>
    <w:p w14:paraId="615134AC" w14:textId="2DE3553D" w:rsidR="000F2054" w:rsidRDefault="00060276" w:rsidP="00DC5A1C">
      <w:r>
        <w:t xml:space="preserve">De installatie op iOS volgt een analoog concept. </w:t>
      </w:r>
      <w:r w:rsidRPr="0076411B">
        <w:rPr>
          <w:highlight w:val="yellow"/>
        </w:rPr>
        <w:t xml:space="preserve">Aangezien </w:t>
      </w:r>
      <w:r w:rsidR="00093A99" w:rsidRPr="0076411B">
        <w:rPr>
          <w:highlight w:val="yellow"/>
        </w:rPr>
        <w:t>de Android applicatie</w:t>
      </w:r>
      <w:r w:rsidR="0076411B" w:rsidRPr="0076411B">
        <w:rPr>
          <w:highlight w:val="yellow"/>
        </w:rPr>
        <w:t xml:space="preserve"> als</w:t>
      </w:r>
      <w:r w:rsidR="00093A99" w:rsidRPr="0076411B">
        <w:rPr>
          <w:highlight w:val="yellow"/>
        </w:rPr>
        <w:t xml:space="preserve"> eerst</w:t>
      </w:r>
      <w:r w:rsidR="0076411B" w:rsidRPr="0076411B">
        <w:rPr>
          <w:highlight w:val="yellow"/>
        </w:rPr>
        <w:t>e</w:t>
      </w:r>
      <w:r w:rsidR="00093A99" w:rsidRPr="0076411B">
        <w:rPr>
          <w:highlight w:val="yellow"/>
        </w:rPr>
        <w:t xml:space="preserve"> ontwikkeld was</w:t>
      </w:r>
      <w:r w:rsidRPr="0076411B">
        <w:rPr>
          <w:highlight w:val="yellow"/>
        </w:rPr>
        <w:t>,</w:t>
      </w:r>
      <w:r>
        <w:t xml:space="preserve"> moesten we enkel de omgeving </w:t>
      </w:r>
      <w:r w:rsidR="0090224C">
        <w:t xml:space="preserve">errond regelen en de benodigde pakketten </w:t>
      </w:r>
      <w:r w:rsidR="0090224C">
        <w:lastRenderedPageBreak/>
        <w:t>voor onze applicatie installeren.</w:t>
      </w:r>
      <w:r w:rsidR="00093A99">
        <w:t xml:space="preserve"> De geschreven code voor de Android app was hierna direct bruikbaar in Xcode.</w:t>
      </w:r>
    </w:p>
    <w:p w14:paraId="7C1A4957" w14:textId="1DA8AA06" w:rsidR="0090224C" w:rsidRPr="000F2054" w:rsidRDefault="007F2263" w:rsidP="00DC5A1C">
      <w:r>
        <w:t>Het</w:t>
      </w:r>
      <w:r w:rsidR="0090224C">
        <w:t xml:space="preserve"> deployment</w:t>
      </w:r>
      <w:r w:rsidR="00A96CD2">
        <w:t xml:space="preserve"> van deze</w:t>
      </w:r>
      <w:r>
        <w:t xml:space="preserve"> iOS</w:t>
      </w:r>
      <w:r w:rsidR="00A96CD2">
        <w:t xml:space="preserve"> applicatie loopt eveneens analoog</w:t>
      </w:r>
      <w:r>
        <w:t xml:space="preserve">. </w:t>
      </w:r>
      <w:r w:rsidR="00033FD5">
        <w:t xml:space="preserve">In XCode wordt de React Packager ook gebruikt om de applicatie te bouwen naar </w:t>
      </w:r>
      <w:r w:rsidR="00B96B68">
        <w:t>een .ipa</w:t>
      </w:r>
      <w:r w:rsidR="00033FD5">
        <w:t xml:space="preserve"> vorm. Deze moet dan gesigneerd worden door een geverifieerd Apple ID. De opgave ging niet vanzelf, maar na enkele aanpassingen – die allemaal online te vinden waren –</w:t>
      </w:r>
      <w:r w:rsidR="00F35FE1">
        <w:t xml:space="preserve"> en </w:t>
      </w:r>
      <w:r w:rsidR="0027136B">
        <w:t xml:space="preserve">enkele </w:t>
      </w:r>
      <w:r w:rsidR="00F35FE1">
        <w:t>u</w:t>
      </w:r>
      <w:r w:rsidR="0027136B">
        <w:t>ren</w:t>
      </w:r>
      <w:r w:rsidR="00033FD5">
        <w:t xml:space="preserve"> was het </w:t>
      </w:r>
      <w:r w:rsidR="00E13C76">
        <w:t>uiteindelijk</w:t>
      </w:r>
      <w:r w:rsidR="00033FD5">
        <w:t xml:space="preserve"> gelukt een werkende .ipa file te verkrijgen.</w:t>
      </w:r>
      <w:r>
        <w:t xml:space="preserve"> </w:t>
      </w:r>
    </w:p>
    <w:p w14:paraId="3EAC1229" w14:textId="36478E53" w:rsidR="00FB04EF" w:rsidRDefault="00A50C09" w:rsidP="00DC5A1C">
      <w:r>
        <w:t xml:space="preserve">Door </w:t>
      </w:r>
      <w:r w:rsidR="007F2263">
        <w:t>enkele</w:t>
      </w:r>
      <w:r>
        <w:t xml:space="preserve"> problemen werd ook een simpel project tijdrovend</w:t>
      </w:r>
      <w:r w:rsidR="00FD175B">
        <w:t xml:space="preserve"> </w:t>
      </w:r>
      <w:r w:rsidR="00B55EA4">
        <w:t xml:space="preserve">om te creëren en heeft het uiteindelijk </w:t>
      </w:r>
      <w:r w:rsidR="00F30B4C">
        <w:t xml:space="preserve">zo’n </w:t>
      </w:r>
      <w:r w:rsidR="00657CCC">
        <w:t>80</w:t>
      </w:r>
      <w:r w:rsidR="005F0B06">
        <w:t xml:space="preserve"> uren</w:t>
      </w:r>
      <w:r w:rsidR="00F30B4C">
        <w:t xml:space="preserve"> geduurd om het te make</w:t>
      </w:r>
      <w:r w:rsidR="007433E3">
        <w:t>n van begin tot einde.</w:t>
      </w:r>
      <w:r w:rsidR="00B55D7D">
        <w:t xml:space="preserve"> Hierbij moet er rekening gehouden worden met het gebrek aan ervaring en </w:t>
      </w:r>
      <w:r w:rsidR="008B51AD">
        <w:t>knowhow</w:t>
      </w:r>
      <w:r w:rsidR="00B55D7D">
        <w:t xml:space="preserve"> waarmee dit project begon, aangezien het de eerste applicatie was die </w:t>
      </w:r>
      <w:r w:rsidR="00100118">
        <w:t>gemaakt werd</w:t>
      </w:r>
      <w:r w:rsidR="00B55D7D">
        <w:t>. Hierdoor is dit getal niet volledig representatief.</w:t>
      </w:r>
    </w:p>
    <w:p w14:paraId="5F756AC5" w14:textId="652BA116" w:rsidR="00F45D93" w:rsidRDefault="00F45D93" w:rsidP="00F45D93">
      <w:pPr>
        <w:pStyle w:val="Kop4"/>
      </w:pPr>
      <w:r>
        <w:t>Details</w:t>
      </w:r>
    </w:p>
    <w:p w14:paraId="59755F5C" w14:textId="1F0D11EC" w:rsidR="0006181E" w:rsidRDefault="00F45D93" w:rsidP="00F45D93">
      <w:r>
        <w:t xml:space="preserve">Beginnend aan een </w:t>
      </w:r>
      <w:r w:rsidR="008B51AD">
        <w:t xml:space="preserve">dergelijke </w:t>
      </w:r>
      <w:r>
        <w:t>applicatie, wordt eerst de structuur van de app nagemaakt en in componenten opgedeeld:</w:t>
      </w:r>
      <w:r w:rsidR="003055CB" w:rsidRPr="003055CB">
        <w:t xml:space="preserve"> </w:t>
      </w:r>
      <w:r w:rsidR="003055CB">
        <w:t>(&lt;&gt; stelt Javascript componenten voor)</w:t>
      </w:r>
    </w:p>
    <w:p w14:paraId="5DB95855" w14:textId="2424BF7E" w:rsidR="00F45D93" w:rsidRDefault="00F45D93" w:rsidP="009A0D12">
      <w:pPr>
        <w:pStyle w:val="Lijstalinea"/>
        <w:numPr>
          <w:ilvl w:val="0"/>
          <w:numId w:val="12"/>
        </w:numPr>
      </w:pPr>
      <w:r>
        <w:t>Vanboven: één &lt;View&gt; opgedeeld in 3 stukken rij, daarin kunnen we 3 componenten steken. In dit geval:</w:t>
      </w:r>
    </w:p>
    <w:p w14:paraId="1D846464" w14:textId="77EC64D1" w:rsidR="00F45D93" w:rsidRDefault="00F45D93" w:rsidP="009A0D12">
      <w:pPr>
        <w:pStyle w:val="Lijstalinea"/>
        <w:numPr>
          <w:ilvl w:val="1"/>
          <w:numId w:val="12"/>
        </w:numPr>
      </w:pPr>
      <w:r>
        <w:t>Links: &lt;Image&gt;</w:t>
      </w:r>
    </w:p>
    <w:p w14:paraId="42E4ACA6" w14:textId="3FF13712" w:rsidR="00F45D93" w:rsidRDefault="00F45D93" w:rsidP="009A0D12">
      <w:pPr>
        <w:pStyle w:val="Lijstalinea"/>
        <w:numPr>
          <w:ilvl w:val="1"/>
          <w:numId w:val="12"/>
        </w:numPr>
      </w:pPr>
      <w:r>
        <w:t>Midden: &lt;DatePicker&gt;: Een component die ervoor zal zorgen dat je een datum kunt kiezen, zowel in Android als iOS</w:t>
      </w:r>
    </w:p>
    <w:p w14:paraId="23DA7D57" w14:textId="0B58C309" w:rsidR="00F45D93" w:rsidRDefault="00F45D93" w:rsidP="009A0D12">
      <w:pPr>
        <w:pStyle w:val="Lijstalinea"/>
        <w:numPr>
          <w:ilvl w:val="1"/>
          <w:numId w:val="12"/>
        </w:numPr>
      </w:pPr>
      <w:r>
        <w:t>Rechts: &lt;Image&gt; met functionaliteit onPress: een zoekactie ondernemen.</w:t>
      </w:r>
    </w:p>
    <w:p w14:paraId="6D5E3772" w14:textId="21573A9D" w:rsidR="00287E23" w:rsidRDefault="00F45D93" w:rsidP="005E2DE3">
      <w:pPr>
        <w:pStyle w:val="Lijstalinea"/>
        <w:numPr>
          <w:ilvl w:val="0"/>
          <w:numId w:val="12"/>
        </w:numPr>
      </w:pPr>
      <w:r>
        <w:t>Midden: een &lt;VideoPlayer&gt; component die enkel een url als bron nodig heeft om te werken in zowel Android als iOS.</w:t>
      </w:r>
      <w:r w:rsidR="00287E23" w:rsidRPr="00287E23">
        <w:t xml:space="preserve"> </w:t>
      </w:r>
    </w:p>
    <w:p w14:paraId="4F1CC89D" w14:textId="277DEE64" w:rsidR="00BB2E84" w:rsidRDefault="00287E23" w:rsidP="00287E23">
      <w:pPr>
        <w:pStyle w:val="Lijstalinea"/>
        <w:numPr>
          <w:ilvl w:val="0"/>
          <w:numId w:val="12"/>
        </w:numPr>
      </w:pPr>
      <w:r>
        <w:rPr>
          <w:noProof/>
        </w:rPr>
        <mc:AlternateContent>
          <mc:Choice Requires="wps">
            <w:drawing>
              <wp:anchor distT="0" distB="0" distL="114300" distR="114300" simplePos="0" relativeHeight="251658264" behindDoc="0" locked="0" layoutInCell="1" allowOverlap="1" wp14:anchorId="5C394A09" wp14:editId="54D05A63">
                <wp:simplePos x="0" y="0"/>
                <wp:positionH relativeFrom="margin">
                  <wp:align>center</wp:align>
                </wp:positionH>
                <wp:positionV relativeFrom="paragraph">
                  <wp:posOffset>4234180</wp:posOffset>
                </wp:positionV>
                <wp:extent cx="2325370" cy="190500"/>
                <wp:effectExtent l="0" t="0" r="0" b="0"/>
                <wp:wrapNone/>
                <wp:docPr id="45" name="Tekstvak 45"/>
                <wp:cNvGraphicFramePr/>
                <a:graphic xmlns:a="http://schemas.openxmlformats.org/drawingml/2006/main">
                  <a:graphicData uri="http://schemas.microsoft.com/office/word/2010/wordprocessingShape">
                    <wps:wsp>
                      <wps:cNvSpPr txBox="1"/>
                      <wps:spPr>
                        <a:xfrm>
                          <a:off x="0" y="0"/>
                          <a:ext cx="2325370" cy="190500"/>
                        </a:xfrm>
                        <a:prstGeom prst="rect">
                          <a:avLst/>
                        </a:prstGeom>
                        <a:solidFill>
                          <a:prstClr val="white"/>
                        </a:solidFill>
                        <a:ln>
                          <a:noFill/>
                        </a:ln>
                      </wps:spPr>
                      <wps:txbx>
                        <w:txbxContent>
                          <w:p w14:paraId="12B5798D" w14:textId="0EC1CDE2" w:rsidR="00CC1765" w:rsidRPr="00DC5A1C" w:rsidRDefault="00CC1765" w:rsidP="005E2DE3">
                            <w:pPr>
                              <w:pStyle w:val="Bijschrift"/>
                              <w:jc w:val="center"/>
                            </w:pPr>
                            <w:bookmarkStart w:id="91" w:name="_Toc514601706"/>
                            <w:r>
                              <w:t xml:space="preserve">Figuur </w:t>
                            </w:r>
                            <w:fldSimple w:instr=" STYLEREF 1 \s ">
                              <w:r>
                                <w:rPr>
                                  <w:noProof/>
                                </w:rPr>
                                <w:t>4</w:t>
                              </w:r>
                            </w:fldSimple>
                            <w:r>
                              <w:t>.</w:t>
                            </w:r>
                            <w:fldSimple w:instr=" SEQ Figuur \* ARABIC \s 1 ">
                              <w:r>
                                <w:rPr>
                                  <w:noProof/>
                                </w:rPr>
                                <w:t>1</w:t>
                              </w:r>
                            </w:fldSimple>
                            <w:r>
                              <w:t>: React Native applicatie</w:t>
                            </w:r>
                            <w:bookmarkEnd w:id="91"/>
                          </w:p>
                          <w:p w14:paraId="5EFF0CCD" w14:textId="67C9A083" w:rsidR="00CC1765" w:rsidRPr="00C83BAF" w:rsidRDefault="00CC1765" w:rsidP="005E2DE3">
                            <w:pPr>
                              <w:pStyle w:val="Bijschrift"/>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394A09" id="Tekstvak 45" o:spid="_x0000_s1041" type="#_x0000_t202" style="position:absolute;left:0;text-align:left;margin-left:0;margin-top:333.4pt;width:183.1pt;height:15pt;z-index:25165826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" stroked="f">
                <v:textbox inset="0,0,0,0">
                  <w:txbxContent>
                    <w:p w14:paraId="12B5798D" w14:textId="0EC1CDE2" w:rsidR="00CC1765" w:rsidRPr="00DC5A1C" w:rsidRDefault="00CC1765" w:rsidP="005E2DE3">
                      <w:pPr>
                        <w:pStyle w:val="Bijschrift"/>
                        <w:jc w:val="center"/>
                      </w:pPr>
                      <w:bookmarkStart w:id="92" w:name="_Toc514601706"/>
                      <w:r>
                        <w:t xml:space="preserve">Figuur </w:t>
                      </w:r>
                      <w:fldSimple w:instr=" STYLEREF 1 \s ">
                        <w:r>
                          <w:rPr>
                            <w:noProof/>
                          </w:rPr>
                          <w:t>4</w:t>
                        </w:r>
                      </w:fldSimple>
                      <w:r>
                        <w:t>.</w:t>
                      </w:r>
                      <w:fldSimple w:instr=" SEQ Figuur \* ARABIC \s 1 ">
                        <w:r>
                          <w:rPr>
                            <w:noProof/>
                          </w:rPr>
                          <w:t>1</w:t>
                        </w:r>
                      </w:fldSimple>
                      <w:r>
                        <w:t>: React Native applicatie</w:t>
                      </w:r>
                      <w:bookmarkEnd w:id="92"/>
                    </w:p>
                    <w:p w14:paraId="5EFF0CCD" w14:textId="67C9A083" w:rsidR="00CC1765" w:rsidRPr="00C83BAF" w:rsidRDefault="00CC1765" w:rsidP="005E2DE3">
                      <w:pPr>
                        <w:pStyle w:val="Bijschrift"/>
                        <w:rPr>
                          <w:noProof/>
                        </w:rPr>
                      </w:pPr>
                    </w:p>
                  </w:txbxContent>
                </v:textbox>
                <w10:wrap anchorx="margin"/>
              </v:shape>
            </w:pict>
          </mc:Fallback>
        </mc:AlternateContent>
      </w:r>
      <w:r>
        <w:rPr>
          <w:noProof/>
        </w:rPr>
        <w:drawing>
          <wp:anchor distT="0" distB="0" distL="114300" distR="114300" simplePos="0" relativeHeight="251658254" behindDoc="0" locked="0" layoutInCell="1" allowOverlap="1" wp14:anchorId="2CC93062" wp14:editId="4E14DD89">
            <wp:simplePos x="0" y="0"/>
            <wp:positionH relativeFrom="margin">
              <wp:align>center</wp:align>
            </wp:positionH>
            <wp:positionV relativeFrom="paragraph">
              <wp:posOffset>624840</wp:posOffset>
            </wp:positionV>
            <wp:extent cx="2105025" cy="3488690"/>
            <wp:effectExtent l="0" t="0" r="9525"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cstate="print">
                      <a:extLst>
                        <a:ext uri="{28A0092B-C50C-407E-A947-70E740481C1C}">
                          <a14:useLocalDpi xmlns:a14="http://schemas.microsoft.com/office/drawing/2010/main" val="0"/>
                        </a:ext>
                      </a:extLst>
                    </a:blip>
                    <a:srcRect t="3751"/>
                    <a:stretch/>
                  </pic:blipFill>
                  <pic:spPr bwMode="auto">
                    <a:xfrm>
                      <a:off x="0" y="0"/>
                      <a:ext cx="2105025" cy="3488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Vanonder: een &lt;Flatlist&gt; waarmee het JSON-bestand kan uitlezen worden en via &lt;ListItem&gt; deze één voor één getoond wordt. In component ListItem wordt dan bepaald welke data gekozen wordt via verschillende props die worden ingesteld.</w:t>
      </w:r>
    </w:p>
    <w:p w14:paraId="3E50C1E6" w14:textId="7F856929" w:rsidR="00204822" w:rsidRDefault="00204822" w:rsidP="00204822">
      <w:pPr>
        <w:pStyle w:val="Kop3"/>
      </w:pPr>
      <w:bookmarkStart w:id="93" w:name="_Toc514532498"/>
      <w:r>
        <w:lastRenderedPageBreak/>
        <w:t>Xamarin</w:t>
      </w:r>
      <w:bookmarkEnd w:id="93"/>
    </w:p>
    <w:p w14:paraId="3C203D83" w14:textId="5EBC31F5" w:rsidR="00B246A8" w:rsidRPr="00B246A8" w:rsidRDefault="00F125CF" w:rsidP="00B246A8">
      <w:pPr>
        <w:pStyle w:val="Kop4"/>
      </w:pPr>
      <w:r>
        <w:t>Het proces</w:t>
      </w:r>
    </w:p>
    <w:p w14:paraId="33B3E12E" w14:textId="295650E2" w:rsidR="00DB6EC1" w:rsidRDefault="00B42859" w:rsidP="00204822">
      <w:r>
        <w:t xml:space="preserve">Voor de Xamarin applicatie </w:t>
      </w:r>
      <w:r w:rsidR="00AC479A" w:rsidRPr="00AC479A">
        <w:rPr>
          <w:highlight w:val="yellow"/>
        </w:rPr>
        <w:t>te creëren</w:t>
      </w:r>
      <w:r>
        <w:t xml:space="preserve"> </w:t>
      </w:r>
      <w:r w:rsidR="00B11BF2">
        <w:t xml:space="preserve">is </w:t>
      </w:r>
      <w:r>
        <w:t>de Visual Studio IDE nodig. Deze installatie duurt lang</w:t>
      </w:r>
      <w:r w:rsidR="00AC479A">
        <w:t xml:space="preserve"> en neemt veel geheugen in. Na drie</w:t>
      </w:r>
      <w:r>
        <w:t xml:space="preserve"> uur is de installatie compleet en kunnen we beginnen aan een lege applicatie. Bij deze lege applicatie waren er al direct problemen: vele instellingen stonden standaard verkeerd en het debuggen via een emulator had allerlei kinderziektes, van niet opstarten tot errors aanduiden zonder een</w:t>
      </w:r>
      <w:r w:rsidR="00AC479A">
        <w:t xml:space="preserve"> bruikbare</w:t>
      </w:r>
      <w:r>
        <w:t xml:space="preserve"> reden te geven.</w:t>
      </w:r>
      <w:r w:rsidR="00CC4A03">
        <w:t xml:space="preserve"> Hiervoor </w:t>
      </w:r>
      <w:r w:rsidR="00AC479A">
        <w:t>waren er</w:t>
      </w:r>
      <w:r w:rsidR="00CC4A03">
        <w:t xml:space="preserve"> op het internet wel oplossingen te vinden maar d</w:t>
      </w:r>
      <w:r>
        <w:t>oor</w:t>
      </w:r>
      <w:r w:rsidR="00CC4A03">
        <w:t xml:space="preserve">dat </w:t>
      </w:r>
      <w:r w:rsidR="00150D79">
        <w:t xml:space="preserve">de </w:t>
      </w:r>
      <w:r w:rsidR="00CC4A03">
        <w:t>pr</w:t>
      </w:r>
      <w:r>
        <w:t xml:space="preserve">oblemen </w:t>
      </w:r>
      <w:r w:rsidR="00150D79">
        <w:t>bleven opstapelen</w:t>
      </w:r>
      <w:r w:rsidR="00AC479A">
        <w:t>,</w:t>
      </w:r>
      <w:r w:rsidR="00CC4A03">
        <w:t xml:space="preserve"> </w:t>
      </w:r>
      <w:r>
        <w:t xml:space="preserve">duurde het nog </w:t>
      </w:r>
      <w:r w:rsidR="00AC479A">
        <w:t>drie</w:t>
      </w:r>
      <w:r>
        <w:t xml:space="preserve"> uur voordat er effectief begonnen kon worden aan </w:t>
      </w:r>
      <w:r w:rsidR="00B11BF2">
        <w:t xml:space="preserve">de </w:t>
      </w:r>
      <w:r>
        <w:t>applicatie</w:t>
      </w:r>
      <w:r w:rsidR="00D275C1">
        <w:t xml:space="preserve"> met de juiste omgeving</w:t>
      </w:r>
      <w:r w:rsidR="0021237C">
        <w:t>.</w:t>
      </w:r>
      <w:r w:rsidR="00DB6EC1">
        <w:t xml:space="preserve"> Voor een snelle preview bestaat er in VS </w:t>
      </w:r>
      <w:r w:rsidR="009A7E32">
        <w:t>het</w:t>
      </w:r>
      <w:r w:rsidR="00DB6EC1">
        <w:t xml:space="preserve"> handig </w:t>
      </w:r>
      <w:r w:rsidR="00C9514B">
        <w:t>venster</w:t>
      </w:r>
      <w:r w:rsidR="00DB6EC1">
        <w:t xml:space="preserve"> Xamarin.forms previewer, hier krijg je al te zien hoe je applicatie eruit ziet op alle verschillende platformen.</w:t>
      </w:r>
    </w:p>
    <w:p w14:paraId="49038537" w14:textId="260B9DA7" w:rsidR="0001272D" w:rsidRDefault="00DB6EC1" w:rsidP="00204822">
      <w:r>
        <w:t xml:space="preserve">Om </w:t>
      </w:r>
      <w:r w:rsidR="00B11BF2">
        <w:t xml:space="preserve">de </w:t>
      </w:r>
      <w:r>
        <w:t>applicatie effectief te testen gebruiken we</w:t>
      </w:r>
      <w:r w:rsidR="0021237C">
        <w:t xml:space="preserve"> een </w:t>
      </w:r>
      <w:r w:rsidR="0021237C" w:rsidRPr="00AC479A">
        <w:rPr>
          <w:i/>
        </w:rPr>
        <w:t>real</w:t>
      </w:r>
      <w:r w:rsidR="0021237C">
        <w:t xml:space="preserve"> device</w:t>
      </w:r>
      <w:r w:rsidR="0001272D">
        <w:t>, de Moto C Plus,</w:t>
      </w:r>
      <w:r w:rsidR="0021237C">
        <w:t xml:space="preserve"> </w:t>
      </w:r>
      <w:r w:rsidR="00C97E9A">
        <w:t>via USB</w:t>
      </w:r>
      <w:r w:rsidR="0021237C">
        <w:t xml:space="preserve">. </w:t>
      </w:r>
      <w:r w:rsidR="006F67CE">
        <w:t>Dat zou ook gaan met Xamarin Live, d</w:t>
      </w:r>
      <w:r w:rsidR="0021237C">
        <w:t xml:space="preserve">it is een </w:t>
      </w:r>
      <w:r w:rsidR="0001272D">
        <w:t xml:space="preserve">applicatie in de Play Store of App Store waarbij </w:t>
      </w:r>
      <w:r w:rsidR="0001272D" w:rsidRPr="00AC479A">
        <w:rPr>
          <w:highlight w:val="yellow"/>
        </w:rPr>
        <w:t xml:space="preserve">de gsm verbonden wordt met Visual Studio en in real-time een voorbeeldapplicatie op je apparaat kan </w:t>
      </w:r>
      <w:r w:rsidR="00AC479A" w:rsidRPr="00AC479A">
        <w:rPr>
          <w:highlight w:val="yellow"/>
        </w:rPr>
        <w:t>uitgerold</w:t>
      </w:r>
      <w:r w:rsidR="0001272D" w:rsidRPr="00AC479A">
        <w:rPr>
          <w:highlight w:val="yellow"/>
        </w:rPr>
        <w:t xml:space="preserve"> worden.</w:t>
      </w:r>
      <w:r w:rsidR="006F67CE" w:rsidRPr="00AC479A">
        <w:rPr>
          <w:highlight w:val="yellow"/>
        </w:rPr>
        <w:t xml:space="preserve"> Maar dit doen we niet </w:t>
      </w:r>
      <w:r w:rsidR="00AC479A" w:rsidRPr="00AC479A">
        <w:rPr>
          <w:highlight w:val="yellow"/>
        </w:rPr>
        <w:t>aangezien</w:t>
      </w:r>
      <w:r w:rsidR="006F67CE" w:rsidRPr="00AC479A">
        <w:rPr>
          <w:highlight w:val="yellow"/>
        </w:rPr>
        <w:t xml:space="preserve"> hierop geen debugging kan gebeuren van </w:t>
      </w:r>
      <w:r w:rsidR="00AC479A" w:rsidRPr="00AC479A">
        <w:rPr>
          <w:highlight w:val="yellow"/>
        </w:rPr>
        <w:t>de</w:t>
      </w:r>
      <w:r w:rsidR="006F67CE" w:rsidRPr="00AC479A">
        <w:rPr>
          <w:highlight w:val="yellow"/>
        </w:rPr>
        <w:t xml:space="preserve"> code, wat cruciaal is.</w:t>
      </w:r>
      <w:r w:rsidR="0001272D" w:rsidRPr="00AC479A">
        <w:rPr>
          <w:highlight w:val="yellow"/>
        </w:rPr>
        <w:t xml:space="preserve"> Er zijn ook mogelijkheden in </w:t>
      </w:r>
      <w:r w:rsidRPr="00AC479A">
        <w:rPr>
          <w:highlight w:val="yellow"/>
        </w:rPr>
        <w:t>VS</w:t>
      </w:r>
      <w:r w:rsidR="0001272D" w:rsidRPr="00AC479A">
        <w:rPr>
          <w:highlight w:val="yellow"/>
        </w:rPr>
        <w:t xml:space="preserve"> verwerkt via emulators</w:t>
      </w:r>
      <w:r w:rsidR="0001272D">
        <w:t xml:space="preserve"> waarvan de installatie omslachtig is en veel geheugen in gebruik neemt</w:t>
      </w:r>
      <w:r w:rsidR="006F67CE">
        <w:t xml:space="preserve">, daarom </w:t>
      </w:r>
      <w:r w:rsidR="00AC479A">
        <w:t>werd er</w:t>
      </w:r>
      <w:r w:rsidR="006F67CE">
        <w:t xml:space="preserve"> een real device.</w:t>
      </w:r>
      <w:r w:rsidR="0001272D">
        <w:t xml:space="preserve"> </w:t>
      </w:r>
    </w:p>
    <w:p w14:paraId="15AD4848" w14:textId="7CF3601D" w:rsidR="00784687" w:rsidRDefault="00124D1F" w:rsidP="00204822">
      <w:r>
        <w:t xml:space="preserve">Tijdens het schrijven van de code viel direct op hoe sommige componenten </w:t>
      </w:r>
      <w:r w:rsidR="00C62E4E">
        <w:t>niet beschikbaar waren. Een videoplayer-component vinden die native videospelers aanspreekt was</w:t>
      </w:r>
      <w:r w:rsidR="00DE31AF">
        <w:t xml:space="preserve"> -in het begin- </w:t>
      </w:r>
      <w:r w:rsidR="00C62E4E">
        <w:t xml:space="preserve">enkel te vinden tegen betaling. </w:t>
      </w:r>
      <w:r w:rsidR="00C62E4E" w:rsidRPr="00BD72AB">
        <w:rPr>
          <w:highlight w:val="yellow"/>
        </w:rPr>
        <w:t xml:space="preserve">Terwijl </w:t>
      </w:r>
      <w:r w:rsidR="00BD72AB" w:rsidRPr="00BD72AB">
        <w:rPr>
          <w:highlight w:val="yellow"/>
        </w:rPr>
        <w:t>hier</w:t>
      </w:r>
      <w:r w:rsidR="00C62E4E" w:rsidRPr="00BD72AB">
        <w:rPr>
          <w:highlight w:val="yellow"/>
        </w:rPr>
        <w:t>voor</w:t>
      </w:r>
      <w:r w:rsidR="00BD72AB" w:rsidRPr="00BD72AB">
        <w:rPr>
          <w:highlight w:val="yellow"/>
        </w:rPr>
        <w:t xml:space="preserve"> bij</w:t>
      </w:r>
      <w:r w:rsidR="00C62E4E" w:rsidRPr="00BD72AB">
        <w:rPr>
          <w:highlight w:val="yellow"/>
        </w:rPr>
        <w:t xml:space="preserve"> React Native wel direct meerdere gratis versies te vinden </w:t>
      </w:r>
      <w:r w:rsidR="00BD72AB" w:rsidRPr="00BD72AB">
        <w:rPr>
          <w:highlight w:val="yellow"/>
        </w:rPr>
        <w:t>waren</w:t>
      </w:r>
      <w:r w:rsidR="00C62E4E">
        <w:t xml:space="preserve">. Uiteindelijk </w:t>
      </w:r>
      <w:r w:rsidR="00F645D1">
        <w:t>is het gelukt</w:t>
      </w:r>
      <w:r w:rsidR="00FF5702">
        <w:t xml:space="preserve"> een werkende, gratis Xamarin video player te verkrijgen</w:t>
      </w:r>
      <w:r w:rsidR="00DE31AF">
        <w:t xml:space="preserve"> door het toch wel uitgebreide gamma aan open source pakketten te doorzoeken</w:t>
      </w:r>
      <w:r w:rsidR="00016047">
        <w:t>.</w:t>
      </w:r>
      <w:r w:rsidR="00FF5702">
        <w:t xml:space="preserve"> </w:t>
      </w:r>
      <w:r w:rsidR="00DE31AF">
        <w:t xml:space="preserve">Het installeren van deze uitbreidingen ging vlot maar het implementeren ging moeizamer. </w:t>
      </w:r>
      <w:r w:rsidR="00DE31AF" w:rsidRPr="003055CB">
        <w:rPr>
          <w:highlight w:val="yellow"/>
        </w:rPr>
        <w:t xml:space="preserve">Dit kwam door </w:t>
      </w:r>
      <w:r w:rsidR="00FF5702" w:rsidRPr="003055CB">
        <w:rPr>
          <w:highlight w:val="yellow"/>
        </w:rPr>
        <w:t xml:space="preserve">errors </w:t>
      </w:r>
      <w:r w:rsidR="004669EA" w:rsidRPr="003055CB">
        <w:rPr>
          <w:highlight w:val="yellow"/>
        </w:rPr>
        <w:t>met de oorzaak</w:t>
      </w:r>
      <w:r w:rsidR="00FF5702" w:rsidRPr="003055CB">
        <w:rPr>
          <w:highlight w:val="yellow"/>
        </w:rPr>
        <w:t xml:space="preserve"> </w:t>
      </w:r>
      <w:r w:rsidR="004669EA" w:rsidRPr="003055CB">
        <w:rPr>
          <w:highlight w:val="yellow"/>
        </w:rPr>
        <w:t>bij</w:t>
      </w:r>
      <w:r w:rsidR="00FF5702" w:rsidRPr="003055CB">
        <w:rPr>
          <w:highlight w:val="yellow"/>
        </w:rPr>
        <w:t xml:space="preserve"> het </w:t>
      </w:r>
      <w:r w:rsidR="003D5CDB" w:rsidRPr="003055CB">
        <w:rPr>
          <w:highlight w:val="yellow"/>
        </w:rPr>
        <w:t xml:space="preserve">.NET </w:t>
      </w:r>
      <w:r w:rsidR="00FF5702" w:rsidRPr="003055CB">
        <w:rPr>
          <w:highlight w:val="yellow"/>
        </w:rPr>
        <w:t xml:space="preserve">framework waarop </w:t>
      </w:r>
      <w:r w:rsidR="004669EA" w:rsidRPr="003055CB">
        <w:rPr>
          <w:highlight w:val="yellow"/>
        </w:rPr>
        <w:t>deze</w:t>
      </w:r>
      <w:r w:rsidR="00FF5702" w:rsidRPr="003055CB">
        <w:rPr>
          <w:highlight w:val="yellow"/>
        </w:rPr>
        <w:t xml:space="preserve"> gebaseerd was terwijl VS een heel ander</w:t>
      </w:r>
      <w:r w:rsidR="003D5CDB" w:rsidRPr="003055CB">
        <w:rPr>
          <w:highlight w:val="yellow"/>
        </w:rPr>
        <w:t xml:space="preserve"> .NET</w:t>
      </w:r>
      <w:r w:rsidR="00FF5702" w:rsidRPr="003055CB">
        <w:rPr>
          <w:highlight w:val="yellow"/>
        </w:rPr>
        <w:t xml:space="preserve"> framework had getarget</w:t>
      </w:r>
      <w:r w:rsidR="004669EA">
        <w:t>.</w:t>
      </w:r>
      <w:r w:rsidR="00DE31AF">
        <w:t xml:space="preserve"> </w:t>
      </w:r>
      <w:r w:rsidR="004669EA">
        <w:t>N</w:t>
      </w:r>
      <w:r w:rsidR="00DE31AF">
        <w:t xml:space="preserve">a het evalueren van </w:t>
      </w:r>
      <w:r w:rsidR="004669EA">
        <w:t>de</w:t>
      </w:r>
      <w:r w:rsidR="00DE31AF">
        <w:t xml:space="preserve"> geïnstalleerde componenten </w:t>
      </w:r>
      <w:r w:rsidR="004669EA">
        <w:t>kon er</w:t>
      </w:r>
      <w:r w:rsidR="00DE31AF">
        <w:t xml:space="preserve"> </w:t>
      </w:r>
      <w:r w:rsidR="004669EA">
        <w:t>geconcludeerd worden</w:t>
      </w:r>
      <w:r w:rsidR="00DE31AF">
        <w:t xml:space="preserve"> dat </w:t>
      </w:r>
      <w:r w:rsidR="003055CB">
        <w:t>er</w:t>
      </w:r>
      <w:r w:rsidR="00DE31AF">
        <w:t xml:space="preserve"> nog een paar Visual Studio installatie onderdelen </w:t>
      </w:r>
      <w:r w:rsidR="003055CB">
        <w:t>te kort</w:t>
      </w:r>
      <w:r w:rsidR="00DE31AF">
        <w:t xml:space="preserve"> kwamen</w:t>
      </w:r>
      <w:r w:rsidR="00FF5702">
        <w:t xml:space="preserve">. </w:t>
      </w:r>
      <w:r w:rsidR="00DE31AF">
        <w:t>Er moet dus rekening gehouden worden met het feit dat de standaardinstallatie van VS niet genoeg is om alle componenten te kunnen gebruiken.</w:t>
      </w:r>
    </w:p>
    <w:p w14:paraId="39C44456" w14:textId="7C543882" w:rsidR="00784687" w:rsidRDefault="00784687" w:rsidP="00204822">
      <w:r>
        <w:t xml:space="preserve">Na 40 uren werken aan de Xamarin implementatie was </w:t>
      </w:r>
      <w:r w:rsidR="00A247CA">
        <w:t>de</w:t>
      </w:r>
      <w:r>
        <w:t xml:space="preserve"> applicatie nog niet af. Door tijdsgebrek </w:t>
      </w:r>
      <w:r w:rsidR="00A247CA">
        <w:t xml:space="preserve">werd </w:t>
      </w:r>
      <w:r>
        <w:t>het project gepauzeerd</w:t>
      </w:r>
      <w:r w:rsidRPr="003055CB">
        <w:rPr>
          <w:highlight w:val="yellow"/>
        </w:rPr>
        <w:t xml:space="preserve">. Ondanks dat was </w:t>
      </w:r>
      <w:r w:rsidR="003055CB" w:rsidRPr="003055CB">
        <w:rPr>
          <w:highlight w:val="yellow"/>
        </w:rPr>
        <w:t>de</w:t>
      </w:r>
      <w:r w:rsidRPr="003055CB">
        <w:rPr>
          <w:highlight w:val="yellow"/>
        </w:rPr>
        <w:t xml:space="preserve"> structuur </w:t>
      </w:r>
      <w:r w:rsidR="003055CB" w:rsidRPr="003055CB">
        <w:rPr>
          <w:highlight w:val="yellow"/>
        </w:rPr>
        <w:t>bruikbaar</w:t>
      </w:r>
      <w:r w:rsidRPr="003055CB">
        <w:rPr>
          <w:highlight w:val="yellow"/>
        </w:rPr>
        <w:t xml:space="preserve"> en moesten er enkel nog details afgewerkt worden, maar deze konden potentieel nog vrij tijdrovend zijn</w:t>
      </w:r>
      <w:r w:rsidR="0090271E">
        <w:t xml:space="preserve">. </w:t>
      </w:r>
    </w:p>
    <w:p w14:paraId="6141FA01" w14:textId="245F9143" w:rsidR="00965663" w:rsidRDefault="00965663" w:rsidP="00204822">
      <w:r>
        <w:t>Het uitrollen van de applicatie op Android was duidelijk dankzij de interne documentatie van Xamarin. Maar bij het uitrollen waren er toch nog wat kinderziektes die VS maar niet kan vermijden. Deze waren vrijwel direct opgelost, de APK-file was direct bruikbaar.</w:t>
      </w:r>
    </w:p>
    <w:p w14:paraId="6B41F39A" w14:textId="291BDAC3" w:rsidR="009A7FE7" w:rsidRPr="003424A7" w:rsidRDefault="004F23EB" w:rsidP="00204822">
      <w:pPr>
        <w:rPr>
          <w:highlight w:val="yellow"/>
        </w:rPr>
      </w:pPr>
      <w:r w:rsidRPr="003055CB">
        <w:rPr>
          <w:highlight w:val="yellow"/>
        </w:rPr>
        <w:t>Voor de app op iOS uit te rollen was de connectie maken naar een MAC eenvoudig en logisch. Visual Studio kon zelf connecteren met de MAC die gebruikt werd en zo Xcode zelf gebruiken om de applicatie te renderen en uitrollen op een iPhone. De IPA file instellen was eveneens een analoge zaak als de APK-file. De documentatie hierrond was duidelijk en gestructureerd.</w:t>
      </w:r>
    </w:p>
    <w:p w14:paraId="04ED42CC" w14:textId="77777777" w:rsidR="009A7FE7" w:rsidRDefault="009A7FE7" w:rsidP="00204822"/>
    <w:p w14:paraId="11ADC2F0" w14:textId="2446DAE5" w:rsidR="00784687" w:rsidRDefault="00784687" w:rsidP="00784687">
      <w:pPr>
        <w:pStyle w:val="Kop4"/>
      </w:pPr>
      <w:r>
        <w:t>Details</w:t>
      </w:r>
    </w:p>
    <w:p w14:paraId="43340EA1" w14:textId="7BAF5AEE" w:rsidR="0090271E" w:rsidRDefault="00784687" w:rsidP="00784687">
      <w:r>
        <w:t>De Xamarin implementatie</w:t>
      </w:r>
      <w:r w:rsidR="00AC3FE7">
        <w:t>, die niet af is geraakt door tijdsgebrek,</w:t>
      </w:r>
      <w:r>
        <w:t xml:space="preserve"> volgt volgende structuur</w:t>
      </w:r>
      <w:r w:rsidR="0090271E">
        <w:t>:</w:t>
      </w:r>
      <w:r w:rsidR="003055CB">
        <w:t xml:space="preserve"> (&lt;&gt; stelt XAML componenten voor)</w:t>
      </w:r>
    </w:p>
    <w:p w14:paraId="510F0E67" w14:textId="0CA7EC48" w:rsidR="0090271E" w:rsidRDefault="003055CB" w:rsidP="0090271E">
      <w:pPr>
        <w:pStyle w:val="Lijstalinea"/>
        <w:numPr>
          <w:ilvl w:val="0"/>
          <w:numId w:val="12"/>
        </w:numPr>
      </w:pPr>
      <w:r>
        <w:lastRenderedPageBreak/>
        <w:t>Eén &lt;Grid&gt; opgedeeld in drie</w:t>
      </w:r>
      <w:r w:rsidR="0090271E">
        <w:t xml:space="preserve"> kolom</w:t>
      </w:r>
      <w:r>
        <w:t>men en één rij, daarin kunnen er drie</w:t>
      </w:r>
      <w:r w:rsidR="0090271E">
        <w:t xml:space="preserve"> componenten</w:t>
      </w:r>
      <w:r>
        <w:t xml:space="preserve"> in geplaatst worden</w:t>
      </w:r>
      <w:r w:rsidR="0090271E">
        <w:t>. In dit geval:</w:t>
      </w:r>
    </w:p>
    <w:p w14:paraId="49A869AC" w14:textId="77777777" w:rsidR="0090271E" w:rsidRDefault="0090271E" w:rsidP="0090271E">
      <w:pPr>
        <w:pStyle w:val="Lijstalinea"/>
        <w:numPr>
          <w:ilvl w:val="1"/>
          <w:numId w:val="12"/>
        </w:numPr>
      </w:pPr>
      <w:r>
        <w:t>Links: &lt;Image&gt;</w:t>
      </w:r>
    </w:p>
    <w:p w14:paraId="5CEAC6AC" w14:textId="786BFA47" w:rsidR="0090271E" w:rsidRDefault="0090271E" w:rsidP="0090271E">
      <w:pPr>
        <w:pStyle w:val="Lijstalinea"/>
        <w:numPr>
          <w:ilvl w:val="1"/>
          <w:numId w:val="12"/>
        </w:numPr>
      </w:pPr>
      <w:r>
        <w:t>Midden: &lt;DatePicker&gt;:</w:t>
      </w:r>
    </w:p>
    <w:p w14:paraId="35D4907F" w14:textId="1DD58514" w:rsidR="0090271E" w:rsidRDefault="0090271E" w:rsidP="0090271E">
      <w:pPr>
        <w:pStyle w:val="Lijstalinea"/>
        <w:numPr>
          <w:ilvl w:val="1"/>
          <w:numId w:val="12"/>
        </w:numPr>
      </w:pPr>
      <w:r>
        <w:t>Rechts: &lt;Button&gt; met een standaard eigenschap onClicked die via een C# functie te verbinden is met de gegeven functionaliteit</w:t>
      </w:r>
      <w:r w:rsidR="00967D71">
        <w:t xml:space="preserve"> + een image component hierop instellen</w:t>
      </w:r>
      <w:r>
        <w:t xml:space="preserve"> (niet geimplementeerd).</w:t>
      </w:r>
    </w:p>
    <w:p w14:paraId="36B83413" w14:textId="6A8E7127" w:rsidR="0090271E" w:rsidRDefault="0090271E" w:rsidP="0090271E">
      <w:pPr>
        <w:pStyle w:val="Lijstalinea"/>
        <w:numPr>
          <w:ilvl w:val="0"/>
          <w:numId w:val="12"/>
        </w:numPr>
      </w:pPr>
      <w:r>
        <w:t>Midden: een &lt;VideoPlayer&gt; component die enkel een url als bron nodig heeft om te werken in zowel Android als iOs.</w:t>
      </w:r>
    </w:p>
    <w:p w14:paraId="53B291DF" w14:textId="4719D3E6" w:rsidR="0090271E" w:rsidRDefault="0090271E" w:rsidP="00A40038">
      <w:pPr>
        <w:pStyle w:val="Lijstalinea"/>
        <w:numPr>
          <w:ilvl w:val="0"/>
          <w:numId w:val="18"/>
        </w:numPr>
      </w:pPr>
      <w:r>
        <w:t xml:space="preserve">Vanonder: een &lt;Listview&gt; die statisch geregistreerde data-onderdelen weergeeft. </w:t>
      </w:r>
      <w:r w:rsidR="00A40038">
        <w:t>Bij de &lt;ListView&gt; zou een JSON uitgelezen moeten worden. Om de structuur van onze applicatie te behouden hebben we onze JSON onderdelen dan omgezet naar statische eigenschappen van een klasse &lt;List&gt;, de data manueel toegevoegd en deze klasse gebruikt als databron voor onze &lt;ListView&gt;.</w:t>
      </w:r>
    </w:p>
    <w:p w14:paraId="6C083521" w14:textId="668043CD" w:rsidR="00740540" w:rsidRDefault="00A40038" w:rsidP="00153682">
      <w:r>
        <w:t>Meer niet-geïmplementeerde onderdelen:</w:t>
      </w:r>
    </w:p>
    <w:p w14:paraId="4052D0BA" w14:textId="3AA877C9" w:rsidR="004E24DC" w:rsidRDefault="00FC7E06" w:rsidP="003055CB">
      <w:pPr>
        <w:pStyle w:val="Lijstalinea"/>
        <w:numPr>
          <w:ilvl w:val="0"/>
          <w:numId w:val="18"/>
        </w:numPr>
      </w:pPr>
      <w:r w:rsidRPr="00C1628B">
        <w:rPr>
          <w:noProof/>
        </w:rPr>
        <w:drawing>
          <wp:anchor distT="0" distB="0" distL="114300" distR="114300" simplePos="0" relativeHeight="251658265" behindDoc="0" locked="0" layoutInCell="1" allowOverlap="1" wp14:anchorId="4853E6F5" wp14:editId="49A06B49">
            <wp:simplePos x="0" y="0"/>
            <wp:positionH relativeFrom="margin">
              <wp:posOffset>1719580</wp:posOffset>
            </wp:positionH>
            <wp:positionV relativeFrom="paragraph">
              <wp:posOffset>434975</wp:posOffset>
            </wp:positionV>
            <wp:extent cx="2315845" cy="3946525"/>
            <wp:effectExtent l="0" t="0" r="8255"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cstate="print">
                      <a:extLst>
                        <a:ext uri="{28A0092B-C50C-407E-A947-70E740481C1C}">
                          <a14:useLocalDpi xmlns:a14="http://schemas.microsoft.com/office/drawing/2010/main" val="0"/>
                        </a:ext>
                      </a:extLst>
                    </a:blip>
                    <a:srcRect t="4133"/>
                    <a:stretch/>
                  </pic:blipFill>
                  <pic:spPr bwMode="auto">
                    <a:xfrm>
                      <a:off x="0" y="0"/>
                      <a:ext cx="2315845" cy="39465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0038">
        <w:t>Een tijdsbalk die aangeeft hoever het programma gevorderd is.</w:t>
      </w:r>
    </w:p>
    <w:p w14:paraId="191738A0" w14:textId="67141714" w:rsidR="00C1628B" w:rsidRDefault="00C1628B" w:rsidP="00C1628B">
      <w:pPr>
        <w:keepNext/>
      </w:pPr>
    </w:p>
    <w:p w14:paraId="584E94F3" w14:textId="30F24732" w:rsidR="00C1628B" w:rsidRDefault="00C1628B" w:rsidP="005E2DE3">
      <w:pPr>
        <w:pStyle w:val="Bijschrift"/>
        <w:jc w:val="center"/>
      </w:pPr>
      <w:bookmarkStart w:id="94" w:name="_Toc514601707"/>
      <w:r>
        <w:t xml:space="preserve">Figuur </w:t>
      </w:r>
      <w:fldSimple w:instr=" STYLEREF 1 \s ">
        <w:r w:rsidR="001947FB">
          <w:rPr>
            <w:noProof/>
          </w:rPr>
          <w:t>4</w:t>
        </w:r>
      </w:fldSimple>
      <w:r w:rsidR="001947FB">
        <w:t>.</w:t>
      </w:r>
      <w:fldSimple w:instr=" SEQ Figuur \* ARABIC \s 1 ">
        <w:r w:rsidR="001947FB">
          <w:rPr>
            <w:noProof/>
          </w:rPr>
          <w:t>2</w:t>
        </w:r>
      </w:fldSimple>
      <w:r>
        <w:t>: Xamarin applicatie</w:t>
      </w:r>
      <w:bookmarkEnd w:id="94"/>
    </w:p>
    <w:p w14:paraId="2C16349E" w14:textId="5022170E" w:rsidR="00A40038" w:rsidRDefault="00A40038" w:rsidP="00A40038"/>
    <w:p w14:paraId="46DB42B0" w14:textId="77777777" w:rsidR="00153682" w:rsidRDefault="00153682" w:rsidP="00A40038"/>
    <w:p w14:paraId="4122A3D2" w14:textId="001D1694" w:rsidR="006F67CE" w:rsidRDefault="00FE1D0B" w:rsidP="00FE1D0B">
      <w:pPr>
        <w:pStyle w:val="Kop3"/>
      </w:pPr>
      <w:bookmarkStart w:id="95" w:name="_Toc514532499"/>
      <w:r>
        <w:lastRenderedPageBreak/>
        <w:t>Conclusies</w:t>
      </w:r>
      <w:bookmarkEnd w:id="95"/>
    </w:p>
    <w:p w14:paraId="76F7C8E9" w14:textId="1A85EF34" w:rsidR="00FE1D0B" w:rsidRDefault="00FE1D0B" w:rsidP="00FE1D0B">
      <w:r>
        <w:t>Het gebruik van Xamarin en React Native is op zich weinig verschillend. Het feit dat React Native geen IDE gebruikt is een groot voordeel voor de setuptijd van het framework</w:t>
      </w:r>
      <w:r w:rsidR="00657CCC">
        <w:t>, dit kost</w:t>
      </w:r>
      <w:r w:rsidR="009D2B6D">
        <w:t xml:space="preserve"> </w:t>
      </w:r>
      <w:r w:rsidR="00657CCC">
        <w:t>maar een uur, terwijl de install</w:t>
      </w:r>
      <w:r w:rsidR="00A25050">
        <w:t>atie van Visual Studio zelf al drie</w:t>
      </w:r>
      <w:r w:rsidR="00657CCC">
        <w:t xml:space="preserve"> uren duurde</w:t>
      </w:r>
      <w:r>
        <w:t>.</w:t>
      </w:r>
      <w:r w:rsidR="00657CCC">
        <w:t xml:space="preserve"> </w:t>
      </w:r>
      <w:r>
        <w:t xml:space="preserve">Hierbij komt dan wel kijken dat er veel tools voor het debuggen </w:t>
      </w:r>
      <w:r w:rsidR="00657CCC">
        <w:t>ontbreekt</w:t>
      </w:r>
      <w:r>
        <w:t xml:space="preserve">, die </w:t>
      </w:r>
      <w:r w:rsidR="00657CCC">
        <w:t>Visual Studio</w:t>
      </w:r>
      <w:r>
        <w:t xml:space="preserve"> wel uitgebreid aanbiedt. </w:t>
      </w:r>
      <w:r w:rsidR="00F125CF">
        <w:t>Er</w:t>
      </w:r>
      <w:r>
        <w:t xml:space="preserve"> kan enkel </w:t>
      </w:r>
      <w:r w:rsidR="00F125CF">
        <w:t>uitgegaan worden</w:t>
      </w:r>
      <w:r>
        <w:t xml:space="preserve"> van de </w:t>
      </w:r>
      <w:r w:rsidR="00657CCC">
        <w:t>e</w:t>
      </w:r>
      <w:r>
        <w:t xml:space="preserve">rror-berichten die </w:t>
      </w:r>
      <w:r w:rsidR="00F125CF">
        <w:t>de</w:t>
      </w:r>
      <w:r>
        <w:t xml:space="preserve"> applicatie aangeeft. Maar hierop </w:t>
      </w:r>
      <w:r w:rsidR="00F125CF">
        <w:t xml:space="preserve">zijn er </w:t>
      </w:r>
      <w:r>
        <w:t>alternatieven, zoals React Native Devtools, die open-source te vinden zijn en die meer info bieden over details van de applicatie.</w:t>
      </w:r>
    </w:p>
    <w:p w14:paraId="5DB203A2" w14:textId="0FD52750" w:rsidR="001223D1" w:rsidRDefault="001223D1" w:rsidP="00FE1D0B">
      <w:r>
        <w:t xml:space="preserve">De talen waarin </w:t>
      </w:r>
      <w:r w:rsidR="00F125CF">
        <w:t>ge</w:t>
      </w:r>
      <w:r>
        <w:t>schreven</w:t>
      </w:r>
      <w:r w:rsidR="00F125CF">
        <w:t xml:space="preserve"> werd</w:t>
      </w:r>
      <w:r>
        <w:t xml:space="preserve"> </w:t>
      </w:r>
      <w:r w:rsidR="00F125CF">
        <w:t>voelen</w:t>
      </w:r>
      <w:r>
        <w:t xml:space="preserve"> vertrouwd aan. In zowel C# als Javascript werd er inmiddels al ervaring opgedaan. Maar het feit dat React Native voornamelijk JS was voelde toch als een gemakkelijkere omgeving dan de C#</w:t>
      </w:r>
      <w:r w:rsidR="00657CCC">
        <w:t xml:space="preserve"> van Xamarin</w:t>
      </w:r>
      <w:r>
        <w:t>, waarbij de structuur toch onduidelijker was en waarbij</w:t>
      </w:r>
      <w:r w:rsidR="00657CCC">
        <w:t xml:space="preserve"> structurele</w:t>
      </w:r>
      <w:r>
        <w:t xml:space="preserve"> fouten niet zo makkelijk werden ingezien als bij JS.</w:t>
      </w:r>
      <w:r w:rsidR="00657CCC">
        <w:t xml:space="preserve"> Javascript voelt directer en eenvoudiger aan. Zeker bij een </w:t>
      </w:r>
      <w:r w:rsidR="007408E9">
        <w:t>straight-forward</w:t>
      </w:r>
      <w:r w:rsidR="00657CCC">
        <w:t xml:space="preserve"> applicatie als de deze. </w:t>
      </w:r>
    </w:p>
    <w:p w14:paraId="2ACCF0FB" w14:textId="606DDB8A" w:rsidR="00564CF5" w:rsidRDefault="00657CCC" w:rsidP="00FE1D0B">
      <w:r>
        <w:t xml:space="preserve">Dit </w:t>
      </w:r>
      <w:r w:rsidR="00F125CF">
        <w:t>wordt</w:t>
      </w:r>
      <w:r>
        <w:t xml:space="preserve"> ook vereenvoudigd door het feit dat de documentatie rond Xamarin vrij onduidelijk en moeilijk te vinden is. Goede voorbeelden zijn te vinden na lang zoeken, maar hun eigen documentatie brengt meestal niet meer op dan weten wat een bepaalde functie doet, zonder context. De gemeenschap rond React Native lijkt veel actiever en behulpzamer. Voor elk soort probleem was er </w:t>
      </w:r>
      <w:r w:rsidR="0068517E">
        <w:t>reeds</w:t>
      </w:r>
      <w:r>
        <w:t xml:space="preserve"> een antwoord. Bij Xamarin daarentegen moe</w:t>
      </w:r>
      <w:r w:rsidR="00435B6D">
        <w:t>st</w:t>
      </w:r>
      <w:r>
        <w:t xml:space="preserve"> </w:t>
      </w:r>
      <w:r w:rsidR="00435B6D">
        <w:t>er</w:t>
      </w:r>
      <w:r>
        <w:t xml:space="preserve"> </w:t>
      </w:r>
      <w:r w:rsidR="00435B6D">
        <w:t>begonnen worden</w:t>
      </w:r>
      <w:r>
        <w:t xml:space="preserve"> bij een vraag rond een probleem en zo een oplossing proberen te verzinnen, dit kost tij</w:t>
      </w:r>
      <w:r w:rsidR="00564CF5">
        <w:t>d en</w:t>
      </w:r>
      <w:r w:rsidR="00435B6D">
        <w:t xml:space="preserve"> vergt</w:t>
      </w:r>
      <w:r w:rsidR="00564CF5">
        <w:t xml:space="preserve"> inzicht. Zeker voor een onervaren persoon zal dit een doorslag geven.</w:t>
      </w:r>
      <w:r w:rsidR="00AF56FC">
        <w:t xml:space="preserve"> Bij beiden </w:t>
      </w:r>
      <w:r w:rsidR="00095BBD">
        <w:t xml:space="preserve">was het proces van de </w:t>
      </w:r>
      <w:r w:rsidR="001B7E62">
        <w:t>setup,</w:t>
      </w:r>
      <w:r w:rsidR="00095BBD">
        <w:t xml:space="preserve"> allerlei installaties en de essentiële basis goed gedocumenteerd.</w:t>
      </w:r>
    </w:p>
    <w:p w14:paraId="1766C85C" w14:textId="50FD7DA9" w:rsidR="00934A06" w:rsidRDefault="00934A06" w:rsidP="00FE1D0B">
      <w:r>
        <w:t>De structuur van beide frameworks is bruikbaar voor grotere complexe applicaties. Dit dankzij hun</w:t>
      </w:r>
      <w:r w:rsidR="001B7E62">
        <w:t xml:space="preserve"> respectievelijke</w:t>
      </w:r>
      <w:r>
        <w:t xml:space="preserve"> MVVM</w:t>
      </w:r>
      <w:r w:rsidR="00B64E4A">
        <w:t>-</w:t>
      </w:r>
      <w:r>
        <w:t xml:space="preserve"> en Flux</w:t>
      </w:r>
      <w:r w:rsidR="00B64E4A">
        <w:t>-architectuur. Bij Xamarin zorgt MVVM ervoor dat de back-end en de front-end mooi gescheiden blijft, en werkt met een tussenstation voor het versturen van de data. Terwijl voor R</w:t>
      </w:r>
      <w:r w:rsidR="008800FE">
        <w:t xml:space="preserve">eact </w:t>
      </w:r>
      <w:r w:rsidR="00B64E4A">
        <w:t>N</w:t>
      </w:r>
      <w:r w:rsidR="008800FE">
        <w:t>ative</w:t>
      </w:r>
      <w:r w:rsidR="00B64E4A">
        <w:t xml:space="preserve"> Flux de data slechts naar één kant stuurt waarbij </w:t>
      </w:r>
      <w:r w:rsidR="00A15CF5">
        <w:t>één</w:t>
      </w:r>
      <w:r w:rsidR="00B64E4A">
        <w:t xml:space="preserve"> dispatcher</w:t>
      </w:r>
      <w:r w:rsidR="00A15CF5">
        <w:t xml:space="preserve"> alle </w:t>
      </w:r>
      <w:r w:rsidR="00A15CF5" w:rsidRPr="00A15CF5">
        <w:rPr>
          <w:i/>
        </w:rPr>
        <w:t>callbacks</w:t>
      </w:r>
      <w:r w:rsidR="00A15CF5">
        <w:rPr>
          <w:i/>
        </w:rPr>
        <w:t xml:space="preserve"> </w:t>
      </w:r>
      <w:r w:rsidR="00DD4DD5">
        <w:t>verzendt</w:t>
      </w:r>
      <w:r w:rsidR="00A15CF5">
        <w:t xml:space="preserve"> naar de entiteiten waarvoor deze bestemd is.</w:t>
      </w:r>
    </w:p>
    <w:p w14:paraId="3003820F" w14:textId="2CA437CB" w:rsidR="00095A1A" w:rsidRPr="003424A7" w:rsidRDefault="00585545" w:rsidP="00FE1D0B">
      <w:pPr>
        <w:rPr>
          <w:highlight w:val="yellow"/>
        </w:rPr>
      </w:pPr>
      <w:r w:rsidRPr="009147E8">
        <w:rPr>
          <w:highlight w:val="yellow"/>
        </w:rPr>
        <w:t xml:space="preserve">Het deployment </w:t>
      </w:r>
      <w:r w:rsidR="00103956" w:rsidRPr="009147E8">
        <w:rPr>
          <w:highlight w:val="yellow"/>
        </w:rPr>
        <w:t>in Android was bi</w:t>
      </w:r>
      <w:r w:rsidR="00BA5E84" w:rsidRPr="009147E8">
        <w:rPr>
          <w:highlight w:val="yellow"/>
        </w:rPr>
        <w:t xml:space="preserve">j </w:t>
      </w:r>
      <w:r w:rsidR="008800FE" w:rsidRPr="009147E8">
        <w:rPr>
          <w:highlight w:val="yellow"/>
        </w:rPr>
        <w:t xml:space="preserve">React Native en </w:t>
      </w:r>
      <w:r w:rsidR="00654AF9" w:rsidRPr="009147E8">
        <w:rPr>
          <w:highlight w:val="yellow"/>
        </w:rPr>
        <w:t>Xamarin exact hetzelfde proces, die beiden zeer goed gedocumenteerd waren.</w:t>
      </w:r>
      <w:r w:rsidR="00A85BF1" w:rsidRPr="009147E8">
        <w:rPr>
          <w:highlight w:val="yellow"/>
        </w:rPr>
        <w:t xml:space="preserve"> Enkel bij Xamarin werkte de .apk file niet van de eerste keer, maar dit vormde uiteindelijk geen probleem. Bij iOS waren er wel verschillen, het project </w:t>
      </w:r>
      <w:r w:rsidR="00A245ED" w:rsidRPr="009147E8">
        <w:rPr>
          <w:highlight w:val="yellow"/>
        </w:rPr>
        <w:t xml:space="preserve">moest </w:t>
      </w:r>
      <w:r w:rsidR="00A85BF1" w:rsidRPr="009147E8">
        <w:rPr>
          <w:highlight w:val="yellow"/>
        </w:rPr>
        <w:t xml:space="preserve">voor React Native volledig op de MAC gezet worden, </w:t>
      </w:r>
      <w:r w:rsidR="00A245ED" w:rsidRPr="009147E8">
        <w:rPr>
          <w:highlight w:val="yellow"/>
        </w:rPr>
        <w:t xml:space="preserve">en hierna moest </w:t>
      </w:r>
      <w:r w:rsidR="009F40A5">
        <w:rPr>
          <w:highlight w:val="yellow"/>
        </w:rPr>
        <w:t>deze</w:t>
      </w:r>
      <w:r w:rsidR="00A245ED" w:rsidRPr="009147E8">
        <w:rPr>
          <w:highlight w:val="yellow"/>
        </w:rPr>
        <w:t xml:space="preserve"> in Xcode open gedaan worden. </w:t>
      </w:r>
      <w:r w:rsidR="00FC7C23" w:rsidRPr="009147E8">
        <w:rPr>
          <w:highlight w:val="yellow"/>
        </w:rPr>
        <w:t>Om dit dan werkende te krijgen</w:t>
      </w:r>
      <w:r w:rsidR="00F31FF7" w:rsidRPr="009147E8">
        <w:rPr>
          <w:highlight w:val="yellow"/>
        </w:rPr>
        <w:t xml:space="preserve"> waren verschillende aanpassingen aan de instellingen in Xcode vereist.</w:t>
      </w:r>
      <w:r w:rsidR="00FC7C23" w:rsidRPr="009147E8">
        <w:rPr>
          <w:highlight w:val="yellow"/>
        </w:rPr>
        <w:t xml:space="preserve"> </w:t>
      </w:r>
      <w:r w:rsidR="006B63FF" w:rsidRPr="009147E8">
        <w:rPr>
          <w:highlight w:val="yellow"/>
        </w:rPr>
        <w:t xml:space="preserve">In Visual Studio </w:t>
      </w:r>
      <w:r w:rsidR="00214B02">
        <w:rPr>
          <w:highlight w:val="yellow"/>
        </w:rPr>
        <w:t>moest er enkel</w:t>
      </w:r>
      <w:r w:rsidR="006B63FF" w:rsidRPr="009147E8">
        <w:rPr>
          <w:highlight w:val="yellow"/>
        </w:rPr>
        <w:t xml:space="preserve"> </w:t>
      </w:r>
      <w:r w:rsidR="00214B02">
        <w:rPr>
          <w:highlight w:val="yellow"/>
        </w:rPr>
        <w:t xml:space="preserve">een </w:t>
      </w:r>
      <w:r w:rsidR="006B63FF" w:rsidRPr="009147E8">
        <w:rPr>
          <w:highlight w:val="yellow"/>
        </w:rPr>
        <w:t xml:space="preserve">connectie </w:t>
      </w:r>
      <w:r w:rsidR="00214B02">
        <w:rPr>
          <w:highlight w:val="yellow"/>
        </w:rPr>
        <w:t>gemaakt worden</w:t>
      </w:r>
      <w:r w:rsidR="006B63FF" w:rsidRPr="009147E8">
        <w:rPr>
          <w:highlight w:val="yellow"/>
        </w:rPr>
        <w:t xml:space="preserve"> met de MAC en dit betekende dat Xcode enkel als tussenpoort </w:t>
      </w:r>
      <w:r w:rsidR="00E50CDF" w:rsidRPr="009147E8">
        <w:rPr>
          <w:highlight w:val="yellow"/>
        </w:rPr>
        <w:t>moest dienen om de .ipa file aan te maken en de applicatie op het device te krijgen.</w:t>
      </w:r>
    </w:p>
    <w:p w14:paraId="724C5BE8" w14:textId="651DC2BF" w:rsidR="00A15CF5" w:rsidRDefault="00A15CF5" w:rsidP="00FE1D0B">
      <w:r>
        <w:t xml:space="preserve">Uit deze </w:t>
      </w:r>
      <w:r w:rsidR="00A25050">
        <w:t>ervaring</w:t>
      </w:r>
      <w:r>
        <w:t xml:space="preserve"> kan er een </w:t>
      </w:r>
      <w:r w:rsidR="004774B3">
        <w:t>opsomming</w:t>
      </w:r>
      <w:r>
        <w:t xml:space="preserve"> gemaakt worden die kort weergeeft wat de voor- en nadelen zijn van </w:t>
      </w:r>
      <w:r w:rsidR="00203F74">
        <w:t>de</w:t>
      </w:r>
      <w:r>
        <w:t xml:space="preserve"> twee cross-platform frameworks</w:t>
      </w:r>
      <w:r w:rsidR="00577861">
        <w:t xml:space="preserve"> vergeleken met elkaar</w:t>
      </w:r>
      <w:r w:rsidR="00AE1D51">
        <w:t>, zoals aangetoond in Tabel 4-1</w:t>
      </w:r>
      <w:r w:rsidR="00577861">
        <w:t>.</w:t>
      </w:r>
    </w:p>
    <w:p w14:paraId="41C51458" w14:textId="3612CD40" w:rsidR="00740540" w:rsidRDefault="00740540" w:rsidP="00FE1D0B"/>
    <w:p w14:paraId="0A58E140" w14:textId="604B002B" w:rsidR="00740540" w:rsidRDefault="00740540" w:rsidP="00FE1D0B"/>
    <w:p w14:paraId="385263E3" w14:textId="20641581" w:rsidR="00740540" w:rsidRDefault="00740540" w:rsidP="00FE1D0B"/>
    <w:p w14:paraId="3A99CC7B" w14:textId="77777777" w:rsidR="00740540" w:rsidRDefault="00740540" w:rsidP="00FE1D0B"/>
    <w:p w14:paraId="186AC016" w14:textId="19ED19CF" w:rsidR="00AE1D51" w:rsidRDefault="00AE1D51" w:rsidP="00AE1D51">
      <w:pPr>
        <w:pStyle w:val="Bijschrift"/>
        <w:keepNext/>
      </w:pPr>
      <w:bookmarkStart w:id="96" w:name="_Toc514513275"/>
      <w:r>
        <w:lastRenderedPageBreak/>
        <w:t xml:space="preserve">Tabel </w:t>
      </w:r>
      <w:fldSimple w:instr=" STYLEREF 1 \s ">
        <w:r w:rsidR="00103F03">
          <w:rPr>
            <w:noProof/>
          </w:rPr>
          <w:t>4</w:t>
        </w:r>
      </w:fldSimple>
      <w:r w:rsidR="00103F03">
        <w:noBreakHyphen/>
      </w:r>
      <w:fldSimple w:instr=" SEQ Tabel \* ARABIC \s 1 ">
        <w:r w:rsidR="00103F03">
          <w:rPr>
            <w:noProof/>
          </w:rPr>
          <w:t>1</w:t>
        </w:r>
      </w:fldSimple>
      <w:r>
        <w:t xml:space="preserve"> Vergelijking ontwikkelingseigenschappen</w:t>
      </w:r>
      <w:bookmarkEnd w:id="96"/>
    </w:p>
    <w:tbl>
      <w:tblPr>
        <w:tblStyle w:val="Tabelraster"/>
        <w:tblW w:w="0" w:type="auto"/>
        <w:jc w:val="center"/>
        <w:tblLook w:val="04A0" w:firstRow="1" w:lastRow="0" w:firstColumn="1" w:lastColumn="0" w:noHBand="0" w:noVBand="1"/>
      </w:tblPr>
      <w:tblGrid>
        <w:gridCol w:w="2405"/>
        <w:gridCol w:w="3451"/>
        <w:gridCol w:w="2928"/>
      </w:tblGrid>
      <w:tr w:rsidR="00577861" w14:paraId="23D23EB1" w14:textId="77777777" w:rsidTr="00577861">
        <w:trPr>
          <w:trHeight w:val="373"/>
          <w:jc w:val="center"/>
        </w:trPr>
        <w:tc>
          <w:tcPr>
            <w:tcW w:w="2405" w:type="dxa"/>
          </w:tcPr>
          <w:p w14:paraId="35DC36A6" w14:textId="7D66AEA6" w:rsidR="00577861" w:rsidRDefault="00577861" w:rsidP="00577861">
            <w:pPr>
              <w:jc w:val="center"/>
            </w:pPr>
          </w:p>
        </w:tc>
        <w:tc>
          <w:tcPr>
            <w:tcW w:w="3451" w:type="dxa"/>
          </w:tcPr>
          <w:p w14:paraId="5C294962" w14:textId="7BF06F9B" w:rsidR="00577861" w:rsidRPr="00577861" w:rsidRDefault="00577861" w:rsidP="00577861">
            <w:pPr>
              <w:jc w:val="center"/>
              <w:rPr>
                <w:b/>
              </w:rPr>
            </w:pPr>
            <w:r w:rsidRPr="00577861">
              <w:rPr>
                <w:b/>
              </w:rPr>
              <w:t>React Native</w:t>
            </w:r>
          </w:p>
        </w:tc>
        <w:tc>
          <w:tcPr>
            <w:tcW w:w="2928" w:type="dxa"/>
          </w:tcPr>
          <w:p w14:paraId="36F10E97" w14:textId="60263824" w:rsidR="00577861" w:rsidRPr="00577861" w:rsidRDefault="00577861" w:rsidP="00577861">
            <w:pPr>
              <w:jc w:val="center"/>
              <w:rPr>
                <w:b/>
              </w:rPr>
            </w:pPr>
            <w:r w:rsidRPr="00577861">
              <w:rPr>
                <w:b/>
              </w:rPr>
              <w:t>Xamarin</w:t>
            </w:r>
          </w:p>
        </w:tc>
      </w:tr>
      <w:tr w:rsidR="00577861" w14:paraId="08DF1F7A" w14:textId="77777777" w:rsidTr="00577861">
        <w:trPr>
          <w:trHeight w:val="373"/>
          <w:jc w:val="center"/>
        </w:trPr>
        <w:tc>
          <w:tcPr>
            <w:tcW w:w="2405" w:type="dxa"/>
          </w:tcPr>
          <w:p w14:paraId="53BBD581" w14:textId="0E00CF1F" w:rsidR="00577861" w:rsidRPr="00577861" w:rsidRDefault="00577861" w:rsidP="00577861">
            <w:pPr>
              <w:jc w:val="center"/>
              <w:rPr>
                <w:b/>
              </w:rPr>
            </w:pPr>
            <w:r w:rsidRPr="00577861">
              <w:rPr>
                <w:b/>
              </w:rPr>
              <w:t>Setup</w:t>
            </w:r>
          </w:p>
        </w:tc>
        <w:tc>
          <w:tcPr>
            <w:tcW w:w="3451" w:type="dxa"/>
          </w:tcPr>
          <w:p w14:paraId="67FAA175" w14:textId="5ABDE7E1" w:rsidR="00577861" w:rsidRDefault="00577861" w:rsidP="00577861">
            <w:pPr>
              <w:jc w:val="center"/>
            </w:pPr>
            <w:r>
              <w:t xml:space="preserve">Kort (1u) en palmt </w:t>
            </w:r>
            <w:r>
              <w:br/>
              <w:t>weinig geheugen in.</w:t>
            </w:r>
          </w:p>
        </w:tc>
        <w:tc>
          <w:tcPr>
            <w:tcW w:w="2928" w:type="dxa"/>
          </w:tcPr>
          <w:p w14:paraId="1510FF6A" w14:textId="0B331BB0" w:rsidR="00577861" w:rsidRDefault="00577861" w:rsidP="00577861">
            <w:pPr>
              <w:jc w:val="center"/>
            </w:pPr>
            <w:r>
              <w:t>Relatief lang (3u) en palmt veel geheugen in.</w:t>
            </w:r>
          </w:p>
        </w:tc>
      </w:tr>
      <w:tr w:rsidR="00577861" w14:paraId="61CBCE19" w14:textId="77777777" w:rsidTr="00577861">
        <w:trPr>
          <w:trHeight w:val="373"/>
          <w:jc w:val="center"/>
        </w:trPr>
        <w:tc>
          <w:tcPr>
            <w:tcW w:w="2405" w:type="dxa"/>
          </w:tcPr>
          <w:p w14:paraId="72C7356D" w14:textId="505F20D0" w:rsidR="00577861" w:rsidRPr="00577861" w:rsidRDefault="00577861" w:rsidP="00577861">
            <w:pPr>
              <w:jc w:val="center"/>
              <w:rPr>
                <w:b/>
              </w:rPr>
            </w:pPr>
            <w:r w:rsidRPr="00577861">
              <w:rPr>
                <w:b/>
              </w:rPr>
              <w:t>Debugging</w:t>
            </w:r>
          </w:p>
        </w:tc>
        <w:tc>
          <w:tcPr>
            <w:tcW w:w="3451" w:type="dxa"/>
          </w:tcPr>
          <w:p w14:paraId="5F5999F2" w14:textId="76D4230F" w:rsidR="00577861" w:rsidRDefault="00475F05" w:rsidP="00577861">
            <w:pPr>
              <w:jc w:val="center"/>
            </w:pPr>
            <w:r>
              <w:t xml:space="preserve">Mogelijkheden beschikbaar. </w:t>
            </w:r>
          </w:p>
        </w:tc>
        <w:tc>
          <w:tcPr>
            <w:tcW w:w="2928" w:type="dxa"/>
          </w:tcPr>
          <w:p w14:paraId="0B73C2CB" w14:textId="4DA46698" w:rsidR="00577861" w:rsidRDefault="00475F05" w:rsidP="00577861">
            <w:pPr>
              <w:jc w:val="center"/>
            </w:pPr>
            <w:r>
              <w:t>Uitgebreide geïntegreerde mogelijkheden.</w:t>
            </w:r>
          </w:p>
        </w:tc>
      </w:tr>
      <w:tr w:rsidR="00577861" w14:paraId="71025116" w14:textId="77777777" w:rsidTr="00577861">
        <w:trPr>
          <w:trHeight w:val="373"/>
          <w:jc w:val="center"/>
        </w:trPr>
        <w:tc>
          <w:tcPr>
            <w:tcW w:w="2405" w:type="dxa"/>
          </w:tcPr>
          <w:p w14:paraId="65A61F4B" w14:textId="52F1ADAC" w:rsidR="00577861" w:rsidRPr="00577861" w:rsidRDefault="00577861" w:rsidP="00577861">
            <w:pPr>
              <w:jc w:val="center"/>
              <w:rPr>
                <w:b/>
              </w:rPr>
            </w:pPr>
            <w:r w:rsidRPr="00577861">
              <w:rPr>
                <w:b/>
              </w:rPr>
              <w:t>Programmeertalen</w:t>
            </w:r>
          </w:p>
        </w:tc>
        <w:tc>
          <w:tcPr>
            <w:tcW w:w="3451" w:type="dxa"/>
          </w:tcPr>
          <w:p w14:paraId="310B718A" w14:textId="3CC98673" w:rsidR="00577861" w:rsidRDefault="00577861" w:rsidP="00577861">
            <w:pPr>
              <w:jc w:val="center"/>
            </w:pPr>
            <w:r>
              <w:t>Vertrouwd, weinig complexiteit</w:t>
            </w:r>
          </w:p>
        </w:tc>
        <w:tc>
          <w:tcPr>
            <w:tcW w:w="2928" w:type="dxa"/>
          </w:tcPr>
          <w:p w14:paraId="1F0F8730" w14:textId="389BAB6C" w:rsidR="00577861" w:rsidRDefault="00577861" w:rsidP="00577861">
            <w:pPr>
              <w:jc w:val="center"/>
            </w:pPr>
            <w:r>
              <w:t>Vertrouwd, matige complexiteit</w:t>
            </w:r>
            <w:r w:rsidR="00475F05">
              <w:t>.</w:t>
            </w:r>
          </w:p>
        </w:tc>
      </w:tr>
      <w:tr w:rsidR="00475F05" w14:paraId="40C448CC" w14:textId="77777777" w:rsidTr="00577861">
        <w:trPr>
          <w:trHeight w:val="373"/>
          <w:jc w:val="center"/>
        </w:trPr>
        <w:tc>
          <w:tcPr>
            <w:tcW w:w="2405" w:type="dxa"/>
          </w:tcPr>
          <w:p w14:paraId="00EDA4BE" w14:textId="56401E60" w:rsidR="00475F05" w:rsidRPr="00577861" w:rsidRDefault="00475F05" w:rsidP="00475F05">
            <w:pPr>
              <w:jc w:val="center"/>
              <w:rPr>
                <w:b/>
              </w:rPr>
            </w:pPr>
            <w:r w:rsidRPr="00577861">
              <w:rPr>
                <w:b/>
              </w:rPr>
              <w:t>Documentatie</w:t>
            </w:r>
          </w:p>
        </w:tc>
        <w:tc>
          <w:tcPr>
            <w:tcW w:w="3451" w:type="dxa"/>
          </w:tcPr>
          <w:p w14:paraId="37D5C84B" w14:textId="2810BABB" w:rsidR="00475F05" w:rsidRDefault="00475F05" w:rsidP="00475F05">
            <w:pPr>
              <w:jc w:val="center"/>
            </w:pPr>
            <w:r>
              <w:rPr>
                <w:lang w:eastAsia="en-US"/>
              </w:rPr>
              <w:t>Uitgebreid qua eigen documentatie. Zeer veel vragen/antwoorden op het internet.</w:t>
            </w:r>
          </w:p>
        </w:tc>
        <w:tc>
          <w:tcPr>
            <w:tcW w:w="2928" w:type="dxa"/>
          </w:tcPr>
          <w:p w14:paraId="1F71B2BA" w14:textId="13D71C06" w:rsidR="00475F05" w:rsidRDefault="00475F05" w:rsidP="00475F05">
            <w:pPr>
              <w:jc w:val="center"/>
            </w:pPr>
            <w:r>
              <w:rPr>
                <w:lang w:eastAsia="en-US"/>
              </w:rPr>
              <w:t>Matig uitgebreid qua eigen documentatie. Matig veel vragen/antwoorden op het internet.</w:t>
            </w:r>
          </w:p>
        </w:tc>
      </w:tr>
      <w:tr w:rsidR="00475F05" w14:paraId="145BFBF1" w14:textId="77777777" w:rsidTr="00577861">
        <w:trPr>
          <w:trHeight w:val="373"/>
          <w:jc w:val="center"/>
        </w:trPr>
        <w:tc>
          <w:tcPr>
            <w:tcW w:w="2405" w:type="dxa"/>
          </w:tcPr>
          <w:p w14:paraId="45299C44" w14:textId="6EFF26E1" w:rsidR="00475F05" w:rsidRPr="00577861" w:rsidRDefault="00475F05" w:rsidP="00475F05">
            <w:pPr>
              <w:jc w:val="center"/>
              <w:rPr>
                <w:b/>
              </w:rPr>
            </w:pPr>
            <w:r w:rsidRPr="00577861">
              <w:rPr>
                <w:b/>
              </w:rPr>
              <w:t>Scalability</w:t>
            </w:r>
          </w:p>
        </w:tc>
        <w:tc>
          <w:tcPr>
            <w:tcW w:w="3451" w:type="dxa"/>
          </w:tcPr>
          <w:p w14:paraId="685CB498" w14:textId="4E55259E" w:rsidR="00475F05" w:rsidRDefault="004B4387" w:rsidP="004B4387">
            <w:pPr>
              <w:jc w:val="center"/>
            </w:pPr>
            <w:r>
              <w:t>Zeer schaalbaar</w:t>
            </w:r>
          </w:p>
        </w:tc>
        <w:tc>
          <w:tcPr>
            <w:tcW w:w="2928" w:type="dxa"/>
          </w:tcPr>
          <w:p w14:paraId="47890788" w14:textId="23CF8375" w:rsidR="00475F05" w:rsidRDefault="004B4387" w:rsidP="00475F05">
            <w:pPr>
              <w:jc w:val="center"/>
            </w:pPr>
            <w:r>
              <w:t>Zeer schaalbaar</w:t>
            </w:r>
          </w:p>
        </w:tc>
      </w:tr>
      <w:tr w:rsidR="00475F05" w14:paraId="064F1524" w14:textId="77777777" w:rsidTr="00577861">
        <w:trPr>
          <w:trHeight w:val="373"/>
          <w:jc w:val="center"/>
        </w:trPr>
        <w:tc>
          <w:tcPr>
            <w:tcW w:w="2405" w:type="dxa"/>
          </w:tcPr>
          <w:p w14:paraId="756946C5" w14:textId="77777777" w:rsidR="00475F05" w:rsidRPr="00095A1A" w:rsidRDefault="00475F05" w:rsidP="00475F05">
            <w:pPr>
              <w:jc w:val="center"/>
              <w:rPr>
                <w:b/>
                <w:highlight w:val="yellow"/>
              </w:rPr>
            </w:pPr>
            <w:r w:rsidRPr="00095A1A">
              <w:rPr>
                <w:b/>
                <w:highlight w:val="yellow"/>
              </w:rPr>
              <w:t>Deployment</w:t>
            </w:r>
          </w:p>
          <w:p w14:paraId="7920991B" w14:textId="7C976342" w:rsidR="00D501C1" w:rsidRPr="00095A1A" w:rsidRDefault="00D501C1" w:rsidP="00475F05">
            <w:pPr>
              <w:jc w:val="center"/>
              <w:rPr>
                <w:b/>
                <w:highlight w:val="yellow"/>
              </w:rPr>
            </w:pPr>
            <w:r w:rsidRPr="00095A1A">
              <w:rPr>
                <w:b/>
                <w:highlight w:val="yellow"/>
              </w:rPr>
              <w:t>Android</w:t>
            </w:r>
          </w:p>
        </w:tc>
        <w:tc>
          <w:tcPr>
            <w:tcW w:w="3451" w:type="dxa"/>
          </w:tcPr>
          <w:p w14:paraId="729E952B" w14:textId="13DEB91E" w:rsidR="00475F05" w:rsidRPr="00095A1A" w:rsidRDefault="00D501C1" w:rsidP="00475F05">
            <w:pPr>
              <w:jc w:val="center"/>
              <w:rPr>
                <w:highlight w:val="yellow"/>
              </w:rPr>
            </w:pPr>
            <w:r w:rsidRPr="00095A1A">
              <w:rPr>
                <w:highlight w:val="yellow"/>
              </w:rPr>
              <w:t>Zeer straight-forward</w:t>
            </w:r>
          </w:p>
        </w:tc>
        <w:tc>
          <w:tcPr>
            <w:tcW w:w="2928" w:type="dxa"/>
          </w:tcPr>
          <w:p w14:paraId="48CD9645" w14:textId="7F491738" w:rsidR="00475F05" w:rsidRDefault="00D501C1" w:rsidP="00475F05">
            <w:pPr>
              <w:jc w:val="center"/>
            </w:pPr>
            <w:r w:rsidRPr="00095A1A">
              <w:rPr>
                <w:highlight w:val="yellow"/>
              </w:rPr>
              <w:t>Zeer straight-forward</w:t>
            </w:r>
          </w:p>
        </w:tc>
      </w:tr>
      <w:tr w:rsidR="00D501C1" w14:paraId="4551979E" w14:textId="77777777" w:rsidTr="00577861">
        <w:trPr>
          <w:trHeight w:val="373"/>
          <w:jc w:val="center"/>
        </w:trPr>
        <w:tc>
          <w:tcPr>
            <w:tcW w:w="2405" w:type="dxa"/>
          </w:tcPr>
          <w:p w14:paraId="317E22D0" w14:textId="77777777" w:rsidR="00D501C1" w:rsidRPr="00095A1A" w:rsidRDefault="00D501C1" w:rsidP="00D501C1">
            <w:pPr>
              <w:jc w:val="center"/>
              <w:rPr>
                <w:b/>
                <w:highlight w:val="yellow"/>
              </w:rPr>
            </w:pPr>
            <w:r w:rsidRPr="00095A1A">
              <w:rPr>
                <w:b/>
                <w:highlight w:val="yellow"/>
              </w:rPr>
              <w:t>Deployment</w:t>
            </w:r>
          </w:p>
          <w:p w14:paraId="58694CB4" w14:textId="45821C30" w:rsidR="00D501C1" w:rsidRPr="00095A1A" w:rsidRDefault="00D501C1" w:rsidP="00D501C1">
            <w:pPr>
              <w:jc w:val="center"/>
              <w:rPr>
                <w:b/>
                <w:highlight w:val="yellow"/>
              </w:rPr>
            </w:pPr>
            <w:r w:rsidRPr="00095A1A">
              <w:rPr>
                <w:b/>
                <w:highlight w:val="yellow"/>
              </w:rPr>
              <w:t>iOS</w:t>
            </w:r>
          </w:p>
        </w:tc>
        <w:tc>
          <w:tcPr>
            <w:tcW w:w="3451" w:type="dxa"/>
          </w:tcPr>
          <w:p w14:paraId="5AB06975" w14:textId="6F3AC074" w:rsidR="00D501C1" w:rsidRPr="00095A1A" w:rsidRDefault="008F7FD5" w:rsidP="00475F05">
            <w:pPr>
              <w:jc w:val="center"/>
              <w:rPr>
                <w:highlight w:val="yellow"/>
              </w:rPr>
            </w:pPr>
            <w:r w:rsidRPr="00095A1A">
              <w:rPr>
                <w:highlight w:val="yellow"/>
              </w:rPr>
              <w:t>Na instelling-wijzigingen</w:t>
            </w:r>
            <w:r w:rsidR="00A81AA0">
              <w:rPr>
                <w:highlight w:val="yellow"/>
              </w:rPr>
              <w:t>:</w:t>
            </w:r>
            <w:r w:rsidRPr="00095A1A">
              <w:rPr>
                <w:highlight w:val="yellow"/>
              </w:rPr>
              <w:t xml:space="preserve"> </w:t>
            </w:r>
            <w:r w:rsidR="00C9121D">
              <w:rPr>
                <w:highlight w:val="yellow"/>
              </w:rPr>
              <w:br/>
              <w:t xml:space="preserve">zeer </w:t>
            </w:r>
            <w:r w:rsidR="00BF6F8D" w:rsidRPr="00095A1A">
              <w:rPr>
                <w:highlight w:val="yellow"/>
              </w:rPr>
              <w:t>straig</w:t>
            </w:r>
            <w:r w:rsidR="00A81AA0">
              <w:rPr>
                <w:highlight w:val="yellow"/>
              </w:rPr>
              <w:t>h</w:t>
            </w:r>
            <w:r w:rsidR="00BF6F8D" w:rsidRPr="00095A1A">
              <w:rPr>
                <w:highlight w:val="yellow"/>
              </w:rPr>
              <w:t>t-forward</w:t>
            </w:r>
          </w:p>
        </w:tc>
        <w:tc>
          <w:tcPr>
            <w:tcW w:w="2928" w:type="dxa"/>
          </w:tcPr>
          <w:p w14:paraId="3CCAA610" w14:textId="71C3B6EB" w:rsidR="00D501C1" w:rsidRDefault="00D501C1" w:rsidP="00475F05">
            <w:pPr>
              <w:jc w:val="center"/>
            </w:pPr>
            <w:r w:rsidRPr="00095A1A">
              <w:rPr>
                <w:highlight w:val="yellow"/>
              </w:rPr>
              <w:t>Zeer straight-forward</w:t>
            </w:r>
          </w:p>
        </w:tc>
      </w:tr>
    </w:tbl>
    <w:p w14:paraId="127018CE" w14:textId="77777777" w:rsidR="00A15CF5" w:rsidRPr="00A15CF5" w:rsidRDefault="00A15CF5" w:rsidP="00FE1D0B"/>
    <w:p w14:paraId="22447FDC" w14:textId="028E66C1" w:rsidR="00BD593A" w:rsidRDefault="00A15CF5" w:rsidP="00FE1D0B">
      <w:pPr>
        <w:rPr>
          <w:highlight w:val="yellow"/>
        </w:rPr>
      </w:pPr>
      <w:r w:rsidRPr="000958A8">
        <w:rPr>
          <w:highlight w:val="yellow"/>
        </w:rPr>
        <w:t xml:space="preserve">Bij deze vergelijking kan er geconcludeerd worden dat </w:t>
      </w:r>
      <w:r w:rsidR="004709D1">
        <w:rPr>
          <w:highlight w:val="yellow"/>
        </w:rPr>
        <w:t>React Native</w:t>
      </w:r>
      <w:r w:rsidRPr="000958A8">
        <w:rPr>
          <w:highlight w:val="yellow"/>
        </w:rPr>
        <w:t xml:space="preserve"> </w:t>
      </w:r>
      <w:r w:rsidR="000958A8" w:rsidRPr="000958A8">
        <w:rPr>
          <w:highlight w:val="yellow"/>
        </w:rPr>
        <w:t xml:space="preserve">en Xamarin aan elkaar gewaagd zijn als het over de ontwikkeling op het framework gaat. </w:t>
      </w:r>
      <w:r w:rsidR="00577861" w:rsidRPr="000958A8">
        <w:rPr>
          <w:highlight w:val="yellow"/>
        </w:rPr>
        <w:t xml:space="preserve">Dit </w:t>
      </w:r>
      <w:r w:rsidR="006C7C08" w:rsidRPr="000958A8">
        <w:rPr>
          <w:highlight w:val="yellow"/>
        </w:rPr>
        <w:t xml:space="preserve">kan gebaseerd worden op het feit dat </w:t>
      </w:r>
      <w:r w:rsidR="000958A8">
        <w:rPr>
          <w:highlight w:val="yellow"/>
        </w:rPr>
        <w:t>ze beiden voor- en nadelen t.o.v. elkaar hebben</w:t>
      </w:r>
      <w:r w:rsidR="00E85751" w:rsidRPr="000958A8">
        <w:rPr>
          <w:highlight w:val="yellow"/>
        </w:rPr>
        <w:t>,</w:t>
      </w:r>
      <w:r w:rsidR="000958A8">
        <w:rPr>
          <w:highlight w:val="yellow"/>
        </w:rPr>
        <w:t xml:space="preserve"> bv. het deployment op iOS is eenvoudig op Xamarin</w:t>
      </w:r>
      <w:r w:rsidR="009B7FD5">
        <w:rPr>
          <w:highlight w:val="yellow"/>
        </w:rPr>
        <w:t>,</w:t>
      </w:r>
      <w:r w:rsidR="00384656">
        <w:rPr>
          <w:highlight w:val="yellow"/>
        </w:rPr>
        <w:t xml:space="preserve"> </w:t>
      </w:r>
      <w:r w:rsidR="000958A8">
        <w:rPr>
          <w:highlight w:val="yellow"/>
        </w:rPr>
        <w:t xml:space="preserve">maar dit is weinig relevant aangezien een one-time effort voldoende is om het </w:t>
      </w:r>
      <w:r w:rsidR="004709D1">
        <w:rPr>
          <w:highlight w:val="yellow"/>
        </w:rPr>
        <w:t>React Native</w:t>
      </w:r>
      <w:r w:rsidR="000958A8">
        <w:rPr>
          <w:highlight w:val="yellow"/>
        </w:rPr>
        <w:t xml:space="preserve"> project werkende te krijgen</w:t>
      </w:r>
      <w:r w:rsidR="009B7FD5">
        <w:rPr>
          <w:highlight w:val="yellow"/>
        </w:rPr>
        <w:t>,</w:t>
      </w:r>
      <w:r w:rsidR="000958A8">
        <w:rPr>
          <w:highlight w:val="yellow"/>
        </w:rPr>
        <w:t xml:space="preserve"> en de meer uitgebreide debug-mogelijkheden van Visual Studio.</w:t>
      </w:r>
      <w:r w:rsidR="00E85751" w:rsidRPr="000958A8">
        <w:rPr>
          <w:highlight w:val="yellow"/>
        </w:rPr>
        <w:t xml:space="preserve"> </w:t>
      </w:r>
      <w:r w:rsidR="000958A8">
        <w:rPr>
          <w:highlight w:val="yellow"/>
        </w:rPr>
        <w:t>Dit tegenover</w:t>
      </w:r>
      <w:r w:rsidR="00E85751" w:rsidRPr="000958A8">
        <w:rPr>
          <w:highlight w:val="yellow"/>
        </w:rPr>
        <w:t xml:space="preserve"> </w:t>
      </w:r>
      <w:r w:rsidR="000958A8">
        <w:rPr>
          <w:highlight w:val="yellow"/>
        </w:rPr>
        <w:t xml:space="preserve">de ready-to-use </w:t>
      </w:r>
      <w:r w:rsidR="0019757F">
        <w:rPr>
          <w:highlight w:val="yellow"/>
        </w:rPr>
        <w:t xml:space="preserve">eenvoudigheid die </w:t>
      </w:r>
      <w:r w:rsidR="004709D1">
        <w:rPr>
          <w:highlight w:val="yellow"/>
        </w:rPr>
        <w:t>React Native</w:t>
      </w:r>
      <w:r w:rsidR="0019757F">
        <w:rPr>
          <w:highlight w:val="yellow"/>
        </w:rPr>
        <w:t xml:space="preserve"> aanbiedt door geen IDE te gebruiken, een programmeertaal die minder ervaring en inzicht zal vergen en de documentatie die uitgebreider te vinden valt.</w:t>
      </w:r>
      <w:r w:rsidR="00BD593A">
        <w:rPr>
          <w:highlight w:val="yellow"/>
        </w:rPr>
        <w:t xml:space="preserve"> </w:t>
      </w:r>
    </w:p>
    <w:p w14:paraId="2BE57B98" w14:textId="0947F136" w:rsidR="00C10AC1" w:rsidRDefault="0019757F" w:rsidP="00FE1D0B">
      <w:pPr>
        <w:rPr>
          <w:highlight w:val="yellow"/>
        </w:rPr>
      </w:pPr>
      <w:r>
        <w:rPr>
          <w:highlight w:val="yellow"/>
        </w:rPr>
        <w:t xml:space="preserve">Door deze bevindingen kan er geconcludeerd worden dat </w:t>
      </w:r>
      <w:r w:rsidR="00967FAF">
        <w:rPr>
          <w:highlight w:val="yellow"/>
        </w:rPr>
        <w:t xml:space="preserve">om </w:t>
      </w:r>
      <w:r>
        <w:rPr>
          <w:highlight w:val="yellow"/>
        </w:rPr>
        <w:t>Xamarin</w:t>
      </w:r>
      <w:r w:rsidR="00967FAF">
        <w:rPr>
          <w:highlight w:val="yellow"/>
        </w:rPr>
        <w:t xml:space="preserve"> efficiënt te gebruiken</w:t>
      </w:r>
      <w:r>
        <w:rPr>
          <w:highlight w:val="yellow"/>
        </w:rPr>
        <w:t xml:space="preserve"> eerder </w:t>
      </w:r>
      <w:r w:rsidR="00E2775B">
        <w:rPr>
          <w:highlight w:val="yellow"/>
        </w:rPr>
        <w:t xml:space="preserve">aan </w:t>
      </w:r>
      <w:r>
        <w:rPr>
          <w:highlight w:val="yellow"/>
        </w:rPr>
        <w:t>een langetermijn</w:t>
      </w:r>
      <w:r w:rsidR="00967FAF">
        <w:rPr>
          <w:highlight w:val="yellow"/>
        </w:rPr>
        <w:t>-</w:t>
      </w:r>
      <w:r>
        <w:rPr>
          <w:highlight w:val="yellow"/>
        </w:rPr>
        <w:t>projec</w:t>
      </w:r>
      <w:r w:rsidR="00E2775B">
        <w:rPr>
          <w:highlight w:val="yellow"/>
        </w:rPr>
        <w:t xml:space="preserve">t </w:t>
      </w:r>
      <w:r w:rsidR="00967FAF">
        <w:rPr>
          <w:highlight w:val="yellow"/>
        </w:rPr>
        <w:t>gedacht moet worden.</w:t>
      </w:r>
      <w:r w:rsidR="00E2775B">
        <w:rPr>
          <w:highlight w:val="yellow"/>
        </w:rPr>
        <w:t xml:space="preserve"> </w:t>
      </w:r>
      <w:r w:rsidR="00967FAF">
        <w:rPr>
          <w:highlight w:val="yellow"/>
        </w:rPr>
        <w:t>D</w:t>
      </w:r>
      <w:r w:rsidR="00E2775B">
        <w:rPr>
          <w:highlight w:val="yellow"/>
        </w:rPr>
        <w:t>it terwijl React Native een ideale prototype-omgeving aanbiedt om kort</w:t>
      </w:r>
      <w:r w:rsidR="00967FAF">
        <w:rPr>
          <w:highlight w:val="yellow"/>
        </w:rPr>
        <w:t>e</w:t>
      </w:r>
      <w:r w:rsidR="00E2775B">
        <w:rPr>
          <w:highlight w:val="yellow"/>
        </w:rPr>
        <w:t>termijn</w:t>
      </w:r>
      <w:r w:rsidR="00967FAF">
        <w:rPr>
          <w:highlight w:val="yellow"/>
        </w:rPr>
        <w:t>-</w:t>
      </w:r>
      <w:r w:rsidR="00E2775B">
        <w:rPr>
          <w:highlight w:val="yellow"/>
        </w:rPr>
        <w:t>projecten</w:t>
      </w:r>
      <w:r w:rsidR="00D238DA">
        <w:rPr>
          <w:highlight w:val="yellow"/>
        </w:rPr>
        <w:t xml:space="preserve"> op te bouwen.</w:t>
      </w:r>
      <w:r w:rsidR="00BD593A">
        <w:rPr>
          <w:highlight w:val="yellow"/>
        </w:rPr>
        <w:t xml:space="preserve"> Als we hierbij de theoretische vergelijking aanhalen is het opvallend dat deze frameworks dan ook ideaal zijn om op deze manier te gebruiken.</w:t>
      </w:r>
      <w:r w:rsidR="00382785">
        <w:rPr>
          <w:highlight w:val="yellow"/>
        </w:rPr>
        <w:t xml:space="preserve"> </w:t>
      </w:r>
      <w:r w:rsidR="00BD593A">
        <w:rPr>
          <w:highlight w:val="yellow"/>
        </w:rPr>
        <w:t>React Native</w:t>
      </w:r>
      <w:r w:rsidR="00382785">
        <w:rPr>
          <w:highlight w:val="yellow"/>
        </w:rPr>
        <w:t xml:space="preserve"> heeft</w:t>
      </w:r>
      <w:r w:rsidR="00BD593A">
        <w:rPr>
          <w:highlight w:val="yellow"/>
        </w:rPr>
        <w:t xml:space="preserve"> een eenvoudige open-source licentie </w:t>
      </w:r>
      <w:r w:rsidR="00CC63D1">
        <w:rPr>
          <w:highlight w:val="yellow"/>
        </w:rPr>
        <w:t xml:space="preserve">waarbij alle features en tools gratis </w:t>
      </w:r>
      <w:r w:rsidR="00680856">
        <w:rPr>
          <w:highlight w:val="yellow"/>
        </w:rPr>
        <w:t>te vinden zijn</w:t>
      </w:r>
      <w:r w:rsidR="004709D1">
        <w:rPr>
          <w:highlight w:val="yellow"/>
        </w:rPr>
        <w:t xml:space="preserve">. Xamarin heeft eveneens </w:t>
      </w:r>
      <w:r w:rsidR="00CC63D1">
        <w:rPr>
          <w:highlight w:val="yellow"/>
        </w:rPr>
        <w:t xml:space="preserve">die </w:t>
      </w:r>
      <w:r w:rsidR="004709D1">
        <w:rPr>
          <w:highlight w:val="yellow"/>
        </w:rPr>
        <w:t>open-source mogelijkheden, maar een groot deel features</w:t>
      </w:r>
      <w:r w:rsidR="00680856">
        <w:rPr>
          <w:highlight w:val="yellow"/>
        </w:rPr>
        <w:t>, tools en</w:t>
      </w:r>
      <w:r w:rsidR="004709D1">
        <w:rPr>
          <w:highlight w:val="yellow"/>
        </w:rPr>
        <w:t xml:space="preserve"> mogelijkheden zitten in Visual Studio Enterprise/</w:t>
      </w:r>
      <w:r w:rsidR="00382785">
        <w:rPr>
          <w:highlight w:val="yellow"/>
        </w:rPr>
        <w:t xml:space="preserve">Professional die wel enkel tegen een maandelijkse betaling beschikbaar zijn. Dit versterkt de theorie dat React Native </w:t>
      </w:r>
      <w:r w:rsidR="00C10AC1">
        <w:rPr>
          <w:highlight w:val="yellow"/>
        </w:rPr>
        <w:t>het betere</w:t>
      </w:r>
      <w:r w:rsidR="00382785">
        <w:rPr>
          <w:highlight w:val="yellow"/>
        </w:rPr>
        <w:t xml:space="preserve"> prototype-framework zou </w:t>
      </w:r>
      <w:r w:rsidR="00C10AC1">
        <w:rPr>
          <w:highlight w:val="yellow"/>
        </w:rPr>
        <w:t>zijn</w:t>
      </w:r>
      <w:r w:rsidR="00382785">
        <w:rPr>
          <w:highlight w:val="yellow"/>
        </w:rPr>
        <w:t xml:space="preserve">, aangezien </w:t>
      </w:r>
      <w:r w:rsidR="00C10AC1">
        <w:rPr>
          <w:highlight w:val="yellow"/>
        </w:rPr>
        <w:t xml:space="preserve">een </w:t>
      </w:r>
      <w:r w:rsidR="00D05A83">
        <w:rPr>
          <w:highlight w:val="yellow"/>
        </w:rPr>
        <w:t>bedrijf geen</w:t>
      </w:r>
      <w:r w:rsidR="00382785">
        <w:rPr>
          <w:highlight w:val="yellow"/>
        </w:rPr>
        <w:t xml:space="preserve"> </w:t>
      </w:r>
      <w:r w:rsidR="00C10AC1">
        <w:rPr>
          <w:highlight w:val="yellow"/>
        </w:rPr>
        <w:t>financiële middelen gaat willen inzetten om een framework te kunnen gebruiken die het niet constant gebruikt.</w:t>
      </w:r>
    </w:p>
    <w:p w14:paraId="36E8D5C6" w14:textId="7F126F79" w:rsidR="00095BBD" w:rsidRPr="00C10AC1" w:rsidRDefault="000D357A" w:rsidP="00FE1D0B">
      <w:pPr>
        <w:rPr>
          <w:highlight w:val="yellow"/>
        </w:rPr>
      </w:pPr>
      <w:r>
        <w:rPr>
          <w:highlight w:val="yellow"/>
        </w:rPr>
        <w:t>H</w:t>
      </w:r>
      <w:r w:rsidR="00C10AC1">
        <w:rPr>
          <w:highlight w:val="yellow"/>
        </w:rPr>
        <w:t xml:space="preserve">et gebruik zelf is uiteindelijk wel aan de ontwikkelaar, hierdoor is er ook een zekere persoonlijke voorkeur </w:t>
      </w:r>
      <w:r>
        <w:rPr>
          <w:highlight w:val="yellow"/>
        </w:rPr>
        <w:t>van toepassing</w:t>
      </w:r>
      <w:r w:rsidR="00C10AC1">
        <w:rPr>
          <w:highlight w:val="yellow"/>
        </w:rPr>
        <w:t>. Daarom is een eindige conclusie echter nooit van de orde.</w:t>
      </w:r>
    </w:p>
    <w:p w14:paraId="0F79DC13" w14:textId="69B3517D" w:rsidR="001223D1" w:rsidRPr="00FE1D0B" w:rsidRDefault="00657CCC" w:rsidP="00FE1D0B">
      <w:r>
        <w:t xml:space="preserve"> </w:t>
      </w:r>
    </w:p>
    <w:p w14:paraId="6E3EAF6B" w14:textId="77777777" w:rsidR="003D14BA" w:rsidRPr="00204822" w:rsidRDefault="003D14BA" w:rsidP="00204822"/>
    <w:p w14:paraId="57F96914" w14:textId="1297AB9A" w:rsidR="0018756B" w:rsidRPr="00F21FA5" w:rsidRDefault="0018756B" w:rsidP="0018756B">
      <w:pPr>
        <w:pStyle w:val="Kop2"/>
        <w:rPr>
          <w:highlight w:val="yellow"/>
        </w:rPr>
      </w:pPr>
      <w:bookmarkStart w:id="97" w:name="_Toc514532503"/>
      <w:r w:rsidRPr="00F21FA5">
        <w:rPr>
          <w:highlight w:val="yellow"/>
        </w:rPr>
        <w:lastRenderedPageBreak/>
        <w:t>Geheugen</w:t>
      </w:r>
      <w:bookmarkEnd w:id="97"/>
    </w:p>
    <w:p w14:paraId="5F9EFB40" w14:textId="6EA9D87F" w:rsidR="004508C3" w:rsidRPr="00F21FA5" w:rsidRDefault="004508C3" w:rsidP="004508C3">
      <w:pPr>
        <w:rPr>
          <w:highlight w:val="yellow"/>
          <w:lang w:eastAsia="en-US"/>
        </w:rPr>
      </w:pPr>
      <w:r w:rsidRPr="00F21FA5">
        <w:rPr>
          <w:highlight w:val="yellow"/>
        </w:rPr>
        <w:t xml:space="preserve">Het </w:t>
      </w:r>
      <w:r w:rsidR="00725C3A" w:rsidRPr="00F21FA5">
        <w:rPr>
          <w:highlight w:val="yellow"/>
        </w:rPr>
        <w:t xml:space="preserve">minimaliseren van </w:t>
      </w:r>
      <w:r w:rsidR="00FD3F97" w:rsidRPr="00F21FA5">
        <w:rPr>
          <w:highlight w:val="yellow"/>
        </w:rPr>
        <w:t>alle soorten</w:t>
      </w:r>
      <w:r w:rsidR="00725C3A" w:rsidRPr="00F21FA5">
        <w:rPr>
          <w:highlight w:val="yellow"/>
        </w:rPr>
        <w:t xml:space="preserve"> </w:t>
      </w:r>
      <w:r w:rsidRPr="00F21FA5">
        <w:rPr>
          <w:highlight w:val="yellow"/>
        </w:rPr>
        <w:t>geheugen</w:t>
      </w:r>
      <w:r w:rsidR="00FD3F97" w:rsidRPr="00F21FA5">
        <w:rPr>
          <w:highlight w:val="yellow"/>
        </w:rPr>
        <w:t>s</w:t>
      </w:r>
      <w:r w:rsidRPr="00F21FA5">
        <w:rPr>
          <w:highlight w:val="yellow"/>
        </w:rPr>
        <w:t xml:space="preserve"> dat een applicatie inneemt is belangrijk zowel om het </w:t>
      </w:r>
      <w:r w:rsidR="00725C3A" w:rsidRPr="00F21FA5">
        <w:rPr>
          <w:highlight w:val="yellow"/>
        </w:rPr>
        <w:t>interne opslagruimte</w:t>
      </w:r>
      <w:r w:rsidRPr="00F21FA5">
        <w:rPr>
          <w:highlight w:val="yellow"/>
        </w:rPr>
        <w:t xml:space="preserve"> van de </w:t>
      </w:r>
      <w:r w:rsidR="00725C3A" w:rsidRPr="00F21FA5">
        <w:rPr>
          <w:highlight w:val="yellow"/>
        </w:rPr>
        <w:t xml:space="preserve">gebruiker te besparen als het RAM-geheugen niet te verzadigen. </w:t>
      </w:r>
      <w:r w:rsidR="00725C3A" w:rsidRPr="00F21FA5">
        <w:rPr>
          <w:highlight w:val="yellow"/>
        </w:rPr>
        <w:br/>
      </w:r>
      <w:r w:rsidR="00725C3A" w:rsidRPr="00F21FA5">
        <w:rPr>
          <w:highlight w:val="yellow"/>
          <w:lang w:eastAsia="en-US"/>
        </w:rPr>
        <w:t xml:space="preserve">Om het geheugenverbruik van de applicaties te vergelijken, moet er eerst duidelijkheid geschept worden over het feit dat de apps niet hetzelfde zijn. De native applicatie heeft meer inhoud, bijvoorbeeld: meerdere pagina’s, meer </w:t>
      </w:r>
      <w:r w:rsidR="00F21FA5" w:rsidRPr="00F21FA5">
        <w:rPr>
          <w:highlight w:val="yellow"/>
          <w:lang w:eastAsia="en-US"/>
        </w:rPr>
        <w:t>achtergrondprocessen, een</w:t>
      </w:r>
      <w:r w:rsidR="00725C3A" w:rsidRPr="00F21FA5">
        <w:rPr>
          <w:highlight w:val="yellow"/>
          <w:lang w:eastAsia="en-US"/>
        </w:rPr>
        <w:t xml:space="preserve"> </w:t>
      </w:r>
      <w:r w:rsidR="00EF5E74" w:rsidRPr="00F21FA5">
        <w:rPr>
          <w:highlight w:val="yellow"/>
          <w:lang w:eastAsia="en-US"/>
        </w:rPr>
        <w:t>authenticatiescherm,</w:t>
      </w:r>
      <w:r w:rsidR="00EF5E74">
        <w:rPr>
          <w:highlight w:val="yellow"/>
          <w:lang w:eastAsia="en-US"/>
        </w:rPr>
        <w:t xml:space="preserve"> enz.</w:t>
      </w:r>
      <w:r w:rsidR="00725C3A" w:rsidRPr="00F21FA5">
        <w:rPr>
          <w:highlight w:val="yellow"/>
          <w:lang w:eastAsia="en-US"/>
        </w:rPr>
        <w:t xml:space="preserve"> dan de </w:t>
      </w:r>
      <w:r w:rsidR="00584710" w:rsidRPr="00F21FA5">
        <w:rPr>
          <w:highlight w:val="yellow"/>
          <w:lang w:eastAsia="en-US"/>
        </w:rPr>
        <w:t xml:space="preserve">cross-platform gebouwde apps. De React Native en Xamarin resultaten zijn ongeveer dezelfde als dit bekeken wordt vanuit een geheugen standpunt. Zij verschillen enkel in hoe het zijn data haalt. </w:t>
      </w:r>
      <w:r w:rsidR="004709D1">
        <w:rPr>
          <w:highlight w:val="yellow"/>
          <w:lang w:eastAsia="en-US"/>
        </w:rPr>
        <w:t>React Native</w:t>
      </w:r>
      <w:r w:rsidR="00584710" w:rsidRPr="00F21FA5">
        <w:rPr>
          <w:highlight w:val="yellow"/>
          <w:lang w:eastAsia="en-US"/>
        </w:rPr>
        <w:t xml:space="preserve"> haalt dit uit een JSON die online staat terwijl Xamarin dit statisch doet. Goed om te weten hierbij is dat de libraries die de Xamarin applicatie nodig heeft om een JSON te kunnen uitlezen bij de APK zit hiervan. Dit betekent dat de grootte van Xamarin wel degelijk kan vergeleken worden met die van React Native</w:t>
      </w:r>
      <w:r w:rsidR="00324D36" w:rsidRPr="00F21FA5">
        <w:rPr>
          <w:highlight w:val="yellow"/>
          <w:lang w:eastAsia="en-US"/>
        </w:rPr>
        <w:t>. De grootte van de native versie is wel weinig representatief tegenover de andere, maar ook hier kunnen toch nog conclusies uit getrokken worden.</w:t>
      </w:r>
    </w:p>
    <w:p w14:paraId="3DD963A0" w14:textId="12798D61" w:rsidR="009D2B6D" w:rsidRPr="00F21FA5" w:rsidRDefault="009D2B6D" w:rsidP="009D2B6D">
      <w:pPr>
        <w:pStyle w:val="Kop3"/>
        <w:rPr>
          <w:highlight w:val="yellow"/>
        </w:rPr>
      </w:pPr>
      <w:bookmarkStart w:id="98" w:name="_Toc514532504"/>
      <w:r w:rsidRPr="00F21FA5">
        <w:rPr>
          <w:highlight w:val="yellow"/>
        </w:rPr>
        <w:t>Vergelijking</w:t>
      </w:r>
      <w:bookmarkEnd w:id="98"/>
    </w:p>
    <w:p w14:paraId="46B8566D" w14:textId="3D5C0313" w:rsidR="004508C3" w:rsidRPr="00F21FA5" w:rsidRDefault="00D527AB" w:rsidP="004508C3">
      <w:pPr>
        <w:pStyle w:val="Bijschrift"/>
        <w:rPr>
          <w:highlight w:val="yellow"/>
        </w:rPr>
      </w:pPr>
      <w:r w:rsidRPr="00F21FA5">
        <w:rPr>
          <w:highlight w:val="yellow"/>
        </w:rPr>
        <w:t>Android</w:t>
      </w:r>
    </w:p>
    <w:p w14:paraId="0DEECE8A" w14:textId="757DF802" w:rsidR="00FD3F97" w:rsidRPr="00F21FA5" w:rsidRDefault="00005CDE" w:rsidP="00FD3F97">
      <w:pPr>
        <w:rPr>
          <w:highlight w:val="yellow"/>
          <w:lang w:eastAsia="en-US"/>
        </w:rPr>
      </w:pPr>
      <w:r w:rsidRPr="00F21FA5">
        <w:rPr>
          <w:highlight w:val="yellow"/>
          <w:lang w:eastAsia="en-US"/>
        </w:rPr>
        <w:t>Op de</w:t>
      </w:r>
      <w:r w:rsidR="006C50A8" w:rsidRPr="00F21FA5">
        <w:rPr>
          <w:highlight w:val="yellow"/>
          <w:lang w:eastAsia="en-US"/>
        </w:rPr>
        <w:t xml:space="preserve"> Motorola Moto C </w:t>
      </w:r>
      <w:r w:rsidRPr="00F21FA5">
        <w:rPr>
          <w:highlight w:val="yellow"/>
          <w:lang w:eastAsia="en-US"/>
        </w:rPr>
        <w:t xml:space="preserve">wordt de interne opslag en het </w:t>
      </w:r>
      <w:r w:rsidR="00CC1765" w:rsidRPr="00F21FA5">
        <w:rPr>
          <w:highlight w:val="yellow"/>
          <w:lang w:eastAsia="en-US"/>
        </w:rPr>
        <w:t>cachegeheugen</w:t>
      </w:r>
      <w:r w:rsidRPr="00F21FA5">
        <w:rPr>
          <w:highlight w:val="yellow"/>
          <w:lang w:eastAsia="en-US"/>
        </w:rPr>
        <w:t xml:space="preserve"> rechtstreeks uitgelezen. Voor het RAM-geheugen wordt een maximale waarde gebruikt</w:t>
      </w:r>
      <w:r w:rsidR="00BE330D" w:rsidRPr="00F21FA5">
        <w:rPr>
          <w:highlight w:val="yellow"/>
          <w:lang w:eastAsia="en-US"/>
        </w:rPr>
        <w:t xml:space="preserve">, die </w:t>
      </w:r>
      <w:r w:rsidR="00610292">
        <w:rPr>
          <w:highlight w:val="yellow"/>
          <w:lang w:eastAsia="en-US"/>
        </w:rPr>
        <w:t>het</w:t>
      </w:r>
      <w:r w:rsidR="00BE330D" w:rsidRPr="00F21FA5">
        <w:rPr>
          <w:highlight w:val="yellow"/>
          <w:lang w:eastAsia="en-US"/>
        </w:rPr>
        <w:t xml:space="preserve"> </w:t>
      </w:r>
      <w:r w:rsidR="00610292">
        <w:rPr>
          <w:highlight w:val="yellow"/>
          <w:lang w:eastAsia="en-US"/>
        </w:rPr>
        <w:t>device</w:t>
      </w:r>
      <w:r w:rsidR="00BE330D" w:rsidRPr="00F21FA5">
        <w:rPr>
          <w:highlight w:val="yellow"/>
          <w:lang w:eastAsia="en-US"/>
        </w:rPr>
        <w:t xml:space="preserve"> zelf registreert, nadat de applicatie uitgebreid gebruikt is. Dit wordt zo gedaan aangezien </w:t>
      </w:r>
      <w:r w:rsidR="004B67AB" w:rsidRPr="00F21FA5">
        <w:rPr>
          <w:highlight w:val="yellow"/>
          <w:lang w:eastAsia="en-US"/>
        </w:rPr>
        <w:t xml:space="preserve">in </w:t>
      </w:r>
      <w:r w:rsidR="00BE330D" w:rsidRPr="00F21FA5">
        <w:rPr>
          <w:highlight w:val="yellow"/>
          <w:lang w:eastAsia="en-US"/>
        </w:rPr>
        <w:t xml:space="preserve">het werkgeheugen een </w:t>
      </w:r>
      <w:r w:rsidR="004B67AB" w:rsidRPr="00F21FA5">
        <w:rPr>
          <w:highlight w:val="yellow"/>
          <w:lang w:eastAsia="en-US"/>
        </w:rPr>
        <w:t>fluctuerend</w:t>
      </w:r>
      <w:r w:rsidR="00BE330D" w:rsidRPr="00F21FA5">
        <w:rPr>
          <w:highlight w:val="yellow"/>
          <w:lang w:eastAsia="en-US"/>
        </w:rPr>
        <w:t xml:space="preserve"> </w:t>
      </w:r>
      <w:r w:rsidR="004B67AB" w:rsidRPr="00F21FA5">
        <w:rPr>
          <w:highlight w:val="yellow"/>
          <w:lang w:eastAsia="en-US"/>
        </w:rPr>
        <w:t>aantal bytes wordt gebruikt.</w:t>
      </w:r>
      <w:r w:rsidR="00035859">
        <w:rPr>
          <w:highlight w:val="yellow"/>
          <w:lang w:eastAsia="en-US"/>
        </w:rPr>
        <w:t xml:space="preserve"> De resultaten werden </w:t>
      </w:r>
      <w:r w:rsidR="00CC1765">
        <w:rPr>
          <w:highlight w:val="yellow"/>
          <w:lang w:eastAsia="en-US"/>
        </w:rPr>
        <w:t>opgenomen</w:t>
      </w:r>
      <w:r w:rsidR="00035859">
        <w:rPr>
          <w:highlight w:val="yellow"/>
          <w:lang w:eastAsia="en-US"/>
        </w:rPr>
        <w:t xml:space="preserve"> in Tabel 4-4.</w:t>
      </w:r>
    </w:p>
    <w:p w14:paraId="12CEE4BF" w14:textId="3CC618A0" w:rsidR="00DA2C1C" w:rsidRDefault="00DA2C1C" w:rsidP="00DA2C1C">
      <w:pPr>
        <w:pStyle w:val="Bijschrift"/>
        <w:keepNext/>
      </w:pPr>
      <w:bookmarkStart w:id="99" w:name="_Toc514513278"/>
      <w:r>
        <w:t xml:space="preserve">Tabel </w:t>
      </w:r>
      <w:fldSimple w:instr=" STYLEREF 1 \s ">
        <w:r w:rsidR="00103F03">
          <w:rPr>
            <w:noProof/>
          </w:rPr>
          <w:t>4</w:t>
        </w:r>
      </w:fldSimple>
      <w:r w:rsidR="00103F03">
        <w:noBreakHyphen/>
      </w:r>
      <w:fldSimple w:instr=" SEQ Tabel \* ARABIC \s 1 ">
        <w:r w:rsidR="00103F03">
          <w:rPr>
            <w:noProof/>
          </w:rPr>
          <w:t>4</w:t>
        </w:r>
      </w:fldSimple>
      <w:r>
        <w:t xml:space="preserve"> Vergelijking geheugengebruik Android applicaties</w:t>
      </w:r>
      <w:bookmarkEnd w:id="99"/>
    </w:p>
    <w:tbl>
      <w:tblPr>
        <w:tblStyle w:val="Tabelraster"/>
        <w:tblW w:w="0" w:type="auto"/>
        <w:tblLook w:val="04A0" w:firstRow="1" w:lastRow="0" w:firstColumn="1" w:lastColumn="0" w:noHBand="0" w:noVBand="1"/>
      </w:tblPr>
      <w:tblGrid>
        <w:gridCol w:w="2323"/>
        <w:gridCol w:w="2248"/>
        <w:gridCol w:w="2244"/>
        <w:gridCol w:w="2247"/>
      </w:tblGrid>
      <w:tr w:rsidR="00005CDE" w:rsidRPr="00F21FA5" w14:paraId="18C5C568" w14:textId="77777777" w:rsidTr="00DA2C1C">
        <w:tc>
          <w:tcPr>
            <w:tcW w:w="2323" w:type="dxa"/>
          </w:tcPr>
          <w:p w14:paraId="09005557" w14:textId="77777777" w:rsidR="00005CDE" w:rsidRPr="00F21FA5" w:rsidRDefault="00005CDE" w:rsidP="00FD3F97">
            <w:pPr>
              <w:rPr>
                <w:highlight w:val="yellow"/>
                <w:lang w:eastAsia="en-US"/>
              </w:rPr>
            </w:pPr>
          </w:p>
        </w:tc>
        <w:tc>
          <w:tcPr>
            <w:tcW w:w="2248" w:type="dxa"/>
          </w:tcPr>
          <w:p w14:paraId="6CD69670" w14:textId="73056E42" w:rsidR="00005CDE" w:rsidRPr="00F21FA5" w:rsidRDefault="00005CDE" w:rsidP="00FD3F97">
            <w:pPr>
              <w:rPr>
                <w:highlight w:val="yellow"/>
                <w:lang w:eastAsia="en-US"/>
              </w:rPr>
            </w:pPr>
            <w:r w:rsidRPr="00F21FA5">
              <w:rPr>
                <w:highlight w:val="yellow"/>
                <w:lang w:eastAsia="en-US"/>
              </w:rPr>
              <w:t>Native</w:t>
            </w:r>
            <w:r w:rsidR="006875AC" w:rsidRPr="00F21FA5">
              <w:rPr>
                <w:highlight w:val="yellow"/>
                <w:lang w:eastAsia="en-US"/>
              </w:rPr>
              <w:t xml:space="preserve"> (Android)</w:t>
            </w:r>
          </w:p>
        </w:tc>
        <w:tc>
          <w:tcPr>
            <w:tcW w:w="2244" w:type="dxa"/>
          </w:tcPr>
          <w:p w14:paraId="7F562A7D" w14:textId="1925DACD" w:rsidR="00005CDE" w:rsidRPr="00F21FA5" w:rsidRDefault="00005CDE" w:rsidP="00FD3F97">
            <w:pPr>
              <w:rPr>
                <w:highlight w:val="yellow"/>
                <w:lang w:eastAsia="en-US"/>
              </w:rPr>
            </w:pPr>
            <w:r w:rsidRPr="00F21FA5">
              <w:rPr>
                <w:highlight w:val="yellow"/>
                <w:lang w:eastAsia="en-US"/>
              </w:rPr>
              <w:t>React Native</w:t>
            </w:r>
          </w:p>
        </w:tc>
        <w:tc>
          <w:tcPr>
            <w:tcW w:w="2247" w:type="dxa"/>
          </w:tcPr>
          <w:p w14:paraId="27A8FB84" w14:textId="1342051B" w:rsidR="00005CDE" w:rsidRPr="00F21FA5" w:rsidRDefault="00005CDE" w:rsidP="00FD3F97">
            <w:pPr>
              <w:rPr>
                <w:highlight w:val="yellow"/>
                <w:lang w:eastAsia="en-US"/>
              </w:rPr>
            </w:pPr>
            <w:r w:rsidRPr="00F21FA5">
              <w:rPr>
                <w:highlight w:val="yellow"/>
                <w:lang w:eastAsia="en-US"/>
              </w:rPr>
              <w:t>Xamarin</w:t>
            </w:r>
          </w:p>
        </w:tc>
      </w:tr>
      <w:tr w:rsidR="00005CDE" w:rsidRPr="00F21FA5" w14:paraId="785C050D" w14:textId="77777777" w:rsidTr="00DA2C1C">
        <w:tc>
          <w:tcPr>
            <w:tcW w:w="2323" w:type="dxa"/>
          </w:tcPr>
          <w:p w14:paraId="7632E113" w14:textId="3648CDAB" w:rsidR="00005CDE" w:rsidRPr="00F21FA5" w:rsidRDefault="00005CDE" w:rsidP="00FD3F97">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48" w:type="dxa"/>
          </w:tcPr>
          <w:p w14:paraId="18F17BE2" w14:textId="11E9FE03" w:rsidR="00005CDE" w:rsidRPr="00F21FA5" w:rsidRDefault="00005CDE" w:rsidP="00FD3F97">
            <w:pPr>
              <w:rPr>
                <w:highlight w:val="yellow"/>
                <w:lang w:eastAsia="en-US"/>
              </w:rPr>
            </w:pPr>
            <m:oMathPara>
              <m:oMath>
                <m:r>
                  <w:rPr>
                    <w:rFonts w:ascii="Cambria Math" w:hAnsi="Cambria Math"/>
                    <w:highlight w:val="yellow"/>
                    <w:lang w:eastAsia="en-US"/>
                  </w:rPr>
                  <m:t xml:space="preserve">49,45 </m:t>
                </m:r>
              </m:oMath>
            </m:oMathPara>
          </w:p>
        </w:tc>
        <w:tc>
          <w:tcPr>
            <w:tcW w:w="2244" w:type="dxa"/>
          </w:tcPr>
          <w:p w14:paraId="032A48D3" w14:textId="2340D00C" w:rsidR="00005CDE" w:rsidRPr="00F21FA5" w:rsidRDefault="00841F5F" w:rsidP="00FD3F97">
            <w:pPr>
              <w:rPr>
                <w:highlight w:val="yellow"/>
                <w:lang w:eastAsia="en-US"/>
              </w:rPr>
            </w:pPr>
            <m:oMathPara>
              <m:oMath>
                <m:r>
                  <w:rPr>
                    <w:rFonts w:ascii="Cambria Math" w:hAnsi="Cambria Math"/>
                    <w:highlight w:val="yellow"/>
                    <w:lang w:eastAsia="en-US"/>
                  </w:rPr>
                  <m:t xml:space="preserve">17,86 </m:t>
                </m:r>
              </m:oMath>
            </m:oMathPara>
          </w:p>
        </w:tc>
        <w:tc>
          <w:tcPr>
            <w:tcW w:w="2247" w:type="dxa"/>
          </w:tcPr>
          <w:p w14:paraId="08387137" w14:textId="494D2018" w:rsidR="00005CDE" w:rsidRPr="00F21FA5" w:rsidRDefault="00841F5F" w:rsidP="00FD3F97">
            <w:pPr>
              <w:rPr>
                <w:highlight w:val="yellow"/>
                <w:lang w:eastAsia="en-US"/>
              </w:rPr>
            </w:pPr>
            <m:oMathPara>
              <m:oMath>
                <m:r>
                  <w:rPr>
                    <w:rFonts w:ascii="Cambria Math" w:hAnsi="Cambria Math"/>
                    <w:highlight w:val="yellow"/>
                    <w:lang w:eastAsia="en-US"/>
                  </w:rPr>
                  <m:t xml:space="preserve">26,84 </m:t>
                </m:r>
              </m:oMath>
            </m:oMathPara>
          </w:p>
        </w:tc>
      </w:tr>
      <w:tr w:rsidR="00005CDE" w:rsidRPr="00F21FA5" w14:paraId="7775BA76" w14:textId="77777777" w:rsidTr="00DA2C1C">
        <w:tc>
          <w:tcPr>
            <w:tcW w:w="2323" w:type="dxa"/>
          </w:tcPr>
          <w:p w14:paraId="7D3AABC9" w14:textId="00F40232" w:rsidR="00005CDE" w:rsidRPr="00F21FA5" w:rsidRDefault="00005CDE" w:rsidP="00FD3F97">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48" w:type="dxa"/>
          </w:tcPr>
          <w:p w14:paraId="4EDD3A7A" w14:textId="0E611CAD" w:rsidR="00005CDE" w:rsidRPr="00F21FA5" w:rsidRDefault="00D05A83" w:rsidP="00371262">
            <w:pPr>
              <w:jc w:val="center"/>
              <w:rPr>
                <w:highlight w:val="yellow"/>
                <w:lang w:eastAsia="en-US"/>
              </w:rPr>
            </w:pPr>
            <w:r>
              <w:rPr>
                <w:highlight w:val="yellow"/>
                <w:lang w:eastAsia="en-US"/>
              </w:rPr>
              <w:t>343</w:t>
            </w:r>
          </w:p>
        </w:tc>
        <w:tc>
          <w:tcPr>
            <w:tcW w:w="2244" w:type="dxa"/>
          </w:tcPr>
          <w:p w14:paraId="181928EC" w14:textId="5FE111DC" w:rsidR="00005CDE" w:rsidRPr="00F21FA5" w:rsidRDefault="00841F5F" w:rsidP="00FD3F97">
            <w:pPr>
              <w:rPr>
                <w:highlight w:val="yellow"/>
                <w:lang w:eastAsia="en-US"/>
              </w:rPr>
            </w:pPr>
            <m:oMathPara>
              <m:oMath>
                <m:r>
                  <w:rPr>
                    <w:rFonts w:ascii="Cambria Math" w:hAnsi="Cambria Math"/>
                    <w:highlight w:val="yellow"/>
                    <w:lang w:eastAsia="en-US"/>
                  </w:rPr>
                  <m:t xml:space="preserve">252 </m:t>
                </m:r>
              </m:oMath>
            </m:oMathPara>
          </w:p>
        </w:tc>
        <w:tc>
          <w:tcPr>
            <w:tcW w:w="2247" w:type="dxa"/>
          </w:tcPr>
          <w:p w14:paraId="1843ADF8" w14:textId="33DB0FB2" w:rsidR="00005CDE" w:rsidRPr="00F21FA5" w:rsidRDefault="00841F5F" w:rsidP="00FD3F97">
            <w:pPr>
              <w:rPr>
                <w:highlight w:val="yellow"/>
                <w:lang w:eastAsia="en-US"/>
              </w:rPr>
            </w:pPr>
            <m:oMathPara>
              <m:oMath>
                <m:r>
                  <w:rPr>
                    <w:rFonts w:ascii="Cambria Math" w:hAnsi="Cambria Math"/>
                    <w:highlight w:val="yellow"/>
                    <w:lang w:eastAsia="en-US"/>
                  </w:rPr>
                  <m:t xml:space="preserve">169 </m:t>
                </m:r>
              </m:oMath>
            </m:oMathPara>
          </w:p>
        </w:tc>
      </w:tr>
      <w:tr w:rsidR="00005CDE" w:rsidRPr="00F21FA5" w14:paraId="3A49E1FD" w14:textId="77777777" w:rsidTr="00DA2C1C">
        <w:tc>
          <w:tcPr>
            <w:tcW w:w="2323" w:type="dxa"/>
          </w:tcPr>
          <w:p w14:paraId="7A7F49FC" w14:textId="5D69367C" w:rsidR="00005CDE" w:rsidRPr="00F21FA5" w:rsidRDefault="00005CDE" w:rsidP="00FD3F97">
            <w:pPr>
              <w:rPr>
                <w:highlight w:val="yellow"/>
                <w:lang w:eastAsia="en-US"/>
              </w:rPr>
            </w:pPr>
            <w:r w:rsidRPr="00F21FA5">
              <w:rPr>
                <w:highlight w:val="yellow"/>
                <w:lang w:eastAsia="en-US"/>
              </w:rPr>
              <w:t>Cachegeheugen</w:t>
            </w:r>
            <m:oMath>
              <m:r>
                <w:rPr>
                  <w:rFonts w:ascii="Cambria Math" w:hAnsi="Cambria Math"/>
                  <w:highlight w:val="yellow"/>
                  <w:lang w:eastAsia="en-US"/>
                </w:rPr>
                <m:t>[MB]</m:t>
              </m:r>
            </m:oMath>
          </w:p>
        </w:tc>
        <w:tc>
          <w:tcPr>
            <w:tcW w:w="2248" w:type="dxa"/>
          </w:tcPr>
          <w:p w14:paraId="004631FA" w14:textId="69728429" w:rsidR="00005CDE" w:rsidRPr="00F21FA5" w:rsidRDefault="00A3037B" w:rsidP="00FD3F97">
            <w:pPr>
              <w:rPr>
                <w:highlight w:val="yellow"/>
                <w:lang w:eastAsia="en-US"/>
              </w:rPr>
            </w:pPr>
            <m:oMathPara>
              <m:oMath>
                <m:r>
                  <w:rPr>
                    <w:rFonts w:ascii="Cambria Math" w:hAnsi="Cambria Math"/>
                    <w:highlight w:val="yellow"/>
                    <w:lang w:eastAsia="en-US"/>
                  </w:rPr>
                  <m:t>0,492</m:t>
                </m:r>
              </m:oMath>
            </m:oMathPara>
          </w:p>
        </w:tc>
        <w:tc>
          <w:tcPr>
            <w:tcW w:w="2244" w:type="dxa"/>
          </w:tcPr>
          <w:p w14:paraId="1FF7E6D0" w14:textId="1DE816B9" w:rsidR="00005CDE" w:rsidRPr="00F21FA5" w:rsidRDefault="00841F5F" w:rsidP="00FD3F97">
            <w:pPr>
              <w:rPr>
                <w:highlight w:val="yellow"/>
                <w:lang w:eastAsia="en-US"/>
              </w:rPr>
            </w:pPr>
            <m:oMathPara>
              <m:oMath>
                <m:r>
                  <w:rPr>
                    <w:rFonts w:ascii="Cambria Math" w:hAnsi="Cambria Math"/>
                    <w:highlight w:val="yellow"/>
                    <w:lang w:eastAsia="en-US"/>
                  </w:rPr>
                  <m:t xml:space="preserve">3,2 </m:t>
                </m:r>
              </m:oMath>
            </m:oMathPara>
          </w:p>
        </w:tc>
        <w:tc>
          <w:tcPr>
            <w:tcW w:w="2247" w:type="dxa"/>
          </w:tcPr>
          <w:p w14:paraId="045E8CBD" w14:textId="45E8D940" w:rsidR="00005CDE" w:rsidRPr="00F21FA5" w:rsidRDefault="00005CDE" w:rsidP="00FD3F97">
            <w:pPr>
              <w:rPr>
                <w:highlight w:val="yellow"/>
                <w:lang w:eastAsia="en-US"/>
              </w:rPr>
            </w:pPr>
            <m:oMathPara>
              <m:oMath>
                <m:r>
                  <w:rPr>
                    <w:rFonts w:ascii="Cambria Math" w:hAnsi="Cambria Math"/>
                    <w:highlight w:val="yellow"/>
                    <w:lang w:eastAsia="en-US"/>
                  </w:rPr>
                  <m:t xml:space="preserve"> 0,02 </m:t>
                </m:r>
              </m:oMath>
            </m:oMathPara>
          </w:p>
        </w:tc>
      </w:tr>
    </w:tbl>
    <w:p w14:paraId="0E7A5095" w14:textId="6C99DC52" w:rsidR="00035859" w:rsidRDefault="00035859" w:rsidP="00D527AB">
      <w:pPr>
        <w:pStyle w:val="Bijschrift"/>
        <w:rPr>
          <w:highlight w:val="yellow"/>
        </w:rPr>
      </w:pPr>
    </w:p>
    <w:p w14:paraId="65A61F83" w14:textId="4D3A0F17" w:rsidR="00AB3221" w:rsidRDefault="00AB3221" w:rsidP="00AB3221">
      <w:pPr>
        <w:rPr>
          <w:highlight w:val="yellow"/>
          <w:lang w:eastAsia="en-US"/>
        </w:rPr>
      </w:pPr>
      <w:r>
        <w:rPr>
          <w:highlight w:val="yellow"/>
          <w:lang w:eastAsia="en-US"/>
        </w:rPr>
        <w:t>De opvallendste resultaten zijn het verschil in gebruik van RAM-geheugen. De native applicatie is logischerwijs de zwaarste aangezien deze veel uitgebreider is als de cross-platform alternatieven. Hierbij is wel opvallend dat de React Native versie toch een serieus zwaardere klant is dan de Xamarin versie wat actief geheugengebruik betreft. Zowel het RAM-geheugen als het cachegeheugen wordt meer op de proef gesteld bij de React Native applicatie.</w:t>
      </w:r>
      <w:r w:rsidR="009D3ED6">
        <w:rPr>
          <w:highlight w:val="yellow"/>
          <w:lang w:eastAsia="en-US"/>
        </w:rPr>
        <w:t xml:space="preserve"> Dit kan te wijten worden aan het feit dat de React Native applicatie meer functionaliteiten bevat als zijn concurrent, zoals bv. de tijdlijn-aanduider.</w:t>
      </w:r>
      <w:r>
        <w:rPr>
          <w:highlight w:val="yellow"/>
          <w:lang w:eastAsia="en-US"/>
        </w:rPr>
        <w:t xml:space="preserve"> </w:t>
      </w:r>
      <w:r w:rsidR="009D3ED6">
        <w:rPr>
          <w:highlight w:val="yellow"/>
          <w:lang w:eastAsia="en-US"/>
        </w:rPr>
        <w:t>Bij sectie user experience zal besproken worden of dat een effect zal hebben op z’n performantie.</w:t>
      </w:r>
      <w:r w:rsidR="00D6557C">
        <w:rPr>
          <w:highlight w:val="yellow"/>
          <w:lang w:eastAsia="en-US"/>
        </w:rPr>
        <w:t xml:space="preserve"> Eveneens opvallend is het dat voor de Xamarin app geen significant cachegeheugen wordt opgeslagen zoals dat bij React Native wel is.</w:t>
      </w:r>
    </w:p>
    <w:p w14:paraId="29F99033" w14:textId="7533B334" w:rsidR="009D3ED6" w:rsidRDefault="009D3ED6" w:rsidP="00AB3221">
      <w:pPr>
        <w:rPr>
          <w:highlight w:val="yellow"/>
          <w:lang w:eastAsia="en-US"/>
        </w:rPr>
      </w:pPr>
    </w:p>
    <w:p w14:paraId="5B6ECB0C" w14:textId="52B5A647" w:rsidR="009D3ED6" w:rsidRDefault="009D3ED6" w:rsidP="00AB3221">
      <w:pPr>
        <w:rPr>
          <w:highlight w:val="yellow"/>
          <w:lang w:eastAsia="en-US"/>
        </w:rPr>
      </w:pPr>
    </w:p>
    <w:p w14:paraId="1DB8C9C3" w14:textId="77777777" w:rsidR="009D3ED6" w:rsidRPr="00AB3221" w:rsidRDefault="009D3ED6" w:rsidP="00AB3221">
      <w:pPr>
        <w:rPr>
          <w:highlight w:val="yellow"/>
          <w:lang w:eastAsia="en-US"/>
        </w:rPr>
      </w:pPr>
    </w:p>
    <w:p w14:paraId="7CF2C6FF" w14:textId="6A8F1736" w:rsidR="00D527AB" w:rsidRPr="00F21FA5" w:rsidRDefault="00D527AB" w:rsidP="00D527AB">
      <w:pPr>
        <w:pStyle w:val="Bijschrift"/>
        <w:rPr>
          <w:highlight w:val="yellow"/>
        </w:rPr>
      </w:pPr>
      <w:r w:rsidRPr="00F21FA5">
        <w:rPr>
          <w:highlight w:val="yellow"/>
        </w:rPr>
        <w:t>iOS</w:t>
      </w:r>
    </w:p>
    <w:p w14:paraId="637CAA7D" w14:textId="5D29D25D" w:rsidR="00604988" w:rsidRPr="00F21FA5" w:rsidRDefault="00604988" w:rsidP="00604988">
      <w:pPr>
        <w:rPr>
          <w:highlight w:val="yellow"/>
          <w:lang w:eastAsia="en-US"/>
        </w:rPr>
      </w:pPr>
      <w:r w:rsidRPr="00F21FA5">
        <w:rPr>
          <w:highlight w:val="yellow"/>
          <w:lang w:eastAsia="en-US"/>
        </w:rPr>
        <w:t>Op de iPhone</w:t>
      </w:r>
      <w:r w:rsidR="00B432AF">
        <w:rPr>
          <w:highlight w:val="yellow"/>
          <w:lang w:eastAsia="en-US"/>
        </w:rPr>
        <w:t xml:space="preserve"> SE</w:t>
      </w:r>
      <w:r w:rsidRPr="00F21FA5">
        <w:rPr>
          <w:highlight w:val="yellow"/>
          <w:lang w:eastAsia="en-US"/>
        </w:rPr>
        <w:t xml:space="preserve"> </w:t>
      </w:r>
      <w:r w:rsidR="00035859">
        <w:rPr>
          <w:highlight w:val="yellow"/>
          <w:lang w:eastAsia="en-US"/>
        </w:rPr>
        <w:t>kan eveneens de applicatie-grootte en het cache-gebruik rechtstreeks worden afgelezen. Voor het RAM-geheugen op te meten moet een instrument genaamd Activity Monitor, zoals besproken in sectie 2.5.2.2, in Xcode gebruikt worden. Hierbij werd de hoogste waarde genomen voor dezelfde reden als bij Android. De resultaten voor de iOS applicaties kunnen gevonden worden in Tabel 4-5.</w:t>
      </w:r>
    </w:p>
    <w:p w14:paraId="6A6852AD" w14:textId="76E457FA" w:rsidR="00DA2C1C" w:rsidRDefault="00DA2C1C" w:rsidP="00DA2C1C">
      <w:pPr>
        <w:pStyle w:val="Bijschrift"/>
        <w:keepNext/>
      </w:pPr>
      <w:bookmarkStart w:id="100" w:name="_Toc514513279"/>
      <w:r>
        <w:t xml:space="preserve">Tabel </w:t>
      </w:r>
      <w:fldSimple w:instr=" STYLEREF 1 \s ">
        <w:r w:rsidR="00103F03">
          <w:rPr>
            <w:noProof/>
          </w:rPr>
          <w:t>4</w:t>
        </w:r>
      </w:fldSimple>
      <w:r w:rsidR="00103F03">
        <w:noBreakHyphen/>
      </w:r>
      <w:fldSimple w:instr=" SEQ Tabel \* ARABIC \s 1 ">
        <w:r w:rsidR="00103F03">
          <w:rPr>
            <w:noProof/>
          </w:rPr>
          <w:t>5</w:t>
        </w:r>
      </w:fldSimple>
      <w:r>
        <w:t xml:space="preserve"> Vergelijking geheugengebruik iOS applicaties</w:t>
      </w:r>
      <w:bookmarkEnd w:id="100"/>
    </w:p>
    <w:tbl>
      <w:tblPr>
        <w:tblStyle w:val="Tabelraster"/>
        <w:tblW w:w="0" w:type="auto"/>
        <w:tblLook w:val="04A0" w:firstRow="1" w:lastRow="0" w:firstColumn="1" w:lastColumn="0" w:noHBand="0" w:noVBand="1"/>
      </w:tblPr>
      <w:tblGrid>
        <w:gridCol w:w="2323"/>
        <w:gridCol w:w="2244"/>
        <w:gridCol w:w="2246"/>
        <w:gridCol w:w="2249"/>
      </w:tblGrid>
      <w:tr w:rsidR="006875AC" w:rsidRPr="00F21FA5" w14:paraId="2CABF341" w14:textId="77777777" w:rsidTr="00DA2C1C">
        <w:tc>
          <w:tcPr>
            <w:tcW w:w="2323" w:type="dxa"/>
          </w:tcPr>
          <w:p w14:paraId="51F0DA11" w14:textId="77777777" w:rsidR="006875AC" w:rsidRPr="00F21FA5" w:rsidRDefault="006875AC" w:rsidP="00604988">
            <w:pPr>
              <w:rPr>
                <w:highlight w:val="yellow"/>
                <w:lang w:eastAsia="en-US"/>
              </w:rPr>
            </w:pPr>
          </w:p>
        </w:tc>
        <w:tc>
          <w:tcPr>
            <w:tcW w:w="2244" w:type="dxa"/>
          </w:tcPr>
          <w:p w14:paraId="1FEA91F3" w14:textId="320E9BFD" w:rsidR="006875AC" w:rsidRPr="00F21FA5" w:rsidRDefault="006875AC" w:rsidP="00604988">
            <w:pPr>
              <w:rPr>
                <w:highlight w:val="yellow"/>
                <w:lang w:eastAsia="en-US"/>
              </w:rPr>
            </w:pPr>
            <w:r w:rsidRPr="00F21FA5">
              <w:rPr>
                <w:highlight w:val="yellow"/>
                <w:lang w:eastAsia="en-US"/>
              </w:rPr>
              <w:t>Native (iOS)</w:t>
            </w:r>
          </w:p>
        </w:tc>
        <w:tc>
          <w:tcPr>
            <w:tcW w:w="2246" w:type="dxa"/>
          </w:tcPr>
          <w:p w14:paraId="04EDCD9B" w14:textId="77777777" w:rsidR="006875AC" w:rsidRPr="00F21FA5" w:rsidRDefault="006875AC" w:rsidP="00604988">
            <w:pPr>
              <w:rPr>
                <w:highlight w:val="yellow"/>
                <w:lang w:eastAsia="en-US"/>
              </w:rPr>
            </w:pPr>
            <w:r w:rsidRPr="00F21FA5">
              <w:rPr>
                <w:highlight w:val="yellow"/>
                <w:lang w:eastAsia="en-US"/>
              </w:rPr>
              <w:t>React Native</w:t>
            </w:r>
          </w:p>
        </w:tc>
        <w:tc>
          <w:tcPr>
            <w:tcW w:w="2249" w:type="dxa"/>
          </w:tcPr>
          <w:p w14:paraId="31F55ADF" w14:textId="77777777" w:rsidR="006875AC" w:rsidRPr="00F21FA5" w:rsidRDefault="006875AC" w:rsidP="00604988">
            <w:pPr>
              <w:rPr>
                <w:highlight w:val="yellow"/>
                <w:lang w:eastAsia="en-US"/>
              </w:rPr>
            </w:pPr>
            <w:r w:rsidRPr="00F21FA5">
              <w:rPr>
                <w:highlight w:val="yellow"/>
                <w:lang w:eastAsia="en-US"/>
              </w:rPr>
              <w:t>Xamarin</w:t>
            </w:r>
          </w:p>
        </w:tc>
      </w:tr>
      <w:tr w:rsidR="006875AC" w:rsidRPr="00F21FA5" w14:paraId="10D70952" w14:textId="77777777" w:rsidTr="00DA2C1C">
        <w:tc>
          <w:tcPr>
            <w:tcW w:w="2323" w:type="dxa"/>
          </w:tcPr>
          <w:p w14:paraId="5B9FE113" w14:textId="6490451A" w:rsidR="006875AC" w:rsidRPr="00F21FA5" w:rsidRDefault="006875AC" w:rsidP="00604988">
            <w:pPr>
              <w:rPr>
                <w:highlight w:val="yellow"/>
                <w:lang w:eastAsia="en-US"/>
              </w:rPr>
            </w:pPr>
            <w:r w:rsidRPr="00F21FA5">
              <w:rPr>
                <w:highlight w:val="yellow"/>
                <w:lang w:eastAsia="en-US"/>
              </w:rPr>
              <w:t>Interne opslagruimte</w:t>
            </w:r>
            <m:oMath>
              <m:r>
                <w:rPr>
                  <w:rFonts w:ascii="Cambria Math" w:hAnsi="Cambria Math"/>
                  <w:highlight w:val="yellow"/>
                  <w:lang w:eastAsia="en-US"/>
                </w:rPr>
                <m:t>[MB]</m:t>
              </m:r>
            </m:oMath>
          </w:p>
        </w:tc>
        <w:tc>
          <w:tcPr>
            <w:tcW w:w="2244" w:type="dxa"/>
          </w:tcPr>
          <w:p w14:paraId="1F8A754A" w14:textId="360F2D72" w:rsidR="006875AC" w:rsidRPr="00F21FA5" w:rsidRDefault="00FE4CF9" w:rsidP="00604988">
            <w:pPr>
              <w:rPr>
                <w:highlight w:val="yellow"/>
                <w:lang w:eastAsia="en-US"/>
              </w:rPr>
            </w:pPr>
            <m:oMathPara>
              <m:oMath>
                <m:r>
                  <w:rPr>
                    <w:rFonts w:ascii="Cambria Math" w:hAnsi="Cambria Math"/>
                    <w:highlight w:val="yellow"/>
                    <w:lang w:eastAsia="en-US"/>
                  </w:rPr>
                  <m:t>94,5</m:t>
                </m:r>
              </m:oMath>
            </m:oMathPara>
          </w:p>
        </w:tc>
        <w:tc>
          <w:tcPr>
            <w:tcW w:w="2246" w:type="dxa"/>
          </w:tcPr>
          <w:p w14:paraId="1DC25421" w14:textId="01A0CE9B" w:rsidR="006875AC" w:rsidRPr="00F21FA5" w:rsidRDefault="008D302D" w:rsidP="00604988">
            <w:pPr>
              <w:rPr>
                <w:highlight w:val="yellow"/>
                <w:lang w:eastAsia="en-US"/>
              </w:rPr>
            </w:pPr>
            <m:oMathPara>
              <m:oMath>
                <m:r>
                  <w:rPr>
                    <w:rFonts w:ascii="Cambria Math" w:hAnsi="Cambria Math"/>
                    <w:highlight w:val="yellow"/>
                    <w:lang w:eastAsia="en-US"/>
                  </w:rPr>
                  <m:t xml:space="preserve">24,6 </m:t>
                </m:r>
              </m:oMath>
            </m:oMathPara>
          </w:p>
        </w:tc>
        <w:tc>
          <w:tcPr>
            <w:tcW w:w="2249" w:type="dxa"/>
          </w:tcPr>
          <w:p w14:paraId="43222AF6" w14:textId="617E6F87" w:rsidR="006875AC" w:rsidRPr="00F21FA5" w:rsidRDefault="00FE4CF9" w:rsidP="00604988">
            <w:pPr>
              <w:rPr>
                <w:highlight w:val="yellow"/>
                <w:lang w:eastAsia="en-US"/>
              </w:rPr>
            </w:pPr>
            <m:oMathPara>
              <m:oMath>
                <m:r>
                  <w:rPr>
                    <w:rFonts w:ascii="Cambria Math" w:hAnsi="Cambria Math"/>
                    <w:highlight w:val="yellow"/>
                    <w:lang w:eastAsia="en-US"/>
                  </w:rPr>
                  <m:t xml:space="preserve">24,6 </m:t>
                </m:r>
              </m:oMath>
            </m:oMathPara>
          </w:p>
        </w:tc>
      </w:tr>
      <w:tr w:rsidR="006875AC" w:rsidRPr="00F21FA5" w14:paraId="784BC7F4" w14:textId="77777777" w:rsidTr="00DA2C1C">
        <w:tc>
          <w:tcPr>
            <w:tcW w:w="2323" w:type="dxa"/>
          </w:tcPr>
          <w:p w14:paraId="248D3C1F" w14:textId="07605B7C" w:rsidR="006875AC" w:rsidRPr="00F21FA5" w:rsidRDefault="006875AC" w:rsidP="00604988">
            <w:pPr>
              <w:rPr>
                <w:highlight w:val="yellow"/>
                <w:lang w:eastAsia="en-US"/>
              </w:rPr>
            </w:pPr>
            <w:r w:rsidRPr="00F21FA5">
              <w:rPr>
                <w:highlight w:val="yellow"/>
                <w:lang w:eastAsia="en-US"/>
              </w:rPr>
              <w:t>RAM-geheugen</w:t>
            </w:r>
            <m:oMath>
              <m:r>
                <w:rPr>
                  <w:rFonts w:ascii="Cambria Math" w:hAnsi="Cambria Math"/>
                  <w:highlight w:val="yellow"/>
                  <w:lang w:eastAsia="en-US"/>
                </w:rPr>
                <m:t>[MB]</m:t>
              </m:r>
            </m:oMath>
          </w:p>
        </w:tc>
        <w:tc>
          <w:tcPr>
            <w:tcW w:w="2244" w:type="dxa"/>
          </w:tcPr>
          <w:p w14:paraId="594846FA" w14:textId="66884090" w:rsidR="006875AC" w:rsidRPr="00F21FA5" w:rsidRDefault="006875AC" w:rsidP="00604988">
            <w:pPr>
              <w:rPr>
                <w:highlight w:val="yellow"/>
                <w:lang w:eastAsia="en-US"/>
              </w:rPr>
            </w:pPr>
            <m:oMathPara>
              <m:oMath>
                <m:r>
                  <w:rPr>
                    <w:rFonts w:ascii="Cambria Math" w:hAnsi="Cambria Math"/>
                    <w:highlight w:val="yellow"/>
                    <w:lang w:eastAsia="en-US"/>
                  </w:rPr>
                  <m:t xml:space="preserve"> 288,1</m:t>
                </m:r>
              </m:oMath>
            </m:oMathPara>
          </w:p>
        </w:tc>
        <w:tc>
          <w:tcPr>
            <w:tcW w:w="2246" w:type="dxa"/>
          </w:tcPr>
          <w:p w14:paraId="44D7DD3B" w14:textId="007D586C" w:rsidR="006875AC" w:rsidRPr="00F21FA5" w:rsidRDefault="00FE4CF9" w:rsidP="00604988">
            <w:pPr>
              <w:rPr>
                <w:highlight w:val="yellow"/>
                <w:lang w:eastAsia="en-US"/>
              </w:rPr>
            </w:pPr>
            <m:oMathPara>
              <m:oMath>
                <m:r>
                  <w:rPr>
                    <w:rFonts w:ascii="Cambria Math" w:hAnsi="Cambria Math"/>
                    <w:highlight w:val="yellow"/>
                    <w:lang w:eastAsia="en-US"/>
                  </w:rPr>
                  <m:t xml:space="preserve">126,3 </m:t>
                </m:r>
              </m:oMath>
            </m:oMathPara>
          </w:p>
        </w:tc>
        <w:tc>
          <w:tcPr>
            <w:tcW w:w="2249" w:type="dxa"/>
          </w:tcPr>
          <w:p w14:paraId="284EF64E" w14:textId="708C41F0" w:rsidR="006875AC" w:rsidRPr="00F21FA5" w:rsidRDefault="00D05A83" w:rsidP="00604988">
            <w:pPr>
              <w:rPr>
                <w:highlight w:val="yellow"/>
                <w:lang w:eastAsia="en-US"/>
              </w:rPr>
            </w:pPr>
            <m:oMathPara>
              <m:oMath>
                <m:r>
                  <w:rPr>
                    <w:rFonts w:ascii="Cambria Math" w:hAnsi="Cambria Math"/>
                    <w:highlight w:val="yellow"/>
                    <w:lang w:eastAsia="en-US"/>
                  </w:rPr>
                  <m:t xml:space="preserve">97,8 </m:t>
                </m:r>
              </m:oMath>
            </m:oMathPara>
          </w:p>
        </w:tc>
      </w:tr>
      <w:tr w:rsidR="006875AC" w:rsidRPr="00F21FA5" w14:paraId="19F490F9" w14:textId="77777777" w:rsidTr="00DA2C1C">
        <w:tc>
          <w:tcPr>
            <w:tcW w:w="2323" w:type="dxa"/>
          </w:tcPr>
          <w:p w14:paraId="0E42CFA2" w14:textId="79D111E8" w:rsidR="006875AC" w:rsidRPr="00F21FA5" w:rsidRDefault="006875AC" w:rsidP="00604988">
            <w:pPr>
              <w:rPr>
                <w:highlight w:val="yellow"/>
                <w:lang w:eastAsia="en-US"/>
              </w:rPr>
            </w:pPr>
            <w:r w:rsidRPr="00F21FA5">
              <w:rPr>
                <w:highlight w:val="yellow"/>
                <w:lang w:eastAsia="en-US"/>
              </w:rPr>
              <w:t>Cachegeheugen</w:t>
            </w:r>
            <m:oMath>
              <m:r>
                <w:rPr>
                  <w:rFonts w:ascii="Cambria Math" w:hAnsi="Cambria Math"/>
                  <w:highlight w:val="yellow"/>
                  <w:lang w:eastAsia="en-US"/>
                </w:rPr>
                <m:t>[kB]</m:t>
              </m:r>
            </m:oMath>
          </w:p>
        </w:tc>
        <w:tc>
          <w:tcPr>
            <w:tcW w:w="2244" w:type="dxa"/>
          </w:tcPr>
          <w:p w14:paraId="34243439" w14:textId="2A2E27C1" w:rsidR="006875AC" w:rsidRPr="00F21FA5" w:rsidRDefault="00FE4CF9" w:rsidP="00604988">
            <w:pPr>
              <w:rPr>
                <w:highlight w:val="yellow"/>
                <w:lang w:eastAsia="en-US"/>
              </w:rPr>
            </w:pPr>
            <m:oMathPara>
              <m:oMath>
                <m:r>
                  <w:rPr>
                    <w:rFonts w:ascii="Cambria Math" w:hAnsi="Cambria Math"/>
                    <w:highlight w:val="yellow"/>
                    <w:lang w:eastAsia="en-US"/>
                  </w:rPr>
                  <m:t>115</m:t>
                </m:r>
              </m:oMath>
            </m:oMathPara>
          </w:p>
        </w:tc>
        <w:tc>
          <w:tcPr>
            <w:tcW w:w="2246" w:type="dxa"/>
          </w:tcPr>
          <w:p w14:paraId="6BF4354A" w14:textId="65ABAC45" w:rsidR="006875AC" w:rsidRPr="00F21FA5" w:rsidRDefault="00FE4CF9" w:rsidP="00604988">
            <w:pPr>
              <w:rPr>
                <w:highlight w:val="yellow"/>
                <w:lang w:eastAsia="en-US"/>
              </w:rPr>
            </w:pPr>
            <m:oMathPara>
              <m:oMath>
                <m:r>
                  <w:rPr>
                    <w:rFonts w:ascii="Cambria Math" w:hAnsi="Cambria Math"/>
                    <w:highlight w:val="yellow"/>
                    <w:lang w:eastAsia="en-US"/>
                  </w:rPr>
                  <m:t>4</m:t>
                </m:r>
              </m:oMath>
            </m:oMathPara>
          </w:p>
        </w:tc>
        <w:tc>
          <w:tcPr>
            <w:tcW w:w="2249" w:type="dxa"/>
          </w:tcPr>
          <w:p w14:paraId="12AD35C5" w14:textId="1988AE8A" w:rsidR="006875AC" w:rsidRPr="00F21FA5" w:rsidRDefault="006875AC" w:rsidP="00604988">
            <w:pPr>
              <w:rPr>
                <w:highlight w:val="yellow"/>
                <w:lang w:eastAsia="en-US"/>
              </w:rPr>
            </w:pPr>
            <m:oMathPara>
              <m:oMath>
                <m:r>
                  <w:rPr>
                    <w:rFonts w:ascii="Cambria Math" w:hAnsi="Cambria Math"/>
                    <w:highlight w:val="yellow"/>
                    <w:lang w:eastAsia="en-US"/>
                  </w:rPr>
                  <m:t xml:space="preserve"> 3000 </m:t>
                </m:r>
              </m:oMath>
            </m:oMathPara>
          </w:p>
        </w:tc>
      </w:tr>
    </w:tbl>
    <w:p w14:paraId="28DDD29F" w14:textId="44C9BBEE" w:rsidR="00D6557C" w:rsidRDefault="00D6557C" w:rsidP="009D2B6D">
      <w:pPr>
        <w:rPr>
          <w:highlight w:val="yellow"/>
          <w:lang w:eastAsia="en-US"/>
        </w:rPr>
      </w:pPr>
    </w:p>
    <w:p w14:paraId="70EBFD9B" w14:textId="4FB9E047" w:rsidR="00D6557C" w:rsidRDefault="00D6557C" w:rsidP="009D2B6D">
      <w:pPr>
        <w:rPr>
          <w:highlight w:val="yellow"/>
          <w:lang w:eastAsia="en-US"/>
        </w:rPr>
      </w:pPr>
      <w:r>
        <w:rPr>
          <w:highlight w:val="yellow"/>
          <w:lang w:eastAsia="en-US"/>
        </w:rPr>
        <w:t xml:space="preserve">Ook voor de iOS versies gelden dezelfde regels als bij Android. Het RAM-geheugen heeft dezelfde resultaten als men de volgorde bekijkt, dit heeft dan ook dezelfde redenen. Opvallend is dat het minder RAM-geheugen nodig heeft in het algemeen. Dit is een iOS eigenschap waarbij de werking van het OS ervoor zorgt dat er minder RAM moet gealloceerd worden, voor Android moet er namelijk aan </w:t>
      </w:r>
      <w:r w:rsidRPr="00D6557C">
        <w:rPr>
          <w:i/>
          <w:highlight w:val="yellow"/>
          <w:lang w:eastAsia="en-US"/>
        </w:rPr>
        <w:t>garbage collection</w:t>
      </w:r>
      <w:r>
        <w:rPr>
          <w:highlight w:val="yellow"/>
          <w:lang w:eastAsia="en-US"/>
        </w:rPr>
        <w:t xml:space="preserve"> gedaan worden terwijl dit principe niet bestaat voor een iOS systeem. </w:t>
      </w:r>
      <w:sdt>
        <w:sdtPr>
          <w:rPr>
            <w:highlight w:val="yellow"/>
            <w:lang w:eastAsia="en-US"/>
          </w:rPr>
          <w:id w:val="-992955324"/>
          <w:citation/>
        </w:sdtPr>
        <w:sdtContent>
          <w:r>
            <w:rPr>
              <w:highlight w:val="yellow"/>
              <w:lang w:eastAsia="en-US"/>
            </w:rPr>
            <w:fldChar w:fldCharType="begin"/>
          </w:r>
          <w:r>
            <w:rPr>
              <w:highlight w:val="yellow"/>
              <w:lang w:eastAsia="en-US"/>
            </w:rPr>
            <w:instrText xml:space="preserve"> CITATION iOS18 \l 2067 </w:instrText>
          </w:r>
          <w:r>
            <w:rPr>
              <w:highlight w:val="yellow"/>
              <w:lang w:eastAsia="en-US"/>
            </w:rPr>
            <w:fldChar w:fldCharType="separate"/>
          </w:r>
          <w:r w:rsidRPr="00D6557C">
            <w:rPr>
              <w:noProof/>
              <w:highlight w:val="yellow"/>
              <w:lang w:eastAsia="en-US"/>
            </w:rPr>
            <w:t>[41]</w:t>
          </w:r>
          <w:r>
            <w:rPr>
              <w:highlight w:val="yellow"/>
              <w:lang w:eastAsia="en-US"/>
            </w:rPr>
            <w:fldChar w:fldCharType="end"/>
          </w:r>
        </w:sdtContent>
      </w:sdt>
    </w:p>
    <w:p w14:paraId="386B3326" w14:textId="2F1DD8A7" w:rsidR="00D6557C" w:rsidRPr="00F21FA5" w:rsidRDefault="00D6557C" w:rsidP="009D2B6D">
      <w:pPr>
        <w:rPr>
          <w:highlight w:val="yellow"/>
          <w:lang w:eastAsia="en-US"/>
        </w:rPr>
      </w:pPr>
      <w:r>
        <w:rPr>
          <w:highlight w:val="yellow"/>
          <w:lang w:eastAsia="en-US"/>
        </w:rPr>
        <w:t>Opvallend is hoe bij iOS de React Native versie geen cachegeheugen alloceert terwijl nu dit bij Xamarin wel gebeurt.</w:t>
      </w:r>
      <w:r w:rsidR="00DE1DA7">
        <w:rPr>
          <w:highlight w:val="yellow"/>
          <w:lang w:eastAsia="en-US"/>
        </w:rPr>
        <w:t xml:space="preserve"> Eveneens zijn de .ipa files exact dezelfde grootte terwijl voor Android de React Native applicatie toch significant kleiner was.</w:t>
      </w:r>
    </w:p>
    <w:p w14:paraId="6D553B72" w14:textId="04BE88A3" w:rsidR="009D2B6D" w:rsidRDefault="009D2B6D" w:rsidP="009D2B6D">
      <w:pPr>
        <w:pStyle w:val="Kop3"/>
        <w:rPr>
          <w:highlight w:val="yellow"/>
          <w:lang w:eastAsia="en-US"/>
        </w:rPr>
      </w:pPr>
      <w:bookmarkStart w:id="101" w:name="_Toc514532505"/>
      <w:r w:rsidRPr="00F21FA5">
        <w:rPr>
          <w:highlight w:val="yellow"/>
          <w:lang w:eastAsia="en-US"/>
        </w:rPr>
        <w:t>Conclusie</w:t>
      </w:r>
      <w:bookmarkEnd w:id="101"/>
    </w:p>
    <w:p w14:paraId="1C8C9834" w14:textId="42419128" w:rsidR="00DE1DA7" w:rsidRDefault="00DE1DA7" w:rsidP="00DE1DA7">
      <w:pPr>
        <w:rPr>
          <w:highlight w:val="yellow"/>
          <w:lang w:eastAsia="en-US"/>
        </w:rPr>
      </w:pPr>
      <w:r>
        <w:rPr>
          <w:highlight w:val="yellow"/>
          <w:lang w:eastAsia="en-US"/>
        </w:rPr>
        <w:t>Als we het geheugengebruik analyseren van de applicaties, kan het geheugengebruik van de native app t.o.v. de cross-platform applicaties niet vergeleken worden. Aangezien de native app veel uitgebreider is, zal deze meer geheugen in beslag nemen in alle regionen. Dit is dan ook te zien in de resultaten waarbij deze steeds het grootst aantal bytes is. Wel is te zien dat deze applicatie amper cachegeheugen zal innemen doordat deze werkt met een GraphQL fetch-systeem waarbij query’s worden aangemaakt afhankelijk van wat de gebruiker aangeduid heeft.</w:t>
      </w:r>
    </w:p>
    <w:p w14:paraId="05FBEE14" w14:textId="03BE260F" w:rsidR="00DE1DA7" w:rsidRPr="00DE1DA7" w:rsidRDefault="00DE1DA7" w:rsidP="00DE1DA7">
      <w:pPr>
        <w:rPr>
          <w:highlight w:val="yellow"/>
          <w:lang w:eastAsia="en-US"/>
        </w:rPr>
      </w:pPr>
      <w:r>
        <w:rPr>
          <w:highlight w:val="yellow"/>
          <w:lang w:eastAsia="en-US"/>
        </w:rPr>
        <w:t>Indien de resultaten van de React Native en Xamarin applicaties naast elkaar worden gelegd, is het duidelijk dat de React Native applicatie zwaarder is voor het systeem dan zijn Xamarin concurrent.</w:t>
      </w:r>
      <w:r w:rsidR="00051B74">
        <w:rPr>
          <w:highlight w:val="yellow"/>
          <w:lang w:eastAsia="en-US"/>
        </w:rPr>
        <w:t xml:space="preserve"> Dit kan deels verklaard worden door zijn extra features. Het is dan ook aangewezen om de komende resultaten over de snelheid en de enquête af te wachten om een oordeel te vellen over het significantie van deze cijfers. Wat wel gaat meespelen is het feit dat Android en iOS z’n cachegeheugens anders alloceert. Bij een statische toewijzing wordt dit wel in de cache van iOS opgeslagen maar niet in die van Android. Bij een JSON-verwijzing gebeurd exact het omgekeerde. Dit zal een impact hebben op de gebruikerservaring van de applicaties.</w:t>
      </w:r>
      <w:bookmarkStart w:id="102" w:name="_GoBack"/>
      <w:bookmarkEnd w:id="102"/>
    </w:p>
    <w:p w14:paraId="41F26E2F" w14:textId="77777777" w:rsidR="00CC1765" w:rsidRPr="00CC1765" w:rsidRDefault="00CC1765" w:rsidP="00CC1765">
      <w:pPr>
        <w:rPr>
          <w:highlight w:val="yellow"/>
          <w:lang w:eastAsia="en-US"/>
        </w:rPr>
      </w:pPr>
    </w:p>
    <w:p w14:paraId="705282F1" w14:textId="77777777" w:rsidR="00CC1765" w:rsidRDefault="00CC1765" w:rsidP="00CC1765">
      <w:pPr>
        <w:pStyle w:val="Kop2"/>
        <w:spacing w:before="120" w:after="120"/>
        <w:ind w:left="578" w:hanging="578"/>
      </w:pPr>
      <w:bookmarkStart w:id="103" w:name="_Toc514532500"/>
      <w:bookmarkStart w:id="104" w:name="_Toc499557206"/>
      <w:r>
        <w:lastRenderedPageBreak/>
        <w:t>Snelheid</w:t>
      </w:r>
      <w:bookmarkEnd w:id="103"/>
      <w:r>
        <w:t xml:space="preserve"> </w:t>
      </w:r>
      <w:bookmarkEnd w:id="104"/>
    </w:p>
    <w:p w14:paraId="287641A7" w14:textId="77777777" w:rsidR="00CC1765" w:rsidRPr="00BD0EA9" w:rsidRDefault="00CC1765" w:rsidP="00CC1765">
      <w:pPr>
        <w:pStyle w:val="Kop3"/>
      </w:pPr>
      <w:bookmarkStart w:id="105" w:name="_Toc514532501"/>
      <w:r>
        <w:t>Vergelijking</w:t>
      </w:r>
      <w:bookmarkEnd w:id="105"/>
    </w:p>
    <w:p w14:paraId="5BC15EEF" w14:textId="77777777" w:rsidR="00CC1765" w:rsidRPr="00BD0EA9" w:rsidRDefault="00CC1765" w:rsidP="00CC1765">
      <w:pPr>
        <w:rPr>
          <w:lang w:eastAsia="en-US"/>
        </w:rPr>
      </w:pPr>
      <w:r>
        <w:rPr>
          <w:lang w:eastAsia="en-US"/>
        </w:rPr>
        <w:t>Bij deze studie wordt de installatiesnelheid en de opstartsnelheid van de applicaties in React Native en Xamarin vergeleken met degene die in Android en iOS native gebouwd zijn. Vooral de opstartsnelheid is uitermate belangrijk aangezien deze actie een cruciaal onderdeel is van een mobiele applicatie.</w:t>
      </w:r>
    </w:p>
    <w:p w14:paraId="2463EAAA" w14:textId="77777777" w:rsidR="00CC1765" w:rsidRDefault="00CC1765" w:rsidP="00CC1765">
      <w:pPr>
        <w:pStyle w:val="Bijschrift"/>
      </w:pPr>
      <w:r>
        <w:t>Android</w:t>
      </w:r>
    </w:p>
    <w:p w14:paraId="282E4E8E" w14:textId="77777777" w:rsidR="00CC1765" w:rsidRPr="00902BC7" w:rsidRDefault="00CC1765" w:rsidP="00CC1765">
      <w:pPr>
        <w:rPr>
          <w:lang w:eastAsia="en-US"/>
        </w:rPr>
      </w:pPr>
      <w:r>
        <w:rPr>
          <w:lang w:eastAsia="en-US"/>
        </w:rPr>
        <w:t>Voor Android worden de snelheden</w:t>
      </w:r>
      <w:r w:rsidRPr="00E330BA">
        <w:rPr>
          <w:lang w:eastAsia="en-US"/>
        </w:rPr>
        <w:t xml:space="preserve"> </w:t>
      </w:r>
      <w:r>
        <w:rPr>
          <w:lang w:eastAsia="en-US"/>
        </w:rPr>
        <w:t xml:space="preserve">van de applicatie op de Motorola Moto E (2nd generation) getest en vergelijken we deze met elkaar. Hiervoor werd de tool </w:t>
      </w:r>
      <w:r w:rsidRPr="00A81AA0">
        <w:rPr>
          <w:i/>
          <w:lang w:eastAsia="en-US"/>
        </w:rPr>
        <w:t>Testobject</w:t>
      </w:r>
      <w:r>
        <w:rPr>
          <w:lang w:eastAsia="en-US"/>
        </w:rPr>
        <w:t xml:space="preserve"> gebruikt zoals beschreven in sectie 2.5.3.2. Deze snelheden van de verschillende applicaties is te vinden in Tabel 4-2.</w:t>
      </w:r>
    </w:p>
    <w:p w14:paraId="13886C6A" w14:textId="77777777" w:rsidR="00CC1765" w:rsidRDefault="00CC1765" w:rsidP="00CC1765">
      <w:pPr>
        <w:pStyle w:val="Bijschrift"/>
        <w:keepNext/>
      </w:pPr>
      <w:bookmarkStart w:id="106" w:name="_Toc514513276"/>
      <w:r>
        <w:t xml:space="preserve">Tabel </w:t>
      </w:r>
      <w:fldSimple w:instr=" STYLEREF 1 \s ">
        <w:r>
          <w:rPr>
            <w:noProof/>
          </w:rPr>
          <w:t>4</w:t>
        </w:r>
      </w:fldSimple>
      <w:r>
        <w:noBreakHyphen/>
      </w:r>
      <w:fldSimple w:instr=" SEQ Tabel \* ARABIC \s 1 ">
        <w:r>
          <w:rPr>
            <w:noProof/>
          </w:rPr>
          <w:t>2</w:t>
        </w:r>
      </w:fldSimple>
      <w:r>
        <w:t xml:space="preserve"> Vergelijking snelheden Android applicaties</w:t>
      </w:r>
      <w:bookmarkEnd w:id="106"/>
    </w:p>
    <w:tbl>
      <w:tblPr>
        <w:tblStyle w:val="Tabelraster"/>
        <w:tblW w:w="0" w:type="auto"/>
        <w:tblLook w:val="04A0" w:firstRow="1" w:lastRow="0" w:firstColumn="1" w:lastColumn="0" w:noHBand="0" w:noVBand="1"/>
      </w:tblPr>
      <w:tblGrid>
        <w:gridCol w:w="2265"/>
        <w:gridCol w:w="2265"/>
        <w:gridCol w:w="2266"/>
        <w:gridCol w:w="2266"/>
      </w:tblGrid>
      <w:tr w:rsidR="00CC1765" w14:paraId="4D50F999" w14:textId="77777777" w:rsidTr="00CC1765">
        <w:tc>
          <w:tcPr>
            <w:tcW w:w="2265" w:type="dxa"/>
          </w:tcPr>
          <w:p w14:paraId="73B3D547" w14:textId="77777777" w:rsidR="00CC1765" w:rsidRDefault="00CC1765" w:rsidP="00CC1765">
            <w:pPr>
              <w:rPr>
                <w:lang w:eastAsia="en-US"/>
              </w:rPr>
            </w:pPr>
          </w:p>
        </w:tc>
        <w:tc>
          <w:tcPr>
            <w:tcW w:w="2265" w:type="dxa"/>
          </w:tcPr>
          <w:p w14:paraId="5509FC87" w14:textId="77777777" w:rsidR="00CC1765" w:rsidRDefault="00CC1765" w:rsidP="00CC1765">
            <w:pPr>
              <w:rPr>
                <w:lang w:eastAsia="en-US"/>
              </w:rPr>
            </w:pPr>
            <w:r>
              <w:rPr>
                <w:lang w:eastAsia="en-US"/>
              </w:rPr>
              <w:t>Native (Android)</w:t>
            </w:r>
          </w:p>
        </w:tc>
        <w:tc>
          <w:tcPr>
            <w:tcW w:w="2266" w:type="dxa"/>
          </w:tcPr>
          <w:p w14:paraId="7B29AB12" w14:textId="77777777" w:rsidR="00CC1765" w:rsidRDefault="00CC1765" w:rsidP="00CC1765">
            <w:pPr>
              <w:rPr>
                <w:lang w:eastAsia="en-US"/>
              </w:rPr>
            </w:pPr>
            <w:r>
              <w:rPr>
                <w:lang w:eastAsia="en-US"/>
              </w:rPr>
              <w:t>React Native</w:t>
            </w:r>
          </w:p>
        </w:tc>
        <w:tc>
          <w:tcPr>
            <w:tcW w:w="2266" w:type="dxa"/>
          </w:tcPr>
          <w:p w14:paraId="0894BE30" w14:textId="77777777" w:rsidR="00CC1765" w:rsidRDefault="00CC1765" w:rsidP="00CC1765">
            <w:pPr>
              <w:rPr>
                <w:lang w:eastAsia="en-US"/>
              </w:rPr>
            </w:pPr>
            <w:r>
              <w:rPr>
                <w:lang w:eastAsia="en-US"/>
              </w:rPr>
              <w:t>Xamarin</w:t>
            </w:r>
          </w:p>
        </w:tc>
      </w:tr>
      <w:tr w:rsidR="00CC1765" w14:paraId="6120814C" w14:textId="77777777" w:rsidTr="00CC1765">
        <w:tc>
          <w:tcPr>
            <w:tcW w:w="2265" w:type="dxa"/>
          </w:tcPr>
          <w:p w14:paraId="36844B55" w14:textId="77777777" w:rsidR="00CC1765" w:rsidRDefault="00CC1765" w:rsidP="00CC1765">
            <w:pPr>
              <w:rPr>
                <w:lang w:eastAsia="en-US"/>
              </w:rPr>
            </w:pPr>
            <w:r>
              <w:rPr>
                <w:lang w:eastAsia="en-US"/>
              </w:rPr>
              <w:t>Installatietijd [s]</w:t>
            </w:r>
          </w:p>
        </w:tc>
        <w:tc>
          <w:tcPr>
            <w:tcW w:w="2265" w:type="dxa"/>
          </w:tcPr>
          <w:p w14:paraId="0C4AD32D" w14:textId="77777777" w:rsidR="00CC1765" w:rsidRDefault="00CC1765" w:rsidP="00CC1765">
            <w:pPr>
              <w:rPr>
                <w:lang w:eastAsia="en-US"/>
              </w:rPr>
            </w:pPr>
            <m:oMathPara>
              <m:oMath>
                <m:r>
                  <w:rPr>
                    <w:rFonts w:ascii="Cambria Math" w:hAnsi="Cambria Math"/>
                    <w:lang w:eastAsia="en-US"/>
                  </w:rPr>
                  <m:t xml:space="preserve">26,59 </m:t>
                </m:r>
              </m:oMath>
            </m:oMathPara>
          </w:p>
        </w:tc>
        <w:tc>
          <w:tcPr>
            <w:tcW w:w="2266" w:type="dxa"/>
          </w:tcPr>
          <w:p w14:paraId="2D9409EA" w14:textId="77777777" w:rsidR="00CC1765" w:rsidRDefault="00CC1765" w:rsidP="00CC1765">
            <w:pPr>
              <w:rPr>
                <w:lang w:eastAsia="en-US"/>
              </w:rPr>
            </w:pPr>
            <m:oMathPara>
              <m:oMath>
                <m:r>
                  <w:rPr>
                    <w:rFonts w:ascii="Cambria Math" w:hAnsi="Cambria Math"/>
                    <w:lang w:eastAsia="en-US"/>
                  </w:rPr>
                  <m:t xml:space="preserve">9 </m:t>
                </m:r>
              </m:oMath>
            </m:oMathPara>
          </w:p>
        </w:tc>
        <w:tc>
          <w:tcPr>
            <w:tcW w:w="2266" w:type="dxa"/>
          </w:tcPr>
          <w:p w14:paraId="234D2210" w14:textId="77777777" w:rsidR="00CC1765" w:rsidRDefault="00CC1765" w:rsidP="00CC1765">
            <w:pPr>
              <w:rPr>
                <w:lang w:eastAsia="en-US"/>
              </w:rPr>
            </w:pPr>
            <m:oMathPara>
              <m:oMath>
                <m:r>
                  <w:rPr>
                    <w:rFonts w:ascii="Cambria Math" w:hAnsi="Cambria Math"/>
                    <w:lang w:eastAsia="en-US"/>
                  </w:rPr>
                  <m:t xml:space="preserve">10,75 </m:t>
                </m:r>
              </m:oMath>
            </m:oMathPara>
          </w:p>
        </w:tc>
      </w:tr>
      <w:tr w:rsidR="00CC1765" w14:paraId="260FE82B" w14:textId="77777777" w:rsidTr="00CC1765">
        <w:tc>
          <w:tcPr>
            <w:tcW w:w="2265" w:type="dxa"/>
          </w:tcPr>
          <w:p w14:paraId="370D375F" w14:textId="77777777" w:rsidR="00CC1765" w:rsidRDefault="00CC1765" w:rsidP="00CC1765">
            <w:pPr>
              <w:rPr>
                <w:lang w:eastAsia="en-US"/>
              </w:rPr>
            </w:pPr>
            <w:r>
              <w:rPr>
                <w:lang w:eastAsia="en-US"/>
              </w:rPr>
              <w:t>Opstarttijd [s]</w:t>
            </w:r>
          </w:p>
        </w:tc>
        <w:tc>
          <w:tcPr>
            <w:tcW w:w="2265" w:type="dxa"/>
          </w:tcPr>
          <w:p w14:paraId="11120D88" w14:textId="77777777" w:rsidR="00CC1765" w:rsidRDefault="00CC1765" w:rsidP="00CC1765">
            <w:pPr>
              <w:rPr>
                <w:lang w:eastAsia="en-US"/>
              </w:rPr>
            </w:pPr>
            <m:oMathPara>
              <m:oMath>
                <m:r>
                  <w:rPr>
                    <w:rFonts w:ascii="Cambria Math" w:hAnsi="Cambria Math"/>
                    <w:lang w:eastAsia="en-US"/>
                  </w:rPr>
                  <m:t>1,193</m:t>
                </m:r>
              </m:oMath>
            </m:oMathPara>
          </w:p>
        </w:tc>
        <w:tc>
          <w:tcPr>
            <w:tcW w:w="2266" w:type="dxa"/>
          </w:tcPr>
          <w:p w14:paraId="7C9DE1F6" w14:textId="77777777" w:rsidR="00CC1765" w:rsidRDefault="00CC1765" w:rsidP="00CC1765">
            <w:pPr>
              <w:rPr>
                <w:lang w:eastAsia="en-US"/>
              </w:rPr>
            </w:pPr>
            <m:oMathPara>
              <m:oMath>
                <m:r>
                  <w:rPr>
                    <w:rFonts w:ascii="Cambria Math" w:hAnsi="Cambria Math"/>
                    <w:lang w:eastAsia="en-US"/>
                  </w:rPr>
                  <m:t>0,348</m:t>
                </m:r>
              </m:oMath>
            </m:oMathPara>
          </w:p>
        </w:tc>
        <w:tc>
          <w:tcPr>
            <w:tcW w:w="2266" w:type="dxa"/>
          </w:tcPr>
          <w:p w14:paraId="4FF2861D" w14:textId="77777777" w:rsidR="00CC1765" w:rsidRDefault="00CC1765" w:rsidP="00CC1765">
            <w:pPr>
              <w:rPr>
                <w:lang w:eastAsia="en-US"/>
              </w:rPr>
            </w:pPr>
            <m:oMathPara>
              <m:oMath>
                <m:r>
                  <w:rPr>
                    <w:rFonts w:ascii="Cambria Math" w:hAnsi="Cambria Math"/>
                    <w:lang w:eastAsia="en-US"/>
                  </w:rPr>
                  <m:t>6,601</m:t>
                </m:r>
              </m:oMath>
            </m:oMathPara>
          </w:p>
        </w:tc>
      </w:tr>
    </w:tbl>
    <w:p w14:paraId="4B4A8719" w14:textId="77777777" w:rsidR="00CC1765" w:rsidRDefault="00CC1765" w:rsidP="00CC1765">
      <w:pPr>
        <w:rPr>
          <w:lang w:eastAsia="en-US"/>
        </w:rPr>
      </w:pPr>
    </w:p>
    <w:p w14:paraId="33083EB8" w14:textId="6E33E4A8" w:rsidR="00CC1765" w:rsidRDefault="00CC1765" w:rsidP="00CC1765">
      <w:pPr>
        <w:rPr>
          <w:lang w:eastAsia="en-US"/>
        </w:rPr>
      </w:pPr>
      <w:r>
        <w:rPr>
          <w:lang w:eastAsia="en-US"/>
        </w:rPr>
        <w:t>Als de installatietijden</w:t>
      </w:r>
      <w:r w:rsidRPr="00CC1765">
        <w:rPr>
          <w:lang w:eastAsia="en-US"/>
        </w:rPr>
        <w:t xml:space="preserve"> </w:t>
      </w:r>
      <w:r>
        <w:rPr>
          <w:lang w:eastAsia="en-US"/>
        </w:rPr>
        <w:t>van de applicaties bekeken worden is de correlatie duidelijk. Dit is makkelijk te verklaren aan het feit dat de grootte van de .apk file exact correleren aan de installatietijd. Zoals besproken in sectie 4.2.1, is React Native de kleinste applicatie en de native app de grootste. Dit is een logische uitkomst aangezien het OS hetzelfde soort bestand moet installeren.</w:t>
      </w:r>
    </w:p>
    <w:p w14:paraId="052D9CE2" w14:textId="136A0941" w:rsidR="00CC1765" w:rsidRDefault="00CC1765" w:rsidP="00CC1765">
      <w:pPr>
        <w:rPr>
          <w:lang w:eastAsia="en-US"/>
        </w:rPr>
      </w:pPr>
      <w:r>
        <w:rPr>
          <w:lang w:eastAsia="en-US"/>
        </w:rPr>
        <w:t>De opstarttijden verschillen zeer duidelijk. Hierbij is het opvallend hoeveel</w:t>
      </w:r>
      <w:r w:rsidR="00AB3221">
        <w:rPr>
          <w:lang w:eastAsia="en-US"/>
        </w:rPr>
        <w:t xml:space="preserve"> meer</w:t>
      </w:r>
      <w:r>
        <w:rPr>
          <w:lang w:eastAsia="en-US"/>
        </w:rPr>
        <w:t xml:space="preserve"> tijd de Xamarin app nodig heeft om te initialiseren. Dit verschil kan verklaard worden</w:t>
      </w:r>
      <w:r w:rsidR="00AB3221">
        <w:rPr>
          <w:lang w:eastAsia="en-US"/>
        </w:rPr>
        <w:t xml:space="preserve"> met het feit dat deze zijn database statisch opbouwt. </w:t>
      </w:r>
    </w:p>
    <w:p w14:paraId="41E83290" w14:textId="77777777" w:rsidR="00CC1765" w:rsidRPr="00BD0EA9" w:rsidRDefault="00CC1765" w:rsidP="00CC1765">
      <w:pPr>
        <w:rPr>
          <w:lang w:eastAsia="en-US"/>
        </w:rPr>
      </w:pPr>
    </w:p>
    <w:p w14:paraId="03E89B74" w14:textId="77777777" w:rsidR="00CC1765" w:rsidRDefault="00CC1765" w:rsidP="00CC1765">
      <w:pPr>
        <w:pStyle w:val="Bijschrift"/>
      </w:pPr>
      <w:r>
        <w:t>iOS</w:t>
      </w:r>
    </w:p>
    <w:p w14:paraId="0DA05C27" w14:textId="77777777" w:rsidR="00CC1765" w:rsidRPr="00BD3B9F" w:rsidRDefault="00CC1765" w:rsidP="00CC1765">
      <w:pPr>
        <w:rPr>
          <w:lang w:eastAsia="en-US"/>
        </w:rPr>
      </w:pPr>
      <w:r>
        <w:rPr>
          <w:lang w:eastAsia="en-US"/>
        </w:rPr>
        <w:t>Voor iOS werd eveneens Testobject gebruikt met als device de Iphone SE om de installatietijd te bepalen. Voor de opstarttijd werd een omgevingsvariabele in XCode gebruikt zoals beschreven in sectie 2.5.3.2. De snelheden in de verschillende iOS apps kan bekeken worden in Tabel 4-3.</w:t>
      </w:r>
    </w:p>
    <w:p w14:paraId="5BFC01AF" w14:textId="77777777" w:rsidR="00CC1765" w:rsidRDefault="00CC1765" w:rsidP="00CC1765">
      <w:pPr>
        <w:pStyle w:val="Bijschrift"/>
        <w:keepNext/>
      </w:pPr>
      <w:bookmarkStart w:id="107" w:name="_Toc514513277"/>
      <w:r>
        <w:t xml:space="preserve">Tabel </w:t>
      </w:r>
      <w:fldSimple w:instr=" STYLEREF 1 \s ">
        <w:r>
          <w:rPr>
            <w:noProof/>
          </w:rPr>
          <w:t>4</w:t>
        </w:r>
      </w:fldSimple>
      <w:r>
        <w:noBreakHyphen/>
      </w:r>
      <w:fldSimple w:instr=" SEQ Tabel \* ARABIC \s 1 ">
        <w:r>
          <w:rPr>
            <w:noProof/>
          </w:rPr>
          <w:t>3</w:t>
        </w:r>
      </w:fldSimple>
      <w:r>
        <w:t xml:space="preserve"> Vergelijking snelheden iOS applicaties</w:t>
      </w:r>
      <w:bookmarkEnd w:id="107"/>
    </w:p>
    <w:tbl>
      <w:tblPr>
        <w:tblStyle w:val="Tabelraster"/>
        <w:tblW w:w="0" w:type="auto"/>
        <w:tblLook w:val="04A0" w:firstRow="1" w:lastRow="0" w:firstColumn="1" w:lastColumn="0" w:noHBand="0" w:noVBand="1"/>
      </w:tblPr>
      <w:tblGrid>
        <w:gridCol w:w="2265"/>
        <w:gridCol w:w="2265"/>
        <w:gridCol w:w="2266"/>
        <w:gridCol w:w="2266"/>
      </w:tblGrid>
      <w:tr w:rsidR="00CC1765" w14:paraId="1A70D41D" w14:textId="77777777" w:rsidTr="00CC1765">
        <w:tc>
          <w:tcPr>
            <w:tcW w:w="2265" w:type="dxa"/>
          </w:tcPr>
          <w:p w14:paraId="6DD97548" w14:textId="77777777" w:rsidR="00CC1765" w:rsidRDefault="00CC1765" w:rsidP="00CC1765">
            <w:pPr>
              <w:rPr>
                <w:lang w:eastAsia="en-US"/>
              </w:rPr>
            </w:pPr>
          </w:p>
        </w:tc>
        <w:tc>
          <w:tcPr>
            <w:tcW w:w="2265" w:type="dxa"/>
          </w:tcPr>
          <w:p w14:paraId="4A753BC6" w14:textId="77777777" w:rsidR="00CC1765" w:rsidRDefault="00CC1765" w:rsidP="00CC1765">
            <w:pPr>
              <w:rPr>
                <w:lang w:eastAsia="en-US"/>
              </w:rPr>
            </w:pPr>
            <w:r>
              <w:rPr>
                <w:lang w:eastAsia="en-US"/>
              </w:rPr>
              <w:t>Native (iOS)</w:t>
            </w:r>
          </w:p>
        </w:tc>
        <w:tc>
          <w:tcPr>
            <w:tcW w:w="2266" w:type="dxa"/>
          </w:tcPr>
          <w:p w14:paraId="0E82F512" w14:textId="77777777" w:rsidR="00CC1765" w:rsidRDefault="00CC1765" w:rsidP="00CC1765">
            <w:pPr>
              <w:rPr>
                <w:lang w:eastAsia="en-US"/>
              </w:rPr>
            </w:pPr>
            <w:r>
              <w:rPr>
                <w:lang w:eastAsia="en-US"/>
              </w:rPr>
              <w:t>React Native</w:t>
            </w:r>
          </w:p>
        </w:tc>
        <w:tc>
          <w:tcPr>
            <w:tcW w:w="2266" w:type="dxa"/>
          </w:tcPr>
          <w:p w14:paraId="51007AB8" w14:textId="77777777" w:rsidR="00CC1765" w:rsidRDefault="00CC1765" w:rsidP="00CC1765">
            <w:pPr>
              <w:rPr>
                <w:lang w:eastAsia="en-US"/>
              </w:rPr>
            </w:pPr>
            <w:r>
              <w:rPr>
                <w:lang w:eastAsia="en-US"/>
              </w:rPr>
              <w:t>Xamarin</w:t>
            </w:r>
          </w:p>
        </w:tc>
      </w:tr>
      <w:tr w:rsidR="00CC1765" w14:paraId="7E3C2A4C" w14:textId="77777777" w:rsidTr="00CC1765">
        <w:tc>
          <w:tcPr>
            <w:tcW w:w="2265" w:type="dxa"/>
          </w:tcPr>
          <w:p w14:paraId="75862C42" w14:textId="77777777" w:rsidR="00CC1765" w:rsidRDefault="00CC1765" w:rsidP="00CC1765">
            <w:pPr>
              <w:rPr>
                <w:lang w:eastAsia="en-US"/>
              </w:rPr>
            </w:pPr>
            <w:r>
              <w:rPr>
                <w:lang w:eastAsia="en-US"/>
              </w:rPr>
              <w:t>Installatietijd [s]</w:t>
            </w:r>
          </w:p>
        </w:tc>
        <w:tc>
          <w:tcPr>
            <w:tcW w:w="2265" w:type="dxa"/>
          </w:tcPr>
          <w:p w14:paraId="375CC402" w14:textId="77777777" w:rsidR="00CC1765" w:rsidRDefault="00CC1765" w:rsidP="00CC1765">
            <w:pPr>
              <w:rPr>
                <w:lang w:eastAsia="en-US"/>
              </w:rPr>
            </w:pPr>
            <m:oMathPara>
              <m:oMath>
                <m:r>
                  <w:rPr>
                    <w:rFonts w:ascii="Cambria Math" w:hAnsi="Cambria Math"/>
                    <w:lang w:eastAsia="en-US"/>
                  </w:rPr>
                  <m:t xml:space="preserve">15,13 </m:t>
                </m:r>
              </m:oMath>
            </m:oMathPara>
          </w:p>
        </w:tc>
        <w:tc>
          <w:tcPr>
            <w:tcW w:w="2266" w:type="dxa"/>
          </w:tcPr>
          <w:p w14:paraId="7CD84715" w14:textId="77777777" w:rsidR="00CC1765" w:rsidRDefault="00CC1765" w:rsidP="00CC1765">
            <w:pPr>
              <w:rPr>
                <w:lang w:eastAsia="en-US"/>
              </w:rPr>
            </w:pPr>
            <m:oMathPara>
              <m:oMath>
                <m:r>
                  <w:rPr>
                    <w:rFonts w:ascii="Cambria Math" w:hAnsi="Cambria Math"/>
                    <w:lang w:eastAsia="en-US"/>
                  </w:rPr>
                  <m:t xml:space="preserve">8,13 </m:t>
                </m:r>
              </m:oMath>
            </m:oMathPara>
          </w:p>
        </w:tc>
        <w:tc>
          <w:tcPr>
            <w:tcW w:w="2266" w:type="dxa"/>
          </w:tcPr>
          <w:p w14:paraId="102BDFFA" w14:textId="77777777" w:rsidR="00CC1765" w:rsidRDefault="00CC1765" w:rsidP="00CC1765">
            <w:pPr>
              <w:rPr>
                <w:lang w:eastAsia="en-US"/>
              </w:rPr>
            </w:pPr>
            <m:oMathPara>
              <m:oMath>
                <m:r>
                  <w:rPr>
                    <w:rFonts w:ascii="Cambria Math" w:hAnsi="Cambria Math"/>
                    <w:lang w:eastAsia="en-US"/>
                  </w:rPr>
                  <m:t xml:space="preserve">7,46 </m:t>
                </m:r>
              </m:oMath>
            </m:oMathPara>
          </w:p>
        </w:tc>
      </w:tr>
      <w:tr w:rsidR="00CC1765" w14:paraId="38A1A041" w14:textId="77777777" w:rsidTr="00CC1765">
        <w:tc>
          <w:tcPr>
            <w:tcW w:w="2265" w:type="dxa"/>
          </w:tcPr>
          <w:p w14:paraId="652F9374" w14:textId="77777777" w:rsidR="00CC1765" w:rsidRDefault="00CC1765" w:rsidP="00CC1765">
            <w:pPr>
              <w:rPr>
                <w:lang w:eastAsia="en-US"/>
              </w:rPr>
            </w:pPr>
            <w:r>
              <w:rPr>
                <w:lang w:eastAsia="en-US"/>
              </w:rPr>
              <w:t>Opstarttijd [s]</w:t>
            </w:r>
          </w:p>
        </w:tc>
        <w:tc>
          <w:tcPr>
            <w:tcW w:w="2265" w:type="dxa"/>
          </w:tcPr>
          <w:p w14:paraId="6D38AE11" w14:textId="77777777" w:rsidR="00CC1765" w:rsidRPr="00EB3DD2" w:rsidRDefault="00CC1765" w:rsidP="00CC1765">
            <w:pPr>
              <w:rPr>
                <w:highlight w:val="yellow"/>
                <w:lang w:eastAsia="en-US"/>
              </w:rPr>
            </w:pPr>
            <m:oMathPara>
              <m:oMath>
                <m:r>
                  <w:rPr>
                    <w:rFonts w:ascii="Cambria Math" w:hAnsi="Cambria Math"/>
                    <w:highlight w:val="yellow"/>
                    <w:lang w:eastAsia="en-US"/>
                  </w:rPr>
                  <m:t xml:space="preserve">0,3916 </m:t>
                </m:r>
              </m:oMath>
            </m:oMathPara>
          </w:p>
        </w:tc>
        <w:tc>
          <w:tcPr>
            <w:tcW w:w="2266" w:type="dxa"/>
          </w:tcPr>
          <w:p w14:paraId="327AB5B7" w14:textId="77777777" w:rsidR="00CC1765" w:rsidRPr="00EB3DD2" w:rsidRDefault="00CC1765" w:rsidP="00CC1765">
            <w:pPr>
              <w:rPr>
                <w:highlight w:val="yellow"/>
                <w:lang w:eastAsia="en-US"/>
              </w:rPr>
            </w:pPr>
            <m:oMathPara>
              <m:oMath>
                <m:r>
                  <w:rPr>
                    <w:rFonts w:ascii="Cambria Math" w:hAnsi="Cambria Math"/>
                    <w:highlight w:val="yellow"/>
                    <w:lang w:eastAsia="en-US"/>
                  </w:rPr>
                  <m:t>0</m:t>
                </m:r>
                <m:r>
                  <w:rPr>
                    <w:rFonts w:ascii="Cambria Math" w:hAnsi="Cambria Math"/>
                    <w:lang w:eastAsia="en-US"/>
                  </w:rPr>
                  <m:t>,</m:t>
                </m:r>
                <m:r>
                  <w:rPr>
                    <w:rFonts w:ascii="Cambria Math" w:hAnsi="Cambria Math" w:cs="Arial"/>
                    <w:noProof/>
                    <w:lang w:val="en-US" w:eastAsia="en-US"/>
                  </w:rPr>
                  <m:t xml:space="preserve">4639 </m:t>
                </m:r>
                <m:r>
                  <w:rPr>
                    <w:rFonts w:ascii="Cambria Math" w:hAnsi="Cambria Math"/>
                    <w:lang w:eastAsia="en-US"/>
                  </w:rPr>
                  <m:t xml:space="preserve"> </m:t>
                </m:r>
              </m:oMath>
            </m:oMathPara>
          </w:p>
        </w:tc>
        <w:tc>
          <w:tcPr>
            <w:tcW w:w="2266" w:type="dxa"/>
          </w:tcPr>
          <w:p w14:paraId="289A0AEB" w14:textId="77777777" w:rsidR="00CC1765" w:rsidRDefault="00CC1765" w:rsidP="00CC1765">
            <w:pPr>
              <w:rPr>
                <w:lang w:eastAsia="en-US"/>
              </w:rPr>
            </w:pPr>
            <m:oMathPara>
              <m:oMath>
                <m:r>
                  <w:rPr>
                    <w:rFonts w:ascii="Cambria Math" w:hAnsi="Cambria Math"/>
                    <w:lang w:eastAsia="en-US"/>
                  </w:rPr>
                  <m:t>0,3404</m:t>
                </m:r>
              </m:oMath>
            </m:oMathPara>
          </w:p>
        </w:tc>
      </w:tr>
    </w:tbl>
    <w:p w14:paraId="2B8DB103" w14:textId="77777777" w:rsidR="00CC1765" w:rsidRDefault="00CC1765" w:rsidP="00CC1765">
      <w:pPr>
        <w:rPr>
          <w:lang w:eastAsia="en-US"/>
        </w:rPr>
      </w:pPr>
    </w:p>
    <w:p w14:paraId="75CC79EE" w14:textId="77777777" w:rsidR="00CC1765" w:rsidRDefault="00CC1765" w:rsidP="00CC1765">
      <w:pPr>
        <w:pStyle w:val="Kop3"/>
        <w:rPr>
          <w:lang w:eastAsia="en-US"/>
        </w:rPr>
      </w:pPr>
      <w:bookmarkStart w:id="108" w:name="_Toc514532502"/>
      <w:r>
        <w:rPr>
          <w:lang w:eastAsia="en-US"/>
        </w:rPr>
        <w:lastRenderedPageBreak/>
        <w:t>Conclusie</w:t>
      </w:r>
      <w:bookmarkEnd w:id="108"/>
    </w:p>
    <w:p w14:paraId="406EA85B" w14:textId="77777777" w:rsidR="00CC1765" w:rsidRPr="00203BBB" w:rsidRDefault="00CC1765" w:rsidP="00CC1765">
      <w:pPr>
        <w:rPr>
          <w:lang w:eastAsia="en-US"/>
        </w:rPr>
      </w:pPr>
    </w:p>
    <w:p w14:paraId="703D7F80" w14:textId="77777777" w:rsidR="00CC1765" w:rsidRDefault="00CC1765" w:rsidP="00CC1765">
      <w:pPr>
        <w:rPr>
          <w:lang w:eastAsia="en-US"/>
        </w:rPr>
      </w:pPr>
      <w:r>
        <w:rPr>
          <w:lang w:eastAsia="en-US"/>
        </w:rPr>
        <w:t xml:space="preserve">Bij deze is het ook belangrijk te realiseren dat de grootte en uitgebreidheid van de drie applicaties verschillen. De complexiteit van de native app is groter dan die van React Native, en de React Native app is vollediger dan die van Xamarin. Hierdoor is het toch opvallend dat de React Native applicatie veel beter scoort op snelheid dan degene gebouwd met Xamarin. </w:t>
      </w:r>
    </w:p>
    <w:p w14:paraId="0251468B" w14:textId="77777777" w:rsidR="00CC1765" w:rsidRPr="005776AE" w:rsidRDefault="00CC1765" w:rsidP="00CC1765">
      <w:pPr>
        <w:rPr>
          <w:i/>
          <w:lang w:eastAsia="en-US"/>
        </w:rPr>
      </w:pPr>
      <w:r w:rsidRPr="00F21FA5">
        <w:rPr>
          <w:highlight w:val="yellow"/>
          <w:lang w:eastAsia="en-US"/>
        </w:rPr>
        <w:t xml:space="preserve">// Dit zou kunnen verklaard worden met het feit dat </w:t>
      </w:r>
      <w:r>
        <w:rPr>
          <w:highlight w:val="yellow"/>
          <w:lang w:eastAsia="en-US"/>
        </w:rPr>
        <w:t>React Native</w:t>
      </w:r>
      <w:r w:rsidRPr="00F21FA5">
        <w:rPr>
          <w:highlight w:val="yellow"/>
          <w:lang w:eastAsia="en-US"/>
        </w:rPr>
        <w:t xml:space="preserve"> de lijst maar deels inlaadt bij de opstart. Terwijl bij Xamarin de volledige lijst bij de start van de applicatie wordt ingeladen. Hierdoor zal het toch opvallen dat bij </w:t>
      </w:r>
      <w:r>
        <w:rPr>
          <w:highlight w:val="yellow"/>
          <w:lang w:eastAsia="en-US"/>
        </w:rPr>
        <w:t>React Native</w:t>
      </w:r>
      <w:r w:rsidRPr="00F21FA5">
        <w:rPr>
          <w:highlight w:val="yellow"/>
          <w:lang w:eastAsia="en-US"/>
        </w:rPr>
        <w:t xml:space="preserve"> de applicatie in het begin moeilijker zijn lijst volledig zal kunnen laten zien als er door de lijst gescrold wordt. Dit wordt dan ook bevestigd bij het komende onderdeel </w:t>
      </w:r>
      <w:r w:rsidRPr="00F21FA5">
        <w:rPr>
          <w:i/>
          <w:highlight w:val="yellow"/>
          <w:lang w:eastAsia="en-US"/>
        </w:rPr>
        <w:t>user experience.</w:t>
      </w:r>
    </w:p>
    <w:p w14:paraId="030BEB7C" w14:textId="77777777" w:rsidR="00CC1765" w:rsidRPr="0037540B" w:rsidRDefault="00CC1765" w:rsidP="00CC1765">
      <w:pPr>
        <w:rPr>
          <w:lang w:eastAsia="en-US"/>
        </w:rPr>
      </w:pPr>
    </w:p>
    <w:p w14:paraId="1EC20C65" w14:textId="77777777" w:rsidR="009F1018" w:rsidRPr="009F1018" w:rsidRDefault="009F1018" w:rsidP="009F1018">
      <w:pPr>
        <w:rPr>
          <w:highlight w:val="yellow"/>
          <w:lang w:eastAsia="en-US"/>
        </w:rPr>
      </w:pPr>
    </w:p>
    <w:p w14:paraId="76312B34" w14:textId="139DB23A" w:rsidR="003601DE" w:rsidRDefault="003601DE" w:rsidP="003601DE">
      <w:pPr>
        <w:pStyle w:val="Kop2"/>
        <w:spacing w:before="120" w:after="120"/>
        <w:ind w:left="578" w:hanging="578"/>
        <w:rPr>
          <w:highlight w:val="yellow"/>
        </w:rPr>
      </w:pPr>
      <w:bookmarkStart w:id="109" w:name="_Toc499557207"/>
      <w:bookmarkStart w:id="110" w:name="_Toc514532506"/>
      <w:r w:rsidRPr="00F21FA5">
        <w:rPr>
          <w:highlight w:val="yellow"/>
        </w:rPr>
        <w:t>User experience</w:t>
      </w:r>
      <w:bookmarkEnd w:id="109"/>
      <w:bookmarkEnd w:id="110"/>
    </w:p>
    <w:p w14:paraId="23CB0675" w14:textId="2341101B" w:rsidR="00FD3AB0" w:rsidRDefault="00FD3AB0" w:rsidP="00FD3AB0">
      <w:pPr>
        <w:rPr>
          <w:highlight w:val="yellow"/>
        </w:rPr>
      </w:pPr>
      <w:r>
        <w:rPr>
          <w:highlight w:val="yellow"/>
        </w:rPr>
        <w:t xml:space="preserve">De gebruikerservaring is uitermate belangrijk voor een mobiele applicatie. Dit onderdeel is van hoogste prioriteit voor softwarebedrijven zoals Zappware aangezien dit voor alle gebruikers een cruciale vereiste is van een app. Snelheid en geheugen zijn een van de weinige meetbare metrieken die uiteindelijk de gebruikerservaring zal </w:t>
      </w:r>
      <w:r w:rsidR="00610292">
        <w:rPr>
          <w:highlight w:val="yellow"/>
        </w:rPr>
        <w:t>beïnvloeden, dit is dan ook uiteindelijk het belangrijkste onderdeel van deze masterproef</w:t>
      </w:r>
      <w:r>
        <w:rPr>
          <w:highlight w:val="yellow"/>
        </w:rPr>
        <w:t>. Namelijk het bepalen of het gebruik van bepaalde crossplatform frameworks de user experience zal hinderen.</w:t>
      </w:r>
      <w:r w:rsidR="00610292">
        <w:rPr>
          <w:highlight w:val="yellow"/>
        </w:rPr>
        <w:t xml:space="preserve"> Zoals besproken in sectie 2.5.3.4 is het bepalen van de gebruikerservaring voor mobiele applicaties een subjectieve zaak. Bepaalde </w:t>
      </w:r>
      <w:r w:rsidR="002C0115">
        <w:rPr>
          <w:highlight w:val="yellow"/>
        </w:rPr>
        <w:t>argumenten</w:t>
      </w:r>
      <w:r w:rsidR="00610292">
        <w:rPr>
          <w:highlight w:val="yellow"/>
        </w:rPr>
        <w:t xml:space="preserve"> opmeten is nuttig maar schetst niet het volledige beeld.</w:t>
      </w:r>
      <w:r w:rsidR="00731945">
        <w:rPr>
          <w:highlight w:val="yellow"/>
        </w:rPr>
        <w:t xml:space="preserve"> </w:t>
      </w:r>
    </w:p>
    <w:p w14:paraId="18CD41B2" w14:textId="4B825CB3" w:rsidR="00731945" w:rsidRDefault="00731945" w:rsidP="00731945">
      <w:pPr>
        <w:pStyle w:val="Kop3"/>
        <w:rPr>
          <w:highlight w:val="yellow"/>
        </w:rPr>
      </w:pPr>
      <w:bookmarkStart w:id="111" w:name="_Toc514532507"/>
      <w:r>
        <w:rPr>
          <w:highlight w:val="yellow"/>
        </w:rPr>
        <w:t>Resultaten enquête</w:t>
      </w:r>
      <w:bookmarkEnd w:id="111"/>
      <w:r>
        <w:rPr>
          <w:highlight w:val="yellow"/>
        </w:rPr>
        <w:t xml:space="preserve"> </w:t>
      </w:r>
    </w:p>
    <w:p w14:paraId="632B2048" w14:textId="672B869B" w:rsidR="00731945" w:rsidRDefault="00731945" w:rsidP="00731945">
      <w:pPr>
        <w:rPr>
          <w:highlight w:val="yellow"/>
        </w:rPr>
      </w:pPr>
      <w:r>
        <w:rPr>
          <w:highlight w:val="yellow"/>
        </w:rPr>
        <w:t xml:space="preserve">De enquête, zoals gezien in sectie 2.5.3.4, is uitgevoerd op tien personen. </w:t>
      </w:r>
      <w:r w:rsidR="00626C46">
        <w:rPr>
          <w:highlight w:val="yellow"/>
        </w:rPr>
        <w:t xml:space="preserve">De resultaten werden verwerkt in Microsoft Excel 2016. </w:t>
      </w:r>
      <w:r w:rsidR="006635B3">
        <w:rPr>
          <w:highlight w:val="yellow"/>
        </w:rPr>
        <w:t xml:space="preserve">Als </w:t>
      </w:r>
      <w:r w:rsidR="00B0128F">
        <w:rPr>
          <w:highlight w:val="yellow"/>
        </w:rPr>
        <w:t>parameters</w:t>
      </w:r>
      <w:r w:rsidR="006635B3">
        <w:rPr>
          <w:highlight w:val="yellow"/>
        </w:rPr>
        <w:t xml:space="preserve"> om de resultaten te analysen werden het </w:t>
      </w:r>
      <w:r w:rsidR="00DF71D5" w:rsidRPr="00DF71D5">
        <w:rPr>
          <w:rFonts w:cs="Arial"/>
          <w:color w:val="222222"/>
          <w:sz w:val="21"/>
          <w:szCs w:val="21"/>
          <w:highlight w:val="yellow"/>
          <w:shd w:val="clear" w:color="auto" w:fill="FFFFFF"/>
        </w:rPr>
        <w:t>steekproefgemiddeld</w:t>
      </w:r>
      <w:r w:rsidR="00DF71D5">
        <w:rPr>
          <w:rFonts w:cs="Arial"/>
          <w:color w:val="222222"/>
          <w:sz w:val="21"/>
          <w:szCs w:val="21"/>
          <w:highlight w:val="yellow"/>
          <w:shd w:val="clear" w:color="auto" w:fill="FFFFFF"/>
        </w:rPr>
        <w:t xml:space="preserve">e </w:t>
      </w:r>
      <w:r w:rsidR="006635B3" w:rsidRPr="00DF71D5">
        <w:rPr>
          <w:highlight w:val="yellow"/>
        </w:rPr>
        <w:t xml:space="preserve">en </w:t>
      </w:r>
      <w:r w:rsidR="006635B3">
        <w:rPr>
          <w:highlight w:val="yellow"/>
        </w:rPr>
        <w:t xml:space="preserve">mediaan genomen. </w:t>
      </w:r>
      <w:r w:rsidR="00B0128F">
        <w:rPr>
          <w:highlight w:val="yellow"/>
        </w:rPr>
        <w:t xml:space="preserve">Deze worden besproken in </w:t>
      </w:r>
      <w:r w:rsidR="00103F03">
        <w:rPr>
          <w:highlight w:val="yellow"/>
        </w:rPr>
        <w:t>T</w:t>
      </w:r>
      <w:r w:rsidR="00B0128F">
        <w:rPr>
          <w:highlight w:val="yellow"/>
        </w:rPr>
        <w:t xml:space="preserve">abel </w:t>
      </w:r>
      <w:r w:rsidR="00103F03">
        <w:rPr>
          <w:highlight w:val="yellow"/>
        </w:rPr>
        <w:t>4-6</w:t>
      </w:r>
      <w:r w:rsidR="00B0128F">
        <w:rPr>
          <w:highlight w:val="yellow"/>
        </w:rPr>
        <w:t xml:space="preserve"> voor Android en </w:t>
      </w:r>
      <w:r w:rsidR="00103F03">
        <w:rPr>
          <w:highlight w:val="yellow"/>
        </w:rPr>
        <w:t>Tabel 4-7</w:t>
      </w:r>
      <w:r w:rsidR="00B0128F">
        <w:rPr>
          <w:highlight w:val="yellow"/>
        </w:rPr>
        <w:t xml:space="preserve"> voor de iOS versie van de applicaties. </w:t>
      </w:r>
    </w:p>
    <w:p w14:paraId="304B96AA" w14:textId="5508AE0C" w:rsidR="00A1414E" w:rsidRPr="00A1414E" w:rsidRDefault="00A1414E" w:rsidP="00A1414E">
      <w:pPr>
        <w:jc w:val="center"/>
        <w:rPr>
          <w:b/>
          <w:highlight w:val="yellow"/>
        </w:rPr>
      </w:pPr>
      <w:r w:rsidRPr="00A1414E">
        <w:rPr>
          <w:b/>
          <w:highlight w:val="yellow"/>
        </w:rPr>
        <w:t>Android</w:t>
      </w:r>
    </w:p>
    <w:p w14:paraId="3728B571" w14:textId="793D947B" w:rsidR="00103F03" w:rsidRDefault="00103F03" w:rsidP="00103F03">
      <w:pPr>
        <w:pStyle w:val="Bijschrift"/>
        <w:keepNext/>
      </w:pPr>
      <w:bookmarkStart w:id="112" w:name="_Toc514513280"/>
      <w:r>
        <w:t xml:space="preserve">Tabel </w:t>
      </w:r>
      <w:fldSimple w:instr=" STYLEREF 1 \s ">
        <w:r>
          <w:rPr>
            <w:noProof/>
          </w:rPr>
          <w:t>4</w:t>
        </w:r>
      </w:fldSimple>
      <w:r>
        <w:noBreakHyphen/>
      </w:r>
      <w:fldSimple w:instr=" SEQ Tabel \* ARABIC \s 1 ">
        <w:r>
          <w:rPr>
            <w:noProof/>
          </w:rPr>
          <w:t>6</w:t>
        </w:r>
      </w:fldSimple>
      <w:r>
        <w:t xml:space="preserve"> Resultaten enquête Android applicaties</w:t>
      </w:r>
      <w:bookmarkEnd w:id="112"/>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6179D5" w14:paraId="2F5FEF39" w14:textId="77777777" w:rsidTr="007527EF">
        <w:tc>
          <w:tcPr>
            <w:tcW w:w="2231" w:type="dxa"/>
            <w:tcBorders>
              <w:top w:val="nil"/>
              <w:left w:val="nil"/>
              <w:bottom w:val="nil"/>
              <w:right w:val="single" w:sz="4" w:space="0" w:color="auto"/>
            </w:tcBorders>
          </w:tcPr>
          <w:p w14:paraId="77B05717" w14:textId="77777777" w:rsidR="00A1414E" w:rsidRPr="006179D5" w:rsidRDefault="00A1414E" w:rsidP="007527EF">
            <w:pPr>
              <w:jc w:val="center"/>
              <w:rPr>
                <w:i/>
                <w:highlight w:val="yellow"/>
                <w:lang w:eastAsia="en-US"/>
              </w:rPr>
            </w:pPr>
          </w:p>
        </w:tc>
        <w:tc>
          <w:tcPr>
            <w:tcW w:w="2231" w:type="dxa"/>
            <w:tcBorders>
              <w:top w:val="single" w:sz="4" w:space="0" w:color="auto"/>
              <w:left w:val="single" w:sz="4" w:space="0" w:color="auto"/>
              <w:bottom w:val="single" w:sz="4" w:space="0" w:color="auto"/>
              <w:right w:val="single" w:sz="4" w:space="0" w:color="auto"/>
            </w:tcBorders>
          </w:tcPr>
          <w:p w14:paraId="430A12A7" w14:textId="093E4DDE" w:rsidR="00A1414E" w:rsidRPr="006179D5" w:rsidRDefault="00A1414E" w:rsidP="007527EF">
            <w:pPr>
              <w:jc w:val="center"/>
              <w:rPr>
                <w:highlight w:val="yellow"/>
                <w:lang w:eastAsia="en-US"/>
              </w:rPr>
            </w:pPr>
            <w:r>
              <w:rPr>
                <w:highlight w:val="yellow"/>
                <w:lang w:eastAsia="en-US"/>
              </w:rPr>
              <w:t>React Native</w:t>
            </w:r>
          </w:p>
        </w:tc>
        <w:tc>
          <w:tcPr>
            <w:tcW w:w="2231" w:type="dxa"/>
            <w:tcBorders>
              <w:left w:val="single" w:sz="4" w:space="0" w:color="auto"/>
            </w:tcBorders>
          </w:tcPr>
          <w:p w14:paraId="747A6FE6" w14:textId="0F2A96B5" w:rsidR="00A1414E" w:rsidRPr="006179D5" w:rsidRDefault="00A1414E" w:rsidP="007527EF">
            <w:pPr>
              <w:jc w:val="center"/>
              <w:rPr>
                <w:highlight w:val="yellow"/>
                <w:lang w:eastAsia="en-US"/>
              </w:rPr>
            </w:pPr>
            <w:r>
              <w:rPr>
                <w:highlight w:val="yellow"/>
                <w:lang w:eastAsia="en-US"/>
              </w:rPr>
              <w:t>Native Android</w:t>
            </w:r>
          </w:p>
        </w:tc>
        <w:tc>
          <w:tcPr>
            <w:tcW w:w="2232" w:type="dxa"/>
          </w:tcPr>
          <w:p w14:paraId="1823C597" w14:textId="70B31545" w:rsidR="00A1414E" w:rsidRPr="006179D5" w:rsidRDefault="00A1414E" w:rsidP="007527EF">
            <w:pPr>
              <w:jc w:val="center"/>
              <w:rPr>
                <w:highlight w:val="yellow"/>
                <w:lang w:eastAsia="en-US"/>
              </w:rPr>
            </w:pPr>
            <w:r>
              <w:rPr>
                <w:highlight w:val="yellow"/>
                <w:lang w:eastAsia="en-US"/>
              </w:rPr>
              <w:t>Xamarin</w:t>
            </w:r>
          </w:p>
        </w:tc>
      </w:tr>
      <w:tr w:rsidR="00A1414E" w:rsidRPr="006179D5" w14:paraId="6F0E3058" w14:textId="77777777" w:rsidTr="007527EF">
        <w:tc>
          <w:tcPr>
            <w:tcW w:w="2231" w:type="dxa"/>
            <w:tcBorders>
              <w:top w:val="nil"/>
              <w:left w:val="nil"/>
              <w:bottom w:val="nil"/>
              <w:right w:val="single" w:sz="4" w:space="0" w:color="auto"/>
            </w:tcBorders>
          </w:tcPr>
          <w:p w14:paraId="0E692E7C" w14:textId="7CE03860" w:rsidR="00A1414E" w:rsidRPr="006179D5" w:rsidRDefault="00A1414E" w:rsidP="007527EF">
            <w:pPr>
              <w:jc w:val="center"/>
              <w:rPr>
                <w:highlight w:val="yellow"/>
                <w:lang w:eastAsia="en-US"/>
              </w:rPr>
            </w:pPr>
            <w:r>
              <w:rPr>
                <w:highlight w:val="yellow"/>
                <w:lang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7428F72D" w14:textId="1A44D6F2" w:rsidR="00A1414E" w:rsidRPr="006179D5" w:rsidRDefault="00A1414E" w:rsidP="007527EF">
            <w:pPr>
              <w:jc w:val="center"/>
              <w:rPr>
                <w:highlight w:val="yellow"/>
                <w:lang w:eastAsia="en-US"/>
              </w:rPr>
            </w:pPr>
            <w:r>
              <w:rPr>
                <w:highlight w:val="yellow"/>
                <w:lang w:eastAsia="en-US"/>
              </w:rPr>
              <w:t>4</w:t>
            </w:r>
            <w:r w:rsidR="00EB3DD2">
              <w:rPr>
                <w:highlight w:val="yellow"/>
                <w:lang w:eastAsia="en-US"/>
              </w:rPr>
              <w:t>,</w:t>
            </w:r>
            <w:r>
              <w:rPr>
                <w:highlight w:val="yellow"/>
                <w:lang w:eastAsia="en-US"/>
              </w:rPr>
              <w:t>1 / 4</w:t>
            </w:r>
          </w:p>
        </w:tc>
        <w:tc>
          <w:tcPr>
            <w:tcW w:w="2231" w:type="dxa"/>
            <w:tcBorders>
              <w:left w:val="single" w:sz="4" w:space="0" w:color="auto"/>
            </w:tcBorders>
          </w:tcPr>
          <w:p w14:paraId="629F7906" w14:textId="4F54DB4C" w:rsidR="00A1414E" w:rsidRPr="006179D5" w:rsidRDefault="00A1414E" w:rsidP="007527EF">
            <w:pPr>
              <w:jc w:val="center"/>
              <w:rPr>
                <w:highlight w:val="yellow"/>
                <w:lang w:eastAsia="en-US"/>
              </w:rPr>
            </w:pPr>
            <w:r>
              <w:rPr>
                <w:highlight w:val="yellow"/>
                <w:lang w:eastAsia="en-US"/>
              </w:rPr>
              <w:t>3</w:t>
            </w:r>
            <w:r w:rsidR="00EB3DD2">
              <w:rPr>
                <w:highlight w:val="yellow"/>
                <w:lang w:eastAsia="en-US"/>
              </w:rPr>
              <w:t>,</w:t>
            </w:r>
            <w:r>
              <w:rPr>
                <w:highlight w:val="yellow"/>
                <w:lang w:eastAsia="en-US"/>
              </w:rPr>
              <w:t>4 / 3</w:t>
            </w:r>
          </w:p>
        </w:tc>
        <w:tc>
          <w:tcPr>
            <w:tcW w:w="2232" w:type="dxa"/>
          </w:tcPr>
          <w:p w14:paraId="1AF2C8CD" w14:textId="1A474CDA" w:rsidR="00A1414E" w:rsidRPr="006179D5" w:rsidRDefault="00A1414E" w:rsidP="007527EF">
            <w:pPr>
              <w:jc w:val="center"/>
              <w:rPr>
                <w:highlight w:val="yellow"/>
                <w:lang w:eastAsia="en-US"/>
              </w:rPr>
            </w:pPr>
            <w:r>
              <w:rPr>
                <w:highlight w:val="yellow"/>
                <w:lang w:eastAsia="en-US"/>
              </w:rPr>
              <w:t>1</w:t>
            </w:r>
            <w:r w:rsidR="00EB3DD2">
              <w:rPr>
                <w:highlight w:val="yellow"/>
                <w:lang w:eastAsia="en-US"/>
              </w:rPr>
              <w:t>,</w:t>
            </w:r>
            <w:r>
              <w:rPr>
                <w:highlight w:val="yellow"/>
                <w:lang w:eastAsia="en-US"/>
              </w:rPr>
              <w:t>9 / 2</w:t>
            </w:r>
          </w:p>
        </w:tc>
      </w:tr>
      <w:tr w:rsidR="00A1414E" w:rsidRPr="006179D5" w14:paraId="78E63EB6" w14:textId="77777777" w:rsidTr="007527EF">
        <w:tc>
          <w:tcPr>
            <w:tcW w:w="2231" w:type="dxa"/>
            <w:tcBorders>
              <w:top w:val="nil"/>
              <w:left w:val="nil"/>
              <w:bottom w:val="nil"/>
              <w:right w:val="single" w:sz="4" w:space="0" w:color="auto"/>
            </w:tcBorders>
          </w:tcPr>
          <w:p w14:paraId="0E6191F0" w14:textId="6C62B07A" w:rsidR="00A1414E" w:rsidRPr="006179D5" w:rsidRDefault="00A1414E" w:rsidP="007527EF">
            <w:pPr>
              <w:jc w:val="center"/>
              <w:rPr>
                <w:highlight w:val="yellow"/>
                <w:lang w:eastAsia="en-US"/>
              </w:rPr>
            </w:pPr>
            <w:r>
              <w:rPr>
                <w:highlight w:val="yellow"/>
                <w:lang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5028624D" w14:textId="704C1AB0" w:rsidR="00A1414E" w:rsidRPr="006179D5" w:rsidRDefault="00A1414E" w:rsidP="007527EF">
            <w:pPr>
              <w:jc w:val="center"/>
              <w:rPr>
                <w:highlight w:val="yellow"/>
                <w:lang w:eastAsia="en-US"/>
              </w:rPr>
            </w:pPr>
            <w:r>
              <w:rPr>
                <w:highlight w:val="yellow"/>
                <w:lang w:eastAsia="en-US"/>
              </w:rPr>
              <w:t>3</w:t>
            </w:r>
            <w:r w:rsidR="00EB3DD2">
              <w:rPr>
                <w:highlight w:val="yellow"/>
                <w:lang w:eastAsia="en-US"/>
              </w:rPr>
              <w:t>,</w:t>
            </w:r>
            <w:r>
              <w:rPr>
                <w:highlight w:val="yellow"/>
                <w:lang w:eastAsia="en-US"/>
              </w:rPr>
              <w:t>3 / 3</w:t>
            </w:r>
          </w:p>
        </w:tc>
        <w:tc>
          <w:tcPr>
            <w:tcW w:w="2231" w:type="dxa"/>
            <w:tcBorders>
              <w:left w:val="single" w:sz="4" w:space="0" w:color="auto"/>
            </w:tcBorders>
          </w:tcPr>
          <w:p w14:paraId="38501411" w14:textId="0B8F5BFB" w:rsidR="00A1414E" w:rsidRPr="006179D5" w:rsidRDefault="00A1414E" w:rsidP="007527EF">
            <w:pPr>
              <w:jc w:val="center"/>
              <w:rPr>
                <w:highlight w:val="yellow"/>
                <w:lang w:eastAsia="en-US"/>
              </w:rPr>
            </w:pPr>
            <w:r>
              <w:rPr>
                <w:highlight w:val="yellow"/>
                <w:lang w:eastAsia="en-US"/>
              </w:rPr>
              <w:t>5 / 5</w:t>
            </w:r>
          </w:p>
        </w:tc>
        <w:tc>
          <w:tcPr>
            <w:tcW w:w="2232" w:type="dxa"/>
          </w:tcPr>
          <w:p w14:paraId="731E9FD2" w14:textId="44512748" w:rsidR="00A1414E" w:rsidRPr="006179D5" w:rsidRDefault="00A1414E" w:rsidP="007527EF">
            <w:pPr>
              <w:jc w:val="center"/>
              <w:rPr>
                <w:highlight w:val="yellow"/>
                <w:lang w:eastAsia="en-US"/>
              </w:rPr>
            </w:pPr>
            <w:r>
              <w:rPr>
                <w:highlight w:val="yellow"/>
                <w:lang w:eastAsia="en-US"/>
              </w:rPr>
              <w:t>2</w:t>
            </w:r>
            <w:r w:rsidR="00EB3DD2">
              <w:rPr>
                <w:highlight w:val="yellow"/>
                <w:lang w:eastAsia="en-US"/>
              </w:rPr>
              <w:t>,</w:t>
            </w:r>
            <w:r>
              <w:rPr>
                <w:highlight w:val="yellow"/>
                <w:lang w:eastAsia="en-US"/>
              </w:rPr>
              <w:t>7 / 2</w:t>
            </w:r>
            <w:r w:rsidR="00EB3DD2">
              <w:rPr>
                <w:highlight w:val="yellow"/>
                <w:lang w:eastAsia="en-US"/>
              </w:rPr>
              <w:t>,</w:t>
            </w:r>
            <w:r>
              <w:rPr>
                <w:highlight w:val="yellow"/>
                <w:lang w:eastAsia="en-US"/>
              </w:rPr>
              <w:t>5</w:t>
            </w:r>
          </w:p>
        </w:tc>
      </w:tr>
      <w:tr w:rsidR="00A1414E" w:rsidRPr="006179D5" w14:paraId="0590CCA6" w14:textId="77777777" w:rsidTr="007527EF">
        <w:tc>
          <w:tcPr>
            <w:tcW w:w="2231" w:type="dxa"/>
            <w:tcBorders>
              <w:top w:val="nil"/>
              <w:left w:val="nil"/>
              <w:bottom w:val="nil"/>
              <w:right w:val="single" w:sz="4" w:space="0" w:color="auto"/>
            </w:tcBorders>
          </w:tcPr>
          <w:p w14:paraId="3400BD09" w14:textId="46A256DE" w:rsidR="00A1414E" w:rsidRPr="006179D5" w:rsidRDefault="00A1414E" w:rsidP="007527EF">
            <w:pPr>
              <w:jc w:val="center"/>
              <w:rPr>
                <w:highlight w:val="yellow"/>
                <w:lang w:eastAsia="en-US"/>
              </w:rPr>
            </w:pPr>
            <w:r>
              <w:rPr>
                <w:highlight w:val="yellow"/>
                <w:lang w:eastAsia="en-US"/>
              </w:rPr>
              <w:t>Video</w:t>
            </w:r>
          </w:p>
        </w:tc>
        <w:tc>
          <w:tcPr>
            <w:tcW w:w="2231" w:type="dxa"/>
            <w:tcBorders>
              <w:top w:val="single" w:sz="4" w:space="0" w:color="auto"/>
              <w:left w:val="single" w:sz="4" w:space="0" w:color="auto"/>
              <w:bottom w:val="single" w:sz="4" w:space="0" w:color="auto"/>
              <w:right w:val="single" w:sz="4" w:space="0" w:color="auto"/>
            </w:tcBorders>
          </w:tcPr>
          <w:p w14:paraId="1B60D1EC" w14:textId="1FC283A0" w:rsidR="00A1414E" w:rsidRPr="006179D5" w:rsidRDefault="00A1414E" w:rsidP="007527EF">
            <w:pPr>
              <w:jc w:val="center"/>
              <w:rPr>
                <w:highlight w:val="yellow"/>
                <w:lang w:eastAsia="en-US"/>
              </w:rPr>
            </w:pPr>
            <w:r>
              <w:rPr>
                <w:highlight w:val="yellow"/>
                <w:lang w:eastAsia="en-US"/>
              </w:rPr>
              <w:t>5 / 5</w:t>
            </w:r>
          </w:p>
        </w:tc>
        <w:tc>
          <w:tcPr>
            <w:tcW w:w="2231" w:type="dxa"/>
            <w:tcBorders>
              <w:left w:val="single" w:sz="4" w:space="0" w:color="auto"/>
            </w:tcBorders>
          </w:tcPr>
          <w:p w14:paraId="6C62016E" w14:textId="0CA24597" w:rsidR="00A1414E" w:rsidRPr="006179D5" w:rsidRDefault="00A1414E" w:rsidP="007527EF">
            <w:pPr>
              <w:jc w:val="center"/>
              <w:rPr>
                <w:highlight w:val="yellow"/>
                <w:lang w:eastAsia="en-US"/>
              </w:rPr>
            </w:pPr>
            <w:r>
              <w:rPr>
                <w:highlight w:val="yellow"/>
                <w:lang w:eastAsia="en-US"/>
              </w:rPr>
              <w:t>5 / 5</w:t>
            </w:r>
          </w:p>
        </w:tc>
        <w:tc>
          <w:tcPr>
            <w:tcW w:w="2232" w:type="dxa"/>
          </w:tcPr>
          <w:p w14:paraId="06DDC9BB" w14:textId="1256EFC2" w:rsidR="00A1414E" w:rsidRPr="006179D5" w:rsidRDefault="00A1414E" w:rsidP="007527EF">
            <w:pPr>
              <w:jc w:val="center"/>
              <w:rPr>
                <w:highlight w:val="yellow"/>
                <w:lang w:eastAsia="en-US"/>
              </w:rPr>
            </w:pPr>
            <w:r>
              <w:rPr>
                <w:highlight w:val="yellow"/>
                <w:lang w:eastAsia="en-US"/>
              </w:rPr>
              <w:t>5 / 5</w:t>
            </w:r>
          </w:p>
        </w:tc>
      </w:tr>
      <w:tr w:rsidR="00A1414E" w:rsidRPr="00A1414E" w14:paraId="20750070" w14:textId="77777777" w:rsidTr="007527EF">
        <w:tc>
          <w:tcPr>
            <w:tcW w:w="2231" w:type="dxa"/>
            <w:tcBorders>
              <w:top w:val="nil"/>
              <w:left w:val="nil"/>
              <w:bottom w:val="nil"/>
              <w:right w:val="single" w:sz="4" w:space="0" w:color="auto"/>
            </w:tcBorders>
          </w:tcPr>
          <w:p w14:paraId="1F07BB3F" w14:textId="663E43C8" w:rsidR="00A1414E" w:rsidRPr="006179D5" w:rsidRDefault="00A1414E" w:rsidP="007527EF">
            <w:pPr>
              <w:jc w:val="center"/>
              <w:rPr>
                <w:highlight w:val="yellow"/>
                <w:lang w:eastAsia="en-US"/>
              </w:rPr>
            </w:pPr>
            <w:r>
              <w:rPr>
                <w:highlight w:val="yellow"/>
                <w:lang w:eastAsia="en-US"/>
              </w:rPr>
              <w:t>Datum</w:t>
            </w:r>
          </w:p>
        </w:tc>
        <w:tc>
          <w:tcPr>
            <w:tcW w:w="2231" w:type="dxa"/>
            <w:tcBorders>
              <w:top w:val="single" w:sz="4" w:space="0" w:color="auto"/>
              <w:left w:val="single" w:sz="4" w:space="0" w:color="auto"/>
              <w:bottom w:val="single" w:sz="4" w:space="0" w:color="auto"/>
              <w:right w:val="single" w:sz="4" w:space="0" w:color="auto"/>
            </w:tcBorders>
          </w:tcPr>
          <w:p w14:paraId="06A7298C" w14:textId="1C644D12" w:rsidR="00A1414E" w:rsidRPr="00A1414E" w:rsidRDefault="00A1414E" w:rsidP="007527EF">
            <w:pPr>
              <w:jc w:val="center"/>
              <w:rPr>
                <w:highlight w:val="yellow"/>
                <w:lang w:val="en-US" w:eastAsia="en-US"/>
              </w:rPr>
            </w:pPr>
            <w:r w:rsidRPr="00A1414E">
              <w:rPr>
                <w:highlight w:val="yellow"/>
                <w:lang w:val="en-US" w:eastAsia="en-US"/>
              </w:rPr>
              <w:t>4</w:t>
            </w:r>
            <w:r w:rsidR="00EB3DD2">
              <w:rPr>
                <w:highlight w:val="yellow"/>
                <w:lang w:val="en-US" w:eastAsia="en-US"/>
              </w:rPr>
              <w:t>,</w:t>
            </w:r>
            <w:r w:rsidRPr="00A1414E">
              <w:rPr>
                <w:highlight w:val="yellow"/>
                <w:lang w:val="en-US" w:eastAsia="en-US"/>
              </w:rPr>
              <w:t>3 / 4</w:t>
            </w:r>
            <w:r w:rsidR="00EB3DD2">
              <w:rPr>
                <w:highlight w:val="yellow"/>
                <w:lang w:val="en-US" w:eastAsia="en-US"/>
              </w:rPr>
              <w:t>,</w:t>
            </w:r>
            <w:r>
              <w:rPr>
                <w:highlight w:val="yellow"/>
                <w:lang w:val="en-US" w:eastAsia="en-US"/>
              </w:rPr>
              <w:t>5</w:t>
            </w:r>
          </w:p>
        </w:tc>
        <w:tc>
          <w:tcPr>
            <w:tcW w:w="2231" w:type="dxa"/>
            <w:tcBorders>
              <w:left w:val="single" w:sz="4" w:space="0" w:color="auto"/>
            </w:tcBorders>
          </w:tcPr>
          <w:p w14:paraId="55F1822D" w14:textId="43E77D93"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2D1BD988" w14:textId="4533853C" w:rsidR="00A1414E" w:rsidRPr="00A1414E" w:rsidRDefault="00A1414E"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5 / 4</w:t>
            </w:r>
            <w:r w:rsidR="00EB3DD2">
              <w:rPr>
                <w:highlight w:val="yellow"/>
                <w:lang w:val="en-US" w:eastAsia="en-US"/>
              </w:rPr>
              <w:t>,</w:t>
            </w:r>
            <w:r>
              <w:rPr>
                <w:highlight w:val="yellow"/>
                <w:lang w:val="en-US" w:eastAsia="en-US"/>
              </w:rPr>
              <w:t>5</w:t>
            </w:r>
          </w:p>
        </w:tc>
      </w:tr>
      <w:tr w:rsidR="00A1414E" w:rsidRPr="00A1414E" w14:paraId="3F331E12" w14:textId="77777777" w:rsidTr="007527EF">
        <w:tc>
          <w:tcPr>
            <w:tcW w:w="2231" w:type="dxa"/>
            <w:tcBorders>
              <w:top w:val="nil"/>
              <w:left w:val="nil"/>
              <w:bottom w:val="nil"/>
              <w:right w:val="single" w:sz="4" w:space="0" w:color="auto"/>
            </w:tcBorders>
          </w:tcPr>
          <w:p w14:paraId="439E8DD9" w14:textId="1757E3A8" w:rsidR="00A1414E" w:rsidRPr="00A1414E" w:rsidRDefault="00A1414E" w:rsidP="007527EF">
            <w:pPr>
              <w:jc w:val="center"/>
              <w:rPr>
                <w:highlight w:val="yellow"/>
                <w:lang w:val="en-US" w:eastAsia="en-US"/>
              </w:rPr>
            </w:pPr>
            <w:r w:rsidRPr="00A1414E">
              <w:rPr>
                <w:highlight w:val="yellow"/>
                <w:lang w:val="en-US" w:eastAsia="en-US"/>
              </w:rPr>
              <w:t>Scroll 2</w:t>
            </w:r>
          </w:p>
        </w:tc>
        <w:tc>
          <w:tcPr>
            <w:tcW w:w="2231" w:type="dxa"/>
            <w:tcBorders>
              <w:top w:val="single" w:sz="4" w:space="0" w:color="auto"/>
              <w:left w:val="single" w:sz="4" w:space="0" w:color="auto"/>
              <w:bottom w:val="single" w:sz="4" w:space="0" w:color="auto"/>
              <w:right w:val="single" w:sz="4" w:space="0" w:color="auto"/>
            </w:tcBorders>
          </w:tcPr>
          <w:p w14:paraId="34B48A69" w14:textId="6ED0930E" w:rsidR="00A1414E" w:rsidRPr="00A1414E" w:rsidRDefault="00A1414E" w:rsidP="007527EF">
            <w:pPr>
              <w:jc w:val="center"/>
              <w:rPr>
                <w:highlight w:val="yellow"/>
                <w:lang w:val="en-US" w:eastAsia="en-US"/>
              </w:rPr>
            </w:pPr>
            <w:r w:rsidRPr="00A1414E">
              <w:rPr>
                <w:highlight w:val="yellow"/>
                <w:lang w:val="en-US" w:eastAsia="en-US"/>
              </w:rPr>
              <w:t>4</w:t>
            </w:r>
            <w:r w:rsidR="00EB3DD2">
              <w:rPr>
                <w:highlight w:val="yellow"/>
                <w:lang w:val="en-US" w:eastAsia="en-US"/>
              </w:rPr>
              <w:t>,</w:t>
            </w:r>
            <w:r w:rsidRPr="00A1414E">
              <w:rPr>
                <w:highlight w:val="yellow"/>
                <w:lang w:val="en-US" w:eastAsia="en-US"/>
              </w:rPr>
              <w:t>1</w:t>
            </w:r>
            <w:r>
              <w:rPr>
                <w:highlight w:val="yellow"/>
                <w:lang w:val="en-US" w:eastAsia="en-US"/>
              </w:rPr>
              <w:t xml:space="preserve"> / 4</w:t>
            </w:r>
          </w:p>
        </w:tc>
        <w:tc>
          <w:tcPr>
            <w:tcW w:w="2231" w:type="dxa"/>
            <w:tcBorders>
              <w:left w:val="single" w:sz="4" w:space="0" w:color="auto"/>
            </w:tcBorders>
          </w:tcPr>
          <w:p w14:paraId="0D2EAA0D" w14:textId="22A4C10A"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523E6846" w14:textId="59259D96" w:rsidR="00A1414E" w:rsidRPr="00A1414E" w:rsidRDefault="00A1414E" w:rsidP="007527EF">
            <w:pPr>
              <w:jc w:val="center"/>
              <w:rPr>
                <w:highlight w:val="yellow"/>
                <w:lang w:val="en-US" w:eastAsia="en-US"/>
              </w:rPr>
            </w:pPr>
            <w:r>
              <w:rPr>
                <w:highlight w:val="yellow"/>
                <w:lang w:val="en-US" w:eastAsia="en-US"/>
              </w:rPr>
              <w:t>3 / 3</w:t>
            </w:r>
          </w:p>
        </w:tc>
      </w:tr>
      <w:tr w:rsidR="00A1414E" w:rsidRPr="00A1414E" w14:paraId="2A286562" w14:textId="77777777" w:rsidTr="007527EF">
        <w:tc>
          <w:tcPr>
            <w:tcW w:w="2231" w:type="dxa"/>
            <w:tcBorders>
              <w:top w:val="nil"/>
              <w:left w:val="nil"/>
              <w:bottom w:val="nil"/>
              <w:right w:val="single" w:sz="4" w:space="0" w:color="auto"/>
            </w:tcBorders>
          </w:tcPr>
          <w:p w14:paraId="27156DCF" w14:textId="780C473E" w:rsidR="00A1414E" w:rsidRPr="00A1414E" w:rsidRDefault="00A1414E" w:rsidP="007527EF">
            <w:pPr>
              <w:jc w:val="center"/>
              <w:rPr>
                <w:highlight w:val="yellow"/>
                <w:lang w:val="en-US" w:eastAsia="en-US"/>
              </w:rPr>
            </w:pPr>
            <w:r w:rsidRPr="00A1414E">
              <w:rPr>
                <w:highlight w:val="yellow"/>
                <w:lang w:val="en-US" w:eastAsia="en-US"/>
              </w:rPr>
              <w:t>Score</w:t>
            </w:r>
          </w:p>
        </w:tc>
        <w:tc>
          <w:tcPr>
            <w:tcW w:w="2231" w:type="dxa"/>
            <w:tcBorders>
              <w:top w:val="single" w:sz="4" w:space="0" w:color="auto"/>
              <w:left w:val="single" w:sz="4" w:space="0" w:color="auto"/>
              <w:bottom w:val="single" w:sz="4" w:space="0" w:color="auto"/>
              <w:right w:val="single" w:sz="4" w:space="0" w:color="auto"/>
            </w:tcBorders>
          </w:tcPr>
          <w:p w14:paraId="7C226CCC" w14:textId="7AF01B39" w:rsidR="00A1414E" w:rsidRPr="007527EF" w:rsidRDefault="00A1414E" w:rsidP="007527EF">
            <w:pPr>
              <w:jc w:val="center"/>
              <w:rPr>
                <w:highlight w:val="yellow"/>
                <w:lang w:val="en-US" w:eastAsia="en-US"/>
              </w:rPr>
            </w:pPr>
            <w:r w:rsidRPr="007527EF">
              <w:rPr>
                <w:highlight w:val="yellow"/>
                <w:lang w:val="en-US" w:eastAsia="en-US"/>
              </w:rPr>
              <w:t>3</w:t>
            </w:r>
            <w:r w:rsidR="00EB3DD2">
              <w:rPr>
                <w:highlight w:val="yellow"/>
                <w:lang w:val="en-US" w:eastAsia="en-US"/>
              </w:rPr>
              <w:t>,</w:t>
            </w:r>
            <w:r w:rsidRPr="007527EF">
              <w:rPr>
                <w:highlight w:val="yellow"/>
                <w:lang w:val="en-US" w:eastAsia="en-US"/>
              </w:rPr>
              <w:t>7 / 4</w:t>
            </w:r>
          </w:p>
        </w:tc>
        <w:tc>
          <w:tcPr>
            <w:tcW w:w="2231" w:type="dxa"/>
            <w:tcBorders>
              <w:left w:val="single" w:sz="4" w:space="0" w:color="auto"/>
            </w:tcBorders>
          </w:tcPr>
          <w:p w14:paraId="4FB4BCB4" w14:textId="66EB436D" w:rsidR="00A1414E" w:rsidRPr="007527EF" w:rsidRDefault="00A1414E" w:rsidP="007527EF">
            <w:pPr>
              <w:jc w:val="center"/>
              <w:rPr>
                <w:highlight w:val="yellow"/>
                <w:lang w:val="en-US" w:eastAsia="en-US"/>
              </w:rPr>
            </w:pPr>
            <w:r w:rsidRPr="007527EF">
              <w:rPr>
                <w:highlight w:val="yellow"/>
                <w:lang w:val="en-US" w:eastAsia="en-US"/>
              </w:rPr>
              <w:t>5 / 5</w:t>
            </w:r>
          </w:p>
        </w:tc>
        <w:tc>
          <w:tcPr>
            <w:tcW w:w="2232" w:type="dxa"/>
          </w:tcPr>
          <w:p w14:paraId="63B82320" w14:textId="301DF93F" w:rsidR="00A1414E" w:rsidRPr="007527EF" w:rsidRDefault="00A1414E" w:rsidP="007527EF">
            <w:pPr>
              <w:jc w:val="center"/>
              <w:rPr>
                <w:highlight w:val="yellow"/>
                <w:lang w:val="en-US" w:eastAsia="en-US"/>
              </w:rPr>
            </w:pPr>
            <w:r w:rsidRPr="007527EF">
              <w:rPr>
                <w:highlight w:val="yellow"/>
                <w:lang w:val="en-US" w:eastAsia="en-US"/>
              </w:rPr>
              <w:t>3</w:t>
            </w:r>
            <w:r w:rsidR="00EB3DD2">
              <w:rPr>
                <w:highlight w:val="yellow"/>
                <w:lang w:val="en-US" w:eastAsia="en-US"/>
              </w:rPr>
              <w:t>,</w:t>
            </w:r>
            <w:r w:rsidRPr="007527EF">
              <w:rPr>
                <w:highlight w:val="yellow"/>
                <w:lang w:val="en-US" w:eastAsia="en-US"/>
              </w:rPr>
              <w:t>5 / 3</w:t>
            </w:r>
            <w:r w:rsidR="00EB3DD2">
              <w:rPr>
                <w:highlight w:val="yellow"/>
                <w:lang w:val="en-US" w:eastAsia="en-US"/>
              </w:rPr>
              <w:t>,</w:t>
            </w:r>
            <w:r w:rsidRPr="007527EF">
              <w:rPr>
                <w:highlight w:val="yellow"/>
                <w:lang w:val="en-US" w:eastAsia="en-US"/>
              </w:rPr>
              <w:t>5</w:t>
            </w:r>
          </w:p>
        </w:tc>
      </w:tr>
    </w:tbl>
    <w:p w14:paraId="5821550C" w14:textId="747A16CC" w:rsidR="00A1414E" w:rsidRPr="00A1414E" w:rsidRDefault="007527EF" w:rsidP="007527EF">
      <w:pPr>
        <w:jc w:val="center"/>
        <w:rPr>
          <w:b/>
          <w:highlight w:val="yellow"/>
          <w:lang w:val="en-US"/>
        </w:rPr>
      </w:pPr>
      <w:r>
        <w:rPr>
          <w:b/>
          <w:highlight w:val="yellow"/>
          <w:lang w:val="en-US"/>
        </w:rPr>
        <w:br/>
      </w:r>
      <w:r w:rsidR="00A1414E" w:rsidRPr="00A1414E">
        <w:rPr>
          <w:b/>
          <w:highlight w:val="yellow"/>
          <w:lang w:val="en-US"/>
        </w:rPr>
        <w:t>iOS</w:t>
      </w:r>
    </w:p>
    <w:p w14:paraId="639379A1" w14:textId="5B48242B" w:rsidR="00103F03" w:rsidRDefault="00103F03" w:rsidP="00103F03">
      <w:pPr>
        <w:pStyle w:val="Bijschrift"/>
        <w:keepNext/>
      </w:pPr>
      <w:bookmarkStart w:id="113" w:name="_Toc514513281"/>
      <w:r>
        <w:lastRenderedPageBreak/>
        <w:t xml:space="preserve">Tabel </w:t>
      </w:r>
      <w:fldSimple w:instr=" STYLEREF 1 \s ">
        <w:r>
          <w:rPr>
            <w:noProof/>
          </w:rPr>
          <w:t>4</w:t>
        </w:r>
      </w:fldSimple>
      <w:r>
        <w:noBreakHyphen/>
      </w:r>
      <w:fldSimple w:instr=" SEQ Tabel \* ARABIC \s 1 ">
        <w:r>
          <w:rPr>
            <w:noProof/>
          </w:rPr>
          <w:t>7</w:t>
        </w:r>
      </w:fldSimple>
      <w:r>
        <w:t xml:space="preserve"> Resultaten enquête iOS applicaties</w:t>
      </w:r>
      <w:bookmarkEnd w:id="113"/>
    </w:p>
    <w:tbl>
      <w:tblPr>
        <w:tblStyle w:val="Tabelraster"/>
        <w:tblW w:w="0" w:type="auto"/>
        <w:tblInd w:w="137" w:type="dxa"/>
        <w:tblLook w:val="04A0" w:firstRow="1" w:lastRow="0" w:firstColumn="1" w:lastColumn="0" w:noHBand="0" w:noVBand="1"/>
      </w:tblPr>
      <w:tblGrid>
        <w:gridCol w:w="2231"/>
        <w:gridCol w:w="2231"/>
        <w:gridCol w:w="2231"/>
        <w:gridCol w:w="2232"/>
      </w:tblGrid>
      <w:tr w:rsidR="00A1414E" w:rsidRPr="00A1414E" w14:paraId="3DDC1BA6" w14:textId="77777777" w:rsidTr="007527EF">
        <w:tc>
          <w:tcPr>
            <w:tcW w:w="2231" w:type="dxa"/>
            <w:tcBorders>
              <w:top w:val="nil"/>
              <w:left w:val="nil"/>
              <w:bottom w:val="nil"/>
              <w:right w:val="single" w:sz="4" w:space="0" w:color="auto"/>
            </w:tcBorders>
          </w:tcPr>
          <w:p w14:paraId="2CC40343" w14:textId="77777777" w:rsidR="00A1414E" w:rsidRPr="00A1414E" w:rsidRDefault="00A1414E" w:rsidP="007527EF">
            <w:pPr>
              <w:jc w:val="center"/>
              <w:rPr>
                <w:i/>
                <w:highlight w:val="yellow"/>
                <w:lang w:val="en-US" w:eastAsia="en-US"/>
              </w:rPr>
            </w:pPr>
          </w:p>
        </w:tc>
        <w:tc>
          <w:tcPr>
            <w:tcW w:w="2231" w:type="dxa"/>
            <w:tcBorders>
              <w:top w:val="single" w:sz="4" w:space="0" w:color="auto"/>
              <w:left w:val="single" w:sz="4" w:space="0" w:color="auto"/>
              <w:bottom w:val="single" w:sz="4" w:space="0" w:color="auto"/>
              <w:right w:val="single" w:sz="4" w:space="0" w:color="auto"/>
            </w:tcBorders>
          </w:tcPr>
          <w:p w14:paraId="76BDF256" w14:textId="3A545468" w:rsidR="00A1414E" w:rsidRPr="00A1414E" w:rsidRDefault="00A1414E" w:rsidP="007527EF">
            <w:pPr>
              <w:jc w:val="center"/>
              <w:rPr>
                <w:highlight w:val="yellow"/>
                <w:lang w:val="en-US" w:eastAsia="en-US"/>
              </w:rPr>
            </w:pPr>
            <w:r w:rsidRPr="00A1414E">
              <w:rPr>
                <w:highlight w:val="yellow"/>
                <w:lang w:val="en-US" w:eastAsia="en-US"/>
              </w:rPr>
              <w:t>React Native</w:t>
            </w:r>
          </w:p>
        </w:tc>
        <w:tc>
          <w:tcPr>
            <w:tcW w:w="2231" w:type="dxa"/>
            <w:tcBorders>
              <w:left w:val="single" w:sz="4" w:space="0" w:color="auto"/>
            </w:tcBorders>
          </w:tcPr>
          <w:p w14:paraId="7006B4A4" w14:textId="455B5576" w:rsidR="00A1414E" w:rsidRPr="00A1414E" w:rsidRDefault="00A1414E" w:rsidP="007527EF">
            <w:pPr>
              <w:jc w:val="center"/>
              <w:rPr>
                <w:highlight w:val="yellow"/>
                <w:lang w:val="en-US" w:eastAsia="en-US"/>
              </w:rPr>
            </w:pPr>
            <w:r w:rsidRPr="00A1414E">
              <w:rPr>
                <w:highlight w:val="yellow"/>
                <w:lang w:val="en-US" w:eastAsia="en-US"/>
              </w:rPr>
              <w:t>Native iOS</w:t>
            </w:r>
          </w:p>
        </w:tc>
        <w:tc>
          <w:tcPr>
            <w:tcW w:w="2232" w:type="dxa"/>
          </w:tcPr>
          <w:p w14:paraId="4C4CEAE4" w14:textId="6535FC76" w:rsidR="00A1414E" w:rsidRPr="00A1414E" w:rsidRDefault="00A1414E" w:rsidP="007527EF">
            <w:pPr>
              <w:jc w:val="center"/>
              <w:rPr>
                <w:highlight w:val="yellow"/>
                <w:lang w:val="en-US" w:eastAsia="en-US"/>
              </w:rPr>
            </w:pPr>
            <w:r w:rsidRPr="00A1414E">
              <w:rPr>
                <w:highlight w:val="yellow"/>
                <w:lang w:val="en-US" w:eastAsia="en-US"/>
              </w:rPr>
              <w:t>Xamarin</w:t>
            </w:r>
          </w:p>
        </w:tc>
      </w:tr>
      <w:tr w:rsidR="00A1414E" w:rsidRPr="00A1414E" w14:paraId="5A06E31E" w14:textId="77777777" w:rsidTr="007527EF">
        <w:tc>
          <w:tcPr>
            <w:tcW w:w="2231" w:type="dxa"/>
            <w:tcBorders>
              <w:top w:val="nil"/>
              <w:left w:val="nil"/>
              <w:bottom w:val="nil"/>
              <w:right w:val="single" w:sz="4" w:space="0" w:color="auto"/>
            </w:tcBorders>
          </w:tcPr>
          <w:p w14:paraId="401D7B95" w14:textId="153B482A" w:rsidR="00A1414E" w:rsidRPr="00A1414E" w:rsidRDefault="00A1414E" w:rsidP="007527EF">
            <w:pPr>
              <w:jc w:val="center"/>
              <w:rPr>
                <w:highlight w:val="yellow"/>
                <w:lang w:val="en-US" w:eastAsia="en-US"/>
              </w:rPr>
            </w:pPr>
            <w:r w:rsidRPr="00A1414E">
              <w:rPr>
                <w:highlight w:val="yellow"/>
                <w:lang w:val="en-US" w:eastAsia="en-US"/>
              </w:rPr>
              <w:t>Snelheid</w:t>
            </w:r>
          </w:p>
        </w:tc>
        <w:tc>
          <w:tcPr>
            <w:tcW w:w="2231" w:type="dxa"/>
            <w:tcBorders>
              <w:top w:val="single" w:sz="4" w:space="0" w:color="auto"/>
              <w:left w:val="single" w:sz="4" w:space="0" w:color="auto"/>
              <w:bottom w:val="single" w:sz="4" w:space="0" w:color="auto"/>
              <w:right w:val="single" w:sz="4" w:space="0" w:color="auto"/>
            </w:tcBorders>
          </w:tcPr>
          <w:p w14:paraId="461AD985" w14:textId="2E26203A" w:rsidR="00A1414E" w:rsidRPr="00A1414E" w:rsidRDefault="00A1414E" w:rsidP="007527EF">
            <w:pPr>
              <w:jc w:val="center"/>
              <w:rPr>
                <w:highlight w:val="yellow"/>
                <w:lang w:val="en-US" w:eastAsia="en-US"/>
              </w:rPr>
            </w:pPr>
            <w:r w:rsidRPr="00A1414E">
              <w:rPr>
                <w:highlight w:val="yellow"/>
                <w:lang w:val="en-US" w:eastAsia="en-US"/>
              </w:rPr>
              <w:t>2</w:t>
            </w:r>
            <w:r w:rsidR="00EB3DD2">
              <w:rPr>
                <w:highlight w:val="yellow"/>
                <w:lang w:val="en-US" w:eastAsia="en-US"/>
              </w:rPr>
              <w:t>,</w:t>
            </w:r>
            <w:r w:rsidRPr="00A1414E">
              <w:rPr>
                <w:highlight w:val="yellow"/>
                <w:lang w:val="en-US" w:eastAsia="en-US"/>
              </w:rPr>
              <w:t>8</w:t>
            </w:r>
            <w:r>
              <w:rPr>
                <w:highlight w:val="yellow"/>
                <w:lang w:val="en-US" w:eastAsia="en-US"/>
              </w:rPr>
              <w:t xml:space="preserve"> / 3</w:t>
            </w:r>
          </w:p>
        </w:tc>
        <w:tc>
          <w:tcPr>
            <w:tcW w:w="2231" w:type="dxa"/>
            <w:tcBorders>
              <w:left w:val="single" w:sz="4" w:space="0" w:color="auto"/>
            </w:tcBorders>
          </w:tcPr>
          <w:p w14:paraId="0F17ADB8" w14:textId="4C4E3630" w:rsidR="00A1414E" w:rsidRPr="00A1414E" w:rsidRDefault="00A1414E"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7 / 5</w:t>
            </w:r>
          </w:p>
        </w:tc>
        <w:tc>
          <w:tcPr>
            <w:tcW w:w="2232" w:type="dxa"/>
          </w:tcPr>
          <w:p w14:paraId="1A701CA0" w14:textId="0892AD83" w:rsidR="00A1414E" w:rsidRPr="00A1414E" w:rsidRDefault="007527EF" w:rsidP="007527EF">
            <w:pPr>
              <w:jc w:val="center"/>
              <w:rPr>
                <w:highlight w:val="yellow"/>
                <w:lang w:val="en-US" w:eastAsia="en-US"/>
              </w:rPr>
            </w:pPr>
            <w:r>
              <w:rPr>
                <w:highlight w:val="yellow"/>
                <w:lang w:val="en-US" w:eastAsia="en-US"/>
              </w:rPr>
              <w:t>5 / 5</w:t>
            </w:r>
          </w:p>
        </w:tc>
      </w:tr>
      <w:tr w:rsidR="00A1414E" w:rsidRPr="00A1414E" w14:paraId="28E7B1B2" w14:textId="77777777" w:rsidTr="007527EF">
        <w:tc>
          <w:tcPr>
            <w:tcW w:w="2231" w:type="dxa"/>
            <w:tcBorders>
              <w:top w:val="nil"/>
              <w:left w:val="nil"/>
              <w:bottom w:val="nil"/>
              <w:right w:val="single" w:sz="4" w:space="0" w:color="auto"/>
            </w:tcBorders>
          </w:tcPr>
          <w:p w14:paraId="5543CA31" w14:textId="1CED6EB7" w:rsidR="00A1414E" w:rsidRPr="00A1414E" w:rsidRDefault="00A1414E" w:rsidP="007527EF">
            <w:pPr>
              <w:jc w:val="center"/>
              <w:rPr>
                <w:highlight w:val="yellow"/>
                <w:lang w:val="en-US" w:eastAsia="en-US"/>
              </w:rPr>
            </w:pPr>
            <w:r w:rsidRPr="00A1414E">
              <w:rPr>
                <w:highlight w:val="yellow"/>
                <w:lang w:val="en-US" w:eastAsia="en-US"/>
              </w:rPr>
              <w:t>Scroll 1</w:t>
            </w:r>
          </w:p>
        </w:tc>
        <w:tc>
          <w:tcPr>
            <w:tcW w:w="2231" w:type="dxa"/>
            <w:tcBorders>
              <w:top w:val="single" w:sz="4" w:space="0" w:color="auto"/>
              <w:left w:val="single" w:sz="4" w:space="0" w:color="auto"/>
              <w:bottom w:val="single" w:sz="4" w:space="0" w:color="auto"/>
              <w:right w:val="single" w:sz="4" w:space="0" w:color="auto"/>
            </w:tcBorders>
          </w:tcPr>
          <w:p w14:paraId="24B0A0E7" w14:textId="571508A4" w:rsidR="00A1414E" w:rsidRPr="00A1414E" w:rsidRDefault="00A1414E" w:rsidP="007527EF">
            <w:pPr>
              <w:jc w:val="center"/>
              <w:rPr>
                <w:highlight w:val="yellow"/>
                <w:lang w:val="en-US" w:eastAsia="en-US"/>
              </w:rPr>
            </w:pPr>
            <w:r w:rsidRPr="00A1414E">
              <w:rPr>
                <w:highlight w:val="yellow"/>
                <w:lang w:val="en-US" w:eastAsia="en-US"/>
              </w:rPr>
              <w:t>5</w:t>
            </w:r>
            <w:r>
              <w:rPr>
                <w:highlight w:val="yellow"/>
                <w:lang w:val="en-US" w:eastAsia="en-US"/>
              </w:rPr>
              <w:t xml:space="preserve"> / 5</w:t>
            </w:r>
          </w:p>
        </w:tc>
        <w:tc>
          <w:tcPr>
            <w:tcW w:w="2231" w:type="dxa"/>
            <w:tcBorders>
              <w:left w:val="single" w:sz="4" w:space="0" w:color="auto"/>
            </w:tcBorders>
          </w:tcPr>
          <w:p w14:paraId="2719955C" w14:textId="03139E03"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1B83C34A" w14:textId="3D3FA264" w:rsidR="00A1414E" w:rsidRPr="00A1414E" w:rsidRDefault="007527EF"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7 / 5</w:t>
            </w:r>
          </w:p>
        </w:tc>
      </w:tr>
      <w:tr w:rsidR="00A1414E" w:rsidRPr="00A1414E" w14:paraId="05E8E0C9" w14:textId="77777777" w:rsidTr="007527EF">
        <w:tc>
          <w:tcPr>
            <w:tcW w:w="2231" w:type="dxa"/>
            <w:tcBorders>
              <w:top w:val="nil"/>
              <w:left w:val="nil"/>
              <w:bottom w:val="nil"/>
              <w:right w:val="single" w:sz="4" w:space="0" w:color="auto"/>
            </w:tcBorders>
          </w:tcPr>
          <w:p w14:paraId="5B98BBE6" w14:textId="6EC0FBF3" w:rsidR="00A1414E" w:rsidRPr="00A1414E" w:rsidRDefault="00A1414E" w:rsidP="007527EF">
            <w:pPr>
              <w:jc w:val="center"/>
              <w:rPr>
                <w:highlight w:val="yellow"/>
                <w:lang w:val="en-US" w:eastAsia="en-US"/>
              </w:rPr>
            </w:pPr>
            <w:r w:rsidRPr="00A1414E">
              <w:rPr>
                <w:highlight w:val="yellow"/>
                <w:lang w:val="en-US" w:eastAsia="en-US"/>
              </w:rPr>
              <w:t>Video</w:t>
            </w:r>
          </w:p>
        </w:tc>
        <w:tc>
          <w:tcPr>
            <w:tcW w:w="2231" w:type="dxa"/>
            <w:tcBorders>
              <w:top w:val="single" w:sz="4" w:space="0" w:color="auto"/>
              <w:left w:val="single" w:sz="4" w:space="0" w:color="auto"/>
              <w:bottom w:val="single" w:sz="4" w:space="0" w:color="auto"/>
              <w:right w:val="single" w:sz="4" w:space="0" w:color="auto"/>
            </w:tcBorders>
          </w:tcPr>
          <w:p w14:paraId="0D6D5647" w14:textId="32DA39A1" w:rsidR="00A1414E" w:rsidRPr="00A1414E" w:rsidRDefault="00A1414E" w:rsidP="007527EF">
            <w:pPr>
              <w:jc w:val="center"/>
              <w:rPr>
                <w:highlight w:val="yellow"/>
                <w:lang w:val="en-US" w:eastAsia="en-US"/>
              </w:rPr>
            </w:pPr>
            <w:r w:rsidRPr="00A1414E">
              <w:rPr>
                <w:highlight w:val="yellow"/>
                <w:lang w:val="en-US" w:eastAsia="en-US"/>
              </w:rPr>
              <w:t>5</w:t>
            </w:r>
            <w:r>
              <w:rPr>
                <w:highlight w:val="yellow"/>
                <w:lang w:val="en-US" w:eastAsia="en-US"/>
              </w:rPr>
              <w:t xml:space="preserve"> / 5</w:t>
            </w:r>
          </w:p>
        </w:tc>
        <w:tc>
          <w:tcPr>
            <w:tcW w:w="2231" w:type="dxa"/>
            <w:tcBorders>
              <w:left w:val="single" w:sz="4" w:space="0" w:color="auto"/>
            </w:tcBorders>
          </w:tcPr>
          <w:p w14:paraId="36938E9A" w14:textId="4078B3B5" w:rsidR="00A1414E" w:rsidRPr="00A1414E" w:rsidRDefault="00A1414E" w:rsidP="007527EF">
            <w:pPr>
              <w:jc w:val="center"/>
              <w:rPr>
                <w:highlight w:val="yellow"/>
                <w:lang w:val="en-US" w:eastAsia="en-US"/>
              </w:rPr>
            </w:pPr>
            <w:r>
              <w:rPr>
                <w:highlight w:val="yellow"/>
                <w:lang w:val="en-US" w:eastAsia="en-US"/>
              </w:rPr>
              <w:t>5 / 5</w:t>
            </w:r>
          </w:p>
        </w:tc>
        <w:tc>
          <w:tcPr>
            <w:tcW w:w="2232" w:type="dxa"/>
          </w:tcPr>
          <w:p w14:paraId="55D2753F" w14:textId="287B2791" w:rsidR="00A1414E" w:rsidRPr="00A1414E" w:rsidRDefault="007527EF" w:rsidP="007527EF">
            <w:pPr>
              <w:jc w:val="center"/>
              <w:rPr>
                <w:highlight w:val="yellow"/>
                <w:lang w:val="en-US" w:eastAsia="en-US"/>
              </w:rPr>
            </w:pPr>
            <w:r>
              <w:rPr>
                <w:highlight w:val="yellow"/>
                <w:lang w:val="en-US" w:eastAsia="en-US"/>
              </w:rPr>
              <w:t>5 / 5</w:t>
            </w:r>
          </w:p>
        </w:tc>
      </w:tr>
      <w:tr w:rsidR="00A1414E" w:rsidRPr="00A1414E" w14:paraId="762898E8" w14:textId="77777777" w:rsidTr="007527EF">
        <w:tc>
          <w:tcPr>
            <w:tcW w:w="2231" w:type="dxa"/>
            <w:tcBorders>
              <w:top w:val="nil"/>
              <w:left w:val="nil"/>
              <w:bottom w:val="nil"/>
              <w:right w:val="single" w:sz="4" w:space="0" w:color="auto"/>
            </w:tcBorders>
          </w:tcPr>
          <w:p w14:paraId="52042BE7" w14:textId="3592AB30" w:rsidR="00A1414E" w:rsidRPr="00A1414E" w:rsidRDefault="00A1414E" w:rsidP="007527EF">
            <w:pPr>
              <w:jc w:val="center"/>
              <w:rPr>
                <w:highlight w:val="yellow"/>
                <w:lang w:val="en-US" w:eastAsia="en-US"/>
              </w:rPr>
            </w:pPr>
            <w:r w:rsidRPr="00A1414E">
              <w:rPr>
                <w:highlight w:val="yellow"/>
                <w:lang w:val="en-US" w:eastAsia="en-US"/>
              </w:rPr>
              <w:t>Datum</w:t>
            </w:r>
          </w:p>
        </w:tc>
        <w:tc>
          <w:tcPr>
            <w:tcW w:w="2231" w:type="dxa"/>
            <w:tcBorders>
              <w:top w:val="single" w:sz="4" w:space="0" w:color="auto"/>
              <w:left w:val="single" w:sz="4" w:space="0" w:color="auto"/>
              <w:bottom w:val="single" w:sz="4" w:space="0" w:color="auto"/>
              <w:right w:val="single" w:sz="4" w:space="0" w:color="auto"/>
            </w:tcBorders>
          </w:tcPr>
          <w:p w14:paraId="05150F31" w14:textId="231D3EF2" w:rsidR="00A1414E" w:rsidRPr="00A1414E" w:rsidRDefault="00A1414E" w:rsidP="007527EF">
            <w:pPr>
              <w:jc w:val="center"/>
              <w:rPr>
                <w:highlight w:val="yellow"/>
                <w:lang w:val="en-US" w:eastAsia="en-US"/>
              </w:rPr>
            </w:pPr>
            <w:r w:rsidRPr="00A1414E">
              <w:rPr>
                <w:highlight w:val="yellow"/>
                <w:lang w:val="en-US" w:eastAsia="en-US"/>
              </w:rPr>
              <w:t>3</w:t>
            </w:r>
            <w:r w:rsidR="00EB3DD2">
              <w:rPr>
                <w:highlight w:val="yellow"/>
                <w:lang w:val="en-US" w:eastAsia="en-US"/>
              </w:rPr>
              <w:t>,</w:t>
            </w:r>
            <w:r w:rsidRPr="00A1414E">
              <w:rPr>
                <w:highlight w:val="yellow"/>
                <w:lang w:val="en-US" w:eastAsia="en-US"/>
              </w:rPr>
              <w:t>6</w:t>
            </w:r>
            <w:r>
              <w:rPr>
                <w:highlight w:val="yellow"/>
                <w:lang w:val="en-US" w:eastAsia="en-US"/>
              </w:rPr>
              <w:t xml:space="preserve"> / 3</w:t>
            </w:r>
            <w:r w:rsidR="00EB3DD2">
              <w:rPr>
                <w:highlight w:val="yellow"/>
                <w:lang w:val="en-US" w:eastAsia="en-US"/>
              </w:rPr>
              <w:t>,</w:t>
            </w:r>
            <w:r>
              <w:rPr>
                <w:highlight w:val="yellow"/>
                <w:lang w:val="en-US" w:eastAsia="en-US"/>
              </w:rPr>
              <w:t>5</w:t>
            </w:r>
          </w:p>
        </w:tc>
        <w:tc>
          <w:tcPr>
            <w:tcW w:w="2231" w:type="dxa"/>
            <w:tcBorders>
              <w:left w:val="single" w:sz="4" w:space="0" w:color="auto"/>
            </w:tcBorders>
          </w:tcPr>
          <w:p w14:paraId="13F48F37" w14:textId="7D5895FA" w:rsidR="00A1414E" w:rsidRPr="00A1414E" w:rsidRDefault="00A1414E" w:rsidP="007527EF">
            <w:pPr>
              <w:jc w:val="center"/>
              <w:rPr>
                <w:highlight w:val="yellow"/>
                <w:lang w:val="en-US" w:eastAsia="en-US"/>
              </w:rPr>
            </w:pPr>
            <w:r>
              <w:rPr>
                <w:highlight w:val="yellow"/>
                <w:lang w:val="en-US" w:eastAsia="en-US"/>
              </w:rPr>
              <w:t>4</w:t>
            </w:r>
            <w:r w:rsidR="00EB3DD2">
              <w:rPr>
                <w:highlight w:val="yellow"/>
                <w:lang w:val="en-US" w:eastAsia="en-US"/>
              </w:rPr>
              <w:t>,</w:t>
            </w:r>
            <w:r>
              <w:rPr>
                <w:highlight w:val="yellow"/>
                <w:lang w:val="en-US" w:eastAsia="en-US"/>
              </w:rPr>
              <w:t>6 / 5</w:t>
            </w:r>
          </w:p>
        </w:tc>
        <w:tc>
          <w:tcPr>
            <w:tcW w:w="2232" w:type="dxa"/>
          </w:tcPr>
          <w:p w14:paraId="2826DE3D" w14:textId="6B1CAF00" w:rsidR="00A1414E" w:rsidRPr="00A1414E" w:rsidRDefault="007527EF" w:rsidP="007527EF">
            <w:pPr>
              <w:jc w:val="center"/>
              <w:rPr>
                <w:highlight w:val="yellow"/>
                <w:lang w:val="en-US" w:eastAsia="en-US"/>
              </w:rPr>
            </w:pPr>
            <w:r>
              <w:rPr>
                <w:highlight w:val="yellow"/>
                <w:lang w:val="en-US" w:eastAsia="en-US"/>
              </w:rPr>
              <w:t>3</w:t>
            </w:r>
            <w:r w:rsidR="00EB3DD2">
              <w:rPr>
                <w:highlight w:val="yellow"/>
                <w:lang w:val="en-US" w:eastAsia="en-US"/>
              </w:rPr>
              <w:t>,</w:t>
            </w:r>
            <w:r w:rsidR="00EB4801">
              <w:rPr>
                <w:highlight w:val="yellow"/>
                <w:lang w:val="en-US" w:eastAsia="en-US"/>
              </w:rPr>
              <w:t>2</w:t>
            </w:r>
            <w:r>
              <w:rPr>
                <w:highlight w:val="yellow"/>
                <w:lang w:val="en-US" w:eastAsia="en-US"/>
              </w:rPr>
              <w:t xml:space="preserve"> / </w:t>
            </w:r>
            <w:r w:rsidR="00EB4801">
              <w:rPr>
                <w:highlight w:val="yellow"/>
                <w:lang w:val="en-US" w:eastAsia="en-US"/>
              </w:rPr>
              <w:t>3</w:t>
            </w:r>
            <w:r w:rsidR="00EB3DD2">
              <w:rPr>
                <w:highlight w:val="yellow"/>
                <w:lang w:val="en-US" w:eastAsia="en-US"/>
              </w:rPr>
              <w:t>,</w:t>
            </w:r>
            <w:r>
              <w:rPr>
                <w:highlight w:val="yellow"/>
                <w:lang w:val="en-US" w:eastAsia="en-US"/>
              </w:rPr>
              <w:t>5</w:t>
            </w:r>
          </w:p>
        </w:tc>
      </w:tr>
      <w:tr w:rsidR="00A1414E" w:rsidRPr="006179D5" w14:paraId="3CE5BB42" w14:textId="77777777" w:rsidTr="007527EF">
        <w:tc>
          <w:tcPr>
            <w:tcW w:w="2231" w:type="dxa"/>
            <w:tcBorders>
              <w:top w:val="nil"/>
              <w:left w:val="nil"/>
              <w:bottom w:val="nil"/>
              <w:right w:val="single" w:sz="4" w:space="0" w:color="auto"/>
            </w:tcBorders>
          </w:tcPr>
          <w:p w14:paraId="0E7EF8D1" w14:textId="0A160120" w:rsidR="00A1414E" w:rsidRPr="006179D5" w:rsidRDefault="00A1414E" w:rsidP="007527EF">
            <w:pPr>
              <w:jc w:val="center"/>
              <w:rPr>
                <w:highlight w:val="yellow"/>
                <w:lang w:eastAsia="en-US"/>
              </w:rPr>
            </w:pPr>
            <w:r w:rsidRPr="00A1414E">
              <w:rPr>
                <w:highlight w:val="yellow"/>
                <w:lang w:val="en-US" w:eastAsia="en-US"/>
              </w:rPr>
              <w:t>Sc</w:t>
            </w:r>
            <w:r>
              <w:rPr>
                <w:highlight w:val="yellow"/>
                <w:lang w:eastAsia="en-US"/>
              </w:rPr>
              <w:t>roll 2</w:t>
            </w:r>
          </w:p>
        </w:tc>
        <w:tc>
          <w:tcPr>
            <w:tcW w:w="2231" w:type="dxa"/>
            <w:tcBorders>
              <w:top w:val="single" w:sz="4" w:space="0" w:color="auto"/>
              <w:left w:val="single" w:sz="4" w:space="0" w:color="auto"/>
              <w:bottom w:val="single" w:sz="4" w:space="0" w:color="auto"/>
              <w:right w:val="single" w:sz="4" w:space="0" w:color="auto"/>
            </w:tcBorders>
          </w:tcPr>
          <w:p w14:paraId="381C1935" w14:textId="199B589F" w:rsidR="00A1414E" w:rsidRPr="006179D5" w:rsidRDefault="00A1414E" w:rsidP="007527EF">
            <w:pPr>
              <w:jc w:val="center"/>
              <w:rPr>
                <w:highlight w:val="yellow"/>
                <w:lang w:eastAsia="en-US"/>
              </w:rPr>
            </w:pPr>
            <w:r>
              <w:rPr>
                <w:highlight w:val="yellow"/>
                <w:lang w:eastAsia="en-US"/>
              </w:rPr>
              <w:t>5 / 5</w:t>
            </w:r>
          </w:p>
        </w:tc>
        <w:tc>
          <w:tcPr>
            <w:tcW w:w="2231" w:type="dxa"/>
            <w:tcBorders>
              <w:left w:val="single" w:sz="4" w:space="0" w:color="auto"/>
            </w:tcBorders>
          </w:tcPr>
          <w:p w14:paraId="28FFD155" w14:textId="34414ECC" w:rsidR="00A1414E" w:rsidRPr="006179D5" w:rsidRDefault="00A1414E" w:rsidP="007527EF">
            <w:pPr>
              <w:jc w:val="center"/>
              <w:rPr>
                <w:highlight w:val="yellow"/>
                <w:lang w:eastAsia="en-US"/>
              </w:rPr>
            </w:pPr>
            <w:r>
              <w:rPr>
                <w:highlight w:val="yellow"/>
                <w:lang w:eastAsia="en-US"/>
              </w:rPr>
              <w:t>5 / 5</w:t>
            </w:r>
          </w:p>
        </w:tc>
        <w:tc>
          <w:tcPr>
            <w:tcW w:w="2232" w:type="dxa"/>
          </w:tcPr>
          <w:p w14:paraId="790E83DD" w14:textId="3F16EAA7" w:rsidR="00A1414E" w:rsidRPr="006179D5" w:rsidRDefault="007527EF" w:rsidP="007527EF">
            <w:pPr>
              <w:jc w:val="center"/>
              <w:rPr>
                <w:highlight w:val="yellow"/>
                <w:lang w:eastAsia="en-US"/>
              </w:rPr>
            </w:pPr>
            <w:r>
              <w:rPr>
                <w:highlight w:val="yellow"/>
                <w:lang w:eastAsia="en-US"/>
              </w:rPr>
              <w:t>4</w:t>
            </w:r>
            <w:r w:rsidR="00EB3DD2">
              <w:rPr>
                <w:highlight w:val="yellow"/>
                <w:lang w:eastAsia="en-US"/>
              </w:rPr>
              <w:t>,</w:t>
            </w:r>
            <w:r>
              <w:rPr>
                <w:highlight w:val="yellow"/>
                <w:lang w:eastAsia="en-US"/>
              </w:rPr>
              <w:t>3 / 4</w:t>
            </w:r>
            <w:r w:rsidR="00EB3DD2">
              <w:rPr>
                <w:highlight w:val="yellow"/>
                <w:lang w:eastAsia="en-US"/>
              </w:rPr>
              <w:t>,</w:t>
            </w:r>
            <w:r>
              <w:rPr>
                <w:highlight w:val="yellow"/>
                <w:lang w:eastAsia="en-US"/>
              </w:rPr>
              <w:t>5</w:t>
            </w:r>
          </w:p>
        </w:tc>
      </w:tr>
      <w:tr w:rsidR="00A1414E" w14:paraId="4E04E586" w14:textId="77777777" w:rsidTr="007527EF">
        <w:tc>
          <w:tcPr>
            <w:tcW w:w="2231" w:type="dxa"/>
            <w:tcBorders>
              <w:top w:val="nil"/>
              <w:left w:val="nil"/>
              <w:bottom w:val="nil"/>
              <w:right w:val="single" w:sz="4" w:space="0" w:color="auto"/>
            </w:tcBorders>
          </w:tcPr>
          <w:p w14:paraId="544DA41F" w14:textId="328D8F69" w:rsidR="00A1414E" w:rsidRDefault="00A1414E" w:rsidP="007527EF">
            <w:pPr>
              <w:jc w:val="center"/>
              <w:rPr>
                <w:lang w:eastAsia="en-US"/>
              </w:rPr>
            </w:pPr>
            <w:r w:rsidRPr="00A1414E">
              <w:rPr>
                <w:highlight w:val="yellow"/>
                <w:lang w:eastAsia="en-US"/>
              </w:rPr>
              <w:t>Score</w:t>
            </w:r>
          </w:p>
        </w:tc>
        <w:tc>
          <w:tcPr>
            <w:tcW w:w="2231" w:type="dxa"/>
            <w:tcBorders>
              <w:top w:val="single" w:sz="4" w:space="0" w:color="auto"/>
              <w:left w:val="single" w:sz="4" w:space="0" w:color="auto"/>
              <w:bottom w:val="single" w:sz="4" w:space="0" w:color="auto"/>
              <w:right w:val="single" w:sz="4" w:space="0" w:color="auto"/>
            </w:tcBorders>
          </w:tcPr>
          <w:p w14:paraId="419E2E9A" w14:textId="3A5FFD5B" w:rsidR="00A1414E" w:rsidRPr="007527EF" w:rsidRDefault="00A1414E" w:rsidP="007527EF">
            <w:pPr>
              <w:jc w:val="center"/>
              <w:rPr>
                <w:highlight w:val="yellow"/>
                <w:lang w:eastAsia="en-US"/>
              </w:rPr>
            </w:pPr>
            <w:r w:rsidRPr="007527EF">
              <w:rPr>
                <w:highlight w:val="yellow"/>
                <w:lang w:eastAsia="en-US"/>
              </w:rPr>
              <w:t>3</w:t>
            </w:r>
            <w:r w:rsidR="00EB3DD2">
              <w:rPr>
                <w:highlight w:val="yellow"/>
                <w:lang w:eastAsia="en-US"/>
              </w:rPr>
              <w:t>,</w:t>
            </w:r>
            <w:r w:rsidRPr="007527EF">
              <w:rPr>
                <w:highlight w:val="yellow"/>
                <w:lang w:eastAsia="en-US"/>
              </w:rPr>
              <w:t>5 /</w:t>
            </w:r>
            <w:r w:rsidR="007527EF">
              <w:rPr>
                <w:highlight w:val="yellow"/>
                <w:lang w:eastAsia="en-US"/>
              </w:rPr>
              <w:t xml:space="preserve"> </w:t>
            </w:r>
            <w:r w:rsidRPr="007527EF">
              <w:rPr>
                <w:highlight w:val="yellow"/>
                <w:lang w:eastAsia="en-US"/>
              </w:rPr>
              <w:t>4</w:t>
            </w:r>
          </w:p>
        </w:tc>
        <w:tc>
          <w:tcPr>
            <w:tcW w:w="2231" w:type="dxa"/>
            <w:tcBorders>
              <w:left w:val="single" w:sz="4" w:space="0" w:color="auto"/>
            </w:tcBorders>
          </w:tcPr>
          <w:p w14:paraId="6C6E8EA7" w14:textId="56424E98" w:rsidR="00A1414E" w:rsidRPr="007527EF" w:rsidRDefault="00A1414E" w:rsidP="007527EF">
            <w:pPr>
              <w:jc w:val="center"/>
              <w:rPr>
                <w:highlight w:val="yellow"/>
                <w:lang w:eastAsia="en-US"/>
              </w:rPr>
            </w:pPr>
            <w:r w:rsidRPr="007527EF">
              <w:rPr>
                <w:highlight w:val="yellow"/>
                <w:lang w:eastAsia="en-US"/>
              </w:rPr>
              <w:t>5 / 5</w:t>
            </w:r>
          </w:p>
        </w:tc>
        <w:tc>
          <w:tcPr>
            <w:tcW w:w="2232" w:type="dxa"/>
          </w:tcPr>
          <w:p w14:paraId="68638C29" w14:textId="049C714A" w:rsidR="00A1414E" w:rsidRPr="007527EF" w:rsidRDefault="007527EF" w:rsidP="007527EF">
            <w:pPr>
              <w:jc w:val="center"/>
              <w:rPr>
                <w:highlight w:val="yellow"/>
                <w:lang w:eastAsia="en-US"/>
              </w:rPr>
            </w:pPr>
            <w:r w:rsidRPr="007527EF">
              <w:rPr>
                <w:highlight w:val="yellow"/>
                <w:lang w:eastAsia="en-US"/>
              </w:rPr>
              <w:t>3</w:t>
            </w:r>
            <w:r w:rsidR="00EB3DD2">
              <w:rPr>
                <w:highlight w:val="yellow"/>
                <w:lang w:eastAsia="en-US"/>
              </w:rPr>
              <w:t>,</w:t>
            </w:r>
            <w:r w:rsidRPr="007527EF">
              <w:rPr>
                <w:highlight w:val="yellow"/>
                <w:lang w:eastAsia="en-US"/>
              </w:rPr>
              <w:t>9 / 4</w:t>
            </w:r>
          </w:p>
        </w:tc>
      </w:tr>
    </w:tbl>
    <w:p w14:paraId="36F972F0" w14:textId="6F27F0C2" w:rsidR="00A1414E" w:rsidRDefault="00A1414E" w:rsidP="00731945">
      <w:pPr>
        <w:rPr>
          <w:highlight w:val="yellow"/>
        </w:rPr>
      </w:pPr>
    </w:p>
    <w:p w14:paraId="6A4C3BA2" w14:textId="77777777" w:rsidR="007527EF" w:rsidRPr="00731945" w:rsidRDefault="007527EF" w:rsidP="00731945">
      <w:pPr>
        <w:rPr>
          <w:highlight w:val="yellow"/>
        </w:rPr>
      </w:pPr>
    </w:p>
    <w:p w14:paraId="3517381B" w14:textId="77777777" w:rsidR="003601DE" w:rsidRPr="00F21FA5" w:rsidRDefault="003601DE" w:rsidP="003601DE">
      <w:pPr>
        <w:pStyle w:val="Kop1"/>
        <w:spacing w:before="240" w:after="480"/>
        <w:ind w:left="431" w:hanging="431"/>
        <w:rPr>
          <w:highlight w:val="yellow"/>
        </w:rPr>
      </w:pPr>
      <w:bookmarkStart w:id="114" w:name="_Toc499557209"/>
      <w:bookmarkStart w:id="115" w:name="_Toc514532508"/>
      <w:r w:rsidRPr="00F21FA5">
        <w:rPr>
          <w:highlight w:val="yellow"/>
        </w:rPr>
        <w:t>Besluit</w:t>
      </w:r>
      <w:bookmarkEnd w:id="114"/>
      <w:bookmarkEnd w:id="115"/>
    </w:p>
    <w:p w14:paraId="56D0376D" w14:textId="77777777" w:rsidR="003601DE" w:rsidRDefault="003601DE" w:rsidP="003601DE"/>
    <w:p w14:paraId="0CEB45B7" w14:textId="77777777" w:rsidR="003601DE" w:rsidRPr="00365D63" w:rsidRDefault="003601DE" w:rsidP="001B243F">
      <w:pPr>
        <w:pStyle w:val="Kop1"/>
        <w:numPr>
          <w:ilvl w:val="0"/>
          <w:numId w:val="0"/>
        </w:numPr>
        <w:spacing w:before="240" w:after="480"/>
        <w:ind w:left="431"/>
        <w:sectPr w:rsidR="003601DE" w:rsidRPr="00365D63" w:rsidSect="00801735">
          <w:headerReference w:type="default" r:id="rId44"/>
          <w:footerReference w:type="even" r:id="rId45"/>
          <w:footerReference w:type="default" r:id="rId46"/>
          <w:pgSz w:w="11906" w:h="16838" w:code="9"/>
          <w:pgMar w:top="1417" w:right="1417" w:bottom="1417" w:left="1417" w:header="708" w:footer="708" w:gutter="0"/>
          <w:pgNumType w:start="1"/>
          <w:cols w:space="708"/>
          <w:docGrid w:linePitch="360"/>
        </w:sectPr>
      </w:pPr>
    </w:p>
    <w:sdt>
      <w:sdtPr>
        <w:rPr>
          <w:rFonts w:ascii="Arial" w:eastAsiaTheme="minorEastAsia" w:hAnsi="Arial" w:cstheme="minorBidi"/>
          <w:b w:val="0"/>
          <w:bCs w:val="0"/>
          <w:smallCaps w:val="0"/>
          <w:sz w:val="22"/>
          <w:szCs w:val="20"/>
          <w:lang w:val="nl-NL"/>
        </w:rPr>
        <w:id w:val="-833226707"/>
        <w:docPartObj>
          <w:docPartGallery w:val="Bibliographies"/>
          <w:docPartUnique/>
        </w:docPartObj>
      </w:sdtPr>
      <w:sdtEndPr>
        <w:rPr>
          <w:lang w:val="nl-BE"/>
        </w:rPr>
      </w:sdtEndPr>
      <w:sdtContent>
        <w:p w14:paraId="370DC046" w14:textId="1A8E7BAB" w:rsidR="00AA7AF2" w:rsidRDefault="00AA7AF2">
          <w:pPr>
            <w:pStyle w:val="Kop1"/>
          </w:pPr>
          <w:r>
            <w:rPr>
              <w:lang w:val="nl-NL"/>
            </w:rPr>
            <w:t>Verwijzingen</w:t>
          </w:r>
        </w:p>
        <w:sdt>
          <w:sdtPr>
            <w:id w:val="-573587230"/>
            <w:bibliography/>
          </w:sdtPr>
          <w:sdtContent>
            <w:p w14:paraId="4B4203DD" w14:textId="77777777" w:rsidR="00C736A7" w:rsidRDefault="00AA7AF2">
              <w:pPr>
                <w:rPr>
                  <w:noProof/>
                  <w:sz w:val="20"/>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C736A7" w14:paraId="17A43171" w14:textId="77777777">
                <w:trPr>
                  <w:divId w:val="58090087"/>
                  <w:tblCellSpacing w:w="15" w:type="dxa"/>
                </w:trPr>
                <w:tc>
                  <w:tcPr>
                    <w:tcW w:w="50" w:type="pct"/>
                    <w:hideMark/>
                  </w:tcPr>
                  <w:p w14:paraId="36316FF0" w14:textId="6AC96559" w:rsidR="00C736A7" w:rsidRDefault="00C736A7">
                    <w:pPr>
                      <w:pStyle w:val="Bibliografie"/>
                      <w:rPr>
                        <w:noProof/>
                        <w:sz w:val="24"/>
                        <w:szCs w:val="24"/>
                        <w:lang w:val="nl-NL"/>
                      </w:rPr>
                    </w:pPr>
                    <w:r>
                      <w:rPr>
                        <w:noProof/>
                        <w:lang w:val="nl-NL"/>
                      </w:rPr>
                      <w:t xml:space="preserve">[1] </w:t>
                    </w:r>
                  </w:p>
                </w:tc>
                <w:tc>
                  <w:tcPr>
                    <w:tcW w:w="0" w:type="auto"/>
                    <w:hideMark/>
                  </w:tcPr>
                  <w:p w14:paraId="21A0247A" w14:textId="77777777" w:rsidR="00C736A7" w:rsidRDefault="00C736A7">
                    <w:pPr>
                      <w:pStyle w:val="Bibliografie"/>
                      <w:rPr>
                        <w:noProof/>
                        <w:lang w:val="nl-NL"/>
                      </w:rPr>
                    </w:pPr>
                    <w:r>
                      <w:rPr>
                        <w:noProof/>
                        <w:lang w:val="nl-NL"/>
                      </w:rPr>
                      <w:t>Zappware NV, „Info over Zappware NV,” [Online]. Available: https://zappware.com/.</w:t>
                    </w:r>
                  </w:p>
                </w:tc>
              </w:tr>
              <w:tr w:rsidR="00C736A7" w14:paraId="56B595A0" w14:textId="77777777">
                <w:trPr>
                  <w:divId w:val="58090087"/>
                  <w:tblCellSpacing w:w="15" w:type="dxa"/>
                </w:trPr>
                <w:tc>
                  <w:tcPr>
                    <w:tcW w:w="50" w:type="pct"/>
                    <w:hideMark/>
                  </w:tcPr>
                  <w:p w14:paraId="11097CB8" w14:textId="77777777" w:rsidR="00C736A7" w:rsidRDefault="00C736A7">
                    <w:pPr>
                      <w:pStyle w:val="Bibliografie"/>
                      <w:rPr>
                        <w:noProof/>
                        <w:lang w:val="nl-NL"/>
                      </w:rPr>
                    </w:pPr>
                    <w:r>
                      <w:rPr>
                        <w:noProof/>
                        <w:lang w:val="nl-NL"/>
                      </w:rPr>
                      <w:t xml:space="preserve">[2] </w:t>
                    </w:r>
                  </w:p>
                </w:tc>
                <w:tc>
                  <w:tcPr>
                    <w:tcW w:w="0" w:type="auto"/>
                    <w:hideMark/>
                  </w:tcPr>
                  <w:p w14:paraId="340248F4" w14:textId="77777777" w:rsidR="00C736A7" w:rsidRDefault="00C736A7">
                    <w:pPr>
                      <w:pStyle w:val="Bibliografie"/>
                      <w:rPr>
                        <w:noProof/>
                        <w:lang w:val="nl-NL"/>
                      </w:rPr>
                    </w:pPr>
                    <w:r w:rsidRPr="00C736A7">
                      <w:rPr>
                        <w:noProof/>
                        <w:lang w:val="en-US"/>
                      </w:rPr>
                      <w:t xml:space="preserve">„Qt (software),” [Online]. Available: https://en.wikipedia.org/wiki/Qt_(software). </w:t>
                    </w:r>
                    <w:r>
                      <w:rPr>
                        <w:noProof/>
                        <w:lang w:val="nl-NL"/>
                      </w:rPr>
                      <w:t>[Geopend Maart 2018].</w:t>
                    </w:r>
                  </w:p>
                </w:tc>
              </w:tr>
              <w:tr w:rsidR="00C736A7" w14:paraId="6C0F5884" w14:textId="77777777">
                <w:trPr>
                  <w:divId w:val="58090087"/>
                  <w:tblCellSpacing w:w="15" w:type="dxa"/>
                </w:trPr>
                <w:tc>
                  <w:tcPr>
                    <w:tcW w:w="50" w:type="pct"/>
                    <w:hideMark/>
                  </w:tcPr>
                  <w:p w14:paraId="0F3A04ED" w14:textId="77777777" w:rsidR="00C736A7" w:rsidRDefault="00C736A7">
                    <w:pPr>
                      <w:pStyle w:val="Bibliografie"/>
                      <w:rPr>
                        <w:noProof/>
                        <w:lang w:val="nl-NL"/>
                      </w:rPr>
                    </w:pPr>
                    <w:r>
                      <w:rPr>
                        <w:noProof/>
                        <w:lang w:val="nl-NL"/>
                      </w:rPr>
                      <w:t xml:space="preserve">[3] </w:t>
                    </w:r>
                  </w:p>
                </w:tc>
                <w:tc>
                  <w:tcPr>
                    <w:tcW w:w="0" w:type="auto"/>
                    <w:hideMark/>
                  </w:tcPr>
                  <w:p w14:paraId="3FDBBDDB" w14:textId="77777777" w:rsidR="00C736A7" w:rsidRDefault="00C736A7">
                    <w:pPr>
                      <w:pStyle w:val="Bibliografie"/>
                      <w:rPr>
                        <w:noProof/>
                        <w:lang w:val="nl-NL"/>
                      </w:rPr>
                    </w:pPr>
                    <w:r w:rsidRPr="00C736A7">
                      <w:rPr>
                        <w:noProof/>
                        <w:lang w:val="en-US"/>
                      </w:rPr>
                      <w:t xml:space="preserve">Digia , „Digia and Qt have demerged into two companies – Digia’s new strategy’s main themes revealed,” [Online]. Available: http://digia.com/en/actual/news/2016/digia-and-qt-have-demerged-into-two-companies--digias-new-strategys-main-themes-revealed/. </w:t>
                    </w:r>
                    <w:r>
                      <w:rPr>
                        <w:noProof/>
                        <w:lang w:val="nl-NL"/>
                      </w:rPr>
                      <w:t>[Geopend Maart 2018].</w:t>
                    </w:r>
                  </w:p>
                </w:tc>
              </w:tr>
              <w:tr w:rsidR="00C736A7" w:rsidRPr="00CC1765" w14:paraId="79E3AC9D" w14:textId="77777777">
                <w:trPr>
                  <w:divId w:val="58090087"/>
                  <w:tblCellSpacing w:w="15" w:type="dxa"/>
                </w:trPr>
                <w:tc>
                  <w:tcPr>
                    <w:tcW w:w="50" w:type="pct"/>
                    <w:hideMark/>
                  </w:tcPr>
                  <w:p w14:paraId="23C3B79E" w14:textId="77777777" w:rsidR="00C736A7" w:rsidRDefault="00C736A7">
                    <w:pPr>
                      <w:pStyle w:val="Bibliografie"/>
                      <w:rPr>
                        <w:noProof/>
                        <w:lang w:val="nl-NL"/>
                      </w:rPr>
                    </w:pPr>
                    <w:r>
                      <w:rPr>
                        <w:noProof/>
                        <w:lang w:val="nl-NL"/>
                      </w:rPr>
                      <w:t xml:space="preserve">[4] </w:t>
                    </w:r>
                  </w:p>
                </w:tc>
                <w:tc>
                  <w:tcPr>
                    <w:tcW w:w="0" w:type="auto"/>
                    <w:hideMark/>
                  </w:tcPr>
                  <w:p w14:paraId="2667DF06" w14:textId="77777777" w:rsidR="00C736A7" w:rsidRPr="00C736A7" w:rsidRDefault="00C736A7">
                    <w:pPr>
                      <w:pStyle w:val="Bibliografie"/>
                      <w:rPr>
                        <w:noProof/>
                        <w:lang w:val="en-US"/>
                      </w:rPr>
                    </w:pPr>
                    <w:r w:rsidRPr="00C736A7">
                      <w:rPr>
                        <w:noProof/>
                        <w:lang w:val="en-US"/>
                      </w:rPr>
                      <w:t>N. Mehrotra, „Qt: What’s best about the cross-platform development toolkit,” [Online]. Available: http://opensourceforu.com/2017/06/qt-cross-platform-development-toolkit/. [Geopend Maart 2018].</w:t>
                    </w:r>
                  </w:p>
                </w:tc>
              </w:tr>
              <w:tr w:rsidR="00C736A7" w14:paraId="46FC25F1" w14:textId="77777777">
                <w:trPr>
                  <w:divId w:val="58090087"/>
                  <w:tblCellSpacing w:w="15" w:type="dxa"/>
                </w:trPr>
                <w:tc>
                  <w:tcPr>
                    <w:tcW w:w="50" w:type="pct"/>
                    <w:hideMark/>
                  </w:tcPr>
                  <w:p w14:paraId="2E61EF28" w14:textId="77777777" w:rsidR="00C736A7" w:rsidRDefault="00C736A7">
                    <w:pPr>
                      <w:pStyle w:val="Bibliografie"/>
                      <w:rPr>
                        <w:noProof/>
                        <w:lang w:val="nl-NL"/>
                      </w:rPr>
                    </w:pPr>
                    <w:r>
                      <w:rPr>
                        <w:noProof/>
                        <w:lang w:val="nl-NL"/>
                      </w:rPr>
                      <w:t xml:space="preserve">[5] </w:t>
                    </w:r>
                  </w:p>
                </w:tc>
                <w:tc>
                  <w:tcPr>
                    <w:tcW w:w="0" w:type="auto"/>
                    <w:hideMark/>
                  </w:tcPr>
                  <w:p w14:paraId="7E20AF90" w14:textId="77777777" w:rsidR="00C736A7" w:rsidRDefault="00C736A7">
                    <w:pPr>
                      <w:pStyle w:val="Bibliografie"/>
                      <w:rPr>
                        <w:noProof/>
                        <w:lang w:val="nl-NL"/>
                      </w:rPr>
                    </w:pPr>
                    <w:r w:rsidRPr="00C736A7">
                      <w:rPr>
                        <w:noProof/>
                        <w:lang w:val="en-US"/>
                      </w:rPr>
                      <w:t xml:space="preserve">B. Starynkevitch, „How is QT cross-platform,” [Online]. Available: https://www.quora.com/How-is-QT-cross-platform. </w:t>
                    </w:r>
                    <w:r>
                      <w:rPr>
                        <w:noProof/>
                        <w:lang w:val="nl-NL"/>
                      </w:rPr>
                      <w:t>[Geopend Maart 2018].</w:t>
                    </w:r>
                  </w:p>
                </w:tc>
              </w:tr>
              <w:tr w:rsidR="00C736A7" w14:paraId="110F60B4" w14:textId="77777777">
                <w:trPr>
                  <w:divId w:val="58090087"/>
                  <w:tblCellSpacing w:w="15" w:type="dxa"/>
                </w:trPr>
                <w:tc>
                  <w:tcPr>
                    <w:tcW w:w="50" w:type="pct"/>
                    <w:hideMark/>
                  </w:tcPr>
                  <w:p w14:paraId="5248677D" w14:textId="77777777" w:rsidR="00C736A7" w:rsidRDefault="00C736A7">
                    <w:pPr>
                      <w:pStyle w:val="Bibliografie"/>
                      <w:rPr>
                        <w:noProof/>
                        <w:lang w:val="nl-NL"/>
                      </w:rPr>
                    </w:pPr>
                    <w:r>
                      <w:rPr>
                        <w:noProof/>
                        <w:lang w:val="nl-NL"/>
                      </w:rPr>
                      <w:t xml:space="preserve">[6] </w:t>
                    </w:r>
                  </w:p>
                </w:tc>
                <w:tc>
                  <w:tcPr>
                    <w:tcW w:w="0" w:type="auto"/>
                    <w:hideMark/>
                  </w:tcPr>
                  <w:p w14:paraId="3EB7178D" w14:textId="77777777" w:rsidR="00C736A7" w:rsidRDefault="00C736A7">
                    <w:pPr>
                      <w:pStyle w:val="Bibliografie"/>
                      <w:rPr>
                        <w:noProof/>
                        <w:lang w:val="nl-NL"/>
                      </w:rPr>
                    </w:pPr>
                    <w:r w:rsidRPr="00C736A7">
                      <w:rPr>
                        <w:noProof/>
                        <w:lang w:val="en-US"/>
                      </w:rPr>
                      <w:t xml:space="preserve">„OpenGL,” [Online]. Available: https://en.wikipedia.org/wiki/OpenGL. </w:t>
                    </w:r>
                    <w:r>
                      <w:rPr>
                        <w:noProof/>
                        <w:lang w:val="nl-NL"/>
                      </w:rPr>
                      <w:t>[Geopend Maart 2018].</w:t>
                    </w:r>
                  </w:p>
                </w:tc>
              </w:tr>
              <w:tr w:rsidR="00C736A7" w14:paraId="2A3AE6B5" w14:textId="77777777">
                <w:trPr>
                  <w:divId w:val="58090087"/>
                  <w:tblCellSpacing w:w="15" w:type="dxa"/>
                </w:trPr>
                <w:tc>
                  <w:tcPr>
                    <w:tcW w:w="50" w:type="pct"/>
                    <w:hideMark/>
                  </w:tcPr>
                  <w:p w14:paraId="15FDA31F" w14:textId="77777777" w:rsidR="00C736A7" w:rsidRDefault="00C736A7">
                    <w:pPr>
                      <w:pStyle w:val="Bibliografie"/>
                      <w:rPr>
                        <w:noProof/>
                        <w:lang w:val="nl-NL"/>
                      </w:rPr>
                    </w:pPr>
                    <w:r>
                      <w:rPr>
                        <w:noProof/>
                        <w:lang w:val="nl-NL"/>
                      </w:rPr>
                      <w:t xml:space="preserve">[7] </w:t>
                    </w:r>
                  </w:p>
                </w:tc>
                <w:tc>
                  <w:tcPr>
                    <w:tcW w:w="0" w:type="auto"/>
                    <w:hideMark/>
                  </w:tcPr>
                  <w:p w14:paraId="3E67ABE9" w14:textId="77777777" w:rsidR="00C736A7" w:rsidRDefault="00C736A7">
                    <w:pPr>
                      <w:pStyle w:val="Bibliografie"/>
                      <w:rPr>
                        <w:noProof/>
                        <w:lang w:val="nl-NL"/>
                      </w:rPr>
                    </w:pPr>
                    <w:r w:rsidRPr="00C736A7">
                      <w:rPr>
                        <w:noProof/>
                        <w:lang w:val="en-US"/>
                      </w:rPr>
                      <w:t xml:space="preserve">„GLUT - The OpenGL Utility Toolkit,” [Online]. Available: https://www.opengl.org/resources/libraries/glut/. </w:t>
                    </w:r>
                    <w:r>
                      <w:rPr>
                        <w:noProof/>
                        <w:lang w:val="nl-NL"/>
                      </w:rPr>
                      <w:t>[Geopend Maart 2018].</w:t>
                    </w:r>
                  </w:p>
                </w:tc>
              </w:tr>
              <w:tr w:rsidR="00C736A7" w14:paraId="081205BF" w14:textId="77777777">
                <w:trPr>
                  <w:divId w:val="58090087"/>
                  <w:tblCellSpacing w:w="15" w:type="dxa"/>
                </w:trPr>
                <w:tc>
                  <w:tcPr>
                    <w:tcW w:w="50" w:type="pct"/>
                    <w:hideMark/>
                  </w:tcPr>
                  <w:p w14:paraId="30B17829" w14:textId="77777777" w:rsidR="00C736A7" w:rsidRDefault="00C736A7">
                    <w:pPr>
                      <w:pStyle w:val="Bibliografie"/>
                      <w:rPr>
                        <w:noProof/>
                        <w:lang w:val="nl-NL"/>
                      </w:rPr>
                    </w:pPr>
                    <w:r>
                      <w:rPr>
                        <w:noProof/>
                        <w:lang w:val="nl-NL"/>
                      </w:rPr>
                      <w:t xml:space="preserve">[8] </w:t>
                    </w:r>
                  </w:p>
                </w:tc>
                <w:tc>
                  <w:tcPr>
                    <w:tcW w:w="0" w:type="auto"/>
                    <w:hideMark/>
                  </w:tcPr>
                  <w:p w14:paraId="235B7E89" w14:textId="77777777" w:rsidR="00C736A7" w:rsidRDefault="00C736A7">
                    <w:pPr>
                      <w:pStyle w:val="Bibliografie"/>
                      <w:rPr>
                        <w:noProof/>
                        <w:lang w:val="nl-NL"/>
                      </w:rPr>
                    </w:pPr>
                    <w:r>
                      <w:rPr>
                        <w:noProof/>
                        <w:lang w:val="nl-NL"/>
                      </w:rPr>
                      <w:t>Qt, „Signals &amp; slots,” [Online]. Available: http://doc.qt.io/archives/qt-4.8/signalsandslots.html. [Geopend Maart 2018].</w:t>
                    </w:r>
                  </w:p>
                </w:tc>
              </w:tr>
              <w:tr w:rsidR="00C736A7" w14:paraId="505045FF" w14:textId="77777777">
                <w:trPr>
                  <w:divId w:val="58090087"/>
                  <w:tblCellSpacing w:w="15" w:type="dxa"/>
                </w:trPr>
                <w:tc>
                  <w:tcPr>
                    <w:tcW w:w="50" w:type="pct"/>
                    <w:hideMark/>
                  </w:tcPr>
                  <w:p w14:paraId="367317CD" w14:textId="77777777" w:rsidR="00C736A7" w:rsidRDefault="00C736A7">
                    <w:pPr>
                      <w:pStyle w:val="Bibliografie"/>
                      <w:rPr>
                        <w:noProof/>
                        <w:lang w:val="nl-NL"/>
                      </w:rPr>
                    </w:pPr>
                    <w:r>
                      <w:rPr>
                        <w:noProof/>
                        <w:lang w:val="nl-NL"/>
                      </w:rPr>
                      <w:t xml:space="preserve">[9] </w:t>
                    </w:r>
                  </w:p>
                </w:tc>
                <w:tc>
                  <w:tcPr>
                    <w:tcW w:w="0" w:type="auto"/>
                    <w:hideMark/>
                  </w:tcPr>
                  <w:p w14:paraId="7864DBC6" w14:textId="77777777" w:rsidR="00C736A7" w:rsidRDefault="00C736A7">
                    <w:pPr>
                      <w:pStyle w:val="Bibliografie"/>
                      <w:rPr>
                        <w:noProof/>
                        <w:lang w:val="nl-NL"/>
                      </w:rPr>
                    </w:pPr>
                    <w:r w:rsidRPr="00C736A7">
                      <w:rPr>
                        <w:noProof/>
                        <w:lang w:val="en-US"/>
                      </w:rPr>
                      <w:t xml:space="preserve">„Applications using Qt,” [Online]. Available: https://en.wikipedia.org/wiki/Qt_(software)#Applications_using_Qt. </w:t>
                    </w:r>
                    <w:r>
                      <w:rPr>
                        <w:noProof/>
                        <w:lang w:val="nl-NL"/>
                      </w:rPr>
                      <w:t>[Geopend Maart 2018].</w:t>
                    </w:r>
                  </w:p>
                </w:tc>
              </w:tr>
              <w:tr w:rsidR="00C736A7" w14:paraId="493060AA" w14:textId="77777777">
                <w:trPr>
                  <w:divId w:val="58090087"/>
                  <w:tblCellSpacing w:w="15" w:type="dxa"/>
                </w:trPr>
                <w:tc>
                  <w:tcPr>
                    <w:tcW w:w="50" w:type="pct"/>
                    <w:hideMark/>
                  </w:tcPr>
                  <w:p w14:paraId="329A2646" w14:textId="77777777" w:rsidR="00C736A7" w:rsidRDefault="00C736A7">
                    <w:pPr>
                      <w:pStyle w:val="Bibliografie"/>
                      <w:rPr>
                        <w:noProof/>
                        <w:lang w:val="nl-NL"/>
                      </w:rPr>
                    </w:pPr>
                    <w:r>
                      <w:rPr>
                        <w:noProof/>
                        <w:lang w:val="nl-NL"/>
                      </w:rPr>
                      <w:t xml:space="preserve">[10] </w:t>
                    </w:r>
                  </w:p>
                </w:tc>
                <w:tc>
                  <w:tcPr>
                    <w:tcW w:w="0" w:type="auto"/>
                    <w:hideMark/>
                  </w:tcPr>
                  <w:p w14:paraId="5EBB0EB7" w14:textId="77777777" w:rsidR="00C736A7" w:rsidRDefault="00C736A7">
                    <w:pPr>
                      <w:pStyle w:val="Bibliografie"/>
                      <w:rPr>
                        <w:noProof/>
                        <w:lang w:val="nl-NL"/>
                      </w:rPr>
                    </w:pPr>
                    <w:r w:rsidRPr="00C736A7">
                      <w:rPr>
                        <w:noProof/>
                        <w:lang w:val="en-US"/>
                      </w:rPr>
                      <w:t xml:space="preserve">„React (JavaScript library),” [Online]. Available: https://en.wikipedia.org/wiki/React_(JavaScript_library). </w:t>
                    </w:r>
                    <w:r>
                      <w:rPr>
                        <w:noProof/>
                        <w:lang w:val="nl-NL"/>
                      </w:rPr>
                      <w:t>[Geopend Maart 2018].</w:t>
                    </w:r>
                  </w:p>
                </w:tc>
              </w:tr>
              <w:tr w:rsidR="00C736A7" w14:paraId="3B1F44F6" w14:textId="77777777">
                <w:trPr>
                  <w:divId w:val="58090087"/>
                  <w:tblCellSpacing w:w="15" w:type="dxa"/>
                </w:trPr>
                <w:tc>
                  <w:tcPr>
                    <w:tcW w:w="50" w:type="pct"/>
                    <w:hideMark/>
                  </w:tcPr>
                  <w:p w14:paraId="5FF93FF5" w14:textId="77777777" w:rsidR="00C736A7" w:rsidRDefault="00C736A7">
                    <w:pPr>
                      <w:pStyle w:val="Bibliografie"/>
                      <w:rPr>
                        <w:noProof/>
                        <w:lang w:val="nl-NL"/>
                      </w:rPr>
                    </w:pPr>
                    <w:r>
                      <w:rPr>
                        <w:noProof/>
                        <w:lang w:val="nl-NL"/>
                      </w:rPr>
                      <w:t xml:space="preserve">[11] </w:t>
                    </w:r>
                  </w:p>
                </w:tc>
                <w:tc>
                  <w:tcPr>
                    <w:tcW w:w="0" w:type="auto"/>
                    <w:hideMark/>
                  </w:tcPr>
                  <w:p w14:paraId="781790E9" w14:textId="77777777" w:rsidR="00C736A7" w:rsidRDefault="00C736A7">
                    <w:pPr>
                      <w:pStyle w:val="Bibliografie"/>
                      <w:rPr>
                        <w:noProof/>
                        <w:lang w:val="nl-NL"/>
                      </w:rPr>
                    </w:pPr>
                    <w:r w:rsidRPr="00C736A7">
                      <w:rPr>
                        <w:noProof/>
                        <w:lang w:val="en-US"/>
                      </w:rPr>
                      <w:t xml:space="preserve">M. Konicek, „React Native: A year in review,” [Online]. Available: https://code.facebook.com/posts/597378980427792/react-native-a-year-in-review/. </w:t>
                    </w:r>
                    <w:r>
                      <w:rPr>
                        <w:noProof/>
                        <w:lang w:val="nl-NL"/>
                      </w:rPr>
                      <w:t>[Geopend Maart 2018].</w:t>
                    </w:r>
                  </w:p>
                </w:tc>
              </w:tr>
              <w:tr w:rsidR="00C736A7" w:rsidRPr="00CC1765" w14:paraId="2A6908FF" w14:textId="77777777">
                <w:trPr>
                  <w:divId w:val="58090087"/>
                  <w:tblCellSpacing w:w="15" w:type="dxa"/>
                </w:trPr>
                <w:tc>
                  <w:tcPr>
                    <w:tcW w:w="50" w:type="pct"/>
                    <w:hideMark/>
                  </w:tcPr>
                  <w:p w14:paraId="39A57732" w14:textId="77777777" w:rsidR="00C736A7" w:rsidRDefault="00C736A7">
                    <w:pPr>
                      <w:pStyle w:val="Bibliografie"/>
                      <w:rPr>
                        <w:noProof/>
                        <w:lang w:val="nl-NL"/>
                      </w:rPr>
                    </w:pPr>
                    <w:r>
                      <w:rPr>
                        <w:noProof/>
                        <w:lang w:val="nl-NL"/>
                      </w:rPr>
                      <w:t xml:space="preserve">[12] </w:t>
                    </w:r>
                  </w:p>
                </w:tc>
                <w:tc>
                  <w:tcPr>
                    <w:tcW w:w="0" w:type="auto"/>
                    <w:hideMark/>
                  </w:tcPr>
                  <w:p w14:paraId="1BDA8D3C" w14:textId="77777777" w:rsidR="00C736A7" w:rsidRPr="00C736A7" w:rsidRDefault="00C736A7">
                    <w:pPr>
                      <w:pStyle w:val="Bibliografie"/>
                      <w:rPr>
                        <w:noProof/>
                        <w:lang w:val="en-US"/>
                      </w:rPr>
                    </w:pPr>
                    <w:r w:rsidRPr="00C736A7">
                      <w:rPr>
                        <w:noProof/>
                        <w:lang w:val="en-US"/>
                      </w:rPr>
                      <w:t xml:space="preserve">B. Eisenman, Learning React Native, O'Reilly Media, Incc., 2016. </w:t>
                    </w:r>
                  </w:p>
                </w:tc>
              </w:tr>
              <w:tr w:rsidR="00C736A7" w14:paraId="492AF21A" w14:textId="77777777">
                <w:trPr>
                  <w:divId w:val="58090087"/>
                  <w:tblCellSpacing w:w="15" w:type="dxa"/>
                </w:trPr>
                <w:tc>
                  <w:tcPr>
                    <w:tcW w:w="50" w:type="pct"/>
                    <w:hideMark/>
                  </w:tcPr>
                  <w:p w14:paraId="1A8ADC15" w14:textId="77777777" w:rsidR="00C736A7" w:rsidRDefault="00C736A7">
                    <w:pPr>
                      <w:pStyle w:val="Bibliografie"/>
                      <w:rPr>
                        <w:noProof/>
                        <w:lang w:val="nl-NL"/>
                      </w:rPr>
                    </w:pPr>
                    <w:r>
                      <w:rPr>
                        <w:noProof/>
                        <w:lang w:val="nl-NL"/>
                      </w:rPr>
                      <w:t xml:space="preserve">[13] </w:t>
                    </w:r>
                  </w:p>
                </w:tc>
                <w:tc>
                  <w:tcPr>
                    <w:tcW w:w="0" w:type="auto"/>
                    <w:hideMark/>
                  </w:tcPr>
                  <w:p w14:paraId="5C29C301" w14:textId="77777777" w:rsidR="00C736A7" w:rsidRDefault="00C736A7">
                    <w:pPr>
                      <w:pStyle w:val="Bibliografie"/>
                      <w:rPr>
                        <w:noProof/>
                        <w:lang w:val="nl-NL"/>
                      </w:rPr>
                    </w:pPr>
                    <w:r>
                      <w:rPr>
                        <w:noProof/>
                        <w:lang w:val="nl-NL"/>
                      </w:rPr>
                      <w:t>„Document Object Model,” [Online]. Available: https://en.wikipedia.org/wiki/Document_Object_Model. [Geopend Maart 2018].</w:t>
                    </w:r>
                  </w:p>
                </w:tc>
              </w:tr>
              <w:tr w:rsidR="00C736A7" w:rsidRPr="00CC1765" w14:paraId="2C048869" w14:textId="77777777">
                <w:trPr>
                  <w:divId w:val="58090087"/>
                  <w:tblCellSpacing w:w="15" w:type="dxa"/>
                </w:trPr>
                <w:tc>
                  <w:tcPr>
                    <w:tcW w:w="50" w:type="pct"/>
                    <w:hideMark/>
                  </w:tcPr>
                  <w:p w14:paraId="0F96A923" w14:textId="77777777" w:rsidR="00C736A7" w:rsidRDefault="00C736A7">
                    <w:pPr>
                      <w:pStyle w:val="Bibliografie"/>
                      <w:rPr>
                        <w:noProof/>
                        <w:lang w:val="nl-NL"/>
                      </w:rPr>
                    </w:pPr>
                    <w:r>
                      <w:rPr>
                        <w:noProof/>
                        <w:lang w:val="nl-NL"/>
                      </w:rPr>
                      <w:t xml:space="preserve">[14] </w:t>
                    </w:r>
                  </w:p>
                </w:tc>
                <w:tc>
                  <w:tcPr>
                    <w:tcW w:w="0" w:type="auto"/>
                    <w:hideMark/>
                  </w:tcPr>
                  <w:p w14:paraId="21E36774" w14:textId="77777777" w:rsidR="00C736A7" w:rsidRPr="00C736A7" w:rsidRDefault="00C736A7">
                    <w:pPr>
                      <w:pStyle w:val="Bibliografie"/>
                      <w:rPr>
                        <w:noProof/>
                        <w:lang w:val="en-US"/>
                      </w:rPr>
                    </w:pPr>
                    <w:r w:rsidRPr="00C736A7">
                      <w:rPr>
                        <w:noProof/>
                        <w:lang w:val="en-US"/>
                      </w:rPr>
                      <w:t>M. Tilley, „What is Flux?,” [Online]. Available: http://fluxxor.com/what-is-flux.html. [Geopend Maart 2018].</w:t>
                    </w:r>
                  </w:p>
                </w:tc>
              </w:tr>
              <w:tr w:rsidR="00C736A7" w14:paraId="77F9C3C5" w14:textId="77777777">
                <w:trPr>
                  <w:divId w:val="58090087"/>
                  <w:tblCellSpacing w:w="15" w:type="dxa"/>
                </w:trPr>
                <w:tc>
                  <w:tcPr>
                    <w:tcW w:w="50" w:type="pct"/>
                    <w:hideMark/>
                  </w:tcPr>
                  <w:p w14:paraId="44F1F19F" w14:textId="77777777" w:rsidR="00C736A7" w:rsidRDefault="00C736A7">
                    <w:pPr>
                      <w:pStyle w:val="Bibliografie"/>
                      <w:rPr>
                        <w:noProof/>
                        <w:lang w:val="nl-NL"/>
                      </w:rPr>
                    </w:pPr>
                    <w:r>
                      <w:rPr>
                        <w:noProof/>
                        <w:lang w:val="nl-NL"/>
                      </w:rPr>
                      <w:t xml:space="preserve">[15] </w:t>
                    </w:r>
                  </w:p>
                </w:tc>
                <w:tc>
                  <w:tcPr>
                    <w:tcW w:w="0" w:type="auto"/>
                    <w:hideMark/>
                  </w:tcPr>
                  <w:p w14:paraId="10CF3390" w14:textId="77777777" w:rsidR="00C736A7" w:rsidRDefault="00C736A7">
                    <w:pPr>
                      <w:pStyle w:val="Bibliografie"/>
                      <w:rPr>
                        <w:noProof/>
                        <w:lang w:val="nl-NL"/>
                      </w:rPr>
                    </w:pPr>
                    <w:r w:rsidRPr="00C736A7">
                      <w:rPr>
                        <w:noProof/>
                        <w:lang w:val="en-US"/>
                      </w:rPr>
                      <w:t xml:space="preserve">Redux, [Online]. Available: https://redux.js.org/introduction/prior-art. </w:t>
                    </w:r>
                    <w:r>
                      <w:rPr>
                        <w:noProof/>
                        <w:lang w:val="nl-NL"/>
                      </w:rPr>
                      <w:t>[Geopend Maart 2018].</w:t>
                    </w:r>
                  </w:p>
                </w:tc>
              </w:tr>
              <w:tr w:rsidR="00C736A7" w14:paraId="5B4AE79C" w14:textId="77777777">
                <w:trPr>
                  <w:divId w:val="58090087"/>
                  <w:tblCellSpacing w:w="15" w:type="dxa"/>
                </w:trPr>
                <w:tc>
                  <w:tcPr>
                    <w:tcW w:w="50" w:type="pct"/>
                    <w:hideMark/>
                  </w:tcPr>
                  <w:p w14:paraId="43D86011" w14:textId="77777777" w:rsidR="00C736A7" w:rsidRDefault="00C736A7">
                    <w:pPr>
                      <w:pStyle w:val="Bibliografie"/>
                      <w:rPr>
                        <w:noProof/>
                        <w:lang w:val="nl-NL"/>
                      </w:rPr>
                    </w:pPr>
                    <w:r>
                      <w:rPr>
                        <w:noProof/>
                        <w:lang w:val="nl-NL"/>
                      </w:rPr>
                      <w:t xml:space="preserve">[16] </w:t>
                    </w:r>
                  </w:p>
                </w:tc>
                <w:tc>
                  <w:tcPr>
                    <w:tcW w:w="0" w:type="auto"/>
                    <w:hideMark/>
                  </w:tcPr>
                  <w:p w14:paraId="5EEA3D9F" w14:textId="77777777" w:rsidR="00C736A7" w:rsidRDefault="00C736A7">
                    <w:pPr>
                      <w:pStyle w:val="Bibliografie"/>
                      <w:rPr>
                        <w:noProof/>
                        <w:lang w:val="nl-NL"/>
                      </w:rPr>
                    </w:pPr>
                    <w:r w:rsidRPr="00C736A7">
                      <w:rPr>
                        <w:noProof/>
                        <w:lang w:val="en-US"/>
                      </w:rPr>
                      <w:t xml:space="preserve">D. Abramov, „Why use Redux over Facebook Flux?,” [Online]. Available: https://stackoverflow.com/questions/32461229/why-use-redux-over-facebook-flux. </w:t>
                    </w:r>
                    <w:r>
                      <w:rPr>
                        <w:noProof/>
                        <w:lang w:val="nl-NL"/>
                      </w:rPr>
                      <w:t>[Geopend Maart 2018].</w:t>
                    </w:r>
                  </w:p>
                </w:tc>
              </w:tr>
              <w:tr w:rsidR="00C736A7" w:rsidRPr="00CC1765" w14:paraId="1BE4DAA3" w14:textId="77777777">
                <w:trPr>
                  <w:divId w:val="58090087"/>
                  <w:tblCellSpacing w:w="15" w:type="dxa"/>
                </w:trPr>
                <w:tc>
                  <w:tcPr>
                    <w:tcW w:w="50" w:type="pct"/>
                    <w:hideMark/>
                  </w:tcPr>
                  <w:p w14:paraId="63A42642" w14:textId="77777777" w:rsidR="00C736A7" w:rsidRDefault="00C736A7">
                    <w:pPr>
                      <w:pStyle w:val="Bibliografie"/>
                      <w:rPr>
                        <w:noProof/>
                        <w:lang w:val="nl-NL"/>
                      </w:rPr>
                    </w:pPr>
                    <w:r>
                      <w:rPr>
                        <w:noProof/>
                        <w:lang w:val="nl-NL"/>
                      </w:rPr>
                      <w:t xml:space="preserve">[17] </w:t>
                    </w:r>
                  </w:p>
                </w:tc>
                <w:tc>
                  <w:tcPr>
                    <w:tcW w:w="0" w:type="auto"/>
                    <w:hideMark/>
                  </w:tcPr>
                  <w:p w14:paraId="2B5CA2F8" w14:textId="77777777" w:rsidR="00C736A7" w:rsidRPr="00C736A7" w:rsidRDefault="00C736A7">
                    <w:pPr>
                      <w:pStyle w:val="Bibliografie"/>
                      <w:rPr>
                        <w:noProof/>
                        <w:lang w:val="en-US"/>
                      </w:rPr>
                    </w:pPr>
                    <w:r w:rsidRPr="00C736A7">
                      <w:rPr>
                        <w:noProof/>
                        <w:lang w:val="en-US"/>
                      </w:rPr>
                      <w:t>React Native, „Who's using React Native?,” [Online]. Available: http://facebook.github.io/react-native/showcase.html. [Geopend Maart 2018].</w:t>
                    </w:r>
                  </w:p>
                </w:tc>
              </w:tr>
              <w:tr w:rsidR="00C736A7" w14:paraId="3DE78059" w14:textId="77777777">
                <w:trPr>
                  <w:divId w:val="58090087"/>
                  <w:tblCellSpacing w:w="15" w:type="dxa"/>
                </w:trPr>
                <w:tc>
                  <w:tcPr>
                    <w:tcW w:w="50" w:type="pct"/>
                    <w:hideMark/>
                  </w:tcPr>
                  <w:p w14:paraId="35A47130" w14:textId="77777777" w:rsidR="00C736A7" w:rsidRDefault="00C736A7">
                    <w:pPr>
                      <w:pStyle w:val="Bibliografie"/>
                      <w:rPr>
                        <w:noProof/>
                        <w:lang w:val="nl-NL"/>
                      </w:rPr>
                    </w:pPr>
                    <w:r>
                      <w:rPr>
                        <w:noProof/>
                        <w:lang w:val="nl-NL"/>
                      </w:rPr>
                      <w:t xml:space="preserve">[18] </w:t>
                    </w:r>
                  </w:p>
                </w:tc>
                <w:tc>
                  <w:tcPr>
                    <w:tcW w:w="0" w:type="auto"/>
                    <w:hideMark/>
                  </w:tcPr>
                  <w:p w14:paraId="00970D57" w14:textId="77777777" w:rsidR="00C736A7" w:rsidRDefault="00C736A7">
                    <w:pPr>
                      <w:pStyle w:val="Bibliografie"/>
                      <w:rPr>
                        <w:noProof/>
                        <w:lang w:val="nl-NL"/>
                      </w:rPr>
                    </w:pPr>
                    <w:r w:rsidRPr="00C736A7">
                      <w:rPr>
                        <w:noProof/>
                        <w:lang w:val="en-US"/>
                      </w:rPr>
                      <w:t xml:space="preserve">„Xamarin,” [Online]. Available: https://en.wikipedia.org/wiki/Xamarin. </w:t>
                    </w:r>
                    <w:r>
                      <w:rPr>
                        <w:noProof/>
                        <w:lang w:val="nl-NL"/>
                      </w:rPr>
                      <w:t>[Geopend Maart 2018].</w:t>
                    </w:r>
                  </w:p>
                </w:tc>
              </w:tr>
              <w:tr w:rsidR="00C736A7" w:rsidRPr="00CC1765" w14:paraId="74D0AA13" w14:textId="77777777">
                <w:trPr>
                  <w:divId w:val="58090087"/>
                  <w:tblCellSpacing w:w="15" w:type="dxa"/>
                </w:trPr>
                <w:tc>
                  <w:tcPr>
                    <w:tcW w:w="50" w:type="pct"/>
                    <w:hideMark/>
                  </w:tcPr>
                  <w:p w14:paraId="7533A395" w14:textId="77777777" w:rsidR="00C736A7" w:rsidRDefault="00C736A7">
                    <w:pPr>
                      <w:pStyle w:val="Bibliografie"/>
                      <w:rPr>
                        <w:noProof/>
                        <w:lang w:val="nl-NL"/>
                      </w:rPr>
                    </w:pPr>
                    <w:r>
                      <w:rPr>
                        <w:noProof/>
                        <w:lang w:val="nl-NL"/>
                      </w:rPr>
                      <w:t xml:space="preserve">[19] </w:t>
                    </w:r>
                  </w:p>
                </w:tc>
                <w:tc>
                  <w:tcPr>
                    <w:tcW w:w="0" w:type="auto"/>
                    <w:hideMark/>
                  </w:tcPr>
                  <w:p w14:paraId="59177AD9" w14:textId="77777777" w:rsidR="00C736A7" w:rsidRPr="00C736A7" w:rsidRDefault="00C736A7">
                    <w:pPr>
                      <w:pStyle w:val="Bibliografie"/>
                      <w:rPr>
                        <w:noProof/>
                        <w:lang w:val="en-US"/>
                      </w:rPr>
                    </w:pPr>
                    <w:r w:rsidRPr="00C736A7">
                      <w:rPr>
                        <w:noProof/>
                        <w:lang w:val="en-US"/>
                      </w:rPr>
                      <w:t xml:space="preserve">D. Hermes, Xamarin Mobile Application Development - Cross-platform C# and Xamarin.Forms Fundamentals, Apress, 2015. </w:t>
                    </w:r>
                  </w:p>
                </w:tc>
              </w:tr>
              <w:tr w:rsidR="00C736A7" w14:paraId="33D53CDC" w14:textId="77777777">
                <w:trPr>
                  <w:divId w:val="58090087"/>
                  <w:tblCellSpacing w:w="15" w:type="dxa"/>
                </w:trPr>
                <w:tc>
                  <w:tcPr>
                    <w:tcW w:w="50" w:type="pct"/>
                    <w:hideMark/>
                  </w:tcPr>
                  <w:p w14:paraId="0419938A" w14:textId="77777777" w:rsidR="00C736A7" w:rsidRDefault="00C736A7">
                    <w:pPr>
                      <w:pStyle w:val="Bibliografie"/>
                      <w:rPr>
                        <w:noProof/>
                        <w:lang w:val="nl-NL"/>
                      </w:rPr>
                    </w:pPr>
                    <w:r>
                      <w:rPr>
                        <w:noProof/>
                        <w:lang w:val="nl-NL"/>
                      </w:rPr>
                      <w:lastRenderedPageBreak/>
                      <w:t xml:space="preserve">[20] </w:t>
                    </w:r>
                  </w:p>
                </w:tc>
                <w:tc>
                  <w:tcPr>
                    <w:tcW w:w="0" w:type="auto"/>
                    <w:hideMark/>
                  </w:tcPr>
                  <w:p w14:paraId="643DD9B1" w14:textId="77777777" w:rsidR="00C736A7" w:rsidRDefault="00C736A7">
                    <w:pPr>
                      <w:pStyle w:val="Bibliografie"/>
                      <w:rPr>
                        <w:noProof/>
                        <w:lang w:val="nl-NL"/>
                      </w:rPr>
                    </w:pPr>
                    <w:r w:rsidRPr="00C736A7">
                      <w:rPr>
                        <w:noProof/>
                        <w:lang w:val="en-US"/>
                      </w:rPr>
                      <w:t xml:space="preserve">„Model-View-Viewmodel,” [Online]. Available: https://en.wikipedia.org/wiki/Model%E2%80%93view%E2%80%93viewmodel. </w:t>
                    </w:r>
                    <w:r>
                      <w:rPr>
                        <w:noProof/>
                        <w:lang w:val="nl-NL"/>
                      </w:rPr>
                      <w:t>[Geopend April 2018].</w:t>
                    </w:r>
                  </w:p>
                </w:tc>
              </w:tr>
              <w:tr w:rsidR="00C736A7" w14:paraId="3B3BAA30" w14:textId="77777777">
                <w:trPr>
                  <w:divId w:val="58090087"/>
                  <w:tblCellSpacing w:w="15" w:type="dxa"/>
                </w:trPr>
                <w:tc>
                  <w:tcPr>
                    <w:tcW w:w="50" w:type="pct"/>
                    <w:hideMark/>
                  </w:tcPr>
                  <w:p w14:paraId="168C8A6F" w14:textId="77777777" w:rsidR="00C736A7" w:rsidRDefault="00C736A7">
                    <w:pPr>
                      <w:pStyle w:val="Bibliografie"/>
                      <w:rPr>
                        <w:noProof/>
                        <w:lang w:val="nl-NL"/>
                      </w:rPr>
                    </w:pPr>
                    <w:r>
                      <w:rPr>
                        <w:noProof/>
                        <w:lang w:val="nl-NL"/>
                      </w:rPr>
                      <w:t xml:space="preserve">[21] </w:t>
                    </w:r>
                  </w:p>
                </w:tc>
                <w:tc>
                  <w:tcPr>
                    <w:tcW w:w="0" w:type="auto"/>
                    <w:hideMark/>
                  </w:tcPr>
                  <w:p w14:paraId="28A774E1" w14:textId="77777777" w:rsidR="00C736A7" w:rsidRDefault="00C736A7">
                    <w:pPr>
                      <w:pStyle w:val="Bibliografie"/>
                      <w:rPr>
                        <w:noProof/>
                        <w:lang w:val="nl-NL"/>
                      </w:rPr>
                    </w:pPr>
                    <w:r w:rsidRPr="00C736A7">
                      <w:rPr>
                        <w:noProof/>
                        <w:lang w:val="en-US"/>
                      </w:rPr>
                      <w:t xml:space="preserve">„Understanding MVC, MVP and MVVM Design Patterns,” [Online]. Available: http://www.dotnettricks.com/learn/designpatterns/understanding-mvc-mvp-and-mvvm-design-patterns. </w:t>
                    </w:r>
                    <w:r>
                      <w:rPr>
                        <w:noProof/>
                        <w:lang w:val="nl-NL"/>
                      </w:rPr>
                      <w:t>[Geopend April 2018].</w:t>
                    </w:r>
                  </w:p>
                </w:tc>
              </w:tr>
              <w:tr w:rsidR="00C736A7" w14:paraId="47DFC8BF" w14:textId="77777777">
                <w:trPr>
                  <w:divId w:val="58090087"/>
                  <w:tblCellSpacing w:w="15" w:type="dxa"/>
                </w:trPr>
                <w:tc>
                  <w:tcPr>
                    <w:tcW w:w="50" w:type="pct"/>
                    <w:hideMark/>
                  </w:tcPr>
                  <w:p w14:paraId="7AFCD417" w14:textId="77777777" w:rsidR="00C736A7" w:rsidRDefault="00C736A7">
                    <w:pPr>
                      <w:pStyle w:val="Bibliografie"/>
                      <w:rPr>
                        <w:noProof/>
                        <w:lang w:val="nl-NL"/>
                      </w:rPr>
                    </w:pPr>
                    <w:r>
                      <w:rPr>
                        <w:noProof/>
                        <w:lang w:val="nl-NL"/>
                      </w:rPr>
                      <w:t xml:space="preserve">[22] </w:t>
                    </w:r>
                  </w:p>
                </w:tc>
                <w:tc>
                  <w:tcPr>
                    <w:tcW w:w="0" w:type="auto"/>
                    <w:hideMark/>
                  </w:tcPr>
                  <w:p w14:paraId="506182B2" w14:textId="77777777" w:rsidR="00C736A7" w:rsidRDefault="00C736A7">
                    <w:pPr>
                      <w:pStyle w:val="Bibliografie"/>
                      <w:rPr>
                        <w:noProof/>
                        <w:lang w:val="nl-NL"/>
                      </w:rPr>
                    </w:pPr>
                    <w:r w:rsidRPr="00C736A7">
                      <w:rPr>
                        <w:noProof/>
                        <w:lang w:val="en-US"/>
                      </w:rPr>
                      <w:t xml:space="preserve">Microsoft, „MVVM,” [Online]. Available: https://docs.microsoft.com/en-us/xamarin/xamarin-forms/enterprise-application-patterns/mvvm. </w:t>
                    </w:r>
                    <w:r>
                      <w:rPr>
                        <w:noProof/>
                        <w:lang w:val="nl-NL"/>
                      </w:rPr>
                      <w:t>[Geopend April 2018].</w:t>
                    </w:r>
                  </w:p>
                </w:tc>
              </w:tr>
              <w:tr w:rsidR="00C736A7" w14:paraId="2D0E3C80" w14:textId="77777777">
                <w:trPr>
                  <w:divId w:val="58090087"/>
                  <w:tblCellSpacing w:w="15" w:type="dxa"/>
                </w:trPr>
                <w:tc>
                  <w:tcPr>
                    <w:tcW w:w="50" w:type="pct"/>
                    <w:hideMark/>
                  </w:tcPr>
                  <w:p w14:paraId="6F25184F" w14:textId="77777777" w:rsidR="00C736A7" w:rsidRDefault="00C736A7">
                    <w:pPr>
                      <w:pStyle w:val="Bibliografie"/>
                      <w:rPr>
                        <w:noProof/>
                        <w:lang w:val="nl-NL"/>
                      </w:rPr>
                    </w:pPr>
                    <w:r>
                      <w:rPr>
                        <w:noProof/>
                        <w:lang w:val="nl-NL"/>
                      </w:rPr>
                      <w:t xml:space="preserve">[23] </w:t>
                    </w:r>
                  </w:p>
                </w:tc>
                <w:tc>
                  <w:tcPr>
                    <w:tcW w:w="0" w:type="auto"/>
                    <w:hideMark/>
                  </w:tcPr>
                  <w:p w14:paraId="7D226F21" w14:textId="77777777" w:rsidR="00C736A7" w:rsidRDefault="00C736A7">
                    <w:pPr>
                      <w:pStyle w:val="Bibliografie"/>
                      <w:rPr>
                        <w:noProof/>
                        <w:lang w:val="nl-NL"/>
                      </w:rPr>
                    </w:pPr>
                    <w:r w:rsidRPr="00C736A7">
                      <w:rPr>
                        <w:noProof/>
                        <w:lang w:val="en-US"/>
                      </w:rPr>
                      <w:t xml:space="preserve">Xamarin, [Online]. Available: https://www.xamarin.com/customers. </w:t>
                    </w:r>
                    <w:r>
                      <w:rPr>
                        <w:noProof/>
                        <w:lang w:val="nl-NL"/>
                      </w:rPr>
                      <w:t>[Geopend Maart 2018].</w:t>
                    </w:r>
                  </w:p>
                </w:tc>
              </w:tr>
              <w:tr w:rsidR="00C736A7" w14:paraId="2097EFEE" w14:textId="77777777">
                <w:trPr>
                  <w:divId w:val="58090087"/>
                  <w:tblCellSpacing w:w="15" w:type="dxa"/>
                </w:trPr>
                <w:tc>
                  <w:tcPr>
                    <w:tcW w:w="50" w:type="pct"/>
                    <w:hideMark/>
                  </w:tcPr>
                  <w:p w14:paraId="1633C98D" w14:textId="77777777" w:rsidR="00C736A7" w:rsidRDefault="00C736A7">
                    <w:pPr>
                      <w:pStyle w:val="Bibliografie"/>
                      <w:rPr>
                        <w:noProof/>
                        <w:lang w:val="nl-NL"/>
                      </w:rPr>
                    </w:pPr>
                    <w:r>
                      <w:rPr>
                        <w:noProof/>
                        <w:lang w:val="nl-NL"/>
                      </w:rPr>
                      <w:t xml:space="preserve">[24] </w:t>
                    </w:r>
                  </w:p>
                </w:tc>
                <w:tc>
                  <w:tcPr>
                    <w:tcW w:w="0" w:type="auto"/>
                    <w:hideMark/>
                  </w:tcPr>
                  <w:p w14:paraId="5BC7F1E6" w14:textId="77777777" w:rsidR="00C736A7" w:rsidRDefault="00C736A7">
                    <w:pPr>
                      <w:pStyle w:val="Bibliografie"/>
                      <w:rPr>
                        <w:noProof/>
                        <w:lang w:val="nl-NL"/>
                      </w:rPr>
                    </w:pPr>
                    <w:r w:rsidRPr="00C736A7">
                      <w:rPr>
                        <w:noProof/>
                        <w:lang w:val="en-US"/>
                      </w:rPr>
                      <w:t xml:space="preserve">„Apache Cordova,” [Online]. Available: https://en.wikipedia.org/wiki/Apache_Cordova. </w:t>
                    </w:r>
                    <w:r>
                      <w:rPr>
                        <w:noProof/>
                        <w:lang w:val="nl-NL"/>
                      </w:rPr>
                      <w:t>[Geopend April 2018].</w:t>
                    </w:r>
                  </w:p>
                </w:tc>
              </w:tr>
              <w:tr w:rsidR="00C736A7" w14:paraId="2BE3CB19" w14:textId="77777777">
                <w:trPr>
                  <w:divId w:val="58090087"/>
                  <w:tblCellSpacing w:w="15" w:type="dxa"/>
                </w:trPr>
                <w:tc>
                  <w:tcPr>
                    <w:tcW w:w="50" w:type="pct"/>
                    <w:hideMark/>
                  </w:tcPr>
                  <w:p w14:paraId="7FDC3C19" w14:textId="77777777" w:rsidR="00C736A7" w:rsidRDefault="00C736A7">
                    <w:pPr>
                      <w:pStyle w:val="Bibliografie"/>
                      <w:rPr>
                        <w:noProof/>
                        <w:lang w:val="nl-NL"/>
                      </w:rPr>
                    </w:pPr>
                    <w:r>
                      <w:rPr>
                        <w:noProof/>
                        <w:lang w:val="nl-NL"/>
                      </w:rPr>
                      <w:t xml:space="preserve">[25] </w:t>
                    </w:r>
                  </w:p>
                </w:tc>
                <w:tc>
                  <w:tcPr>
                    <w:tcW w:w="0" w:type="auto"/>
                    <w:hideMark/>
                  </w:tcPr>
                  <w:p w14:paraId="3EFA8597" w14:textId="77777777" w:rsidR="00C736A7" w:rsidRDefault="00C736A7">
                    <w:pPr>
                      <w:pStyle w:val="Bibliografie"/>
                      <w:rPr>
                        <w:noProof/>
                        <w:lang w:val="nl-NL"/>
                      </w:rPr>
                    </w:pPr>
                    <w:r w:rsidRPr="00C736A7">
                      <w:rPr>
                        <w:noProof/>
                        <w:lang w:val="en-US"/>
                      </w:rPr>
                      <w:t xml:space="preserve">B. LeRoux, „PhoneGap, Cordova, and what's in a name?,” [Online]. Available: https://phonegap.com/blog/2012/03/19/phonegap-cordova-and-whate28099s-in-a-name/. </w:t>
                    </w:r>
                    <w:r>
                      <w:rPr>
                        <w:noProof/>
                        <w:lang w:val="nl-NL"/>
                      </w:rPr>
                      <w:t>[Geopend April 2018].</w:t>
                    </w:r>
                  </w:p>
                </w:tc>
              </w:tr>
              <w:tr w:rsidR="00C736A7" w:rsidRPr="00CC1765" w14:paraId="4A16C474" w14:textId="77777777">
                <w:trPr>
                  <w:divId w:val="58090087"/>
                  <w:tblCellSpacing w:w="15" w:type="dxa"/>
                </w:trPr>
                <w:tc>
                  <w:tcPr>
                    <w:tcW w:w="50" w:type="pct"/>
                    <w:hideMark/>
                  </w:tcPr>
                  <w:p w14:paraId="5CF33E5E" w14:textId="77777777" w:rsidR="00C736A7" w:rsidRDefault="00C736A7">
                    <w:pPr>
                      <w:pStyle w:val="Bibliografie"/>
                      <w:rPr>
                        <w:noProof/>
                        <w:lang w:val="nl-NL"/>
                      </w:rPr>
                    </w:pPr>
                    <w:r>
                      <w:rPr>
                        <w:noProof/>
                        <w:lang w:val="nl-NL"/>
                      </w:rPr>
                      <w:t xml:space="preserve">[26] </w:t>
                    </w:r>
                  </w:p>
                </w:tc>
                <w:tc>
                  <w:tcPr>
                    <w:tcW w:w="0" w:type="auto"/>
                    <w:hideMark/>
                  </w:tcPr>
                  <w:p w14:paraId="7AAC9681" w14:textId="77777777" w:rsidR="00C736A7" w:rsidRPr="00C736A7" w:rsidRDefault="00C736A7">
                    <w:pPr>
                      <w:pStyle w:val="Bibliografie"/>
                      <w:rPr>
                        <w:noProof/>
                        <w:lang w:val="en-US"/>
                      </w:rPr>
                    </w:pPr>
                    <w:r w:rsidRPr="00C736A7">
                      <w:rPr>
                        <w:noProof/>
                        <w:lang w:val="en-US"/>
                      </w:rPr>
                      <w:t xml:space="preserve">S. A. Wilkins Fernandez, Beginning App Development with Parse and PhoneGap, Apress, 2015. </w:t>
                    </w:r>
                  </w:p>
                </w:tc>
              </w:tr>
              <w:tr w:rsidR="00C736A7" w:rsidRPr="00CC1765" w14:paraId="5D668B64" w14:textId="77777777">
                <w:trPr>
                  <w:divId w:val="58090087"/>
                  <w:tblCellSpacing w:w="15" w:type="dxa"/>
                </w:trPr>
                <w:tc>
                  <w:tcPr>
                    <w:tcW w:w="50" w:type="pct"/>
                    <w:hideMark/>
                  </w:tcPr>
                  <w:p w14:paraId="667B7E10" w14:textId="77777777" w:rsidR="00C736A7" w:rsidRDefault="00C736A7">
                    <w:pPr>
                      <w:pStyle w:val="Bibliografie"/>
                      <w:rPr>
                        <w:noProof/>
                        <w:lang w:val="nl-NL"/>
                      </w:rPr>
                    </w:pPr>
                    <w:r>
                      <w:rPr>
                        <w:noProof/>
                        <w:lang w:val="nl-NL"/>
                      </w:rPr>
                      <w:t xml:space="preserve">[27] </w:t>
                    </w:r>
                  </w:p>
                </w:tc>
                <w:tc>
                  <w:tcPr>
                    <w:tcW w:w="0" w:type="auto"/>
                    <w:hideMark/>
                  </w:tcPr>
                  <w:p w14:paraId="2AA0298B" w14:textId="77777777" w:rsidR="00C736A7" w:rsidRPr="00C736A7" w:rsidRDefault="00C736A7">
                    <w:pPr>
                      <w:pStyle w:val="Bibliografie"/>
                      <w:rPr>
                        <w:noProof/>
                        <w:lang w:val="en-US"/>
                      </w:rPr>
                    </w:pPr>
                    <w:r w:rsidRPr="00C736A7">
                      <w:rPr>
                        <w:noProof/>
                        <w:lang w:val="en-US"/>
                      </w:rPr>
                      <w:t xml:space="preserve">F. Cheng, Build Mobile Apps with Ionic 2 and Firebase. </w:t>
                    </w:r>
                  </w:p>
                </w:tc>
              </w:tr>
              <w:tr w:rsidR="00C736A7" w14:paraId="669216C9" w14:textId="77777777">
                <w:trPr>
                  <w:divId w:val="58090087"/>
                  <w:tblCellSpacing w:w="15" w:type="dxa"/>
                </w:trPr>
                <w:tc>
                  <w:tcPr>
                    <w:tcW w:w="50" w:type="pct"/>
                    <w:hideMark/>
                  </w:tcPr>
                  <w:p w14:paraId="41FE699F" w14:textId="77777777" w:rsidR="00C736A7" w:rsidRDefault="00C736A7">
                    <w:pPr>
                      <w:pStyle w:val="Bibliografie"/>
                      <w:rPr>
                        <w:noProof/>
                        <w:lang w:val="nl-NL"/>
                      </w:rPr>
                    </w:pPr>
                    <w:r>
                      <w:rPr>
                        <w:noProof/>
                        <w:lang w:val="nl-NL"/>
                      </w:rPr>
                      <w:t xml:space="preserve">[28] </w:t>
                    </w:r>
                  </w:p>
                </w:tc>
                <w:tc>
                  <w:tcPr>
                    <w:tcW w:w="0" w:type="auto"/>
                    <w:hideMark/>
                  </w:tcPr>
                  <w:p w14:paraId="5826E0FC" w14:textId="77777777" w:rsidR="00C736A7" w:rsidRDefault="00C736A7">
                    <w:pPr>
                      <w:pStyle w:val="Bibliografie"/>
                      <w:rPr>
                        <w:noProof/>
                        <w:lang w:val="nl-NL"/>
                      </w:rPr>
                    </w:pPr>
                    <w:r w:rsidRPr="00C736A7">
                      <w:rPr>
                        <w:noProof/>
                        <w:lang w:val="en-US"/>
                      </w:rPr>
                      <w:t xml:space="preserve">Apache Cordova, „Overview Apache Cordova,” [Online]. Available: https://cordova.apache.org/docs/en/latest/guide/overview/. </w:t>
                    </w:r>
                    <w:r>
                      <w:rPr>
                        <w:noProof/>
                        <w:lang w:val="nl-NL"/>
                      </w:rPr>
                      <w:t>[Geopend April 2018].</w:t>
                    </w:r>
                  </w:p>
                </w:tc>
              </w:tr>
              <w:tr w:rsidR="00C736A7" w:rsidRPr="00CC1765" w14:paraId="3FA3BB46" w14:textId="77777777">
                <w:trPr>
                  <w:divId w:val="58090087"/>
                  <w:tblCellSpacing w:w="15" w:type="dxa"/>
                </w:trPr>
                <w:tc>
                  <w:tcPr>
                    <w:tcW w:w="50" w:type="pct"/>
                    <w:hideMark/>
                  </w:tcPr>
                  <w:p w14:paraId="0D8104CC" w14:textId="77777777" w:rsidR="00C736A7" w:rsidRDefault="00C736A7">
                    <w:pPr>
                      <w:pStyle w:val="Bibliografie"/>
                      <w:rPr>
                        <w:noProof/>
                        <w:lang w:val="nl-NL"/>
                      </w:rPr>
                    </w:pPr>
                    <w:r>
                      <w:rPr>
                        <w:noProof/>
                        <w:lang w:val="nl-NL"/>
                      </w:rPr>
                      <w:t xml:space="preserve">[29] </w:t>
                    </w:r>
                  </w:p>
                </w:tc>
                <w:tc>
                  <w:tcPr>
                    <w:tcW w:w="0" w:type="auto"/>
                    <w:hideMark/>
                  </w:tcPr>
                  <w:p w14:paraId="29A1CF8A" w14:textId="77777777" w:rsidR="00C736A7" w:rsidRPr="00C736A7" w:rsidRDefault="00C736A7">
                    <w:pPr>
                      <w:pStyle w:val="Bibliografie"/>
                      <w:rPr>
                        <w:noProof/>
                        <w:lang w:val="en-US"/>
                      </w:rPr>
                    </w:pPr>
                    <w:r w:rsidRPr="00C736A7">
                      <w:rPr>
                        <w:noProof/>
                        <w:lang w:val="en-US"/>
                      </w:rPr>
                      <w:t>„Guide Install Apache Cordova,” [Online]. Available: https://cordova.apache.org/docs/en/latest/guide/cli/index.html. [Geopend April 2018].</w:t>
                    </w:r>
                  </w:p>
                </w:tc>
              </w:tr>
              <w:tr w:rsidR="00C736A7" w14:paraId="52DEAB46" w14:textId="77777777">
                <w:trPr>
                  <w:divId w:val="58090087"/>
                  <w:tblCellSpacing w:w="15" w:type="dxa"/>
                </w:trPr>
                <w:tc>
                  <w:tcPr>
                    <w:tcW w:w="50" w:type="pct"/>
                    <w:hideMark/>
                  </w:tcPr>
                  <w:p w14:paraId="0754339E" w14:textId="77777777" w:rsidR="00C736A7" w:rsidRDefault="00C736A7">
                    <w:pPr>
                      <w:pStyle w:val="Bibliografie"/>
                      <w:rPr>
                        <w:noProof/>
                        <w:lang w:val="nl-NL"/>
                      </w:rPr>
                    </w:pPr>
                    <w:r>
                      <w:rPr>
                        <w:noProof/>
                        <w:lang w:val="nl-NL"/>
                      </w:rPr>
                      <w:t xml:space="preserve">[30] </w:t>
                    </w:r>
                  </w:p>
                </w:tc>
                <w:tc>
                  <w:tcPr>
                    <w:tcW w:w="0" w:type="auto"/>
                    <w:hideMark/>
                  </w:tcPr>
                  <w:p w14:paraId="444CD6F1" w14:textId="77777777" w:rsidR="00C736A7" w:rsidRDefault="00C736A7">
                    <w:pPr>
                      <w:pStyle w:val="Bibliografie"/>
                      <w:rPr>
                        <w:noProof/>
                        <w:lang w:val="nl-NL"/>
                      </w:rPr>
                    </w:pPr>
                    <w:r w:rsidRPr="00C736A7">
                      <w:rPr>
                        <w:noProof/>
                        <w:lang w:val="en-US"/>
                      </w:rPr>
                      <w:t xml:space="preserve">„Apache Cordova,” [Online]. Available: https://cordova.apache.org/. </w:t>
                    </w:r>
                    <w:r>
                      <w:rPr>
                        <w:noProof/>
                        <w:lang w:val="nl-NL"/>
                      </w:rPr>
                      <w:t>[Geopend Mei 2018].</w:t>
                    </w:r>
                  </w:p>
                </w:tc>
              </w:tr>
              <w:tr w:rsidR="00C736A7" w14:paraId="666A9B2E" w14:textId="77777777">
                <w:trPr>
                  <w:divId w:val="58090087"/>
                  <w:tblCellSpacing w:w="15" w:type="dxa"/>
                </w:trPr>
                <w:tc>
                  <w:tcPr>
                    <w:tcW w:w="50" w:type="pct"/>
                    <w:hideMark/>
                  </w:tcPr>
                  <w:p w14:paraId="435D8076" w14:textId="77777777" w:rsidR="00C736A7" w:rsidRDefault="00C736A7">
                    <w:pPr>
                      <w:pStyle w:val="Bibliografie"/>
                      <w:rPr>
                        <w:noProof/>
                        <w:lang w:val="nl-NL"/>
                      </w:rPr>
                    </w:pPr>
                    <w:r>
                      <w:rPr>
                        <w:noProof/>
                        <w:lang w:val="nl-NL"/>
                      </w:rPr>
                      <w:t xml:space="preserve">[31] </w:t>
                    </w:r>
                  </w:p>
                </w:tc>
                <w:tc>
                  <w:tcPr>
                    <w:tcW w:w="0" w:type="auto"/>
                    <w:hideMark/>
                  </w:tcPr>
                  <w:p w14:paraId="7515F526" w14:textId="77777777" w:rsidR="00C736A7" w:rsidRDefault="00C736A7">
                    <w:pPr>
                      <w:pStyle w:val="Bibliografie"/>
                      <w:rPr>
                        <w:noProof/>
                        <w:lang w:val="nl-NL"/>
                      </w:rPr>
                    </w:pPr>
                    <w:r w:rsidRPr="00C736A7">
                      <w:rPr>
                        <w:noProof/>
                        <w:lang w:val="en-US"/>
                      </w:rPr>
                      <w:t xml:space="preserve">„What is a webview,” [Online]. Available: https://developer.telerik.com/featured/what-is-a-webview/. </w:t>
                    </w:r>
                    <w:r>
                      <w:rPr>
                        <w:noProof/>
                        <w:lang w:val="nl-NL"/>
                      </w:rPr>
                      <w:t>[Geopend April 2018].</w:t>
                    </w:r>
                  </w:p>
                </w:tc>
              </w:tr>
              <w:tr w:rsidR="00C736A7" w14:paraId="2A3D140D" w14:textId="77777777">
                <w:trPr>
                  <w:divId w:val="58090087"/>
                  <w:tblCellSpacing w:w="15" w:type="dxa"/>
                </w:trPr>
                <w:tc>
                  <w:tcPr>
                    <w:tcW w:w="50" w:type="pct"/>
                    <w:hideMark/>
                  </w:tcPr>
                  <w:p w14:paraId="22D00E9A" w14:textId="77777777" w:rsidR="00C736A7" w:rsidRDefault="00C736A7">
                    <w:pPr>
                      <w:pStyle w:val="Bibliografie"/>
                      <w:rPr>
                        <w:noProof/>
                        <w:lang w:val="nl-NL"/>
                      </w:rPr>
                    </w:pPr>
                    <w:r>
                      <w:rPr>
                        <w:noProof/>
                        <w:lang w:val="nl-NL"/>
                      </w:rPr>
                      <w:t xml:space="preserve">[32] </w:t>
                    </w:r>
                  </w:p>
                </w:tc>
                <w:tc>
                  <w:tcPr>
                    <w:tcW w:w="0" w:type="auto"/>
                    <w:hideMark/>
                  </w:tcPr>
                  <w:p w14:paraId="22CCEA16" w14:textId="77777777" w:rsidR="00C736A7" w:rsidRDefault="00C736A7">
                    <w:pPr>
                      <w:pStyle w:val="Bibliografie"/>
                      <w:rPr>
                        <w:noProof/>
                        <w:lang w:val="nl-NL"/>
                      </w:rPr>
                    </w:pPr>
                    <w:r w:rsidRPr="00C736A7">
                      <w:rPr>
                        <w:noProof/>
                        <w:lang w:val="en-US"/>
                      </w:rPr>
                      <w:t xml:space="preserve">„Apps PhoneGap,” [Online]. Available: https://phonegap.com/app/. </w:t>
                    </w:r>
                    <w:r>
                      <w:rPr>
                        <w:noProof/>
                        <w:lang w:val="nl-NL"/>
                      </w:rPr>
                      <w:t>[Geopend Mei 2018].</w:t>
                    </w:r>
                  </w:p>
                </w:tc>
              </w:tr>
              <w:tr w:rsidR="00C736A7" w14:paraId="5A59B53B" w14:textId="77777777">
                <w:trPr>
                  <w:divId w:val="58090087"/>
                  <w:tblCellSpacing w:w="15" w:type="dxa"/>
                </w:trPr>
                <w:tc>
                  <w:tcPr>
                    <w:tcW w:w="50" w:type="pct"/>
                    <w:hideMark/>
                  </w:tcPr>
                  <w:p w14:paraId="04370A32" w14:textId="77777777" w:rsidR="00C736A7" w:rsidRDefault="00C736A7">
                    <w:pPr>
                      <w:pStyle w:val="Bibliografie"/>
                      <w:rPr>
                        <w:noProof/>
                        <w:lang w:val="nl-NL"/>
                      </w:rPr>
                    </w:pPr>
                    <w:r>
                      <w:rPr>
                        <w:noProof/>
                        <w:lang w:val="nl-NL"/>
                      </w:rPr>
                      <w:t xml:space="preserve">[33] </w:t>
                    </w:r>
                  </w:p>
                </w:tc>
                <w:tc>
                  <w:tcPr>
                    <w:tcW w:w="0" w:type="auto"/>
                    <w:hideMark/>
                  </w:tcPr>
                  <w:p w14:paraId="4E8EE0FA" w14:textId="77777777" w:rsidR="00C736A7" w:rsidRDefault="00C736A7">
                    <w:pPr>
                      <w:pStyle w:val="Bibliografie"/>
                      <w:rPr>
                        <w:noProof/>
                        <w:lang w:val="nl-NL"/>
                      </w:rPr>
                    </w:pPr>
                    <w:r w:rsidRPr="00C736A7">
                      <w:rPr>
                        <w:noProof/>
                        <w:lang w:val="en-US"/>
                      </w:rPr>
                      <w:t xml:space="preserve">„Top application made with Ionic,” [Online]. Available: http://showcase.ionicframework.com/apps/top. </w:t>
                    </w:r>
                    <w:r>
                      <w:rPr>
                        <w:noProof/>
                        <w:lang w:val="nl-NL"/>
                      </w:rPr>
                      <w:t>[Geopend Mei 2018].</w:t>
                    </w:r>
                  </w:p>
                </w:tc>
              </w:tr>
              <w:tr w:rsidR="00C736A7" w14:paraId="7C6BD344" w14:textId="77777777">
                <w:trPr>
                  <w:divId w:val="58090087"/>
                  <w:tblCellSpacing w:w="15" w:type="dxa"/>
                </w:trPr>
                <w:tc>
                  <w:tcPr>
                    <w:tcW w:w="50" w:type="pct"/>
                    <w:hideMark/>
                  </w:tcPr>
                  <w:p w14:paraId="3E8A6D2E" w14:textId="77777777" w:rsidR="00C736A7" w:rsidRDefault="00C736A7">
                    <w:pPr>
                      <w:pStyle w:val="Bibliografie"/>
                      <w:rPr>
                        <w:noProof/>
                        <w:lang w:val="nl-NL"/>
                      </w:rPr>
                    </w:pPr>
                    <w:r>
                      <w:rPr>
                        <w:noProof/>
                        <w:lang w:val="nl-NL"/>
                      </w:rPr>
                      <w:t xml:space="preserve">[34] </w:t>
                    </w:r>
                  </w:p>
                </w:tc>
                <w:tc>
                  <w:tcPr>
                    <w:tcW w:w="0" w:type="auto"/>
                    <w:hideMark/>
                  </w:tcPr>
                  <w:p w14:paraId="5F8B41E5" w14:textId="77777777" w:rsidR="00C736A7" w:rsidRDefault="00C736A7">
                    <w:pPr>
                      <w:pStyle w:val="Bibliografie"/>
                      <w:rPr>
                        <w:noProof/>
                        <w:lang w:val="nl-NL"/>
                      </w:rPr>
                    </w:pPr>
                    <w:r w:rsidRPr="00C736A7">
                      <w:rPr>
                        <w:noProof/>
                        <w:lang w:val="en-US"/>
                      </w:rPr>
                      <w:t xml:space="preserve">„License React Native,” [Online]. Available: https://github.com/facebook/react-native/blob/master/LICENSE. </w:t>
                    </w:r>
                    <w:r>
                      <w:rPr>
                        <w:noProof/>
                        <w:lang w:val="nl-NL"/>
                      </w:rPr>
                      <w:t>[Geopend April 2018].</w:t>
                    </w:r>
                  </w:p>
                </w:tc>
              </w:tr>
              <w:tr w:rsidR="00C736A7" w14:paraId="25DD622C" w14:textId="77777777">
                <w:trPr>
                  <w:divId w:val="58090087"/>
                  <w:tblCellSpacing w:w="15" w:type="dxa"/>
                </w:trPr>
                <w:tc>
                  <w:tcPr>
                    <w:tcW w:w="50" w:type="pct"/>
                    <w:hideMark/>
                  </w:tcPr>
                  <w:p w14:paraId="4F94D92E" w14:textId="77777777" w:rsidR="00C736A7" w:rsidRDefault="00C736A7">
                    <w:pPr>
                      <w:pStyle w:val="Bibliografie"/>
                      <w:rPr>
                        <w:noProof/>
                        <w:lang w:val="nl-NL"/>
                      </w:rPr>
                    </w:pPr>
                    <w:r>
                      <w:rPr>
                        <w:noProof/>
                        <w:lang w:val="nl-NL"/>
                      </w:rPr>
                      <w:t xml:space="preserve">[35] </w:t>
                    </w:r>
                  </w:p>
                </w:tc>
                <w:tc>
                  <w:tcPr>
                    <w:tcW w:w="0" w:type="auto"/>
                    <w:hideMark/>
                  </w:tcPr>
                  <w:p w14:paraId="1C5C8EC2" w14:textId="77777777" w:rsidR="00C736A7" w:rsidRDefault="00C736A7">
                    <w:pPr>
                      <w:pStyle w:val="Bibliografie"/>
                      <w:rPr>
                        <w:noProof/>
                        <w:lang w:val="nl-NL"/>
                      </w:rPr>
                    </w:pPr>
                    <w:r w:rsidRPr="00C736A7">
                      <w:rPr>
                        <w:noProof/>
                        <w:lang w:val="en-US"/>
                      </w:rPr>
                      <w:t xml:space="preserve">[Online]. Available: https://blog.xamarin.com/xamarin-for-all/. </w:t>
                    </w:r>
                    <w:r>
                      <w:rPr>
                        <w:noProof/>
                        <w:lang w:val="nl-NL"/>
                      </w:rPr>
                      <w:t>[Geopend April 2018].</w:t>
                    </w:r>
                  </w:p>
                </w:tc>
              </w:tr>
              <w:tr w:rsidR="00C736A7" w14:paraId="4F30A832" w14:textId="77777777">
                <w:trPr>
                  <w:divId w:val="58090087"/>
                  <w:tblCellSpacing w:w="15" w:type="dxa"/>
                </w:trPr>
                <w:tc>
                  <w:tcPr>
                    <w:tcW w:w="50" w:type="pct"/>
                    <w:hideMark/>
                  </w:tcPr>
                  <w:p w14:paraId="390C0694" w14:textId="77777777" w:rsidR="00C736A7" w:rsidRDefault="00C736A7">
                    <w:pPr>
                      <w:pStyle w:val="Bibliografie"/>
                      <w:rPr>
                        <w:noProof/>
                        <w:lang w:val="nl-NL"/>
                      </w:rPr>
                    </w:pPr>
                    <w:r>
                      <w:rPr>
                        <w:noProof/>
                        <w:lang w:val="nl-NL"/>
                      </w:rPr>
                      <w:t xml:space="preserve">[36] </w:t>
                    </w:r>
                  </w:p>
                </w:tc>
                <w:tc>
                  <w:tcPr>
                    <w:tcW w:w="0" w:type="auto"/>
                    <w:hideMark/>
                  </w:tcPr>
                  <w:p w14:paraId="1D653861" w14:textId="77777777" w:rsidR="00C736A7" w:rsidRDefault="00C736A7">
                    <w:pPr>
                      <w:pStyle w:val="Bibliografie"/>
                      <w:rPr>
                        <w:noProof/>
                        <w:lang w:val="nl-NL"/>
                      </w:rPr>
                    </w:pPr>
                    <w:r w:rsidRPr="00C736A7">
                      <w:rPr>
                        <w:noProof/>
                        <w:lang w:val="en-US"/>
                      </w:rPr>
                      <w:t xml:space="preserve">„Pricing Visual Studio Licenses,” [Online]. Available: https://www.visualstudio.com/vs/pricing/. </w:t>
                    </w:r>
                    <w:r>
                      <w:rPr>
                        <w:noProof/>
                        <w:lang w:val="nl-NL"/>
                      </w:rPr>
                      <w:t>[Geopend April 2018].</w:t>
                    </w:r>
                  </w:p>
                </w:tc>
              </w:tr>
              <w:tr w:rsidR="00C736A7" w:rsidRPr="00CC1765" w14:paraId="56A58FE4" w14:textId="77777777">
                <w:trPr>
                  <w:divId w:val="58090087"/>
                  <w:tblCellSpacing w:w="15" w:type="dxa"/>
                </w:trPr>
                <w:tc>
                  <w:tcPr>
                    <w:tcW w:w="50" w:type="pct"/>
                    <w:hideMark/>
                  </w:tcPr>
                  <w:p w14:paraId="18B16088" w14:textId="77777777" w:rsidR="00C736A7" w:rsidRDefault="00C736A7">
                    <w:pPr>
                      <w:pStyle w:val="Bibliografie"/>
                      <w:rPr>
                        <w:noProof/>
                        <w:lang w:val="nl-NL"/>
                      </w:rPr>
                    </w:pPr>
                    <w:r>
                      <w:rPr>
                        <w:noProof/>
                        <w:lang w:val="nl-NL"/>
                      </w:rPr>
                      <w:t xml:space="preserve">[37] </w:t>
                    </w:r>
                  </w:p>
                </w:tc>
                <w:tc>
                  <w:tcPr>
                    <w:tcW w:w="0" w:type="auto"/>
                    <w:hideMark/>
                  </w:tcPr>
                  <w:p w14:paraId="67D0F721" w14:textId="77777777" w:rsidR="00C736A7" w:rsidRPr="00C736A7" w:rsidRDefault="00C736A7">
                    <w:pPr>
                      <w:pStyle w:val="Bibliografie"/>
                      <w:rPr>
                        <w:noProof/>
                        <w:lang w:val="en-US"/>
                      </w:rPr>
                    </w:pPr>
                    <w:r w:rsidRPr="00C736A7">
                      <w:rPr>
                        <w:noProof/>
                        <w:lang w:val="en-US"/>
                      </w:rPr>
                      <w:t>„Open source licenseQt,” [Online]. Available: http://doc.qt.io/qt-5/opensourcelicense.html. [Geopend April 2018].</w:t>
                    </w:r>
                  </w:p>
                </w:tc>
              </w:tr>
              <w:tr w:rsidR="00C736A7" w14:paraId="788C6646" w14:textId="77777777">
                <w:trPr>
                  <w:divId w:val="58090087"/>
                  <w:tblCellSpacing w:w="15" w:type="dxa"/>
                </w:trPr>
                <w:tc>
                  <w:tcPr>
                    <w:tcW w:w="50" w:type="pct"/>
                    <w:hideMark/>
                  </w:tcPr>
                  <w:p w14:paraId="288E150A" w14:textId="77777777" w:rsidR="00C736A7" w:rsidRDefault="00C736A7">
                    <w:pPr>
                      <w:pStyle w:val="Bibliografie"/>
                      <w:rPr>
                        <w:noProof/>
                        <w:lang w:val="nl-NL"/>
                      </w:rPr>
                    </w:pPr>
                    <w:r>
                      <w:rPr>
                        <w:noProof/>
                        <w:lang w:val="nl-NL"/>
                      </w:rPr>
                      <w:t xml:space="preserve">[38] </w:t>
                    </w:r>
                  </w:p>
                </w:tc>
                <w:tc>
                  <w:tcPr>
                    <w:tcW w:w="0" w:type="auto"/>
                    <w:hideMark/>
                  </w:tcPr>
                  <w:p w14:paraId="6DC9FA18" w14:textId="77777777" w:rsidR="00C736A7" w:rsidRDefault="00C736A7">
                    <w:pPr>
                      <w:pStyle w:val="Bibliografie"/>
                      <w:rPr>
                        <w:noProof/>
                        <w:lang w:val="nl-NL"/>
                      </w:rPr>
                    </w:pPr>
                    <w:r w:rsidRPr="00C736A7">
                      <w:rPr>
                        <w:noProof/>
                        <w:lang w:val="en-US"/>
                      </w:rPr>
                      <w:t xml:space="preserve">„Licensing comparison Qt,” [Online]. Available: https://www1.qt.io/licensing-comparison/. </w:t>
                    </w:r>
                    <w:r>
                      <w:rPr>
                        <w:noProof/>
                        <w:lang w:val="nl-NL"/>
                      </w:rPr>
                      <w:t>[Geopend April 2018].</w:t>
                    </w:r>
                  </w:p>
                </w:tc>
              </w:tr>
              <w:tr w:rsidR="00C736A7" w14:paraId="36C58F66" w14:textId="77777777">
                <w:trPr>
                  <w:divId w:val="58090087"/>
                  <w:tblCellSpacing w:w="15" w:type="dxa"/>
                </w:trPr>
                <w:tc>
                  <w:tcPr>
                    <w:tcW w:w="50" w:type="pct"/>
                    <w:hideMark/>
                  </w:tcPr>
                  <w:p w14:paraId="3D3C7980" w14:textId="77777777" w:rsidR="00C736A7" w:rsidRDefault="00C736A7">
                    <w:pPr>
                      <w:pStyle w:val="Bibliografie"/>
                      <w:rPr>
                        <w:noProof/>
                        <w:lang w:val="nl-NL"/>
                      </w:rPr>
                    </w:pPr>
                    <w:r>
                      <w:rPr>
                        <w:noProof/>
                        <w:lang w:val="nl-NL"/>
                      </w:rPr>
                      <w:t xml:space="preserve">[39] </w:t>
                    </w:r>
                  </w:p>
                </w:tc>
                <w:tc>
                  <w:tcPr>
                    <w:tcW w:w="0" w:type="auto"/>
                    <w:hideMark/>
                  </w:tcPr>
                  <w:p w14:paraId="540DF6E5" w14:textId="77777777" w:rsidR="00C736A7" w:rsidRDefault="00C736A7">
                    <w:pPr>
                      <w:pStyle w:val="Bibliografie"/>
                      <w:rPr>
                        <w:noProof/>
                        <w:lang w:val="nl-NL"/>
                      </w:rPr>
                    </w:pPr>
                    <w:r w:rsidRPr="00C736A7">
                      <w:rPr>
                        <w:noProof/>
                        <w:lang w:val="en-US"/>
                      </w:rPr>
                      <w:t xml:space="preserve">„License Apache Cordova,” [Online]. Available: https://github.com/apache/cordova-android/blob/master/LICENSE. </w:t>
                    </w:r>
                    <w:r>
                      <w:rPr>
                        <w:noProof/>
                        <w:lang w:val="nl-NL"/>
                      </w:rPr>
                      <w:t>[Geopend April 2018].</w:t>
                    </w:r>
                  </w:p>
                </w:tc>
              </w:tr>
              <w:tr w:rsidR="00C736A7" w14:paraId="2505C9FE" w14:textId="77777777">
                <w:trPr>
                  <w:divId w:val="58090087"/>
                  <w:tblCellSpacing w:w="15" w:type="dxa"/>
                </w:trPr>
                <w:tc>
                  <w:tcPr>
                    <w:tcW w:w="50" w:type="pct"/>
                    <w:hideMark/>
                  </w:tcPr>
                  <w:p w14:paraId="541B1E96" w14:textId="77777777" w:rsidR="00C736A7" w:rsidRDefault="00C736A7">
                    <w:pPr>
                      <w:pStyle w:val="Bibliografie"/>
                      <w:rPr>
                        <w:noProof/>
                        <w:lang w:val="nl-NL"/>
                      </w:rPr>
                    </w:pPr>
                    <w:r>
                      <w:rPr>
                        <w:noProof/>
                        <w:lang w:val="nl-NL"/>
                      </w:rPr>
                      <w:t xml:space="preserve">[40] </w:t>
                    </w:r>
                  </w:p>
                </w:tc>
                <w:tc>
                  <w:tcPr>
                    <w:tcW w:w="0" w:type="auto"/>
                    <w:hideMark/>
                  </w:tcPr>
                  <w:p w14:paraId="2F7134DD" w14:textId="77777777" w:rsidR="00C736A7" w:rsidRDefault="00C736A7">
                    <w:pPr>
                      <w:pStyle w:val="Bibliografie"/>
                      <w:rPr>
                        <w:noProof/>
                        <w:lang w:val="nl-NL"/>
                      </w:rPr>
                    </w:pPr>
                    <w:r w:rsidRPr="00C736A7">
                      <w:rPr>
                        <w:noProof/>
                        <w:lang w:val="en-US"/>
                      </w:rPr>
                      <w:t xml:space="preserve">„Open Source,” Sauce Labs, [Online]. Available: https://saucelabs.com/open-source. </w:t>
                    </w:r>
                    <w:r>
                      <w:rPr>
                        <w:noProof/>
                        <w:lang w:val="nl-NL"/>
                      </w:rPr>
                      <w:t>[Geopend Mei 2018].</w:t>
                    </w:r>
                  </w:p>
                </w:tc>
              </w:tr>
              <w:tr w:rsidR="00C736A7" w:rsidRPr="00CC1765" w14:paraId="737FB727" w14:textId="77777777">
                <w:trPr>
                  <w:divId w:val="58090087"/>
                  <w:tblCellSpacing w:w="15" w:type="dxa"/>
                </w:trPr>
                <w:tc>
                  <w:tcPr>
                    <w:tcW w:w="50" w:type="pct"/>
                    <w:hideMark/>
                  </w:tcPr>
                  <w:p w14:paraId="6A22E897" w14:textId="77777777" w:rsidR="00C736A7" w:rsidRDefault="00C736A7">
                    <w:pPr>
                      <w:pStyle w:val="Bibliografie"/>
                      <w:rPr>
                        <w:noProof/>
                        <w:lang w:val="nl-NL"/>
                      </w:rPr>
                    </w:pPr>
                    <w:r>
                      <w:rPr>
                        <w:noProof/>
                        <w:lang w:val="nl-NL"/>
                      </w:rPr>
                      <w:t xml:space="preserve">[41] </w:t>
                    </w:r>
                  </w:p>
                </w:tc>
                <w:tc>
                  <w:tcPr>
                    <w:tcW w:w="0" w:type="auto"/>
                    <w:hideMark/>
                  </w:tcPr>
                  <w:p w14:paraId="5841E875" w14:textId="77777777" w:rsidR="00C736A7" w:rsidRPr="00C736A7" w:rsidRDefault="00C736A7">
                    <w:pPr>
                      <w:pStyle w:val="Bibliografie"/>
                      <w:rPr>
                        <w:noProof/>
                        <w:lang w:val="en-US"/>
                      </w:rPr>
                    </w:pPr>
                    <w:r w:rsidRPr="00C736A7">
                      <w:rPr>
                        <w:noProof/>
                        <w:lang w:val="en-US"/>
                      </w:rPr>
                      <w:t xml:space="preserve">M. S. Jasmin Blanchette, C++ GUI Programming with Qt 4, Trolltech Press, 2006. </w:t>
                    </w:r>
                  </w:p>
                </w:tc>
              </w:tr>
              <w:tr w:rsidR="00C736A7" w14:paraId="0F44C1DE" w14:textId="77777777">
                <w:trPr>
                  <w:divId w:val="58090087"/>
                  <w:tblCellSpacing w:w="15" w:type="dxa"/>
                </w:trPr>
                <w:tc>
                  <w:tcPr>
                    <w:tcW w:w="50" w:type="pct"/>
                    <w:hideMark/>
                  </w:tcPr>
                  <w:p w14:paraId="05A24D88" w14:textId="77777777" w:rsidR="00C736A7" w:rsidRDefault="00C736A7">
                    <w:pPr>
                      <w:pStyle w:val="Bibliografie"/>
                      <w:rPr>
                        <w:noProof/>
                        <w:lang w:val="nl-NL"/>
                      </w:rPr>
                    </w:pPr>
                    <w:r>
                      <w:rPr>
                        <w:noProof/>
                        <w:lang w:val="nl-NL"/>
                      </w:rPr>
                      <w:t xml:space="preserve">[42] </w:t>
                    </w:r>
                  </w:p>
                </w:tc>
                <w:tc>
                  <w:tcPr>
                    <w:tcW w:w="0" w:type="auto"/>
                    <w:hideMark/>
                  </w:tcPr>
                  <w:p w14:paraId="3E84FF59" w14:textId="77777777" w:rsidR="00C736A7" w:rsidRDefault="00C736A7">
                    <w:pPr>
                      <w:pStyle w:val="Bibliografie"/>
                      <w:rPr>
                        <w:noProof/>
                        <w:lang w:val="nl-NL"/>
                      </w:rPr>
                    </w:pPr>
                    <w:r w:rsidRPr="00C736A7">
                      <w:rPr>
                        <w:noProof/>
                        <w:lang w:val="en-US"/>
                      </w:rPr>
                      <w:t xml:space="preserve">B. C. Daniels, „QT – Introduction C++ GUI Programming with Qt 4,” [Online]. </w:t>
                    </w:r>
                    <w:r>
                      <w:rPr>
                        <w:noProof/>
                        <w:lang w:val="nl-NL"/>
                      </w:rPr>
                      <w:t>Available: http://slideplayer.com/slide/7747920/. [Geopend Maart 2018].</w:t>
                    </w:r>
                  </w:p>
                </w:tc>
              </w:tr>
              <w:tr w:rsidR="00C736A7" w:rsidRPr="00CC1765" w14:paraId="0AE75CA0" w14:textId="77777777">
                <w:trPr>
                  <w:divId w:val="58090087"/>
                  <w:tblCellSpacing w:w="15" w:type="dxa"/>
                </w:trPr>
                <w:tc>
                  <w:tcPr>
                    <w:tcW w:w="50" w:type="pct"/>
                    <w:hideMark/>
                  </w:tcPr>
                  <w:p w14:paraId="5BCE0E87" w14:textId="77777777" w:rsidR="00C736A7" w:rsidRDefault="00C736A7">
                    <w:pPr>
                      <w:pStyle w:val="Bibliografie"/>
                      <w:rPr>
                        <w:noProof/>
                        <w:lang w:val="nl-NL"/>
                      </w:rPr>
                    </w:pPr>
                    <w:r>
                      <w:rPr>
                        <w:noProof/>
                        <w:lang w:val="nl-NL"/>
                      </w:rPr>
                      <w:t xml:space="preserve">[43] </w:t>
                    </w:r>
                  </w:p>
                </w:tc>
                <w:tc>
                  <w:tcPr>
                    <w:tcW w:w="0" w:type="auto"/>
                    <w:hideMark/>
                  </w:tcPr>
                  <w:p w14:paraId="0B1049AE" w14:textId="77777777" w:rsidR="00C736A7" w:rsidRPr="00C736A7" w:rsidRDefault="00C736A7">
                    <w:pPr>
                      <w:pStyle w:val="Bibliografie"/>
                      <w:rPr>
                        <w:noProof/>
                        <w:lang w:val="en-US"/>
                      </w:rPr>
                    </w:pPr>
                    <w:r w:rsidRPr="00C736A7">
                      <w:rPr>
                        <w:noProof/>
                        <w:lang w:val="en-US"/>
                      </w:rPr>
                      <w:t>Microsoft, „The MVVM Pattern,” [Online]. Available: https://msdn.microsoft.com/en-us/library/hh848246.aspx. [Geopend April 2018].</w:t>
                    </w:r>
                  </w:p>
                </w:tc>
              </w:tr>
            </w:tbl>
            <w:p w14:paraId="68D91361" w14:textId="77777777" w:rsidR="00C736A7" w:rsidRPr="00C736A7" w:rsidRDefault="00C736A7">
              <w:pPr>
                <w:divId w:val="58090087"/>
                <w:rPr>
                  <w:rFonts w:eastAsia="Times New Roman"/>
                  <w:noProof/>
                  <w:lang w:val="en-US"/>
                </w:rPr>
              </w:pPr>
            </w:p>
            <w:p w14:paraId="7B2BE037" w14:textId="4095A8AF" w:rsidR="00312224" w:rsidRDefault="00AA7AF2">
              <w:r>
                <w:rPr>
                  <w:b/>
                  <w:bCs/>
                </w:rPr>
                <w:lastRenderedPageBreak/>
                <w:fldChar w:fldCharType="end"/>
              </w:r>
            </w:p>
          </w:sdtContent>
        </w:sdt>
      </w:sdtContent>
    </w:sdt>
    <w:p w14:paraId="50E0949B" w14:textId="24A7E972" w:rsidR="00312224" w:rsidRDefault="00312224"/>
    <w:p w14:paraId="3314F9E3" w14:textId="5D05A7FC" w:rsidR="001B243F" w:rsidRDefault="001B243F" w:rsidP="001B243F">
      <w:pPr>
        <w:spacing w:after="0" w:line="240" w:lineRule="auto"/>
        <w:jc w:val="left"/>
        <w:rPr>
          <w:lang w:val="nl-NL"/>
        </w:rPr>
      </w:pPr>
    </w:p>
    <w:p w14:paraId="4EF66568" w14:textId="6A0FB938" w:rsidR="003601DE" w:rsidRDefault="003601DE" w:rsidP="003601DE">
      <w:r>
        <w:br w:type="page"/>
      </w:r>
    </w:p>
    <w:p w14:paraId="23CB49EA" w14:textId="28B2AFF7" w:rsidR="00F01E7D" w:rsidRDefault="00F01E7D">
      <w:pPr>
        <w:spacing w:after="0"/>
        <w:jc w:val="left"/>
        <w:rPr>
          <w:rFonts w:asciiTheme="minorHAnsi" w:hAnsiTheme="minorHAnsi" w:cstheme="minorHAnsi"/>
        </w:rPr>
      </w:pPr>
    </w:p>
    <w:p w14:paraId="661CCF77" w14:textId="26B5C2C8" w:rsidR="004B5FF3" w:rsidRDefault="00440ACC" w:rsidP="00D11F41">
      <w:pPr>
        <w:pStyle w:val="Titel0"/>
      </w:pPr>
      <w:bookmarkStart w:id="116" w:name="_Toc514532510"/>
      <w:r w:rsidRPr="002532A4">
        <w:t>Bijlagen</w:t>
      </w:r>
      <w:bookmarkEnd w:id="116"/>
    </w:p>
    <w:p w14:paraId="7A4FF865" w14:textId="532416E3" w:rsidR="004B5FF3" w:rsidRDefault="004B5FF3" w:rsidP="004B5FF3">
      <w:r>
        <w:t>Bijlage A</w:t>
      </w:r>
      <w:r>
        <w:tab/>
      </w:r>
      <w:r w:rsidR="00BC48F6">
        <w:t>Javascript-code van de React Native applicatie</w:t>
      </w:r>
    </w:p>
    <w:p w14:paraId="042EA1CE" w14:textId="66C0068C" w:rsidR="00BC48F6" w:rsidRDefault="00BC48F6" w:rsidP="004B5FF3"/>
    <w:p w14:paraId="5314E8D7" w14:textId="32C23517" w:rsidR="003D78FF" w:rsidRDefault="004B5FF3" w:rsidP="004B5FF3">
      <w:r>
        <w:t>Bijlage B</w:t>
      </w:r>
      <w:r>
        <w:tab/>
      </w:r>
      <w:r w:rsidR="006901D1">
        <w:t>XAML-code van de Xamarin applicatie</w:t>
      </w:r>
    </w:p>
    <w:p w14:paraId="5F7B82ED" w14:textId="205ABA8E" w:rsidR="00CB22B1" w:rsidRDefault="00CB22B1" w:rsidP="004B5FF3"/>
    <w:p w14:paraId="53B3A81C" w14:textId="2AADF186" w:rsidR="00CB22B1" w:rsidRDefault="00CB22B1" w:rsidP="004B5FF3">
      <w:r>
        <w:t xml:space="preserve">Bijlage C </w:t>
      </w:r>
      <w:r>
        <w:tab/>
        <w:t>C#-code van de Xamarin applicatie</w:t>
      </w:r>
    </w:p>
    <w:p w14:paraId="6E175C32" w14:textId="52AA0D12" w:rsidR="00500930" w:rsidRDefault="00500930" w:rsidP="004B5FF3"/>
    <w:p w14:paraId="60C44261" w14:textId="7446914B" w:rsidR="00500930" w:rsidRDefault="00500930" w:rsidP="004B5FF3">
      <w:r>
        <w:t xml:space="preserve">Bijlage D </w:t>
      </w:r>
      <w:r>
        <w:tab/>
        <w:t>Resultaten enquête</w:t>
      </w:r>
    </w:p>
    <w:p w14:paraId="70D64768" w14:textId="419AB21F" w:rsidR="00BC48F6" w:rsidRDefault="00BC48F6" w:rsidP="004B5FF3"/>
    <w:p w14:paraId="7508448D" w14:textId="6A1570B8" w:rsidR="00BC48F6" w:rsidRDefault="00BC48F6" w:rsidP="004B5FF3"/>
    <w:p w14:paraId="53922274" w14:textId="28408D4A" w:rsidR="00801735" w:rsidRDefault="00801735" w:rsidP="004B5FF3"/>
    <w:p w14:paraId="4F791EDB" w14:textId="74A1A2A1" w:rsidR="00801735" w:rsidRDefault="00801735" w:rsidP="004B5FF3"/>
    <w:p w14:paraId="77E8E9FA" w14:textId="3D6526D0" w:rsidR="00801735" w:rsidRDefault="00801735" w:rsidP="004B5FF3"/>
    <w:p w14:paraId="6C8ED14D" w14:textId="3E006BB6" w:rsidR="00801735" w:rsidRDefault="00801735" w:rsidP="004B5FF3"/>
    <w:p w14:paraId="3130FEF5" w14:textId="3FB1CEAD" w:rsidR="00801735" w:rsidRDefault="00801735" w:rsidP="004B5FF3"/>
    <w:p w14:paraId="23529C3D" w14:textId="33409E63" w:rsidR="00801735" w:rsidRDefault="00801735" w:rsidP="004B5FF3"/>
    <w:p w14:paraId="510907B7" w14:textId="6279E9D2" w:rsidR="00801735" w:rsidRDefault="00801735" w:rsidP="004B5FF3"/>
    <w:p w14:paraId="7A0BFE2B" w14:textId="3922B281" w:rsidR="00801735" w:rsidRDefault="00801735" w:rsidP="004B5FF3"/>
    <w:p w14:paraId="0326D483" w14:textId="03B34A4F" w:rsidR="00801735" w:rsidRDefault="00801735" w:rsidP="004B5FF3"/>
    <w:p w14:paraId="10366C55" w14:textId="12E6A2C2" w:rsidR="00801735" w:rsidRDefault="00801735" w:rsidP="004B5FF3"/>
    <w:p w14:paraId="34FEA550" w14:textId="2818AC11" w:rsidR="00801735" w:rsidRDefault="00801735" w:rsidP="004B5FF3"/>
    <w:p w14:paraId="558DDAA2" w14:textId="3E0961DD" w:rsidR="00801735" w:rsidRDefault="00801735" w:rsidP="004B5FF3"/>
    <w:p w14:paraId="08FC37C0" w14:textId="4EF379C5" w:rsidR="00801735" w:rsidRDefault="00801735" w:rsidP="004B5FF3"/>
    <w:p w14:paraId="6D935D2B" w14:textId="496A3C52" w:rsidR="00801735" w:rsidRDefault="00801735" w:rsidP="004B5FF3"/>
    <w:p w14:paraId="0B98FFD1" w14:textId="079AA93B" w:rsidR="00801735" w:rsidRDefault="00801735" w:rsidP="004B5FF3"/>
    <w:p w14:paraId="535AE7AB" w14:textId="61765D8A" w:rsidR="00801735" w:rsidRDefault="00801735" w:rsidP="004B5FF3"/>
    <w:p w14:paraId="14EF6FD8" w14:textId="40A27CD9" w:rsidR="00801735" w:rsidRDefault="00801735" w:rsidP="004B5FF3"/>
    <w:p w14:paraId="349C6055" w14:textId="6E286C00" w:rsidR="00801735" w:rsidRDefault="00801735" w:rsidP="004B5FF3"/>
    <w:p w14:paraId="1FC43503" w14:textId="4532750D" w:rsidR="00801735" w:rsidRDefault="00801735" w:rsidP="004B5FF3"/>
    <w:p w14:paraId="3BC16012" w14:textId="048F5F0B" w:rsidR="00801735" w:rsidRDefault="00801735" w:rsidP="004B5FF3"/>
    <w:p w14:paraId="0B3DEDEF" w14:textId="61DDA17F" w:rsidR="00801735" w:rsidRDefault="00801735" w:rsidP="004B5FF3"/>
    <w:p w14:paraId="0E895D68" w14:textId="46D11135" w:rsidR="00801735" w:rsidRDefault="00801735" w:rsidP="004B5FF3"/>
    <w:p w14:paraId="2BFB98CD" w14:textId="77777777" w:rsidR="00461064" w:rsidRDefault="00461064" w:rsidP="004B5FF3">
      <w:pPr>
        <w:sectPr w:rsidR="00461064" w:rsidSect="00E95554">
          <w:headerReference w:type="even" r:id="rId47"/>
          <w:headerReference w:type="default" r:id="rId48"/>
          <w:footerReference w:type="even" r:id="rId49"/>
          <w:footerReference w:type="default" r:id="rId50"/>
          <w:footerReference w:type="first" r:id="rId51"/>
          <w:type w:val="oddPage"/>
          <w:pgSz w:w="11906" w:h="16838"/>
          <w:pgMar w:top="1418" w:right="1418" w:bottom="1418" w:left="1418" w:header="709" w:footer="709" w:gutter="0"/>
          <w:cols w:space="708"/>
          <w:docGrid w:linePitch="360"/>
        </w:sectPr>
      </w:pPr>
    </w:p>
    <w:p w14:paraId="5D8E0175" w14:textId="278171E8" w:rsidR="00801735" w:rsidRDefault="00801735" w:rsidP="004B5FF3"/>
    <w:p w14:paraId="04BFC40E" w14:textId="77777777" w:rsidR="00801735" w:rsidRDefault="00801735" w:rsidP="004B5FF3"/>
    <w:p w14:paraId="1FA4966A" w14:textId="2347A28B" w:rsidR="00BC48F6" w:rsidRPr="00500930" w:rsidRDefault="00500930" w:rsidP="004B5FF3">
      <w:pPr>
        <w:rPr>
          <w:b/>
        </w:rPr>
      </w:pPr>
      <w:r>
        <w:rPr>
          <w:b/>
        </w:rPr>
        <w:t>A</w:t>
      </w:r>
    </w:p>
    <w:p w14:paraId="2DB76355" w14:textId="77777777" w:rsidR="00461064" w:rsidRDefault="00461064" w:rsidP="006901D1">
      <w:pPr>
        <w:rPr>
          <w:rFonts w:ascii="Courier New" w:hAnsi="Courier New" w:cs="Courier New"/>
        </w:rPr>
        <w:sectPr w:rsidR="00461064" w:rsidSect="00461064">
          <w:footerReference w:type="default" r:id="rId52"/>
          <w:pgSz w:w="11906" w:h="16838"/>
          <w:pgMar w:top="1418" w:right="1418" w:bottom="1418" w:left="1418" w:header="709" w:footer="709" w:gutter="0"/>
          <w:pgNumType w:start="1"/>
          <w:cols w:space="708"/>
          <w:docGrid w:linePitch="360"/>
        </w:sectPr>
      </w:pPr>
    </w:p>
    <w:tbl>
      <w:tblPr>
        <w:tblStyle w:val="Tabelraster"/>
        <w:tblW w:w="10632" w:type="dxa"/>
        <w:tblInd w:w="-856" w:type="dxa"/>
        <w:tblLook w:val="04A0" w:firstRow="1" w:lastRow="0" w:firstColumn="1" w:lastColumn="0" w:noHBand="0" w:noVBand="1"/>
      </w:tblPr>
      <w:tblGrid>
        <w:gridCol w:w="10632"/>
      </w:tblGrid>
      <w:tr w:rsidR="006901D1" w14:paraId="2BC55E7C" w14:textId="77777777" w:rsidTr="00500930">
        <w:trPr>
          <w:trHeight w:val="13309"/>
        </w:trPr>
        <w:tc>
          <w:tcPr>
            <w:tcW w:w="10632" w:type="dxa"/>
          </w:tcPr>
          <w:p w14:paraId="4B250106" w14:textId="71DC5BB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"use strict";</w:t>
            </w:r>
          </w:p>
          <w:p w14:paraId="65A5157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React, {Component} from 'react';</w:t>
            </w:r>
          </w:p>
          <w:p w14:paraId="0934C7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 StyleSheet, Image, View, ScrollView, ListView, Text, TouchableHighlight, AppRegistry, Modal, FlatList} from 'react-native';</w:t>
            </w:r>
          </w:p>
          <w:p w14:paraId="48D83F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VideoPlayer from 'react-native-video-controls';</w:t>
            </w:r>
          </w:p>
          <w:p w14:paraId="2B16103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DatePicker from 'react-native-datepicker';</w:t>
            </w:r>
          </w:p>
          <w:p w14:paraId="08790A8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SearchBar from 'react-native-searchbar';</w:t>
            </w:r>
          </w:p>
          <w:p w14:paraId="269519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Dimensions from 'Dimensions';</w:t>
            </w:r>
          </w:p>
          <w:p w14:paraId="40F01E2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{List, ListItem} from 'react-native-elements';</w:t>
            </w:r>
          </w:p>
          <w:p w14:paraId="56C0E0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import Hr from 'react-native-hr-component';</w:t>
            </w:r>
          </w:p>
          <w:p w14:paraId="407492FD" w14:textId="77777777" w:rsidR="006901D1" w:rsidRPr="00085358" w:rsidRDefault="006901D1" w:rsidP="006901D1">
            <w:pPr>
              <w:rPr>
                <w:rFonts w:ascii="Courier New" w:hAnsi="Courier New" w:cs="Courier New"/>
                <w:lang w:val="en-US"/>
              </w:rPr>
            </w:pPr>
          </w:p>
          <w:p w14:paraId="5337CC1A" w14:textId="77777777" w:rsidR="006901D1" w:rsidRPr="00085358" w:rsidRDefault="006901D1" w:rsidP="006901D1">
            <w:pPr>
              <w:rPr>
                <w:rFonts w:ascii="Courier New" w:hAnsi="Courier New" w:cs="Courier New"/>
                <w:lang w:val="en-US"/>
              </w:rPr>
            </w:pPr>
          </w:p>
          <w:p w14:paraId="1E9DD345" w14:textId="77777777" w:rsidR="006901D1" w:rsidRPr="00085358" w:rsidRDefault="006901D1" w:rsidP="006901D1">
            <w:pPr>
              <w:rPr>
                <w:rFonts w:ascii="Courier New" w:hAnsi="Courier New" w:cs="Courier New"/>
                <w:lang w:val="en-US"/>
              </w:rPr>
            </w:pPr>
          </w:p>
          <w:p w14:paraId="27BEBF08" w14:textId="77777777" w:rsidR="006901D1" w:rsidRPr="00085358" w:rsidRDefault="006901D1" w:rsidP="006901D1">
            <w:pPr>
              <w:rPr>
                <w:rFonts w:ascii="Courier New" w:hAnsi="Courier New" w:cs="Courier New"/>
                <w:lang w:val="en-US"/>
              </w:rPr>
            </w:pPr>
          </w:p>
          <w:p w14:paraId="5BB35BE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var elements = [];</w:t>
            </w:r>
          </w:p>
          <w:p w14:paraId="0AD9065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function parseJsonDate(jsonDateString){</w:t>
            </w:r>
          </w:p>
          <w:p w14:paraId="42D4AFD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Date.parse(jsonDateString);</w:t>
            </w:r>
          </w:p>
          <w:p w14:paraId="74699C9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12A971D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09816AC7" w14:textId="77777777" w:rsidR="006901D1" w:rsidRPr="00085358" w:rsidRDefault="006901D1" w:rsidP="006901D1">
            <w:pPr>
              <w:rPr>
                <w:rFonts w:ascii="Courier New" w:hAnsi="Courier New" w:cs="Courier New"/>
                <w:lang w:val="en-US"/>
              </w:rPr>
            </w:pPr>
          </w:p>
          <w:p w14:paraId="44E9F8B5" w14:textId="77777777" w:rsidR="006901D1" w:rsidRPr="00CC1765" w:rsidRDefault="006901D1" w:rsidP="006901D1">
            <w:pPr>
              <w:rPr>
                <w:rFonts w:ascii="Courier New" w:hAnsi="Courier New" w:cs="Courier New"/>
              </w:rPr>
            </w:pPr>
            <w:r w:rsidRPr="00085358">
              <w:rPr>
                <w:rFonts w:ascii="Courier New" w:hAnsi="Courier New" w:cs="Courier New"/>
                <w:lang w:val="en-US"/>
              </w:rPr>
              <w:tab/>
            </w:r>
            <w:r w:rsidRPr="00CC1765">
              <w:rPr>
                <w:rFonts w:ascii="Courier New" w:hAnsi="Courier New" w:cs="Courier New"/>
              </w:rPr>
              <w:t>function calculatePercentage(start, end){</w:t>
            </w:r>
          </w:p>
          <w:p w14:paraId="5EF71C3B" w14:textId="77777777" w:rsidR="006901D1" w:rsidRPr="006901D1" w:rsidRDefault="006901D1" w:rsidP="006901D1">
            <w:pPr>
              <w:rPr>
                <w:rFonts w:ascii="Courier New" w:hAnsi="Courier New" w:cs="Courier New"/>
              </w:rPr>
            </w:pPr>
            <w:r w:rsidRPr="00CC1765">
              <w:rPr>
                <w:rFonts w:ascii="Courier New" w:hAnsi="Courier New" w:cs="Courier New"/>
              </w:rPr>
              <w:tab/>
            </w:r>
            <w:r w:rsidRPr="00CC1765">
              <w:rPr>
                <w:rFonts w:ascii="Courier New" w:hAnsi="Courier New" w:cs="Courier New"/>
              </w:rPr>
              <w:tab/>
            </w:r>
            <w:r w:rsidRPr="006901D1">
              <w:rPr>
                <w:rFonts w:ascii="Courier New" w:hAnsi="Courier New" w:cs="Courier New"/>
              </w:rPr>
              <w:t>var starttijd = parseJsonDate(start);</w:t>
            </w:r>
          </w:p>
          <w:p w14:paraId="4902F387"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114551B2"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2B5BD05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7C554A30"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6F0BFB6F"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39B9D60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calc3/calc1;</w:t>
            </w:r>
          </w:p>
          <w:p w14:paraId="2954720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return calcpercent;</w:t>
            </w:r>
          </w:p>
          <w:p w14:paraId="27A76C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5CEE014B" w14:textId="77777777" w:rsidR="006901D1" w:rsidRPr="00CC1765" w:rsidRDefault="006901D1" w:rsidP="006901D1">
            <w:pPr>
              <w:rPr>
                <w:rFonts w:ascii="Courier New" w:hAnsi="Courier New" w:cs="Courier New"/>
              </w:rPr>
            </w:pPr>
            <w:r w:rsidRPr="00085358">
              <w:rPr>
                <w:rFonts w:ascii="Courier New" w:hAnsi="Courier New" w:cs="Courier New"/>
                <w:lang w:val="en-US"/>
              </w:rPr>
              <w:tab/>
            </w:r>
            <w:r w:rsidRPr="00CC1765">
              <w:rPr>
                <w:rFonts w:ascii="Courier New" w:hAnsi="Courier New" w:cs="Courier New"/>
              </w:rPr>
              <w:t>function calculatePercentageAnder(start,end){</w:t>
            </w:r>
          </w:p>
          <w:p w14:paraId="31B47942" w14:textId="77777777" w:rsidR="006901D1" w:rsidRPr="006901D1" w:rsidRDefault="006901D1" w:rsidP="006901D1">
            <w:pPr>
              <w:rPr>
                <w:rFonts w:ascii="Courier New" w:hAnsi="Courier New" w:cs="Courier New"/>
              </w:rPr>
            </w:pPr>
            <w:r w:rsidRPr="00CC1765">
              <w:rPr>
                <w:rFonts w:ascii="Courier New" w:hAnsi="Courier New" w:cs="Courier New"/>
              </w:rPr>
              <w:tab/>
            </w:r>
            <w:r w:rsidRPr="00CC1765">
              <w:rPr>
                <w:rFonts w:ascii="Courier New" w:hAnsi="Courier New" w:cs="Courier New"/>
              </w:rPr>
              <w:tab/>
            </w:r>
            <w:r w:rsidRPr="006901D1">
              <w:rPr>
                <w:rFonts w:ascii="Courier New" w:hAnsi="Courier New" w:cs="Courier New"/>
              </w:rPr>
              <w:t>var starttijd = parseJsonDate(start);</w:t>
            </w:r>
          </w:p>
          <w:p w14:paraId="739C98B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eindtijd = parseJsonDate(end);</w:t>
            </w:r>
          </w:p>
          <w:p w14:paraId="599C7A9A"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nu = parseJsonDate('2018-02-28T12:03:30Z');</w:t>
            </w:r>
          </w:p>
          <w:p w14:paraId="63184E2B"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calc1 = eindtijd - starttijd;</w:t>
            </w:r>
          </w:p>
          <w:p w14:paraId="367BBADD" w14:textId="77777777" w:rsidR="006901D1" w:rsidRPr="006901D1" w:rsidRDefault="006901D1" w:rsidP="006901D1">
            <w:pPr>
              <w:rPr>
                <w:rFonts w:ascii="Courier New" w:hAnsi="Courier New" w:cs="Courier New"/>
              </w:rPr>
            </w:pPr>
            <w:r w:rsidRPr="006901D1">
              <w:rPr>
                <w:rFonts w:ascii="Courier New" w:hAnsi="Courier New" w:cs="Courier New"/>
              </w:rPr>
              <w:tab/>
            </w:r>
            <w:r w:rsidRPr="006901D1">
              <w:rPr>
                <w:rFonts w:ascii="Courier New" w:hAnsi="Courier New" w:cs="Courier New"/>
              </w:rPr>
              <w:tab/>
              <w:t>var calc2 = eindtijd - nu;</w:t>
            </w:r>
          </w:p>
          <w:p w14:paraId="43BC71B3" w14:textId="77777777" w:rsidR="006901D1" w:rsidRPr="00085358" w:rsidRDefault="006901D1" w:rsidP="006901D1">
            <w:pPr>
              <w:rPr>
                <w:rFonts w:ascii="Courier New" w:hAnsi="Courier New" w:cs="Courier New"/>
                <w:lang w:val="en-US"/>
              </w:rPr>
            </w:pPr>
            <w:r w:rsidRPr="006901D1">
              <w:rPr>
                <w:rFonts w:ascii="Courier New" w:hAnsi="Courier New" w:cs="Courier New"/>
              </w:rPr>
              <w:tab/>
            </w:r>
            <w:r w:rsidRPr="006901D1">
              <w:rPr>
                <w:rFonts w:ascii="Courier New" w:hAnsi="Courier New" w:cs="Courier New"/>
              </w:rPr>
              <w:tab/>
            </w:r>
            <w:r w:rsidRPr="00085358">
              <w:rPr>
                <w:rFonts w:ascii="Courier New" w:hAnsi="Courier New" w:cs="Courier New"/>
                <w:lang w:val="en-US"/>
              </w:rPr>
              <w:t>var calc3 = calc1 - calc2;</w:t>
            </w:r>
          </w:p>
          <w:p w14:paraId="2F62A97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calcpercent = 1 - calc3/calc1;</w:t>
            </w:r>
          </w:p>
          <w:p w14:paraId="770BC7A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t>return calcpercent;</w:t>
            </w:r>
          </w:p>
          <w:p w14:paraId="19F6CC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2C01B0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57E3E0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export default class App extends React.Component {</w:t>
            </w:r>
          </w:p>
          <w:p w14:paraId="5C36A6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constructor(){</w:t>
            </w:r>
          </w:p>
          <w:p w14:paraId="37A9CD8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super()</w:t>
            </w:r>
          </w:p>
          <w:p w14:paraId="083DAF3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176E9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var today = new Date(),</w:t>
            </w:r>
          </w:p>
          <w:p w14:paraId="09DA7A4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today = today.getDate() + '-' + (today.getMonth() + 1) + '-' +today.getFullYear();</w:t>
            </w:r>
          </w:p>
          <w:p w14:paraId="1D91766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global.vandaag = today;</w:t>
            </w:r>
          </w:p>
          <w:p w14:paraId="7077C5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DE289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6B9B86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 = {</w:t>
            </w:r>
          </w:p>
          <w:p w14:paraId="0DE4C73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items,</w:t>
            </w:r>
          </w:p>
          <w:p w14:paraId="1CBBB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results: [],</w:t>
            </w:r>
          </w:p>
          <w:p w14:paraId="67FC97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date: today,</w:t>
            </w:r>
          </w:p>
          <w:p w14:paraId="604D630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count: 0,</w:t>
            </w:r>
          </w:p>
          <w:p w14:paraId="13DC75E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modalVisible: false,</w:t>
            </w:r>
          </w:p>
          <w:p w14:paraId="0BA41CE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data: []</w:t>
            </w:r>
          </w:p>
          <w:p w14:paraId="31F47DD1" w14:textId="77777777" w:rsidR="006901D1" w:rsidRPr="00085358" w:rsidRDefault="006901D1" w:rsidP="006901D1">
            <w:pPr>
              <w:rPr>
                <w:rFonts w:ascii="Courier New" w:hAnsi="Courier New" w:cs="Courier New"/>
                <w:lang w:val="en-US"/>
              </w:rPr>
            </w:pPr>
          </w:p>
          <w:p w14:paraId="0B8B76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004DA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this._handleResults = this._handleResults.bind(this);</w:t>
            </w:r>
          </w:p>
          <w:p w14:paraId="3E5DF2F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353DB18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w:t>
            </w:r>
          </w:p>
          <w:p w14:paraId="1ACFCC0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0D2EF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componentWillMount() {</w:t>
            </w:r>
          </w:p>
          <w:p w14:paraId="2737FB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this.fetchData();</w:t>
            </w:r>
          </w:p>
          <w:p w14:paraId="29CB1F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0839436" w14:textId="77777777" w:rsidR="006901D1" w:rsidRPr="00085358" w:rsidRDefault="006901D1" w:rsidP="006901D1">
            <w:pPr>
              <w:rPr>
                <w:rFonts w:ascii="Courier New" w:hAnsi="Courier New" w:cs="Courier New"/>
                <w:lang w:val="en-US"/>
              </w:rPr>
            </w:pPr>
          </w:p>
          <w:p w14:paraId="02D9D6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fetchData = async () =&gt; {</w:t>
            </w:r>
          </w:p>
          <w:p w14:paraId="7A0102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response = await fetch("https://api.myjson.com/bins/87f6f");</w:t>
            </w:r>
          </w:p>
          <w:p w14:paraId="13CBBC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const json = await response.json();</w:t>
            </w:r>
          </w:p>
          <w:p w14:paraId="0A0AA2C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data: json.data.channelList.channels.edges });</w:t>
            </w:r>
          </w:p>
          <w:p w14:paraId="5512D1C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4E06AF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058BE" w14:textId="77777777" w:rsidR="006901D1" w:rsidRPr="00085358" w:rsidRDefault="006901D1" w:rsidP="006901D1">
            <w:pPr>
              <w:rPr>
                <w:rFonts w:ascii="Courier New" w:hAnsi="Courier New" w:cs="Courier New"/>
                <w:lang w:val="en-US"/>
              </w:rPr>
            </w:pPr>
          </w:p>
          <w:p w14:paraId="63D9523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2333855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t>renderdate(){</w:t>
            </w:r>
          </w:p>
          <w:p w14:paraId="0A8FE6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if (this.state.date == vandaag){</w:t>
            </w:r>
          </w:p>
          <w:p w14:paraId="4D8C77A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20D81A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this.state.date</w:t>
            </w:r>
          </w:p>
          <w:p w14:paraId="1D7D03C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07B9D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37277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else{</w:t>
            </w:r>
          </w:p>
          <w:p w14:paraId="7951F68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return (</w:t>
            </w:r>
          </w:p>
          <w:p w14:paraId="586B46F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this.state.date</w:t>
            </w:r>
          </w:p>
          <w:p w14:paraId="268EA5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497516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w:t>
            </w:r>
          </w:p>
          <w:p w14:paraId="2BE3DD1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_handleResults(results) {</w:t>
            </w:r>
          </w:p>
          <w:p w14:paraId="5FA5592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 results });</w:t>
            </w:r>
          </w:p>
          <w:p w14:paraId="655AF86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DF948B5" w14:textId="77777777" w:rsidR="006901D1" w:rsidRPr="00085358" w:rsidRDefault="006901D1" w:rsidP="006901D1">
            <w:pPr>
              <w:rPr>
                <w:rFonts w:ascii="Courier New" w:hAnsi="Courier New" w:cs="Courier New"/>
                <w:lang w:val="en-US"/>
              </w:rPr>
            </w:pPr>
          </w:p>
          <w:p w14:paraId="0F67432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07885C08" w14:textId="77777777" w:rsidR="006901D1" w:rsidRPr="00085358" w:rsidRDefault="006901D1" w:rsidP="006901D1">
            <w:pPr>
              <w:rPr>
                <w:rFonts w:ascii="Courier New" w:hAnsi="Courier New" w:cs="Courier New"/>
                <w:lang w:val="en-US"/>
              </w:rPr>
            </w:pPr>
          </w:p>
          <w:p w14:paraId="153F541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p>
          <w:p w14:paraId="398A684D" w14:textId="77777777" w:rsidR="006901D1" w:rsidRPr="00085358" w:rsidRDefault="006901D1" w:rsidP="006901D1">
            <w:pPr>
              <w:rPr>
                <w:rFonts w:ascii="Courier New" w:hAnsi="Courier New" w:cs="Courier New"/>
                <w:lang w:val="en-US"/>
              </w:rPr>
            </w:pPr>
          </w:p>
          <w:p w14:paraId="0DD019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 {</w:t>
            </w:r>
          </w:p>
          <w:p w14:paraId="03679C2F" w14:textId="77777777" w:rsidR="006901D1" w:rsidRPr="00085358" w:rsidRDefault="006901D1" w:rsidP="006901D1">
            <w:pPr>
              <w:rPr>
                <w:rFonts w:ascii="Courier New" w:hAnsi="Courier New" w:cs="Courier New"/>
                <w:lang w:val="en-US"/>
              </w:rPr>
            </w:pPr>
          </w:p>
          <w:p w14:paraId="38DF583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let logo = {</w:t>
            </w:r>
          </w:p>
          <w:p w14:paraId="6B473494" w14:textId="77777777" w:rsidR="006901D1" w:rsidRPr="006901D1" w:rsidRDefault="006901D1" w:rsidP="006901D1">
            <w:pPr>
              <w:rPr>
                <w:rFonts w:ascii="Courier New" w:hAnsi="Courier New" w:cs="Courier New"/>
              </w:rPr>
            </w:pPr>
            <w:r w:rsidRPr="00085358">
              <w:rPr>
                <w:rFonts w:ascii="Courier New" w:hAnsi="Courier New" w:cs="Courier New"/>
                <w:lang w:val="en-US"/>
              </w:rPr>
              <w:tab/>
              <w:t xml:space="preserve">  </w:t>
            </w:r>
            <w:r w:rsidRPr="006901D1">
              <w:rPr>
                <w:rFonts w:ascii="Courier New" w:hAnsi="Courier New" w:cs="Courier New"/>
              </w:rPr>
              <w:t>uri: 'http://zappware.com/wp-content/uploads/2017/04/1.png'}</w:t>
            </w:r>
          </w:p>
          <w:p w14:paraId="25B8F75F"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let zoek = {</w:t>
            </w:r>
          </w:p>
          <w:p w14:paraId="43F6B6AD" w14:textId="77777777" w:rsidR="006901D1" w:rsidRPr="006901D1" w:rsidRDefault="006901D1" w:rsidP="006901D1">
            <w:pPr>
              <w:rPr>
                <w:rFonts w:ascii="Courier New" w:hAnsi="Courier New" w:cs="Courier New"/>
              </w:rPr>
            </w:pPr>
            <w:r w:rsidRPr="006901D1">
              <w:rPr>
                <w:rFonts w:ascii="Courier New" w:hAnsi="Courier New" w:cs="Courier New"/>
              </w:rPr>
              <w:tab/>
              <w:t xml:space="preserve">  uri: 'https://cdn4.iconfinder.com/data/icons/pictype-free-vector-icons/16/search-128.png'}</w:t>
            </w:r>
          </w:p>
          <w:p w14:paraId="6ACAE968" w14:textId="77777777" w:rsidR="006901D1" w:rsidRPr="00085358" w:rsidRDefault="006901D1" w:rsidP="006901D1">
            <w:pPr>
              <w:rPr>
                <w:rFonts w:ascii="Courier New" w:hAnsi="Courier New" w:cs="Courier New"/>
                <w:lang w:val="en-US"/>
              </w:rPr>
            </w:pPr>
            <w:r w:rsidRPr="006901D1">
              <w:rPr>
                <w:rFonts w:ascii="Courier New" w:hAnsi="Courier New" w:cs="Courier New"/>
              </w:rPr>
              <w:tab/>
              <w:t xml:space="preserve">  </w:t>
            </w:r>
            <w:r w:rsidRPr="00085358">
              <w:rPr>
                <w:rFonts w:ascii="Courier New" w:hAnsi="Courier New" w:cs="Courier New"/>
                <w:lang w:val="en-US"/>
              </w:rPr>
              <w:t>;</w:t>
            </w:r>
          </w:p>
          <w:p w14:paraId="05691D7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var { width, height } = Dimensions.get('window')</w:t>
            </w:r>
          </w:p>
          <w:p w14:paraId="2C9C1A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return (</w:t>
            </w:r>
          </w:p>
          <w:p w14:paraId="7BA7CFAE" w14:textId="77777777" w:rsidR="006901D1" w:rsidRPr="00085358" w:rsidRDefault="006901D1" w:rsidP="006901D1">
            <w:pPr>
              <w:rPr>
                <w:rFonts w:ascii="Courier New" w:hAnsi="Courier New" w:cs="Courier New"/>
                <w:lang w:val="en-US"/>
              </w:rPr>
            </w:pPr>
          </w:p>
          <w:p w14:paraId="6FD73C85" w14:textId="77777777" w:rsidR="006901D1" w:rsidRPr="00085358" w:rsidRDefault="006901D1" w:rsidP="006901D1">
            <w:pPr>
              <w:rPr>
                <w:rFonts w:ascii="Courier New" w:hAnsi="Courier New" w:cs="Courier New"/>
                <w:lang w:val="en-US"/>
              </w:rPr>
            </w:pPr>
          </w:p>
          <w:p w14:paraId="2F39B35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 style={styles.overallcontainer}&gt;</w:t>
            </w:r>
          </w:p>
          <w:p w14:paraId="53A15E7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&lt;Modal visible={this.state.modalVisible} animationType={'slide'} onRequestClose={() =&gt;this.closeModal()}&gt;</w:t>
            </w:r>
          </w:p>
          <w:p w14:paraId="70B25AA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&lt;View style={{ marginTop: 110 }}&gt;</w:t>
            </w:r>
          </w:p>
          <w:p w14:paraId="054D1EA0" w14:textId="77777777" w:rsidR="006901D1" w:rsidRPr="00085358" w:rsidRDefault="006901D1" w:rsidP="006901D1">
            <w:pPr>
              <w:rPr>
                <w:rFonts w:ascii="Courier New" w:hAnsi="Courier New" w:cs="Courier New"/>
                <w:lang w:val="en-US"/>
              </w:rPr>
            </w:pPr>
          </w:p>
          <w:p w14:paraId="7A9CA5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r w:rsidRPr="00085358">
              <w:rPr>
                <w:rFonts w:ascii="Courier New" w:hAnsi="Courier New" w:cs="Courier New"/>
                <w:lang w:val="en-US"/>
              </w:rPr>
              <w:tab/>
              <w:t xml:space="preserve">     {</w:t>
            </w:r>
          </w:p>
          <w:p w14:paraId="6677EE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this.state.results.map((result, i) =&gt; {</w:t>
            </w:r>
          </w:p>
          <w:p w14:paraId="21FFED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return (</w:t>
            </w:r>
          </w:p>
          <w:p w14:paraId="723BBD0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 key={i}&gt;</w:t>
            </w:r>
          </w:p>
          <w:p w14:paraId="78D0A1C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{typeof result === 'object' &amp;&amp; !(result instanceof Array) ? 'gold object!' : result.toString()}</w:t>
            </w:r>
          </w:p>
          <w:p w14:paraId="76DADAC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&lt;/Text&gt;</w:t>
            </w:r>
          </w:p>
          <w:p w14:paraId="4507166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F228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4172EE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8704F9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&lt;/View&gt;</w:t>
            </w:r>
          </w:p>
          <w:p w14:paraId="27A9C8E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&lt;/Modal&gt;</w:t>
            </w:r>
          </w:p>
          <w:p w14:paraId="378DA54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style={styles.container}&gt;</w:t>
            </w:r>
          </w:p>
          <w:p w14:paraId="500A80B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source={logo} style={{flex:1, resizeMode: Image.resizeMode.contain}} /&gt;</w:t>
            </w:r>
          </w:p>
          <w:p w14:paraId="3DF7CF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2, backgroundColor: 'white'}} &gt;</w:t>
            </w:r>
          </w:p>
          <w:p w14:paraId="66DAB3B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&lt;DatePicker</w:t>
            </w:r>
          </w:p>
          <w:p w14:paraId="6F2D75A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style={{width: 200}}</w:t>
            </w:r>
          </w:p>
          <w:p w14:paraId="3E068EE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date={this.renderdate() }</w:t>
            </w:r>
          </w:p>
          <w:p w14:paraId="1CA455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mode="date"</w:t>
            </w:r>
          </w:p>
          <w:p w14:paraId="676E5B4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placeholder="select date"</w:t>
            </w:r>
          </w:p>
          <w:p w14:paraId="0FB1092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format="DD-MM-YYYY"</w:t>
            </w:r>
          </w:p>
          <w:p w14:paraId="15B95D9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minDate="01-06-2016"</w:t>
            </w:r>
          </w:p>
          <w:p w14:paraId="034808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maxDate="02-07-2019"</w:t>
            </w:r>
          </w:p>
          <w:p w14:paraId="7D753BC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confirmBtnText="Confirm"</w:t>
            </w:r>
          </w:p>
          <w:p w14:paraId="1582843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cancelBtnText="Cancel"</w:t>
            </w:r>
          </w:p>
          <w:p w14:paraId="4B1794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showIcon={false}</w:t>
            </w:r>
          </w:p>
          <w:p w14:paraId="62A85D1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hideText={false}</w:t>
            </w:r>
          </w:p>
          <w:p w14:paraId="7007575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customStyles={{</w:t>
            </w:r>
          </w:p>
          <w:p w14:paraId="64ADF8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dateInput: {</w:t>
            </w:r>
          </w:p>
          <w:p w14:paraId="0124F43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borderWidth: 0,</w:t>
            </w:r>
          </w:p>
          <w:p w14:paraId="01B8D3C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marginLeft: 20,</w:t>
            </w:r>
          </w:p>
          <w:p w14:paraId="2AA0E9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7A2A12D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dateText:</w:t>
            </w:r>
          </w:p>
          <w:p w14:paraId="3B22D7E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42C0B3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fontWeight: 'bold',</w:t>
            </w:r>
          </w:p>
          <w:p w14:paraId="75AC2F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w:t>
            </w:r>
          </w:p>
          <w:p w14:paraId="69B28B3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01946CD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onDateChange={(date) =&gt; {this.setState({date: date})}}</w:t>
            </w:r>
          </w:p>
          <w:p w14:paraId="361F569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 xml:space="preserve"> /&gt;</w:t>
            </w:r>
          </w:p>
          <w:p w14:paraId="6B4A597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1E580C4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 underlayColor="white" onPress={() =&gt; this.doSearchopen() } style={{flex: 1, backgroundColor: 'white', marginBottom: 2, marginTop: 2}} &gt;</w:t>
            </w:r>
          </w:p>
          <w:p w14:paraId="32DB704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source={zoek} style={{flex:1, resizeMode: Image.resizeMode.contain,}} /&gt;</w:t>
            </w:r>
          </w:p>
          <w:p w14:paraId="276F635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774374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&lt;/TouchableHighlight&gt;</w:t>
            </w:r>
          </w:p>
          <w:p w14:paraId="71E48EA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68425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style={styles.video} &gt;</w:t>
            </w:r>
          </w:p>
          <w:p w14:paraId="5335B15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&lt;VideoPlayer source={{ uri: 'http://d23dyxeqlo5psv.cloudfront.net/big_buck_bunny.mp4' }} navigator={ this.props.navigator }/&gt;</w:t>
            </w:r>
            <w:r w:rsidRPr="00085358">
              <w:rPr>
                <w:rFonts w:ascii="Courier New" w:hAnsi="Courier New" w:cs="Courier New"/>
                <w:lang w:val="en-US"/>
              </w:rPr>
              <w:tab/>
            </w:r>
          </w:p>
          <w:p w14:paraId="4DE143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55E9561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 style={styles.channel} &gt;</w:t>
            </w:r>
          </w:p>
          <w:p w14:paraId="73993A7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5866218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12140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&lt;FlatList</w:t>
            </w:r>
          </w:p>
          <w:p w14:paraId="53C50B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data={this.state.data}</w:t>
            </w:r>
          </w:p>
          <w:p w14:paraId="495934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keyExtractor={(x, i) =&gt; i}</w:t>
            </w:r>
          </w:p>
          <w:p w14:paraId="7E45E45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renderItem={({ item }) =&gt;</w:t>
            </w:r>
          </w:p>
          <w:p w14:paraId="5A5629E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(&lt;ListItem </w:t>
            </w:r>
          </w:p>
          <w:p w14:paraId="36939C8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hideChevron={true}</w:t>
            </w:r>
          </w:p>
          <w:p w14:paraId="57E9A82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avatar ={</w:t>
            </w:r>
          </w:p>
          <w:p w14:paraId="39E6008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style={{height: 75, width: 75 ,justifyContent: 'center', alignItems: 'center'}}&gt;</w:t>
            </w:r>
          </w:p>
          <w:p w14:paraId="47AFBCC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item.node.eventsAt.TVitem.smallImage.url}}  style={{height:75, width:75, justifyContent: 'center', alignItems: 'center', backgroundColor: 'rgba(0,0,0,0.5)' }}   &gt;</w:t>
            </w:r>
          </w:p>
          <w:p w14:paraId="3BEAB1F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 source={{uri: item.node.logo.url}}  style={{resizeMode: 'center', height: 60, width: 60, alignItems: 'center', }}   /&gt;</w:t>
            </w:r>
          </w:p>
          <w:p w14:paraId="35B9C1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&lt;/Image&gt;</w:t>
            </w:r>
          </w:p>
          <w:p w14:paraId="32394A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5AE89B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2893F39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title={item.node.eventsAt.TVitem.title}</w:t>
            </w:r>
          </w:p>
          <w:p w14:paraId="4EF3CC7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subtitle={</w:t>
            </w:r>
          </w:p>
          <w:p w14:paraId="79F7629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style={styles.totalbox}&gt;</w:t>
            </w:r>
          </w:p>
          <w:p w14:paraId="228F377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&lt;Text style={styles.textbox} &gt;  {item.node.eventsAt.TVitem.start.substring(11,16)}-{item.node.eventsAt.TVitem.end.substring(11,16)}&lt;/Text&gt;</w:t>
            </w:r>
          </w:p>
          <w:p w14:paraId="6B50AC6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style={styles.viewboxoverhead}&gt;</w:t>
            </w:r>
          </w:p>
          <w:p w14:paraId="10F3884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calculatePercentage(item.node.eventsAt.TVitem.start, item.node.eventsAt.TVitem.end), borderBottomColor: 'black', borderBottomWidth: 1.5,marginLeft: 5}} /&gt;</w:t>
            </w:r>
          </w:p>
          <w:p w14:paraId="69C0962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 style={{flex: calculatePercentageAnder(item.node.eventsAt.TVitem.start, item.node.eventsAt.TVitem.end), borderBottomColor: 'grey',  borderBottomWidth: 0.3, marginRight: 200}} /&gt;</w:t>
            </w:r>
          </w:p>
          <w:p w14:paraId="1C4D98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67ECF9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&lt;/View&gt;</w:t>
            </w:r>
          </w:p>
          <w:p w14:paraId="092B6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w:t>
            </w:r>
          </w:p>
          <w:p w14:paraId="60E1074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33E2438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0A4680F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t>/&gt;</w:t>
            </w:r>
          </w:p>
          <w:p w14:paraId="4DCE708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 xml:space="preserve">  )}  </w:t>
            </w:r>
          </w:p>
          <w:p w14:paraId="03BFBAF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6D7574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4E1062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r w:rsidRPr="00085358">
              <w:rPr>
                <w:rFonts w:ascii="Courier New" w:hAnsi="Courier New" w:cs="Courier New"/>
                <w:lang w:val="en-US"/>
              </w:rPr>
              <w:tab/>
            </w:r>
          </w:p>
          <w:p w14:paraId="65A94952"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&lt;/View&gt;</w:t>
            </w:r>
          </w:p>
          <w:p w14:paraId="2A6ECC5F"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t>&lt;SearchBar</w:t>
            </w:r>
          </w:p>
          <w:p w14:paraId="77A31C7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ref={(ref) =&gt; this.searchBar = ref}</w:t>
            </w:r>
          </w:p>
          <w:p w14:paraId="47881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data={items}</w:t>
            </w:r>
          </w:p>
          <w:p w14:paraId="4BF8BF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handleResults={this._handleResults}</w:t>
            </w:r>
          </w:p>
          <w:p w14:paraId="20DBCBE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/&gt;</w:t>
            </w:r>
          </w:p>
          <w:p w14:paraId="2B29CC3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&lt;/View&gt;</w:t>
            </w:r>
          </w:p>
          <w:p w14:paraId="7D8BFA0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r>
            <w:r w:rsidRPr="00085358">
              <w:rPr>
                <w:rFonts w:ascii="Courier New" w:hAnsi="Courier New" w:cs="Courier New"/>
                <w:lang w:val="en-US"/>
              </w:rPr>
              <w:tab/>
            </w:r>
          </w:p>
          <w:p w14:paraId="7E0494A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85D22" w14:textId="77777777" w:rsidR="006901D1" w:rsidRPr="00085358" w:rsidRDefault="006901D1" w:rsidP="006901D1">
            <w:pPr>
              <w:rPr>
                <w:rFonts w:ascii="Courier New" w:hAnsi="Courier New" w:cs="Courier New"/>
                <w:lang w:val="en-US"/>
              </w:rPr>
            </w:pPr>
          </w:p>
          <w:p w14:paraId="71A9A25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doSearchopen(){</w:t>
            </w:r>
          </w:p>
          <w:p w14:paraId="13C4C36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this.searchBar.show();</w:t>
            </w:r>
          </w:p>
          <w:p w14:paraId="7E895FC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this.setState({modelVisible:true});</w:t>
            </w:r>
          </w:p>
          <w:p w14:paraId="772CE7F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CC5E2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doSearchclose(){</w:t>
            </w:r>
          </w:p>
          <w:p w14:paraId="0B43D8A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this.searchBar.hide();</w:t>
            </w:r>
          </w:p>
          <w:p w14:paraId="44DB4F2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this.setState({modelVisible:false});</w:t>
            </w:r>
          </w:p>
          <w:p w14:paraId="2C77F51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101509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w:t>
            </w:r>
          </w:p>
          <w:p w14:paraId="7A7E5CC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items = [</w:t>
            </w:r>
          </w:p>
          <w:p w14:paraId="5CBAB5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01D9B23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1796396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923F276" w14:textId="77777777" w:rsidR="006901D1" w:rsidRPr="00085358" w:rsidRDefault="006901D1" w:rsidP="006901D1">
            <w:pPr>
              <w:rPr>
                <w:rFonts w:ascii="Courier New" w:hAnsi="Courier New" w:cs="Courier New"/>
                <w:lang w:val="en-US"/>
              </w:rPr>
            </w:pPr>
          </w:p>
          <w:p w14:paraId="7319A0D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const styles = StyleSheet.create({</w:t>
            </w:r>
          </w:p>
          <w:p w14:paraId="393D0BD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container:</w:t>
            </w:r>
          </w:p>
          <w:p w14:paraId="75FBEA9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7BF725D" w14:textId="77777777" w:rsidR="001A555B" w:rsidRDefault="006901D1" w:rsidP="006901D1">
            <w:pPr>
              <w:rPr>
                <w:rFonts w:ascii="Courier New" w:hAnsi="Courier New" w:cs="Courier New"/>
                <w:lang w:val="en-US"/>
              </w:rPr>
            </w:pPr>
            <w:r w:rsidRPr="00085358">
              <w:rPr>
                <w:rFonts w:ascii="Courier New" w:hAnsi="Courier New" w:cs="Courier New"/>
                <w:lang w:val="en-US"/>
              </w:rPr>
              <w:tab/>
              <w:t>height: 40</w:t>
            </w:r>
          </w:p>
          <w:p w14:paraId="2BC95759" w14:textId="77777777" w:rsidR="001A555B" w:rsidRDefault="001A555B" w:rsidP="006901D1">
            <w:pPr>
              <w:rPr>
                <w:rFonts w:ascii="Courier New" w:hAnsi="Courier New" w:cs="Courier New"/>
                <w:lang w:val="en-US"/>
              </w:rPr>
            </w:pPr>
          </w:p>
          <w:p w14:paraId="5C6327CD" w14:textId="2DD6FD8A" w:rsidR="006901D1" w:rsidRPr="00085358" w:rsidRDefault="006901D1" w:rsidP="006901D1">
            <w:pPr>
              <w:rPr>
                <w:rFonts w:ascii="Courier New" w:hAnsi="Courier New" w:cs="Courier New"/>
                <w:lang w:val="en-US"/>
              </w:rPr>
            </w:pPr>
            <w:r w:rsidRPr="00085358">
              <w:rPr>
                <w:rFonts w:ascii="Courier New" w:hAnsi="Courier New" w:cs="Courier New"/>
                <w:lang w:val="en-US"/>
              </w:rPr>
              <w:t>,</w:t>
            </w:r>
          </w:p>
          <w:p w14:paraId="62FABD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backgroundColor: "white",</w:t>
            </w:r>
          </w:p>
          <w:p w14:paraId="4831F84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flexDirection: 'row',</w:t>
            </w:r>
          </w:p>
          <w:p w14:paraId="400D992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B82D5A" w14:textId="77777777" w:rsidR="006901D1" w:rsidRPr="00085358" w:rsidRDefault="006901D1" w:rsidP="006901D1">
            <w:pPr>
              <w:rPr>
                <w:rFonts w:ascii="Courier New" w:hAnsi="Courier New" w:cs="Courier New"/>
                <w:lang w:val="en-US"/>
              </w:rPr>
            </w:pPr>
          </w:p>
          <w:p w14:paraId="08B0AF8A" w14:textId="77777777" w:rsidR="006901D1" w:rsidRPr="00085358" w:rsidRDefault="006901D1" w:rsidP="006901D1">
            <w:pPr>
              <w:rPr>
                <w:rFonts w:ascii="Courier New" w:hAnsi="Courier New" w:cs="Courier New"/>
                <w:lang w:val="en-US"/>
              </w:rPr>
            </w:pPr>
          </w:p>
          <w:p w14:paraId="7D4AEC7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video:</w:t>
            </w:r>
          </w:p>
          <w:p w14:paraId="3E5D84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24AEB15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5CD69C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'red',</w:t>
            </w:r>
          </w:p>
          <w:p w14:paraId="303B7CB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52CCCD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channel:</w:t>
            </w:r>
          </w:p>
          <w:p w14:paraId="52BAB20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F4C049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2,</w:t>
            </w:r>
          </w:p>
          <w:p w14:paraId="02580299"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'white',</w:t>
            </w:r>
          </w:p>
          <w:p w14:paraId="05686BD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FE0328"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  </w:t>
            </w:r>
          </w:p>
          <w:p w14:paraId="58CBDD2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overallcontainer:</w:t>
            </w:r>
          </w:p>
          <w:p w14:paraId="1FF004A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55EEACB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4065D27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backgroundColor: 'blue',</w:t>
            </w:r>
          </w:p>
          <w:p w14:paraId="1D47BFC0"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493FC2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scrollview:</w:t>
            </w:r>
          </w:p>
          <w:p w14:paraId="1C3CF7A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69F57DD5"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 1,</w:t>
            </w:r>
          </w:p>
          <w:p w14:paraId="09E94F1D"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w:t>
            </w:r>
          </w:p>
          <w:p w14:paraId="568CD33E"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lastRenderedPageBreak/>
              <w:t xml:space="preserve">  }</w:t>
            </w:r>
          </w:p>
          <w:p w14:paraId="7390C4D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3DC6BB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totalbox:{</w:t>
            </w:r>
          </w:p>
          <w:p w14:paraId="0A1CE57C"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'column'</w:t>
            </w:r>
          </w:p>
          <w:p w14:paraId="119C7AA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B19F96A"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textbox:</w:t>
            </w:r>
          </w:p>
          <w:p w14:paraId="6E821971"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1016FE43"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5D250DB4"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718BA9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viewboxoverhead:</w:t>
            </w:r>
          </w:p>
          <w:p w14:paraId="15F3728B"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 xml:space="preserve">  {</w:t>
            </w:r>
          </w:p>
          <w:p w14:paraId="377DF186"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flexDirection: 'row',</w:t>
            </w:r>
          </w:p>
          <w:p w14:paraId="75A76FE7" w14:textId="77777777" w:rsidR="006901D1" w:rsidRPr="00085358" w:rsidRDefault="006901D1" w:rsidP="006901D1">
            <w:pPr>
              <w:rPr>
                <w:rFonts w:ascii="Courier New" w:hAnsi="Courier New" w:cs="Courier New"/>
                <w:lang w:val="en-US"/>
              </w:rPr>
            </w:pPr>
            <w:r w:rsidRPr="00085358">
              <w:rPr>
                <w:rFonts w:ascii="Courier New" w:hAnsi="Courier New" w:cs="Courier New"/>
                <w:lang w:val="en-US"/>
              </w:rPr>
              <w:tab/>
              <w:t xml:space="preserve">  flex:1,</w:t>
            </w:r>
          </w:p>
          <w:p w14:paraId="337CE309" w14:textId="77777777" w:rsidR="006901D1" w:rsidRPr="006901D1" w:rsidRDefault="006901D1" w:rsidP="006901D1">
            <w:pPr>
              <w:rPr>
                <w:rFonts w:ascii="Courier New" w:hAnsi="Courier New" w:cs="Courier New"/>
              </w:rPr>
            </w:pPr>
            <w:r w:rsidRPr="00085358">
              <w:rPr>
                <w:rFonts w:ascii="Courier New" w:hAnsi="Courier New" w:cs="Courier New"/>
                <w:lang w:val="en-US"/>
              </w:rPr>
              <w:t xml:space="preserve">  </w:t>
            </w:r>
            <w:r w:rsidRPr="006901D1">
              <w:rPr>
                <w:rFonts w:ascii="Courier New" w:hAnsi="Courier New" w:cs="Courier New"/>
              </w:rPr>
              <w:t>},</w:t>
            </w:r>
          </w:p>
          <w:p w14:paraId="591E9C52" w14:textId="77777777" w:rsidR="006901D1" w:rsidRPr="006901D1" w:rsidRDefault="006901D1" w:rsidP="006901D1">
            <w:pPr>
              <w:rPr>
                <w:rFonts w:ascii="Courier New" w:hAnsi="Courier New" w:cs="Courier New"/>
              </w:rPr>
            </w:pPr>
            <w:r w:rsidRPr="006901D1">
              <w:rPr>
                <w:rFonts w:ascii="Courier New" w:hAnsi="Courier New" w:cs="Courier New"/>
              </w:rPr>
              <w:t xml:space="preserve">  </w:t>
            </w:r>
          </w:p>
          <w:p w14:paraId="065FDDA5" w14:textId="77777777" w:rsidR="006901D1" w:rsidRPr="006901D1" w:rsidRDefault="006901D1" w:rsidP="006901D1">
            <w:pPr>
              <w:rPr>
                <w:rFonts w:ascii="Courier New" w:hAnsi="Courier New" w:cs="Courier New"/>
              </w:rPr>
            </w:pPr>
            <w:r w:rsidRPr="006901D1">
              <w:rPr>
                <w:rFonts w:ascii="Courier New" w:hAnsi="Courier New" w:cs="Courier New"/>
              </w:rPr>
              <w:t>});</w:t>
            </w:r>
          </w:p>
          <w:p w14:paraId="26C6ACFA" w14:textId="77777777" w:rsidR="006901D1" w:rsidRPr="006901D1" w:rsidRDefault="006901D1" w:rsidP="006901D1">
            <w:pPr>
              <w:rPr>
                <w:rFonts w:ascii="Courier New" w:hAnsi="Courier New" w:cs="Courier New"/>
              </w:rPr>
            </w:pPr>
          </w:p>
          <w:p w14:paraId="584009D0" w14:textId="77777777" w:rsidR="006901D1" w:rsidRPr="006901D1" w:rsidRDefault="006901D1" w:rsidP="004B5FF3">
            <w:pPr>
              <w:rPr>
                <w:rFonts w:ascii="Courier New" w:hAnsi="Courier New" w:cs="Courier New"/>
              </w:rPr>
            </w:pPr>
          </w:p>
        </w:tc>
      </w:tr>
    </w:tbl>
    <w:p w14:paraId="68F937AB" w14:textId="643D52F6" w:rsidR="006901D1" w:rsidRDefault="006901D1" w:rsidP="004B5FF3">
      <w:pPr>
        <w:sectPr w:rsidR="006901D1" w:rsidSect="00461064">
          <w:pgSz w:w="11906" w:h="16838"/>
          <w:pgMar w:top="1418" w:right="1418" w:bottom="1418" w:left="1418" w:header="709" w:footer="709" w:gutter="0"/>
          <w:pgNumType w:start="1"/>
          <w:cols w:space="708"/>
          <w:docGrid w:linePitch="360"/>
        </w:sectPr>
      </w:pPr>
    </w:p>
    <w:p w14:paraId="6055560B" w14:textId="77777777" w:rsidR="00461064" w:rsidRDefault="006901D1" w:rsidP="001248ED">
      <w:pPr>
        <w:pStyle w:val="Titel"/>
        <w:sectPr w:rsidR="00461064" w:rsidSect="008176D9">
          <w:footerReference w:type="default" r:id="rId53"/>
          <w:pgSz w:w="11906" w:h="16838"/>
          <w:pgMar w:top="1418" w:right="1418" w:bottom="1418" w:left="1418" w:header="709" w:footer="709" w:gutter="0"/>
          <w:cols w:space="708"/>
          <w:docGrid w:linePitch="360"/>
        </w:sectPr>
      </w:pPr>
      <w:r>
        <w:lastRenderedPageBreak/>
        <w:t>B</w:t>
      </w:r>
    </w:p>
    <w:p w14:paraId="797DBC2F" w14:textId="0FB2FB0A" w:rsidR="006901D1" w:rsidRDefault="006901D1" w:rsidP="001248ED">
      <w:pPr>
        <w:pStyle w:val="Titel"/>
      </w:pPr>
    </w:p>
    <w:p w14:paraId="66C82DA3" w14:textId="77777777" w:rsidR="006901D1" w:rsidRDefault="006901D1" w:rsidP="001248ED">
      <w:pPr>
        <w:pStyle w:val="Titel"/>
      </w:pPr>
    </w:p>
    <w:tbl>
      <w:tblPr>
        <w:tblStyle w:val="Tabelraster"/>
        <w:tblW w:w="11057" w:type="dxa"/>
        <w:tblInd w:w="-856" w:type="dxa"/>
        <w:tblLook w:val="04A0" w:firstRow="1" w:lastRow="0" w:firstColumn="1" w:lastColumn="0" w:noHBand="0" w:noVBand="1"/>
      </w:tblPr>
      <w:tblGrid>
        <w:gridCol w:w="11057"/>
      </w:tblGrid>
      <w:tr w:rsidR="00CB22B1" w:rsidRPr="000D0628" w14:paraId="03CEB861" w14:textId="77777777" w:rsidTr="00CB22B1">
        <w:tc>
          <w:tcPr>
            <w:tcW w:w="11057" w:type="dxa"/>
          </w:tcPr>
          <w:p w14:paraId="7D0B1E7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&lt;?xml version="1.0" encoding="utf-8" ?&gt;</w:t>
            </w:r>
          </w:p>
          <w:p w14:paraId="2E9D0E1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 xmlns="http://xamarin.com/schemas/2014/forms"</w:t>
            </w:r>
          </w:p>
          <w:p w14:paraId="5A31F48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xmlns:x="http://schemas.microsoft.com/winfx/2009/xaml"</w:t>
            </w:r>
          </w:p>
          <w:p w14:paraId="497DA72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xmlns:local="clr-namespace:XamarinProjectWerkNuIs"</w:t>
            </w:r>
          </w:p>
          <w:p w14:paraId="7483003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xmlns:xamarians="clr-namespace:Xamarians.MediaPlayer;assembly=Xamarians.MediaPlayer"</w:t>
            </w:r>
          </w:p>
          <w:p w14:paraId="60AB8DB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x:Class="XamarinProjectWerkNuIs.MainPage"&gt;</w:t>
            </w:r>
          </w:p>
          <w:p w14:paraId="3068F34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&lt;ActivityIndicator VerticalOptions="Center" HorizontalOptions="Center" x:Name="activity_indicator" Color="#4D7EE1" /&gt;</w:t>
            </w:r>
          </w:p>
          <w:p w14:paraId="454AF64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Spacing="0" x:Name="layout"&gt;</w:t>
            </w:r>
          </w:p>
          <w:p w14:paraId="67D65D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 HorizontalOptions="FillAndExpand" VerticalOptions="Start" ColumnSpacing="0" &gt;</w:t>
            </w:r>
          </w:p>
          <w:p w14:paraId="25BAC21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08B48D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&lt;RowDefinition Height="40" /&gt;</w:t>
            </w:r>
          </w:p>
          <w:p w14:paraId="11B29F1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0C8E065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&lt;/Grid.RowDefinitions&gt;</w:t>
            </w:r>
          </w:p>
          <w:p w14:paraId="3F96921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0E6F960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69DB9FA6"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29888EF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&lt;ColumnDefinition Width="*"/&gt;</w:t>
            </w:r>
          </w:p>
          <w:p w14:paraId="76E1E75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&lt;/Grid.ColumnDefinitions&gt;</w:t>
            </w:r>
          </w:p>
          <w:p w14:paraId="537491E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Source="http://zappware.com/wp-content/uploads/2017/04/1.png" Grid.Column="0" VerticalOptions="FillAndExpand" HorizontalOptions="FillAndExpand"/&gt;</w:t>
            </w:r>
          </w:p>
          <w:p w14:paraId="3A0E25A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&lt;DatePicker Grid.Column="1" VerticalOptions="End" HorizontalOptions="Center"/&gt;</w:t>
            </w:r>
          </w:p>
          <w:p w14:paraId="4BC776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&lt;Button Text="Image nog aanpassen"  Grid.Column="2" VerticalOptions="End" HorizontalOptions="End" /&gt;</w:t>
            </w:r>
          </w:p>
          <w:p w14:paraId="3E1D99E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&lt;/Grid&gt;</w:t>
            </w:r>
          </w:p>
          <w:p w14:paraId="10A545D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F74778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2219977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&lt;xamarians:VideoPlayer Source="http://d23dyxeqlo5psv.cloudfront.net/big_buck_bunny.mp4" AutoPlay="True" HeightRequest="200" VerticalOptions="Fill"/&gt;</w:t>
            </w:r>
          </w:p>
          <w:p w14:paraId="4AD5410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2D2A6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9C0580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FD0D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 x:Name="myList" HasUnevenRows="true" ItemsSource="{Binding Items}" &gt;</w:t>
            </w:r>
          </w:p>
          <w:p w14:paraId="70EF905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&lt;ListView.ItemTemplate&gt;</w:t>
            </w:r>
          </w:p>
          <w:p w14:paraId="3181A33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5602D3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5B3201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 Here we make a Horizontal orientation with the help of StackLayout--&gt;</w:t>
            </w:r>
          </w:p>
          <w:p w14:paraId="23E4253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Margin="5" HeightRequest="90"&gt;</w:t>
            </w:r>
          </w:p>
          <w:p w14:paraId="0275AF84"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 Source="{Binding smallimageURL}" WidthRequest="100" HeightRequest="200" Aspect="AspectFit" &gt;</w:t>
            </w:r>
          </w:p>
          <w:p w14:paraId="77DB1552"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&lt;!--&lt;Image Source="{Binding imageURL}" WidthRequest="20" HeightRequest="40" Aspect="AspectFit" VerticalOptions="Center"/&gt;--&gt;</w:t>
            </w:r>
          </w:p>
          <w:p w14:paraId="2ACDD7B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&lt;/Image&gt;</w:t>
            </w:r>
          </w:p>
          <w:p w14:paraId="35DA3C4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VerticalOptions="Center"&gt;</w:t>
            </w:r>
          </w:p>
          <w:p w14:paraId="10469E9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title}" TextColor="#1C5AD8" /&gt;</w:t>
            </w:r>
          </w:p>
          <w:p w14:paraId="003E24C7"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 Orientation="Horizontal" Padding="0"&gt;</w:t>
            </w:r>
          </w:p>
          <w:p w14:paraId="6B15A2A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&lt;Label Text="{Binding end}"  /&gt;</w:t>
            </w:r>
          </w:p>
          <w:p w14:paraId="380EFCDA"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207010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1BE339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08CF0D58"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0A3F8D6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431FCD15"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w:t>
            </w:r>
          </w:p>
          <w:p w14:paraId="360B685C"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&lt;/ViewCell&gt;</w:t>
            </w:r>
          </w:p>
          <w:p w14:paraId="6EAF611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&lt;/DataTemplate&gt;</w:t>
            </w:r>
          </w:p>
          <w:p w14:paraId="592BCC99"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lastRenderedPageBreak/>
              <w:t xml:space="preserve">            &lt;/ListView.ItemTemplate&gt;</w:t>
            </w:r>
          </w:p>
          <w:p w14:paraId="0054FA81"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&lt;/ListView&gt;</w:t>
            </w:r>
          </w:p>
          <w:p w14:paraId="571AD013"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3AAD3EFF"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2356998D"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4C4D72B0"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 xml:space="preserve">    &lt;/StackLayout&gt;</w:t>
            </w:r>
          </w:p>
          <w:p w14:paraId="5235BA2E"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p>
          <w:p w14:paraId="7234544B" w14:textId="77777777" w:rsidR="00CB22B1" w:rsidRPr="00085358" w:rsidRDefault="00CB22B1" w:rsidP="00CB22B1">
            <w:pPr>
              <w:autoSpaceDE w:val="0"/>
              <w:autoSpaceDN w:val="0"/>
              <w:adjustRightInd w:val="0"/>
              <w:spacing w:after="0"/>
              <w:jc w:val="left"/>
              <w:rPr>
                <w:rFonts w:ascii="Courier New" w:hAnsi="Courier New" w:cs="Courier New"/>
                <w:sz w:val="19"/>
                <w:szCs w:val="19"/>
                <w:lang w:val="en-US"/>
              </w:rPr>
            </w:pPr>
            <w:r w:rsidRPr="00085358">
              <w:rPr>
                <w:rFonts w:ascii="Courier New" w:hAnsi="Courier New" w:cs="Courier New"/>
                <w:sz w:val="19"/>
                <w:szCs w:val="19"/>
                <w:lang w:val="en-US"/>
              </w:rPr>
              <w:t>&lt;/ContentPage&gt;</w:t>
            </w:r>
          </w:p>
          <w:p w14:paraId="69307A3F" w14:textId="77777777" w:rsidR="00CB22B1" w:rsidRPr="00085358" w:rsidRDefault="00CB22B1" w:rsidP="001248ED">
            <w:pPr>
              <w:pStyle w:val="Titel"/>
              <w:ind w:left="0" w:firstLine="0"/>
              <w:rPr>
                <w:rFonts w:ascii="Courier New" w:hAnsi="Courier New" w:cs="Courier New"/>
                <w:lang w:val="en-US"/>
              </w:rPr>
            </w:pPr>
          </w:p>
        </w:tc>
      </w:tr>
    </w:tbl>
    <w:p w14:paraId="1498706F" w14:textId="77777777" w:rsidR="006901D1" w:rsidRPr="00085358" w:rsidRDefault="006901D1" w:rsidP="001248ED">
      <w:pPr>
        <w:pStyle w:val="Titel"/>
        <w:rPr>
          <w:lang w:val="en-US"/>
        </w:rPr>
      </w:pPr>
    </w:p>
    <w:p w14:paraId="3DF7BFC4" w14:textId="77777777" w:rsidR="00461064" w:rsidRPr="00085358" w:rsidRDefault="00461064" w:rsidP="001248ED">
      <w:pPr>
        <w:pStyle w:val="Titel"/>
        <w:rPr>
          <w:lang w:val="en-US"/>
        </w:rPr>
        <w:sectPr w:rsidR="00461064" w:rsidRPr="00085358" w:rsidSect="00461064">
          <w:footerReference w:type="default" r:id="rId54"/>
          <w:type w:val="continuous"/>
          <w:pgSz w:w="11906" w:h="16838"/>
          <w:pgMar w:top="1418" w:right="1418" w:bottom="1418" w:left="1418" w:header="709" w:footer="709" w:gutter="0"/>
          <w:cols w:space="708"/>
          <w:docGrid w:linePitch="360"/>
        </w:sectPr>
      </w:pPr>
    </w:p>
    <w:p w14:paraId="32E66184" w14:textId="4CB45A44" w:rsidR="00461064" w:rsidRPr="00085358" w:rsidRDefault="00461064" w:rsidP="001248ED">
      <w:pPr>
        <w:pStyle w:val="Titel"/>
        <w:rPr>
          <w:lang w:val="en-US"/>
        </w:rPr>
        <w:sectPr w:rsidR="00461064" w:rsidRPr="00085358" w:rsidSect="00461064">
          <w:type w:val="continuous"/>
          <w:pgSz w:w="11906" w:h="16838"/>
          <w:pgMar w:top="1418" w:right="1418" w:bottom="1418" w:left="1418" w:header="709" w:footer="709" w:gutter="0"/>
          <w:cols w:space="708"/>
          <w:docGrid w:linePitch="360"/>
        </w:sectPr>
      </w:pPr>
    </w:p>
    <w:p w14:paraId="18ED9753" w14:textId="6F1C7CA3" w:rsidR="006901D1" w:rsidRPr="00085358" w:rsidRDefault="006901D1" w:rsidP="001248ED">
      <w:pPr>
        <w:pStyle w:val="Titel"/>
        <w:rPr>
          <w:lang w:val="en-US"/>
        </w:rPr>
      </w:pPr>
    </w:p>
    <w:p w14:paraId="53D548C5" w14:textId="77777777" w:rsidR="006901D1" w:rsidRPr="00085358" w:rsidRDefault="006901D1" w:rsidP="001248ED">
      <w:pPr>
        <w:pStyle w:val="Titel"/>
        <w:rPr>
          <w:lang w:val="en-US"/>
        </w:rPr>
      </w:pPr>
    </w:p>
    <w:p w14:paraId="456924BF" w14:textId="4D408CAA" w:rsidR="006901D1" w:rsidRDefault="00CB22B1" w:rsidP="001248ED">
      <w:pPr>
        <w:pStyle w:val="Titel"/>
      </w:pPr>
      <w:r>
        <w:t>C</w:t>
      </w:r>
    </w:p>
    <w:tbl>
      <w:tblPr>
        <w:tblStyle w:val="Tabelraster"/>
        <w:tblW w:w="0" w:type="auto"/>
        <w:tblLook w:val="04A0" w:firstRow="1" w:lastRow="0" w:firstColumn="1" w:lastColumn="0" w:noHBand="0" w:noVBand="1"/>
      </w:tblPr>
      <w:tblGrid>
        <w:gridCol w:w="9060"/>
      </w:tblGrid>
      <w:tr w:rsidR="00CB22B1" w14:paraId="4C91884D" w14:textId="77777777" w:rsidTr="00CB22B1">
        <w:tc>
          <w:tcPr>
            <w:tcW w:w="9060" w:type="dxa"/>
          </w:tcPr>
          <w:p w14:paraId="5CACFBD8"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Newtonsoft.Json;</w:t>
            </w:r>
          </w:p>
          <w:p w14:paraId="73466BC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Plugin.Connectivity;</w:t>
            </w:r>
          </w:p>
          <w:p w14:paraId="6FA28B9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w:t>
            </w:r>
          </w:p>
          <w:p w14:paraId="49D2CE7E"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System.Collections.Generic;</w:t>
            </w:r>
          </w:p>
          <w:p w14:paraId="3748842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System.Collections.ObjectModel;</w:t>
            </w:r>
          </w:p>
          <w:p w14:paraId="74019CF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System.Diagnostics;</w:t>
            </w:r>
          </w:p>
          <w:p w14:paraId="7CF055D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System.Linq;</w:t>
            </w:r>
          </w:p>
          <w:p w14:paraId="2B19573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System.Net.Http;</w:t>
            </w:r>
          </w:p>
          <w:p w14:paraId="0634CC6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Xamarin.Forms;</w:t>
            </w:r>
          </w:p>
          <w:p w14:paraId="32924DF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using</w:t>
            </w:r>
            <w:r w:rsidRPr="00085358">
              <w:rPr>
                <w:rFonts w:ascii="Consolas" w:hAnsi="Consolas" w:cs="Consolas"/>
                <w:color w:val="000000"/>
                <w:sz w:val="19"/>
                <w:szCs w:val="19"/>
                <w:lang w:val="en-US"/>
              </w:rPr>
              <w:t xml:space="preserve"> XamarinProjectWerkNuIs.ViewModels;</w:t>
            </w:r>
          </w:p>
          <w:p w14:paraId="31C56EDF"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E3B23B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FF"/>
                <w:sz w:val="19"/>
                <w:szCs w:val="19"/>
                <w:lang w:val="en-US"/>
              </w:rPr>
              <w:t>namespace</w:t>
            </w:r>
            <w:r w:rsidRPr="00085358">
              <w:rPr>
                <w:rFonts w:ascii="Consolas" w:hAnsi="Consolas" w:cs="Consolas"/>
                <w:color w:val="000000"/>
                <w:sz w:val="19"/>
                <w:szCs w:val="19"/>
                <w:lang w:val="en-US"/>
              </w:rPr>
              <w:t xml:space="preserve"> XamarinProjectWerkNuIs</w:t>
            </w:r>
          </w:p>
          <w:p w14:paraId="3DD556D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w:t>
            </w:r>
          </w:p>
          <w:p w14:paraId="3C70E3E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partial</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class</w:t>
            </w:r>
            <w:r w:rsidRPr="00085358">
              <w:rPr>
                <w:rFonts w:ascii="Consolas" w:hAnsi="Consolas" w:cs="Consolas"/>
                <w:color w:val="000000"/>
                <w:sz w:val="19"/>
                <w:szCs w:val="19"/>
                <w:lang w:val="en-US"/>
              </w:rPr>
              <w:t xml:space="preserve"> </w:t>
            </w:r>
            <w:r w:rsidRPr="00085358">
              <w:rPr>
                <w:rFonts w:ascii="Consolas" w:hAnsi="Consolas" w:cs="Consolas"/>
                <w:color w:val="2B91AF"/>
                <w:sz w:val="19"/>
                <w:szCs w:val="19"/>
                <w:lang w:val="en-US"/>
              </w:rPr>
              <w:t>MainPage</w:t>
            </w:r>
            <w:r w:rsidRPr="00085358">
              <w:rPr>
                <w:rFonts w:ascii="Consolas" w:hAnsi="Consolas" w:cs="Consolas"/>
                <w:color w:val="000000"/>
                <w:sz w:val="19"/>
                <w:szCs w:val="19"/>
                <w:lang w:val="en-US"/>
              </w:rPr>
              <w:t xml:space="preserve"> : ContentPage</w:t>
            </w:r>
          </w:p>
          <w:p w14:paraId="51E3C31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29BF858C"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Count = 0;</w:t>
            </w:r>
          </w:p>
          <w:p w14:paraId="337316F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short</w:t>
            </w:r>
            <w:r w:rsidRPr="00085358">
              <w:rPr>
                <w:rFonts w:ascii="Consolas" w:hAnsi="Consolas" w:cs="Consolas"/>
                <w:color w:val="000000"/>
                <w:sz w:val="19"/>
                <w:szCs w:val="19"/>
                <w:lang w:val="en-US"/>
              </w:rPr>
              <w:t xml:space="preserve"> Counter = 0;</w:t>
            </w:r>
          </w:p>
          <w:p w14:paraId="6143CF2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SlidePosition = 0;</w:t>
            </w:r>
          </w:p>
          <w:p w14:paraId="016FD0F6"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int</w:t>
            </w:r>
            <w:r w:rsidRPr="00085358">
              <w:rPr>
                <w:rFonts w:ascii="Consolas" w:hAnsi="Consolas" w:cs="Consolas"/>
                <w:color w:val="000000"/>
                <w:sz w:val="19"/>
                <w:szCs w:val="19"/>
                <w:lang w:val="en-US"/>
              </w:rPr>
              <w:t xml:space="preserve"> heightRowsList = 90;</w:t>
            </w:r>
          </w:p>
          <w:p w14:paraId="39B0182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339B5F25"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const</w:t>
            </w: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string</w:t>
            </w:r>
            <w:r w:rsidRPr="00085358">
              <w:rPr>
                <w:rFonts w:ascii="Consolas" w:hAnsi="Consolas" w:cs="Consolas"/>
                <w:color w:val="000000"/>
                <w:sz w:val="19"/>
                <w:szCs w:val="19"/>
                <w:lang w:val="en-US"/>
              </w:rPr>
              <w:t xml:space="preserve"> Url = </w:t>
            </w:r>
            <w:r w:rsidRPr="00085358">
              <w:rPr>
                <w:rFonts w:ascii="Consolas" w:hAnsi="Consolas" w:cs="Consolas"/>
                <w:color w:val="A31515"/>
                <w:sz w:val="19"/>
                <w:szCs w:val="19"/>
                <w:lang w:val="en-US"/>
              </w:rPr>
              <w:t>"https://api.myjson.com/bins/e7jqf"</w:t>
            </w:r>
            <w:r w:rsidRPr="00085358">
              <w:rPr>
                <w:rFonts w:ascii="Consolas" w:hAnsi="Consolas" w:cs="Consolas"/>
                <w:color w:val="000000"/>
                <w:sz w:val="19"/>
                <w:szCs w:val="19"/>
                <w:lang w:val="en-US"/>
              </w:rPr>
              <w:t>;</w:t>
            </w:r>
          </w:p>
          <w:p w14:paraId="6A9DDE9D"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5721483"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8000"/>
                <w:sz w:val="19"/>
                <w:szCs w:val="19"/>
                <w:lang w:val="en-US"/>
              </w:rPr>
              <w:t>// This handles the Web data request</w:t>
            </w:r>
          </w:p>
          <w:p w14:paraId="4489B982"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private</w:t>
            </w:r>
            <w:r w:rsidRPr="00085358">
              <w:rPr>
                <w:rFonts w:ascii="Consolas" w:hAnsi="Consolas" w:cs="Consolas"/>
                <w:color w:val="000000"/>
                <w:sz w:val="19"/>
                <w:szCs w:val="19"/>
                <w:lang w:val="en-US"/>
              </w:rPr>
              <w:t xml:space="preserve"> HttpClient _client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HttpClient();</w:t>
            </w:r>
          </w:p>
          <w:p w14:paraId="729E9AD9"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49A762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085358">
              <w:rPr>
                <w:rFonts w:ascii="Consolas" w:hAnsi="Consolas" w:cs="Consolas"/>
                <w:color w:val="0000FF"/>
                <w:sz w:val="19"/>
                <w:szCs w:val="19"/>
                <w:lang w:val="en-US"/>
              </w:rPr>
              <w:t>public</w:t>
            </w:r>
            <w:r w:rsidRPr="00085358">
              <w:rPr>
                <w:rFonts w:ascii="Consolas" w:hAnsi="Consolas" w:cs="Consolas"/>
                <w:color w:val="000000"/>
                <w:sz w:val="19"/>
                <w:szCs w:val="19"/>
                <w:lang w:val="en-US"/>
              </w:rPr>
              <w:t xml:space="preserve"> MainPage()</w:t>
            </w:r>
          </w:p>
          <w:p w14:paraId="358928E1"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p>
          <w:p w14:paraId="69F22317"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InitializeComponent();</w:t>
            </w:r>
          </w:p>
          <w:p w14:paraId="09392404"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p>
          <w:p w14:paraId="70276E30" w14:textId="77777777" w:rsidR="00CB22B1" w:rsidRPr="00085358"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BindingContext = </w:t>
            </w:r>
            <w:r w:rsidRPr="00085358">
              <w:rPr>
                <w:rFonts w:ascii="Consolas" w:hAnsi="Consolas" w:cs="Consolas"/>
                <w:color w:val="0000FF"/>
                <w:sz w:val="19"/>
                <w:szCs w:val="19"/>
                <w:lang w:val="en-US"/>
              </w:rPr>
              <w:t>new</w:t>
            </w:r>
            <w:r w:rsidRPr="00085358">
              <w:rPr>
                <w:rFonts w:ascii="Consolas" w:hAnsi="Consolas" w:cs="Consolas"/>
                <w:color w:val="000000"/>
                <w:sz w:val="19"/>
                <w:szCs w:val="19"/>
                <w:lang w:val="en-US"/>
              </w:rPr>
              <w:t xml:space="preserve"> ItemListViewModel();</w:t>
            </w:r>
          </w:p>
          <w:p w14:paraId="33BB253E"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085358">
              <w:rPr>
                <w:rFonts w:ascii="Consolas" w:hAnsi="Consolas" w:cs="Consolas"/>
                <w:color w:val="000000"/>
                <w:sz w:val="19"/>
                <w:szCs w:val="19"/>
                <w:lang w:val="en-US"/>
              </w:rPr>
              <w:t xml:space="preserve">        </w:t>
            </w:r>
            <w:r w:rsidRPr="00DE18DB">
              <w:rPr>
                <w:rFonts w:ascii="Consolas" w:hAnsi="Consolas" w:cs="Consolas"/>
                <w:color w:val="000000"/>
                <w:sz w:val="19"/>
                <w:szCs w:val="19"/>
                <w:lang w:val="en-US"/>
              </w:rPr>
              <w:t>}</w:t>
            </w:r>
          </w:p>
          <w:p w14:paraId="2D909477" w14:textId="77777777"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p>
          <w:p w14:paraId="5CFB3283" w14:textId="5ADF0052" w:rsidR="00CB22B1" w:rsidRPr="00DE18DB" w:rsidRDefault="00CB22B1" w:rsidP="00CB22B1">
            <w:pPr>
              <w:autoSpaceDE w:val="0"/>
              <w:autoSpaceDN w:val="0"/>
              <w:adjustRightInd w:val="0"/>
              <w:spacing w:after="0"/>
              <w:jc w:val="left"/>
              <w:rPr>
                <w:rFonts w:ascii="Consolas" w:hAnsi="Consolas" w:cs="Consolas"/>
                <w:color w:val="000000"/>
                <w:sz w:val="19"/>
                <w:szCs w:val="19"/>
                <w:lang w:val="en-US"/>
              </w:rPr>
            </w:pPr>
            <w:r w:rsidRPr="00DE18DB">
              <w:rPr>
                <w:rFonts w:ascii="Consolas" w:hAnsi="Consolas" w:cs="Consolas"/>
                <w:color w:val="000000"/>
                <w:sz w:val="19"/>
                <w:szCs w:val="19"/>
                <w:lang w:val="en-US"/>
              </w:rPr>
              <w:t xml:space="preserve">        </w:t>
            </w:r>
          </w:p>
          <w:p w14:paraId="2BCDB6AA" w14:textId="77777777" w:rsidR="00CB22B1" w:rsidRDefault="00CB22B1" w:rsidP="00CB22B1">
            <w:pPr>
              <w:autoSpaceDE w:val="0"/>
              <w:autoSpaceDN w:val="0"/>
              <w:adjustRightInd w:val="0"/>
              <w:spacing w:after="0"/>
              <w:jc w:val="left"/>
              <w:rPr>
                <w:rFonts w:ascii="Consolas" w:hAnsi="Consolas" w:cs="Consolas"/>
                <w:color w:val="000000"/>
                <w:sz w:val="19"/>
                <w:szCs w:val="19"/>
              </w:rPr>
            </w:pPr>
            <w:r w:rsidRPr="00DE18DB">
              <w:rPr>
                <w:rFonts w:ascii="Consolas" w:hAnsi="Consolas" w:cs="Consolas"/>
                <w:color w:val="000000"/>
                <w:sz w:val="19"/>
                <w:szCs w:val="19"/>
                <w:lang w:val="en-US"/>
              </w:rPr>
              <w:t xml:space="preserve">            </w:t>
            </w:r>
            <w:r>
              <w:rPr>
                <w:rFonts w:ascii="Consolas" w:hAnsi="Consolas" w:cs="Consolas"/>
                <w:color w:val="000000"/>
                <w:sz w:val="19"/>
                <w:szCs w:val="19"/>
              </w:rPr>
              <w:t>}</w:t>
            </w:r>
          </w:p>
          <w:p w14:paraId="0DE560E4"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33C2C918"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52A97562" w14:textId="77777777" w:rsidR="00CB22B1" w:rsidRDefault="00CB22B1" w:rsidP="00CB22B1">
            <w:pPr>
              <w:autoSpaceDE w:val="0"/>
              <w:autoSpaceDN w:val="0"/>
              <w:adjustRightInd w:val="0"/>
              <w:spacing w:after="0"/>
              <w:jc w:val="left"/>
              <w:rPr>
                <w:rFonts w:ascii="Consolas" w:hAnsi="Consolas" w:cs="Consolas"/>
                <w:color w:val="000000"/>
                <w:sz w:val="19"/>
                <w:szCs w:val="19"/>
              </w:rPr>
            </w:pPr>
            <w:r>
              <w:rPr>
                <w:rFonts w:ascii="Consolas" w:hAnsi="Consolas" w:cs="Consolas"/>
                <w:color w:val="000000"/>
                <w:sz w:val="19"/>
                <w:szCs w:val="19"/>
              </w:rPr>
              <w:t xml:space="preserve">    </w:t>
            </w:r>
          </w:p>
          <w:p w14:paraId="4A091E5F" w14:textId="77777777" w:rsidR="00CB22B1" w:rsidRDefault="00CB22B1" w:rsidP="00CB22B1">
            <w:pPr>
              <w:autoSpaceDE w:val="0"/>
              <w:autoSpaceDN w:val="0"/>
              <w:adjustRightInd w:val="0"/>
              <w:spacing w:after="0"/>
              <w:jc w:val="left"/>
              <w:rPr>
                <w:rFonts w:ascii="Consolas" w:hAnsi="Consolas" w:cs="Consolas"/>
                <w:color w:val="000000"/>
                <w:sz w:val="19"/>
                <w:szCs w:val="19"/>
              </w:rPr>
            </w:pPr>
          </w:p>
          <w:p w14:paraId="1877F227" w14:textId="77777777" w:rsidR="00CB22B1" w:rsidRDefault="00CB22B1" w:rsidP="00CB22B1"/>
        </w:tc>
      </w:tr>
    </w:tbl>
    <w:p w14:paraId="6AE36B76" w14:textId="77777777" w:rsidR="00500930" w:rsidRDefault="00500930" w:rsidP="00201610">
      <w:pPr>
        <w:tabs>
          <w:tab w:val="left" w:pos="1318"/>
        </w:tabs>
        <w:rPr>
          <w:rFonts w:eastAsiaTheme="majorEastAsia" w:cstheme="majorBidi"/>
          <w:b/>
          <w:kern w:val="28"/>
          <w:sz w:val="28"/>
          <w:szCs w:val="52"/>
        </w:rPr>
      </w:pPr>
    </w:p>
    <w:p w14:paraId="17126CC3" w14:textId="19049AA4" w:rsidR="00725403" w:rsidRDefault="00500930" w:rsidP="00201610">
      <w:pPr>
        <w:tabs>
          <w:tab w:val="left" w:pos="1318"/>
        </w:tabs>
        <w:rPr>
          <w:b/>
        </w:rPr>
      </w:pPr>
      <w:r w:rsidRPr="00500930">
        <w:rPr>
          <w:b/>
        </w:rPr>
        <w:t>D</w:t>
      </w:r>
    </w:p>
    <w:tbl>
      <w:tblPr>
        <w:tblStyle w:val="Tabelraster"/>
        <w:tblW w:w="8826" w:type="dxa"/>
        <w:tblLook w:val="04A0" w:firstRow="1" w:lastRow="0" w:firstColumn="1" w:lastColumn="0" w:noHBand="0" w:noVBand="1"/>
      </w:tblPr>
      <w:tblGrid>
        <w:gridCol w:w="950"/>
        <w:gridCol w:w="617"/>
        <w:gridCol w:w="617"/>
        <w:gridCol w:w="617"/>
        <w:gridCol w:w="617"/>
        <w:gridCol w:w="617"/>
        <w:gridCol w:w="617"/>
        <w:gridCol w:w="617"/>
        <w:gridCol w:w="617"/>
        <w:gridCol w:w="617"/>
        <w:gridCol w:w="617"/>
        <w:gridCol w:w="248"/>
        <w:gridCol w:w="811"/>
        <w:gridCol w:w="647"/>
      </w:tblGrid>
      <w:tr w:rsidR="00500930" w:rsidRPr="00A1414E" w14:paraId="77353366" w14:textId="77777777" w:rsidTr="00EB4801">
        <w:trPr>
          <w:trHeight w:val="300"/>
        </w:trPr>
        <w:tc>
          <w:tcPr>
            <w:tcW w:w="950" w:type="dxa"/>
            <w:noWrap/>
            <w:vAlign w:val="center"/>
            <w:hideMark/>
          </w:tcPr>
          <w:p w14:paraId="0C323BD9"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 </w:t>
            </w:r>
          </w:p>
        </w:tc>
        <w:tc>
          <w:tcPr>
            <w:tcW w:w="617" w:type="dxa"/>
            <w:noWrap/>
            <w:vAlign w:val="center"/>
            <w:hideMark/>
          </w:tcPr>
          <w:p w14:paraId="7E2EAAE7"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1</w:t>
            </w:r>
          </w:p>
        </w:tc>
        <w:tc>
          <w:tcPr>
            <w:tcW w:w="617" w:type="dxa"/>
            <w:noWrap/>
            <w:vAlign w:val="center"/>
            <w:hideMark/>
          </w:tcPr>
          <w:p w14:paraId="5F5F4D29"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2</w:t>
            </w:r>
          </w:p>
        </w:tc>
        <w:tc>
          <w:tcPr>
            <w:tcW w:w="617" w:type="dxa"/>
            <w:noWrap/>
            <w:vAlign w:val="center"/>
            <w:hideMark/>
          </w:tcPr>
          <w:p w14:paraId="662017CD"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3</w:t>
            </w:r>
          </w:p>
        </w:tc>
        <w:tc>
          <w:tcPr>
            <w:tcW w:w="617" w:type="dxa"/>
            <w:noWrap/>
            <w:vAlign w:val="center"/>
            <w:hideMark/>
          </w:tcPr>
          <w:p w14:paraId="783E019D"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4</w:t>
            </w:r>
          </w:p>
        </w:tc>
        <w:tc>
          <w:tcPr>
            <w:tcW w:w="617" w:type="dxa"/>
            <w:noWrap/>
            <w:vAlign w:val="center"/>
            <w:hideMark/>
          </w:tcPr>
          <w:p w14:paraId="7DD0E4AF"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5</w:t>
            </w:r>
          </w:p>
        </w:tc>
        <w:tc>
          <w:tcPr>
            <w:tcW w:w="617" w:type="dxa"/>
            <w:noWrap/>
            <w:vAlign w:val="center"/>
            <w:hideMark/>
          </w:tcPr>
          <w:p w14:paraId="51E20921"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6</w:t>
            </w:r>
          </w:p>
        </w:tc>
        <w:tc>
          <w:tcPr>
            <w:tcW w:w="617" w:type="dxa"/>
            <w:noWrap/>
            <w:vAlign w:val="center"/>
            <w:hideMark/>
          </w:tcPr>
          <w:p w14:paraId="6785250E"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7</w:t>
            </w:r>
          </w:p>
        </w:tc>
        <w:tc>
          <w:tcPr>
            <w:tcW w:w="617" w:type="dxa"/>
            <w:noWrap/>
            <w:vAlign w:val="center"/>
            <w:hideMark/>
          </w:tcPr>
          <w:p w14:paraId="79EB83C4"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8</w:t>
            </w:r>
          </w:p>
        </w:tc>
        <w:tc>
          <w:tcPr>
            <w:tcW w:w="617" w:type="dxa"/>
            <w:noWrap/>
            <w:vAlign w:val="center"/>
            <w:hideMark/>
          </w:tcPr>
          <w:p w14:paraId="5B2AF5CE"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9</w:t>
            </w:r>
          </w:p>
        </w:tc>
        <w:tc>
          <w:tcPr>
            <w:tcW w:w="617" w:type="dxa"/>
            <w:noWrap/>
            <w:vAlign w:val="center"/>
            <w:hideMark/>
          </w:tcPr>
          <w:p w14:paraId="1A24C691"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Persoon 10</w:t>
            </w:r>
          </w:p>
        </w:tc>
        <w:tc>
          <w:tcPr>
            <w:tcW w:w="248" w:type="dxa"/>
            <w:noWrap/>
            <w:vAlign w:val="center"/>
            <w:hideMark/>
          </w:tcPr>
          <w:p w14:paraId="0FE25D47" w14:textId="77777777" w:rsidR="00500930" w:rsidRPr="00A1414E" w:rsidRDefault="00500930" w:rsidP="00A1414E">
            <w:pPr>
              <w:spacing w:after="0"/>
              <w:jc w:val="left"/>
              <w:rPr>
                <w:rFonts w:ascii="Calibri" w:eastAsia="Times New Roman" w:hAnsi="Calibri" w:cs="Calibri"/>
                <w:color w:val="000000"/>
                <w:sz w:val="12"/>
                <w:szCs w:val="22"/>
              </w:rPr>
            </w:pPr>
          </w:p>
        </w:tc>
        <w:tc>
          <w:tcPr>
            <w:tcW w:w="811" w:type="dxa"/>
            <w:noWrap/>
            <w:vAlign w:val="center"/>
            <w:hideMark/>
          </w:tcPr>
          <w:p w14:paraId="7A2133E6"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Gemiddelde</w:t>
            </w:r>
          </w:p>
        </w:tc>
        <w:tc>
          <w:tcPr>
            <w:tcW w:w="647" w:type="dxa"/>
            <w:noWrap/>
            <w:vAlign w:val="center"/>
            <w:hideMark/>
          </w:tcPr>
          <w:p w14:paraId="66D0E6DA" w14:textId="77777777" w:rsidR="00500930" w:rsidRPr="00A1414E" w:rsidRDefault="00500930" w:rsidP="00A1414E">
            <w:pPr>
              <w:spacing w:after="0"/>
              <w:jc w:val="left"/>
              <w:rPr>
                <w:rFonts w:ascii="Calibri" w:eastAsia="Times New Roman" w:hAnsi="Calibri" w:cs="Calibri"/>
                <w:color w:val="000000"/>
                <w:sz w:val="12"/>
                <w:szCs w:val="22"/>
              </w:rPr>
            </w:pPr>
            <w:r w:rsidRPr="00A1414E">
              <w:rPr>
                <w:rFonts w:ascii="Calibri" w:eastAsia="Times New Roman" w:hAnsi="Calibri" w:cs="Calibri"/>
                <w:color w:val="000000"/>
                <w:sz w:val="12"/>
                <w:szCs w:val="22"/>
              </w:rPr>
              <w:t>Mediaan</w:t>
            </w:r>
          </w:p>
        </w:tc>
      </w:tr>
      <w:tr w:rsidR="00500930" w:rsidRPr="00A1414E" w14:paraId="15BA1486" w14:textId="77777777" w:rsidTr="00EB4801">
        <w:trPr>
          <w:trHeight w:val="300"/>
        </w:trPr>
        <w:tc>
          <w:tcPr>
            <w:tcW w:w="950" w:type="dxa"/>
            <w:noWrap/>
            <w:vAlign w:val="center"/>
            <w:hideMark/>
          </w:tcPr>
          <w:p w14:paraId="4F01DA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RNANsnel</w:t>
            </w:r>
          </w:p>
        </w:tc>
        <w:tc>
          <w:tcPr>
            <w:tcW w:w="617" w:type="dxa"/>
            <w:noWrap/>
            <w:vAlign w:val="center"/>
            <w:hideMark/>
          </w:tcPr>
          <w:p w14:paraId="1517D4D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E4DBA1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6E9BB3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FC0B85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F6C259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32EAD8B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6899E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8815F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631A2C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93E80A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5DDAC17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2C3CC5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4,1</w:t>
            </w:r>
          </w:p>
        </w:tc>
        <w:tc>
          <w:tcPr>
            <w:tcW w:w="647" w:type="dxa"/>
            <w:noWrap/>
            <w:vAlign w:val="center"/>
            <w:hideMark/>
          </w:tcPr>
          <w:p w14:paraId="32738B7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2ABCDACE" w14:textId="77777777" w:rsidTr="00EB4801">
        <w:trPr>
          <w:trHeight w:val="300"/>
        </w:trPr>
        <w:tc>
          <w:tcPr>
            <w:tcW w:w="950" w:type="dxa"/>
            <w:noWrap/>
            <w:vAlign w:val="center"/>
            <w:hideMark/>
          </w:tcPr>
          <w:p w14:paraId="1EB2065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RNANscroll1</w:t>
            </w:r>
          </w:p>
        </w:tc>
        <w:tc>
          <w:tcPr>
            <w:tcW w:w="617" w:type="dxa"/>
            <w:noWrap/>
            <w:vAlign w:val="center"/>
            <w:hideMark/>
          </w:tcPr>
          <w:p w14:paraId="2EA8F64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2FD5CC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CDE489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692B4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526336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58F0BF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BCB3E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F2C758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07A68E7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BB563A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18BD86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9DF39C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3,3</w:t>
            </w:r>
          </w:p>
        </w:tc>
        <w:tc>
          <w:tcPr>
            <w:tcW w:w="647" w:type="dxa"/>
            <w:noWrap/>
            <w:vAlign w:val="center"/>
            <w:hideMark/>
          </w:tcPr>
          <w:p w14:paraId="43B8FC8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2579888F" w14:textId="77777777" w:rsidTr="00EB4801">
        <w:trPr>
          <w:trHeight w:val="300"/>
        </w:trPr>
        <w:tc>
          <w:tcPr>
            <w:tcW w:w="950" w:type="dxa"/>
            <w:noWrap/>
            <w:vAlign w:val="center"/>
            <w:hideMark/>
          </w:tcPr>
          <w:p w14:paraId="2A22CB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RNANvideo</w:t>
            </w:r>
          </w:p>
        </w:tc>
        <w:tc>
          <w:tcPr>
            <w:tcW w:w="617" w:type="dxa"/>
            <w:noWrap/>
            <w:vAlign w:val="center"/>
            <w:hideMark/>
          </w:tcPr>
          <w:p w14:paraId="13F175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1411C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9F8E57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C86E4E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E0895B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A6443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37E845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7A85E6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139F9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818D47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B9BBE0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10D5385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5EDED40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BF60513" w14:textId="77777777" w:rsidTr="00EB4801">
        <w:trPr>
          <w:trHeight w:val="300"/>
        </w:trPr>
        <w:tc>
          <w:tcPr>
            <w:tcW w:w="950" w:type="dxa"/>
            <w:noWrap/>
            <w:vAlign w:val="center"/>
            <w:hideMark/>
          </w:tcPr>
          <w:p w14:paraId="4278924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RNANdatum</w:t>
            </w:r>
          </w:p>
        </w:tc>
        <w:tc>
          <w:tcPr>
            <w:tcW w:w="617" w:type="dxa"/>
            <w:noWrap/>
            <w:vAlign w:val="center"/>
            <w:hideMark/>
          </w:tcPr>
          <w:p w14:paraId="26901D0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1B5BB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3E90AA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0E4AA13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01828E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9E50E6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366C7B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90844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D33AD4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28B62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850621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ED0B0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4,3</w:t>
            </w:r>
          </w:p>
        </w:tc>
        <w:tc>
          <w:tcPr>
            <w:tcW w:w="647" w:type="dxa"/>
            <w:noWrap/>
            <w:vAlign w:val="center"/>
            <w:hideMark/>
          </w:tcPr>
          <w:p w14:paraId="571000A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r>
      <w:tr w:rsidR="00500930" w:rsidRPr="00A1414E" w14:paraId="508024B9" w14:textId="77777777" w:rsidTr="00EB4801">
        <w:trPr>
          <w:trHeight w:val="300"/>
        </w:trPr>
        <w:tc>
          <w:tcPr>
            <w:tcW w:w="950" w:type="dxa"/>
            <w:noWrap/>
            <w:vAlign w:val="center"/>
            <w:hideMark/>
          </w:tcPr>
          <w:p w14:paraId="482D6DC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RNANscroll2</w:t>
            </w:r>
          </w:p>
        </w:tc>
        <w:tc>
          <w:tcPr>
            <w:tcW w:w="617" w:type="dxa"/>
            <w:noWrap/>
            <w:vAlign w:val="center"/>
            <w:hideMark/>
          </w:tcPr>
          <w:p w14:paraId="11D9A79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5FF111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53F72E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E27CFB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57E05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E45589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565936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4D4560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0F5C15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F07A65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438508C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1ADDA4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4,1</w:t>
            </w:r>
          </w:p>
        </w:tc>
        <w:tc>
          <w:tcPr>
            <w:tcW w:w="647" w:type="dxa"/>
            <w:noWrap/>
            <w:vAlign w:val="center"/>
            <w:hideMark/>
          </w:tcPr>
          <w:p w14:paraId="659CEEC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1ECB3F6E" w14:textId="77777777" w:rsidTr="00EB4801">
        <w:trPr>
          <w:trHeight w:val="300"/>
        </w:trPr>
        <w:tc>
          <w:tcPr>
            <w:tcW w:w="950" w:type="dxa"/>
            <w:noWrap/>
            <w:vAlign w:val="center"/>
            <w:hideMark/>
          </w:tcPr>
          <w:p w14:paraId="5F0DB96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RNANscore</w:t>
            </w:r>
          </w:p>
        </w:tc>
        <w:tc>
          <w:tcPr>
            <w:tcW w:w="617" w:type="dxa"/>
            <w:noWrap/>
            <w:vAlign w:val="center"/>
            <w:hideMark/>
          </w:tcPr>
          <w:p w14:paraId="2C8E895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337E8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2DFA0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81DA0F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3B5531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E4068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7E863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947B6D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F3CF8E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126216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7EDCDBC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9E9A1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3,7</w:t>
            </w:r>
          </w:p>
        </w:tc>
        <w:tc>
          <w:tcPr>
            <w:tcW w:w="647" w:type="dxa"/>
            <w:noWrap/>
            <w:vAlign w:val="center"/>
            <w:hideMark/>
          </w:tcPr>
          <w:p w14:paraId="12E60E9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4351D699" w14:textId="77777777" w:rsidTr="00EB4801">
        <w:trPr>
          <w:trHeight w:val="300"/>
        </w:trPr>
        <w:tc>
          <w:tcPr>
            <w:tcW w:w="950" w:type="dxa"/>
            <w:noWrap/>
            <w:vAlign w:val="center"/>
            <w:hideMark/>
          </w:tcPr>
          <w:p w14:paraId="764D20B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RNiOSsnel</w:t>
            </w:r>
          </w:p>
        </w:tc>
        <w:tc>
          <w:tcPr>
            <w:tcW w:w="617" w:type="dxa"/>
            <w:noWrap/>
            <w:vAlign w:val="center"/>
            <w:hideMark/>
          </w:tcPr>
          <w:p w14:paraId="07EE2BA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70DB80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458CE6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1DF2858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BF8820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07A10A0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480B87E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D68F0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DD67AF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6838C90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6584BCD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04DD09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2,8</w:t>
            </w:r>
          </w:p>
        </w:tc>
        <w:tc>
          <w:tcPr>
            <w:tcW w:w="647" w:type="dxa"/>
            <w:noWrap/>
            <w:vAlign w:val="center"/>
            <w:hideMark/>
          </w:tcPr>
          <w:p w14:paraId="3447D8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74196A4C" w14:textId="77777777" w:rsidTr="00EB4801">
        <w:trPr>
          <w:trHeight w:val="300"/>
        </w:trPr>
        <w:tc>
          <w:tcPr>
            <w:tcW w:w="950" w:type="dxa"/>
            <w:noWrap/>
            <w:vAlign w:val="center"/>
            <w:hideMark/>
          </w:tcPr>
          <w:p w14:paraId="35A277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RNiOSscroll1</w:t>
            </w:r>
          </w:p>
        </w:tc>
        <w:tc>
          <w:tcPr>
            <w:tcW w:w="617" w:type="dxa"/>
            <w:noWrap/>
            <w:vAlign w:val="center"/>
            <w:hideMark/>
          </w:tcPr>
          <w:p w14:paraId="34D189D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5A184E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074413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6F60C9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84E704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436FE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CD6B8A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4763B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6C25D8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8A8E1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379A28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C5C17C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40879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590B4A18" w14:textId="77777777" w:rsidTr="00EB4801">
        <w:trPr>
          <w:trHeight w:val="300"/>
        </w:trPr>
        <w:tc>
          <w:tcPr>
            <w:tcW w:w="950" w:type="dxa"/>
            <w:noWrap/>
            <w:vAlign w:val="center"/>
            <w:hideMark/>
          </w:tcPr>
          <w:p w14:paraId="0E0FDFB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RNiOSvideo</w:t>
            </w:r>
          </w:p>
        </w:tc>
        <w:tc>
          <w:tcPr>
            <w:tcW w:w="617" w:type="dxa"/>
            <w:noWrap/>
            <w:vAlign w:val="center"/>
            <w:hideMark/>
          </w:tcPr>
          <w:p w14:paraId="120758D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E8CBC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DEAC0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07A19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71EF9E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A6532D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75D01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FC707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073245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C456C9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4E6431B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4D487F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1871991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886BF06" w14:textId="77777777" w:rsidTr="00EB4801">
        <w:trPr>
          <w:trHeight w:val="300"/>
        </w:trPr>
        <w:tc>
          <w:tcPr>
            <w:tcW w:w="950" w:type="dxa"/>
            <w:noWrap/>
            <w:vAlign w:val="center"/>
            <w:hideMark/>
          </w:tcPr>
          <w:p w14:paraId="212657C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RNiOSdatum</w:t>
            </w:r>
          </w:p>
        </w:tc>
        <w:tc>
          <w:tcPr>
            <w:tcW w:w="617" w:type="dxa"/>
            <w:noWrap/>
            <w:vAlign w:val="center"/>
            <w:hideMark/>
          </w:tcPr>
          <w:p w14:paraId="57025E0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0DF4D7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1AB131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B090D4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507E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1C0CC0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305229B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5B169D8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DA72F2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1C8811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40E64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1734F48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3,6</w:t>
            </w:r>
          </w:p>
        </w:tc>
        <w:tc>
          <w:tcPr>
            <w:tcW w:w="647" w:type="dxa"/>
            <w:noWrap/>
            <w:vAlign w:val="center"/>
            <w:hideMark/>
          </w:tcPr>
          <w:p w14:paraId="6594CC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r>
      <w:tr w:rsidR="00500930" w:rsidRPr="00A1414E" w14:paraId="708414AA" w14:textId="77777777" w:rsidTr="00EB4801">
        <w:trPr>
          <w:trHeight w:val="300"/>
        </w:trPr>
        <w:tc>
          <w:tcPr>
            <w:tcW w:w="950" w:type="dxa"/>
            <w:noWrap/>
            <w:vAlign w:val="center"/>
            <w:hideMark/>
          </w:tcPr>
          <w:p w14:paraId="045B06A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RNiOSscroll2</w:t>
            </w:r>
          </w:p>
        </w:tc>
        <w:tc>
          <w:tcPr>
            <w:tcW w:w="617" w:type="dxa"/>
            <w:noWrap/>
            <w:vAlign w:val="center"/>
            <w:hideMark/>
          </w:tcPr>
          <w:p w14:paraId="3319D9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1B9F83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67515D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4D40F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674161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E80817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2F4926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BA0FB7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9DAF4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FD7DDD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7663E4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186ED91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6F8C32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0077EED4" w14:textId="77777777" w:rsidTr="00EB4801">
        <w:trPr>
          <w:trHeight w:val="300"/>
        </w:trPr>
        <w:tc>
          <w:tcPr>
            <w:tcW w:w="950" w:type="dxa"/>
            <w:noWrap/>
            <w:vAlign w:val="center"/>
            <w:hideMark/>
          </w:tcPr>
          <w:p w14:paraId="1619B60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RNiOSscore</w:t>
            </w:r>
          </w:p>
        </w:tc>
        <w:tc>
          <w:tcPr>
            <w:tcW w:w="617" w:type="dxa"/>
            <w:noWrap/>
            <w:vAlign w:val="center"/>
            <w:hideMark/>
          </w:tcPr>
          <w:p w14:paraId="7368A5D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0AE587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B8555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53981A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A2E9D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94B27C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342D2E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5A1527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68E6613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92BA8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4AEE574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4973D2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c>
          <w:tcPr>
            <w:tcW w:w="647" w:type="dxa"/>
            <w:noWrap/>
            <w:vAlign w:val="center"/>
            <w:hideMark/>
          </w:tcPr>
          <w:p w14:paraId="2910B1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r w:rsidR="00500930" w:rsidRPr="00A1414E" w14:paraId="7DBAB26B" w14:textId="77777777" w:rsidTr="00EB4801">
        <w:trPr>
          <w:trHeight w:val="300"/>
        </w:trPr>
        <w:tc>
          <w:tcPr>
            <w:tcW w:w="950" w:type="dxa"/>
            <w:noWrap/>
            <w:vAlign w:val="center"/>
            <w:hideMark/>
          </w:tcPr>
          <w:p w14:paraId="1411D98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NAANsnel</w:t>
            </w:r>
          </w:p>
        </w:tc>
        <w:tc>
          <w:tcPr>
            <w:tcW w:w="617" w:type="dxa"/>
            <w:noWrap/>
            <w:vAlign w:val="center"/>
            <w:hideMark/>
          </w:tcPr>
          <w:p w14:paraId="0BD24DA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DFA0D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CF4D77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7F9A47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F2730F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D8EAA7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52F0B5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8D326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7894AE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090A927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75A111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F1BFB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3,4</w:t>
            </w:r>
          </w:p>
        </w:tc>
        <w:tc>
          <w:tcPr>
            <w:tcW w:w="647" w:type="dxa"/>
            <w:noWrap/>
            <w:vAlign w:val="center"/>
            <w:hideMark/>
          </w:tcPr>
          <w:p w14:paraId="2F7A311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58978D6C" w14:textId="77777777" w:rsidTr="00EB4801">
        <w:trPr>
          <w:trHeight w:val="300"/>
        </w:trPr>
        <w:tc>
          <w:tcPr>
            <w:tcW w:w="950" w:type="dxa"/>
            <w:noWrap/>
            <w:vAlign w:val="center"/>
            <w:hideMark/>
          </w:tcPr>
          <w:p w14:paraId="7E5BBC5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NAANsroll1</w:t>
            </w:r>
          </w:p>
        </w:tc>
        <w:tc>
          <w:tcPr>
            <w:tcW w:w="617" w:type="dxa"/>
            <w:noWrap/>
            <w:vAlign w:val="center"/>
            <w:hideMark/>
          </w:tcPr>
          <w:p w14:paraId="2056219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354582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5C7B5D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99321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52241A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E3D026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91EA6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D9779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6CD81F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00D8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C8137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42AAC2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41BC66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C93F180" w14:textId="77777777" w:rsidTr="00EB4801">
        <w:trPr>
          <w:trHeight w:val="300"/>
        </w:trPr>
        <w:tc>
          <w:tcPr>
            <w:tcW w:w="950" w:type="dxa"/>
            <w:noWrap/>
            <w:vAlign w:val="center"/>
            <w:hideMark/>
          </w:tcPr>
          <w:p w14:paraId="49195B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NAANvideo</w:t>
            </w:r>
          </w:p>
        </w:tc>
        <w:tc>
          <w:tcPr>
            <w:tcW w:w="617" w:type="dxa"/>
            <w:noWrap/>
            <w:vAlign w:val="center"/>
            <w:hideMark/>
          </w:tcPr>
          <w:p w14:paraId="6CE857F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88329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ACB74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A30E34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08B131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26881D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E4B0F0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08CFA5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B6C408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2F571D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D1CE7F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8FB1A8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434E72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7B138F2C" w14:textId="77777777" w:rsidTr="00EB4801">
        <w:trPr>
          <w:trHeight w:val="300"/>
        </w:trPr>
        <w:tc>
          <w:tcPr>
            <w:tcW w:w="950" w:type="dxa"/>
            <w:noWrap/>
            <w:vAlign w:val="center"/>
            <w:hideMark/>
          </w:tcPr>
          <w:p w14:paraId="72A46F6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NAANdatum</w:t>
            </w:r>
          </w:p>
        </w:tc>
        <w:tc>
          <w:tcPr>
            <w:tcW w:w="617" w:type="dxa"/>
            <w:noWrap/>
            <w:vAlign w:val="center"/>
            <w:hideMark/>
          </w:tcPr>
          <w:p w14:paraId="29537D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0ABC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DEE97B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53E8B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B67F2E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DDDF7E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77B77E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6B310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9405E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FB26F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B73A2C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E3999F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32D39BF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4D79F0AF" w14:textId="77777777" w:rsidTr="00EB4801">
        <w:trPr>
          <w:trHeight w:val="300"/>
        </w:trPr>
        <w:tc>
          <w:tcPr>
            <w:tcW w:w="950" w:type="dxa"/>
            <w:noWrap/>
            <w:vAlign w:val="center"/>
            <w:hideMark/>
          </w:tcPr>
          <w:p w14:paraId="3868848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NAANscroll2</w:t>
            </w:r>
          </w:p>
        </w:tc>
        <w:tc>
          <w:tcPr>
            <w:tcW w:w="617" w:type="dxa"/>
            <w:noWrap/>
            <w:vAlign w:val="center"/>
            <w:hideMark/>
          </w:tcPr>
          <w:p w14:paraId="1CB0ADC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107350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C8A654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45C017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B07C8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5A558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330AA5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D04AD7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780905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A2E441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1BF6916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5D33EF1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C68D9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3EE57AE8" w14:textId="77777777" w:rsidTr="00EB4801">
        <w:trPr>
          <w:trHeight w:val="300"/>
        </w:trPr>
        <w:tc>
          <w:tcPr>
            <w:tcW w:w="950" w:type="dxa"/>
            <w:noWrap/>
            <w:vAlign w:val="center"/>
            <w:hideMark/>
          </w:tcPr>
          <w:p w14:paraId="5A1352C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NAANscore</w:t>
            </w:r>
          </w:p>
        </w:tc>
        <w:tc>
          <w:tcPr>
            <w:tcW w:w="617" w:type="dxa"/>
            <w:noWrap/>
            <w:vAlign w:val="center"/>
            <w:hideMark/>
          </w:tcPr>
          <w:p w14:paraId="325B50A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43288A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1B2963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B3A74F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CA5A9D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A7107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D2C348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3E876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8042FE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3AD759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7085448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43A2AFA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5338A38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5BCCB3D0" w14:textId="77777777" w:rsidTr="00EB4801">
        <w:trPr>
          <w:trHeight w:val="300"/>
        </w:trPr>
        <w:tc>
          <w:tcPr>
            <w:tcW w:w="950" w:type="dxa"/>
            <w:noWrap/>
            <w:vAlign w:val="center"/>
            <w:hideMark/>
          </w:tcPr>
          <w:p w14:paraId="04A8F77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NAiOSsnel</w:t>
            </w:r>
          </w:p>
        </w:tc>
        <w:tc>
          <w:tcPr>
            <w:tcW w:w="617" w:type="dxa"/>
            <w:noWrap/>
            <w:vAlign w:val="center"/>
            <w:hideMark/>
          </w:tcPr>
          <w:p w14:paraId="612A5A4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0D581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D5D81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BCF432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50A28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5783A6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065A36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63AE84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CED022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B781B1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9B3E6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558E1A8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4,7</w:t>
            </w:r>
          </w:p>
        </w:tc>
        <w:tc>
          <w:tcPr>
            <w:tcW w:w="647" w:type="dxa"/>
            <w:noWrap/>
            <w:vAlign w:val="center"/>
            <w:hideMark/>
          </w:tcPr>
          <w:p w14:paraId="479C8CA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0AA1054B" w14:textId="77777777" w:rsidTr="00EB4801">
        <w:trPr>
          <w:trHeight w:val="300"/>
        </w:trPr>
        <w:tc>
          <w:tcPr>
            <w:tcW w:w="950" w:type="dxa"/>
            <w:noWrap/>
            <w:vAlign w:val="center"/>
            <w:hideMark/>
          </w:tcPr>
          <w:p w14:paraId="571B27E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NAiOSscroll1</w:t>
            </w:r>
          </w:p>
        </w:tc>
        <w:tc>
          <w:tcPr>
            <w:tcW w:w="617" w:type="dxa"/>
            <w:noWrap/>
            <w:vAlign w:val="center"/>
            <w:hideMark/>
          </w:tcPr>
          <w:p w14:paraId="47D68DA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D04229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2B0EC0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5BA03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1DFF2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FD326B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281B5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519896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FB95C2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5125C2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2C661F5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4CDC2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449B087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52C24A3F" w14:textId="77777777" w:rsidTr="00EB4801">
        <w:trPr>
          <w:trHeight w:val="300"/>
        </w:trPr>
        <w:tc>
          <w:tcPr>
            <w:tcW w:w="950" w:type="dxa"/>
            <w:noWrap/>
            <w:vAlign w:val="center"/>
            <w:hideMark/>
          </w:tcPr>
          <w:p w14:paraId="5E54C0F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NAiOSvideo</w:t>
            </w:r>
          </w:p>
        </w:tc>
        <w:tc>
          <w:tcPr>
            <w:tcW w:w="617" w:type="dxa"/>
            <w:noWrap/>
            <w:vAlign w:val="center"/>
            <w:hideMark/>
          </w:tcPr>
          <w:p w14:paraId="747BE9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0AD19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BAD6A4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6D25BE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F1CF61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51A11F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4303E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9E2FAB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3B8876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92F8D9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05736B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2CDADD0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635F1C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3C00F6A6" w14:textId="77777777" w:rsidTr="00EB4801">
        <w:trPr>
          <w:trHeight w:val="300"/>
        </w:trPr>
        <w:tc>
          <w:tcPr>
            <w:tcW w:w="950" w:type="dxa"/>
            <w:noWrap/>
            <w:vAlign w:val="center"/>
            <w:hideMark/>
          </w:tcPr>
          <w:p w14:paraId="02A744B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NAiOSdatum</w:t>
            </w:r>
          </w:p>
        </w:tc>
        <w:tc>
          <w:tcPr>
            <w:tcW w:w="617" w:type="dxa"/>
            <w:noWrap/>
            <w:vAlign w:val="center"/>
            <w:hideMark/>
          </w:tcPr>
          <w:p w14:paraId="660383D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FE659E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314C31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E8E56E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5A993B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593E61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5EEAC5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05650F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A6DA3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B14D27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58DBC0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16445C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4,6</w:t>
            </w:r>
          </w:p>
        </w:tc>
        <w:tc>
          <w:tcPr>
            <w:tcW w:w="647" w:type="dxa"/>
            <w:noWrap/>
            <w:vAlign w:val="center"/>
            <w:hideMark/>
          </w:tcPr>
          <w:p w14:paraId="7ED4926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2F37B8F7" w14:textId="77777777" w:rsidTr="00EB4801">
        <w:trPr>
          <w:trHeight w:val="300"/>
        </w:trPr>
        <w:tc>
          <w:tcPr>
            <w:tcW w:w="950" w:type="dxa"/>
            <w:noWrap/>
            <w:vAlign w:val="center"/>
            <w:hideMark/>
          </w:tcPr>
          <w:p w14:paraId="0C03081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NAiOSscroll2</w:t>
            </w:r>
          </w:p>
        </w:tc>
        <w:tc>
          <w:tcPr>
            <w:tcW w:w="617" w:type="dxa"/>
            <w:noWrap/>
            <w:vAlign w:val="center"/>
            <w:hideMark/>
          </w:tcPr>
          <w:p w14:paraId="6B5AF0C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AD44E5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DCD91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240BED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8E4F7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2EB230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1AADD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2F755D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5A6002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C610E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0286280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FBAB2D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686CC11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2C6EBD8C" w14:textId="77777777" w:rsidTr="00EB4801">
        <w:trPr>
          <w:trHeight w:val="300"/>
        </w:trPr>
        <w:tc>
          <w:tcPr>
            <w:tcW w:w="950" w:type="dxa"/>
            <w:noWrap/>
            <w:vAlign w:val="center"/>
            <w:hideMark/>
          </w:tcPr>
          <w:p w14:paraId="07BFA5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NAiOSscore</w:t>
            </w:r>
          </w:p>
        </w:tc>
        <w:tc>
          <w:tcPr>
            <w:tcW w:w="617" w:type="dxa"/>
            <w:noWrap/>
            <w:vAlign w:val="center"/>
            <w:hideMark/>
          </w:tcPr>
          <w:p w14:paraId="5E2A304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38B7CA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3A9A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84B5C5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E2282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D0281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429D86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45EC3E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28F27E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8FA835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1D8E545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846410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3A38B46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696AF46" w14:textId="77777777" w:rsidTr="00EB4801">
        <w:trPr>
          <w:trHeight w:val="300"/>
        </w:trPr>
        <w:tc>
          <w:tcPr>
            <w:tcW w:w="950" w:type="dxa"/>
            <w:noWrap/>
            <w:vAlign w:val="center"/>
            <w:hideMark/>
          </w:tcPr>
          <w:p w14:paraId="2F6A78A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XAANsnel</w:t>
            </w:r>
          </w:p>
        </w:tc>
        <w:tc>
          <w:tcPr>
            <w:tcW w:w="617" w:type="dxa"/>
            <w:noWrap/>
            <w:vAlign w:val="center"/>
            <w:hideMark/>
          </w:tcPr>
          <w:p w14:paraId="22A4765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A5DAEB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7058A8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4A9F951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72844F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0EEB746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79DC783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9FDB58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352A793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397976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248" w:type="dxa"/>
            <w:noWrap/>
            <w:vAlign w:val="center"/>
            <w:hideMark/>
          </w:tcPr>
          <w:p w14:paraId="03D10EF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637F3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1,9</w:t>
            </w:r>
          </w:p>
        </w:tc>
        <w:tc>
          <w:tcPr>
            <w:tcW w:w="647" w:type="dxa"/>
            <w:noWrap/>
            <w:vAlign w:val="center"/>
            <w:hideMark/>
          </w:tcPr>
          <w:p w14:paraId="2B73DA9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r>
      <w:tr w:rsidR="00500930" w:rsidRPr="00A1414E" w14:paraId="29CE49FF" w14:textId="77777777" w:rsidTr="00EB4801">
        <w:trPr>
          <w:trHeight w:val="300"/>
        </w:trPr>
        <w:tc>
          <w:tcPr>
            <w:tcW w:w="950" w:type="dxa"/>
            <w:noWrap/>
            <w:vAlign w:val="center"/>
            <w:hideMark/>
          </w:tcPr>
          <w:p w14:paraId="2DCEDC0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XAANscroll1</w:t>
            </w:r>
          </w:p>
        </w:tc>
        <w:tc>
          <w:tcPr>
            <w:tcW w:w="617" w:type="dxa"/>
            <w:noWrap/>
            <w:vAlign w:val="center"/>
            <w:hideMark/>
          </w:tcPr>
          <w:p w14:paraId="73DC034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A77D6D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4279307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3E465BC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C3C44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F1EAB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76B3300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347072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6E9AE5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2DD23D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248" w:type="dxa"/>
            <w:noWrap/>
            <w:vAlign w:val="center"/>
            <w:hideMark/>
          </w:tcPr>
          <w:p w14:paraId="75935D9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17B7A9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2,7</w:t>
            </w:r>
          </w:p>
        </w:tc>
        <w:tc>
          <w:tcPr>
            <w:tcW w:w="647" w:type="dxa"/>
            <w:noWrap/>
            <w:vAlign w:val="center"/>
            <w:hideMark/>
          </w:tcPr>
          <w:p w14:paraId="691A1CC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2,5</w:t>
            </w:r>
          </w:p>
        </w:tc>
      </w:tr>
      <w:tr w:rsidR="00500930" w:rsidRPr="00A1414E" w14:paraId="63D25CF6" w14:textId="77777777" w:rsidTr="00EB4801">
        <w:trPr>
          <w:trHeight w:val="300"/>
        </w:trPr>
        <w:tc>
          <w:tcPr>
            <w:tcW w:w="950" w:type="dxa"/>
            <w:noWrap/>
            <w:vAlign w:val="center"/>
            <w:hideMark/>
          </w:tcPr>
          <w:p w14:paraId="69F9775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XAANvideo</w:t>
            </w:r>
          </w:p>
        </w:tc>
        <w:tc>
          <w:tcPr>
            <w:tcW w:w="617" w:type="dxa"/>
            <w:noWrap/>
            <w:vAlign w:val="center"/>
            <w:hideMark/>
          </w:tcPr>
          <w:p w14:paraId="2264AEF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B99B39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28C857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E93AF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87DE9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872031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8EC8B5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5A9DB6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053AA3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4B5834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27A145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06AEB6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0D699A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1DD001C8" w14:textId="77777777" w:rsidTr="00EB4801">
        <w:trPr>
          <w:trHeight w:val="300"/>
        </w:trPr>
        <w:tc>
          <w:tcPr>
            <w:tcW w:w="950" w:type="dxa"/>
            <w:noWrap/>
            <w:vAlign w:val="center"/>
            <w:hideMark/>
          </w:tcPr>
          <w:p w14:paraId="184529E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XAANdatum</w:t>
            </w:r>
          </w:p>
        </w:tc>
        <w:tc>
          <w:tcPr>
            <w:tcW w:w="617" w:type="dxa"/>
            <w:noWrap/>
            <w:vAlign w:val="center"/>
            <w:hideMark/>
          </w:tcPr>
          <w:p w14:paraId="3065BE6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A45C7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20892B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DF1D39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14F48F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9AEB7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EC52A5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CF61E5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8F6446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AA9D1C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2FE143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FE9D2B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c>
          <w:tcPr>
            <w:tcW w:w="647" w:type="dxa"/>
            <w:noWrap/>
            <w:vAlign w:val="center"/>
            <w:hideMark/>
          </w:tcPr>
          <w:p w14:paraId="7845836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r>
      <w:tr w:rsidR="00500930" w:rsidRPr="00A1414E" w14:paraId="70138FC9" w14:textId="77777777" w:rsidTr="00EB4801">
        <w:trPr>
          <w:trHeight w:val="300"/>
        </w:trPr>
        <w:tc>
          <w:tcPr>
            <w:tcW w:w="950" w:type="dxa"/>
            <w:noWrap/>
            <w:vAlign w:val="center"/>
            <w:hideMark/>
          </w:tcPr>
          <w:p w14:paraId="4FE1220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XAANscroll2</w:t>
            </w:r>
          </w:p>
        </w:tc>
        <w:tc>
          <w:tcPr>
            <w:tcW w:w="617" w:type="dxa"/>
            <w:noWrap/>
            <w:vAlign w:val="center"/>
            <w:hideMark/>
          </w:tcPr>
          <w:p w14:paraId="0AE2841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EF226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1AB2FC9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5F90BFF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F2126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45CBBFD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348BADA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D9237A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D6F281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C62BDF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031EC05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4DC59D0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47" w:type="dxa"/>
            <w:noWrap/>
            <w:vAlign w:val="center"/>
            <w:hideMark/>
          </w:tcPr>
          <w:p w14:paraId="3124E93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r>
      <w:tr w:rsidR="00500930" w:rsidRPr="00A1414E" w14:paraId="3D01C261" w14:textId="77777777" w:rsidTr="00EB4801">
        <w:trPr>
          <w:trHeight w:val="300"/>
        </w:trPr>
        <w:tc>
          <w:tcPr>
            <w:tcW w:w="950" w:type="dxa"/>
            <w:noWrap/>
            <w:vAlign w:val="center"/>
            <w:hideMark/>
          </w:tcPr>
          <w:p w14:paraId="398003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XAANscore</w:t>
            </w:r>
          </w:p>
        </w:tc>
        <w:tc>
          <w:tcPr>
            <w:tcW w:w="617" w:type="dxa"/>
            <w:noWrap/>
            <w:vAlign w:val="center"/>
            <w:hideMark/>
          </w:tcPr>
          <w:p w14:paraId="7F1A3F8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D0491B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356C1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524138D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B2ED3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E6CC4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6DC4F82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870DA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C78043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346F83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54AE2DD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920E6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c>
          <w:tcPr>
            <w:tcW w:w="647" w:type="dxa"/>
            <w:noWrap/>
            <w:vAlign w:val="center"/>
            <w:hideMark/>
          </w:tcPr>
          <w:p w14:paraId="3E39731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3,5</w:t>
            </w:r>
          </w:p>
        </w:tc>
      </w:tr>
      <w:tr w:rsidR="00500930" w:rsidRPr="00A1414E" w14:paraId="5E83EC9B" w14:textId="77777777" w:rsidTr="00EB4801">
        <w:trPr>
          <w:trHeight w:val="300"/>
        </w:trPr>
        <w:tc>
          <w:tcPr>
            <w:tcW w:w="950" w:type="dxa"/>
            <w:noWrap/>
            <w:vAlign w:val="center"/>
            <w:hideMark/>
          </w:tcPr>
          <w:p w14:paraId="078AC87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XAiOSsnel</w:t>
            </w:r>
          </w:p>
        </w:tc>
        <w:tc>
          <w:tcPr>
            <w:tcW w:w="617" w:type="dxa"/>
            <w:noWrap/>
            <w:vAlign w:val="center"/>
            <w:hideMark/>
          </w:tcPr>
          <w:p w14:paraId="72399D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75C25A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51D056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5643D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190450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6B5152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BF868E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3DE59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41901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E4E70F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324F88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302F6E8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26B08FA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46A84E93" w14:textId="77777777" w:rsidTr="00EB4801">
        <w:trPr>
          <w:trHeight w:val="300"/>
        </w:trPr>
        <w:tc>
          <w:tcPr>
            <w:tcW w:w="950" w:type="dxa"/>
            <w:noWrap/>
            <w:vAlign w:val="center"/>
            <w:hideMark/>
          </w:tcPr>
          <w:p w14:paraId="0618E89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XAiOSscroll1</w:t>
            </w:r>
          </w:p>
        </w:tc>
        <w:tc>
          <w:tcPr>
            <w:tcW w:w="617" w:type="dxa"/>
            <w:noWrap/>
            <w:vAlign w:val="center"/>
            <w:hideMark/>
          </w:tcPr>
          <w:p w14:paraId="049F295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6900E11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1C71E7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2EE7CA0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D3DC3B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588EE5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12B2F7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30C85E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1DAEA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658146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4C14684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45F114A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4,7</w:t>
            </w:r>
          </w:p>
        </w:tc>
        <w:tc>
          <w:tcPr>
            <w:tcW w:w="647" w:type="dxa"/>
            <w:noWrap/>
            <w:vAlign w:val="center"/>
            <w:hideMark/>
          </w:tcPr>
          <w:p w14:paraId="4CB13E1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500930" w:rsidRPr="00A1414E" w14:paraId="766DB70E" w14:textId="77777777" w:rsidTr="00EB4801">
        <w:trPr>
          <w:trHeight w:val="300"/>
        </w:trPr>
        <w:tc>
          <w:tcPr>
            <w:tcW w:w="950" w:type="dxa"/>
            <w:noWrap/>
            <w:vAlign w:val="center"/>
            <w:hideMark/>
          </w:tcPr>
          <w:p w14:paraId="41DB432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XAiOSvideo</w:t>
            </w:r>
          </w:p>
        </w:tc>
        <w:tc>
          <w:tcPr>
            <w:tcW w:w="617" w:type="dxa"/>
            <w:noWrap/>
            <w:vAlign w:val="center"/>
            <w:hideMark/>
          </w:tcPr>
          <w:p w14:paraId="13AC22A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DB9772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F1D900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C2C1DF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3872F8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43725D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2B43E4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7C58C46"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0A31D8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CB1153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248" w:type="dxa"/>
            <w:noWrap/>
            <w:vAlign w:val="center"/>
            <w:hideMark/>
          </w:tcPr>
          <w:p w14:paraId="6088CAC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7AD7493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47" w:type="dxa"/>
            <w:noWrap/>
            <w:vAlign w:val="center"/>
            <w:hideMark/>
          </w:tcPr>
          <w:p w14:paraId="3020D3E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r>
      <w:tr w:rsidR="00EB4801" w:rsidRPr="00A1414E" w14:paraId="13900C06" w14:textId="77777777" w:rsidTr="00EB4801">
        <w:trPr>
          <w:trHeight w:val="300"/>
        </w:trPr>
        <w:tc>
          <w:tcPr>
            <w:tcW w:w="950" w:type="dxa"/>
            <w:noWrap/>
            <w:vAlign w:val="center"/>
            <w:hideMark/>
          </w:tcPr>
          <w:p w14:paraId="6A147D22"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XAiOSdatum</w:t>
            </w:r>
          </w:p>
        </w:tc>
        <w:tc>
          <w:tcPr>
            <w:tcW w:w="617" w:type="dxa"/>
            <w:noWrap/>
            <w:vAlign w:val="center"/>
            <w:hideMark/>
          </w:tcPr>
          <w:p w14:paraId="2F1174AB"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4BB58C80"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EDBF62D"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277FD080"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6D6E8228"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4384398F"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42A0F4B2"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1</w:t>
            </w:r>
          </w:p>
        </w:tc>
        <w:tc>
          <w:tcPr>
            <w:tcW w:w="617" w:type="dxa"/>
            <w:noWrap/>
            <w:vAlign w:val="center"/>
            <w:hideMark/>
          </w:tcPr>
          <w:p w14:paraId="33D83106" w14:textId="4EF634DD" w:rsidR="00EB4801" w:rsidRPr="00EB4801" w:rsidRDefault="00EB4801" w:rsidP="00EB4801">
            <w:pPr>
              <w:spacing w:after="0"/>
              <w:jc w:val="left"/>
              <w:rPr>
                <w:rFonts w:ascii="Calibri" w:eastAsia="Times New Roman" w:hAnsi="Calibri" w:cs="Calibri"/>
                <w:color w:val="000000"/>
                <w:sz w:val="14"/>
                <w:szCs w:val="22"/>
              </w:rPr>
            </w:pPr>
            <w:r w:rsidRPr="00EB4801">
              <w:rPr>
                <w:rFonts w:ascii="Calibri" w:hAnsi="Calibri" w:cs="Calibri"/>
                <w:color w:val="000000"/>
                <w:sz w:val="14"/>
                <w:szCs w:val="22"/>
              </w:rPr>
              <w:t>3</w:t>
            </w:r>
          </w:p>
        </w:tc>
        <w:tc>
          <w:tcPr>
            <w:tcW w:w="617" w:type="dxa"/>
            <w:noWrap/>
            <w:vAlign w:val="center"/>
            <w:hideMark/>
          </w:tcPr>
          <w:p w14:paraId="07DD7D4A" w14:textId="5FD12C11" w:rsidR="00EB4801" w:rsidRPr="00EB4801" w:rsidRDefault="00EB4801" w:rsidP="00EB4801">
            <w:pPr>
              <w:spacing w:after="0"/>
              <w:jc w:val="left"/>
              <w:rPr>
                <w:rFonts w:ascii="Calibri" w:eastAsia="Times New Roman" w:hAnsi="Calibri" w:cs="Calibri"/>
                <w:color w:val="000000"/>
                <w:sz w:val="14"/>
                <w:szCs w:val="22"/>
              </w:rPr>
            </w:pPr>
            <w:r w:rsidRPr="00EB4801">
              <w:rPr>
                <w:rFonts w:ascii="Calibri" w:hAnsi="Calibri" w:cs="Calibri"/>
                <w:color w:val="000000"/>
                <w:sz w:val="14"/>
                <w:szCs w:val="22"/>
              </w:rPr>
              <w:t>4</w:t>
            </w:r>
          </w:p>
        </w:tc>
        <w:tc>
          <w:tcPr>
            <w:tcW w:w="617" w:type="dxa"/>
            <w:noWrap/>
            <w:vAlign w:val="center"/>
            <w:hideMark/>
          </w:tcPr>
          <w:p w14:paraId="571C25A5" w14:textId="3997560D" w:rsidR="00EB4801" w:rsidRPr="00EB4801" w:rsidRDefault="00EB4801" w:rsidP="00EB4801">
            <w:pPr>
              <w:spacing w:after="0"/>
              <w:jc w:val="left"/>
              <w:rPr>
                <w:rFonts w:ascii="Calibri" w:eastAsia="Times New Roman" w:hAnsi="Calibri" w:cs="Calibri"/>
                <w:color w:val="000000"/>
                <w:sz w:val="14"/>
                <w:szCs w:val="22"/>
              </w:rPr>
            </w:pPr>
            <w:r w:rsidRPr="00EB4801">
              <w:rPr>
                <w:rFonts w:ascii="Calibri" w:hAnsi="Calibri" w:cs="Calibri"/>
                <w:color w:val="000000"/>
                <w:sz w:val="14"/>
                <w:szCs w:val="22"/>
              </w:rPr>
              <w:t>1</w:t>
            </w:r>
          </w:p>
        </w:tc>
        <w:tc>
          <w:tcPr>
            <w:tcW w:w="248" w:type="dxa"/>
            <w:noWrap/>
            <w:vAlign w:val="center"/>
            <w:hideMark/>
          </w:tcPr>
          <w:p w14:paraId="6DDD19C2" w14:textId="77777777" w:rsidR="00EB4801" w:rsidRPr="00A1414E" w:rsidRDefault="00EB4801" w:rsidP="00EB4801">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56321A1E" w14:textId="1310814E" w:rsidR="00EB4801" w:rsidRPr="00A1414E" w:rsidRDefault="00EB4801" w:rsidP="00EB4801">
            <w:pPr>
              <w:spacing w:after="0"/>
              <w:jc w:val="left"/>
              <w:rPr>
                <w:rFonts w:ascii="Calibri" w:eastAsia="Times New Roman" w:hAnsi="Calibri" w:cs="Calibri"/>
                <w:color w:val="000000"/>
                <w:sz w:val="14"/>
                <w:szCs w:val="22"/>
              </w:rPr>
            </w:pPr>
            <w:r>
              <w:rPr>
                <w:rFonts w:ascii="Calibri" w:eastAsia="Times New Roman" w:hAnsi="Calibri" w:cs="Calibri"/>
                <w:color w:val="000000"/>
                <w:sz w:val="14"/>
                <w:szCs w:val="22"/>
              </w:rPr>
              <w:t>3,2</w:t>
            </w:r>
          </w:p>
        </w:tc>
        <w:tc>
          <w:tcPr>
            <w:tcW w:w="647" w:type="dxa"/>
            <w:noWrap/>
            <w:vAlign w:val="center"/>
            <w:hideMark/>
          </w:tcPr>
          <w:p w14:paraId="5B20C770" w14:textId="4297DA6D" w:rsidR="00EB4801" w:rsidRPr="00A1414E" w:rsidRDefault="00EB4801" w:rsidP="00EB4801">
            <w:pPr>
              <w:spacing w:after="0"/>
              <w:jc w:val="left"/>
              <w:rPr>
                <w:rFonts w:ascii="Calibri" w:eastAsia="Times New Roman" w:hAnsi="Calibri" w:cs="Calibri"/>
                <w:color w:val="000000"/>
                <w:sz w:val="14"/>
                <w:szCs w:val="22"/>
              </w:rPr>
            </w:pPr>
            <w:r>
              <w:rPr>
                <w:rFonts w:ascii="Calibri" w:eastAsia="Times New Roman" w:hAnsi="Calibri" w:cs="Calibri"/>
                <w:color w:val="000000"/>
                <w:sz w:val="14"/>
                <w:szCs w:val="22"/>
              </w:rPr>
              <w:t>3,</w:t>
            </w:r>
            <w:r w:rsidRPr="00A1414E">
              <w:rPr>
                <w:rFonts w:ascii="Calibri" w:eastAsia="Times New Roman" w:hAnsi="Calibri" w:cs="Calibri"/>
                <w:color w:val="000000"/>
                <w:sz w:val="14"/>
                <w:szCs w:val="22"/>
              </w:rPr>
              <w:t>5</w:t>
            </w:r>
          </w:p>
        </w:tc>
      </w:tr>
      <w:tr w:rsidR="00500930" w:rsidRPr="00A1414E" w14:paraId="78093020" w14:textId="77777777" w:rsidTr="00EB4801">
        <w:trPr>
          <w:trHeight w:val="300"/>
        </w:trPr>
        <w:tc>
          <w:tcPr>
            <w:tcW w:w="950" w:type="dxa"/>
            <w:noWrap/>
            <w:vAlign w:val="center"/>
            <w:hideMark/>
          </w:tcPr>
          <w:p w14:paraId="182A111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XAiOSscroll2</w:t>
            </w:r>
          </w:p>
        </w:tc>
        <w:tc>
          <w:tcPr>
            <w:tcW w:w="617" w:type="dxa"/>
            <w:noWrap/>
            <w:vAlign w:val="center"/>
            <w:hideMark/>
          </w:tcPr>
          <w:p w14:paraId="20DE105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226D9C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77CF21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F605DE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2EFF804C"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2</w:t>
            </w:r>
          </w:p>
        </w:tc>
        <w:tc>
          <w:tcPr>
            <w:tcW w:w="617" w:type="dxa"/>
            <w:noWrap/>
            <w:vAlign w:val="center"/>
            <w:hideMark/>
          </w:tcPr>
          <w:p w14:paraId="1AE9B68F"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30D425A"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EB72539"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531BF43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7273D8A2"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248" w:type="dxa"/>
            <w:noWrap/>
            <w:vAlign w:val="center"/>
            <w:hideMark/>
          </w:tcPr>
          <w:p w14:paraId="614AC113"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0BDDEA6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4,3</w:t>
            </w:r>
          </w:p>
        </w:tc>
        <w:tc>
          <w:tcPr>
            <w:tcW w:w="647" w:type="dxa"/>
            <w:noWrap/>
            <w:vAlign w:val="center"/>
            <w:hideMark/>
          </w:tcPr>
          <w:p w14:paraId="5B76CFA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4,5</w:t>
            </w:r>
          </w:p>
        </w:tc>
      </w:tr>
      <w:tr w:rsidR="00500930" w:rsidRPr="00A1414E" w14:paraId="5DD2D848" w14:textId="77777777" w:rsidTr="00EB4801">
        <w:trPr>
          <w:trHeight w:val="300"/>
        </w:trPr>
        <w:tc>
          <w:tcPr>
            <w:tcW w:w="950" w:type="dxa"/>
            <w:noWrap/>
            <w:vAlign w:val="center"/>
            <w:hideMark/>
          </w:tcPr>
          <w:p w14:paraId="13884280"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XAiOSscore</w:t>
            </w:r>
          </w:p>
        </w:tc>
        <w:tc>
          <w:tcPr>
            <w:tcW w:w="617" w:type="dxa"/>
            <w:noWrap/>
            <w:vAlign w:val="center"/>
            <w:hideMark/>
          </w:tcPr>
          <w:p w14:paraId="6D6BDA2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5D9DDA98"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BD7E8F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617" w:type="dxa"/>
            <w:noWrap/>
            <w:vAlign w:val="center"/>
            <w:hideMark/>
          </w:tcPr>
          <w:p w14:paraId="7510125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049D1EB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1AB08E2E"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024B2E91"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5</w:t>
            </w:r>
          </w:p>
        </w:tc>
        <w:tc>
          <w:tcPr>
            <w:tcW w:w="617" w:type="dxa"/>
            <w:noWrap/>
            <w:vAlign w:val="center"/>
            <w:hideMark/>
          </w:tcPr>
          <w:p w14:paraId="1946187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31255205"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c>
          <w:tcPr>
            <w:tcW w:w="617" w:type="dxa"/>
            <w:noWrap/>
            <w:vAlign w:val="center"/>
            <w:hideMark/>
          </w:tcPr>
          <w:p w14:paraId="7FC84A8D"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w:t>
            </w:r>
          </w:p>
        </w:tc>
        <w:tc>
          <w:tcPr>
            <w:tcW w:w="248" w:type="dxa"/>
            <w:noWrap/>
            <w:vAlign w:val="center"/>
            <w:hideMark/>
          </w:tcPr>
          <w:p w14:paraId="41E10107"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 </w:t>
            </w:r>
          </w:p>
        </w:tc>
        <w:tc>
          <w:tcPr>
            <w:tcW w:w="811" w:type="dxa"/>
            <w:noWrap/>
            <w:vAlign w:val="center"/>
            <w:hideMark/>
          </w:tcPr>
          <w:p w14:paraId="6FF1427B"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3,9</w:t>
            </w:r>
          </w:p>
        </w:tc>
        <w:tc>
          <w:tcPr>
            <w:tcW w:w="647" w:type="dxa"/>
            <w:noWrap/>
            <w:vAlign w:val="center"/>
            <w:hideMark/>
          </w:tcPr>
          <w:p w14:paraId="159059D4" w14:textId="77777777" w:rsidR="00500930" w:rsidRPr="00A1414E" w:rsidRDefault="00500930" w:rsidP="00A1414E">
            <w:pPr>
              <w:spacing w:after="0"/>
              <w:jc w:val="left"/>
              <w:rPr>
                <w:rFonts w:ascii="Calibri" w:eastAsia="Times New Roman" w:hAnsi="Calibri" w:cs="Calibri"/>
                <w:color w:val="000000"/>
                <w:sz w:val="14"/>
                <w:szCs w:val="22"/>
              </w:rPr>
            </w:pPr>
            <w:r w:rsidRPr="00A1414E">
              <w:rPr>
                <w:rFonts w:ascii="Calibri" w:eastAsia="Times New Roman" w:hAnsi="Calibri" w:cs="Calibri"/>
                <w:color w:val="000000"/>
                <w:sz w:val="14"/>
                <w:szCs w:val="22"/>
              </w:rPr>
              <w:t>4</w:t>
            </w:r>
          </w:p>
        </w:tc>
      </w:tr>
    </w:tbl>
    <w:p w14:paraId="60AD5094" w14:textId="724C2D83" w:rsidR="00500930" w:rsidRDefault="00500930" w:rsidP="00201610">
      <w:pPr>
        <w:tabs>
          <w:tab w:val="left" w:pos="1318"/>
        </w:tabs>
        <w:rPr>
          <w:b/>
        </w:rPr>
      </w:pPr>
    </w:p>
    <w:p w14:paraId="6F7AEB48" w14:textId="77777777" w:rsidR="00500930" w:rsidRPr="00500930" w:rsidRDefault="00500930" w:rsidP="00201610">
      <w:pPr>
        <w:tabs>
          <w:tab w:val="left" w:pos="1318"/>
        </w:tabs>
        <w:rPr>
          <w:b/>
        </w:rPr>
        <w:sectPr w:rsidR="00500930" w:rsidRPr="00500930" w:rsidSect="00461064">
          <w:footerReference w:type="default" r:id="rId55"/>
          <w:type w:val="continuous"/>
          <w:pgSz w:w="11906" w:h="16838"/>
          <w:pgMar w:top="1418" w:right="1418" w:bottom="1418" w:left="1418" w:header="709" w:footer="709" w:gutter="0"/>
          <w:cols w:space="708"/>
          <w:docGrid w:linePitch="360"/>
        </w:sectPr>
      </w:pPr>
    </w:p>
    <w:p w14:paraId="26061261" w14:textId="77777777" w:rsidR="00060C9B" w:rsidRDefault="00B32AEF" w:rsidP="00B32AEF">
      <w:pPr>
        <w:pStyle w:val="BackCoverAdres1"/>
        <w:spacing w:after="0"/>
        <w:ind w:right="113"/>
        <w:rPr>
          <w:rStyle w:val="Zwaar"/>
          <w:b w:val="0"/>
          <w:bCs w:val="0"/>
        </w:rPr>
      </w:pPr>
      <w:r>
        <w:rPr>
          <w:rStyle w:val="Zwaar"/>
          <w:b w:val="0"/>
          <w:bCs w:val="0"/>
        </w:rPr>
        <w:lastRenderedPageBreak/>
        <w:t>faculteit INDUSTRIË</w:t>
      </w:r>
      <w:r w:rsidR="00060C9B">
        <w:rPr>
          <w:rStyle w:val="Zwaar"/>
          <w:b w:val="0"/>
          <w:bCs w:val="0"/>
        </w:rPr>
        <w:t>LE INGENIEURSWETENSCHAPPEN</w:t>
      </w:r>
    </w:p>
    <w:p w14:paraId="51FBD15A" w14:textId="77777777" w:rsidR="00060C9B" w:rsidRDefault="00060C9B" w:rsidP="00B32AEF">
      <w:pPr>
        <w:pStyle w:val="BackCoverAdres1"/>
        <w:spacing w:after="0"/>
        <w:ind w:right="113"/>
        <w:rPr>
          <w:lang w:val="fr-BE"/>
        </w:rPr>
      </w:pPr>
      <w:r w:rsidRPr="00735CAF">
        <w:rPr>
          <w:lang w:val="fr-BE"/>
        </w:rPr>
        <w:t xml:space="preserve">CAMPUS </w:t>
      </w:r>
      <w:r>
        <w:rPr>
          <w:lang w:val="fr-BE"/>
        </w:rPr>
        <w:t>GEEl</w:t>
      </w:r>
    </w:p>
    <w:p w14:paraId="449B59CA" w14:textId="77777777" w:rsidR="00060C9B" w:rsidRDefault="00060C9B" w:rsidP="00B32AEF">
      <w:pPr>
        <w:pStyle w:val="BACKCOVERAdres20"/>
        <w:spacing w:after="0"/>
        <w:ind w:right="113"/>
      </w:pPr>
      <w:r>
        <w:t>Kleinhoefstraat 4</w:t>
      </w:r>
    </w:p>
    <w:p w14:paraId="16D06A09" w14:textId="77777777" w:rsidR="00060C9B" w:rsidRPr="00AA6C14" w:rsidRDefault="00060C9B" w:rsidP="00B32AEF">
      <w:pPr>
        <w:pStyle w:val="BACKCOVERAdres20"/>
        <w:spacing w:after="0"/>
        <w:ind w:right="113"/>
      </w:pPr>
      <w:r>
        <w:t>2440 GEEL</w:t>
      </w:r>
      <w:r w:rsidRPr="00AA6C14">
        <w:t>, België</w:t>
      </w:r>
    </w:p>
    <w:p w14:paraId="548091F7" w14:textId="77777777" w:rsidR="00060C9B" w:rsidRPr="007E6D2F" w:rsidRDefault="00060C9B" w:rsidP="00B32AEF">
      <w:pPr>
        <w:pStyle w:val="BACKCOVERAdres20"/>
        <w:spacing w:after="0"/>
        <w:ind w:right="113"/>
      </w:pPr>
      <w:r w:rsidRPr="007E6D2F">
        <w:t xml:space="preserve">tel. + 32 </w:t>
      </w:r>
      <w:r>
        <w:t>14 80 22 40</w:t>
      </w:r>
    </w:p>
    <w:p w14:paraId="636CA17F" w14:textId="77777777" w:rsidR="00060C9B" w:rsidRPr="00717127" w:rsidRDefault="00060C9B" w:rsidP="00B32AEF">
      <w:pPr>
        <w:pStyle w:val="BACKCOVERAdres20"/>
        <w:spacing w:after="0"/>
        <w:ind w:right="113"/>
        <w:rPr>
          <w:rStyle w:val="Hyperlink"/>
        </w:rPr>
      </w:pPr>
      <w:r w:rsidRPr="00717127">
        <w:t>iiw.geel@kuleuven.be</w:t>
      </w:r>
    </w:p>
    <w:p w14:paraId="597C6D23" w14:textId="77777777" w:rsidR="00060C9B" w:rsidRPr="003D78FF" w:rsidRDefault="00CC1765" w:rsidP="00B32AEF">
      <w:pPr>
        <w:pStyle w:val="BACKCOVERAdres20"/>
        <w:spacing w:after="0"/>
        <w:ind w:right="113"/>
      </w:pPr>
      <w:hyperlink r:id="rId56" w:history="1">
        <w:r w:rsidR="00060C9B" w:rsidRPr="003D78FF">
          <w:rPr>
            <w:rStyle w:val="Hyperlink"/>
          </w:rPr>
          <w:t>www.iiw.kuleuven.be</w:t>
        </w:r>
      </w:hyperlink>
    </w:p>
    <w:p w14:paraId="1573B60D" w14:textId="77777777" w:rsidR="00064EB5" w:rsidRDefault="00064EB5" w:rsidP="00060C9B">
      <w:pPr>
        <w:pStyle w:val="BackCoverAdres1"/>
      </w:pPr>
    </w:p>
    <w:p w14:paraId="131BDE80" w14:textId="77777777" w:rsidR="00064EB5" w:rsidRPr="00064EB5" w:rsidRDefault="00064EB5" w:rsidP="00064EB5"/>
    <w:p w14:paraId="2F339CCF" w14:textId="77777777" w:rsidR="00064EB5" w:rsidRPr="00064EB5" w:rsidRDefault="00064EB5" w:rsidP="00064EB5"/>
    <w:p w14:paraId="6A136F8A" w14:textId="77777777" w:rsidR="00064EB5" w:rsidRPr="00064EB5" w:rsidRDefault="00064EB5" w:rsidP="00064EB5"/>
    <w:p w14:paraId="06AADFC5" w14:textId="77777777" w:rsidR="00064EB5" w:rsidRPr="00064EB5" w:rsidRDefault="00064EB5" w:rsidP="00064EB5"/>
    <w:p w14:paraId="64574BDA" w14:textId="77777777" w:rsidR="00064EB5" w:rsidRPr="00064EB5" w:rsidRDefault="00064EB5" w:rsidP="00064EB5"/>
    <w:p w14:paraId="0405C862" w14:textId="77777777" w:rsidR="00064EB5" w:rsidRPr="00064EB5" w:rsidRDefault="00064EB5" w:rsidP="00064EB5"/>
    <w:p w14:paraId="6CE51770" w14:textId="77777777" w:rsidR="00064EB5" w:rsidRPr="00064EB5" w:rsidRDefault="00064EB5" w:rsidP="00064EB5"/>
    <w:p w14:paraId="2BC11A9A" w14:textId="77777777" w:rsidR="00064EB5" w:rsidRPr="00064EB5" w:rsidRDefault="00064EB5" w:rsidP="00064EB5"/>
    <w:p w14:paraId="2A26439D" w14:textId="77777777" w:rsidR="00064EB5" w:rsidRPr="00064EB5" w:rsidRDefault="00064EB5" w:rsidP="00064EB5"/>
    <w:p w14:paraId="18FCA452" w14:textId="77777777" w:rsidR="00064EB5" w:rsidRPr="00064EB5" w:rsidRDefault="00064EB5" w:rsidP="00064EB5"/>
    <w:p w14:paraId="2F389FCD" w14:textId="77777777" w:rsidR="00064EB5" w:rsidRPr="00064EB5" w:rsidRDefault="00064EB5" w:rsidP="00064EB5"/>
    <w:p w14:paraId="2A57564A" w14:textId="77777777" w:rsidR="00064EB5" w:rsidRPr="00064EB5" w:rsidRDefault="00064EB5" w:rsidP="00064EB5"/>
    <w:p w14:paraId="73960E0D" w14:textId="77777777" w:rsidR="00064EB5" w:rsidRPr="00064EB5" w:rsidRDefault="00064EB5" w:rsidP="00064EB5"/>
    <w:p w14:paraId="5EA5F943" w14:textId="77777777" w:rsidR="00064EB5" w:rsidRPr="00064EB5" w:rsidRDefault="00064EB5" w:rsidP="00064EB5"/>
    <w:p w14:paraId="205878F3" w14:textId="77777777" w:rsidR="00064EB5" w:rsidRPr="00064EB5" w:rsidRDefault="00064EB5" w:rsidP="00064EB5"/>
    <w:p w14:paraId="7D24D48C" w14:textId="77777777" w:rsidR="00064EB5" w:rsidRPr="00064EB5" w:rsidRDefault="00064EB5" w:rsidP="00064EB5"/>
    <w:p w14:paraId="08FAE9A3" w14:textId="77777777" w:rsidR="00064EB5" w:rsidRPr="00064EB5" w:rsidRDefault="00064EB5" w:rsidP="00064EB5"/>
    <w:p w14:paraId="1CE1BF8D" w14:textId="77777777" w:rsidR="00064EB5" w:rsidRPr="00064EB5" w:rsidRDefault="00064EB5" w:rsidP="00064EB5"/>
    <w:p w14:paraId="1B7E3394" w14:textId="77777777" w:rsidR="00064EB5" w:rsidRPr="00064EB5" w:rsidRDefault="00064EB5" w:rsidP="00064EB5"/>
    <w:p w14:paraId="538D86D0" w14:textId="77777777" w:rsidR="00064EB5" w:rsidRPr="00064EB5" w:rsidRDefault="00064EB5" w:rsidP="00064EB5"/>
    <w:p w14:paraId="7779AF6D" w14:textId="77777777" w:rsidR="00064EB5" w:rsidRPr="00064EB5" w:rsidRDefault="00064EB5" w:rsidP="00064EB5"/>
    <w:p w14:paraId="124BEEF2" w14:textId="77777777" w:rsidR="00064EB5" w:rsidRPr="00064EB5" w:rsidRDefault="00064EB5" w:rsidP="00064EB5"/>
    <w:p w14:paraId="061A879E" w14:textId="77777777" w:rsidR="00064EB5" w:rsidRDefault="00064EB5" w:rsidP="00064EB5"/>
    <w:sectPr w:rsidR="00064EB5" w:rsidSect="00E95554">
      <w:headerReference w:type="even" r:id="rId57"/>
      <w:headerReference w:type="default" r:id="rId58"/>
      <w:footerReference w:type="even" r:id="rId59"/>
      <w:footerReference w:type="default" r:id="rId60"/>
      <w:type w:val="evenPage"/>
      <w:pgSz w:w="11906" w:h="16838" w:code="9"/>
      <w:pgMar w:top="1418" w:right="1418" w:bottom="1418"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531084" w14:textId="77777777" w:rsidR="0049730B" w:rsidRDefault="0049730B" w:rsidP="00986956">
      <w:pPr>
        <w:spacing w:line="240" w:lineRule="auto"/>
      </w:pPr>
      <w:r>
        <w:separator/>
      </w:r>
    </w:p>
  </w:endnote>
  <w:endnote w:type="continuationSeparator" w:id="0">
    <w:p w14:paraId="452A6A7E" w14:textId="77777777" w:rsidR="0049730B" w:rsidRDefault="0049730B" w:rsidP="00986956">
      <w:pPr>
        <w:spacing w:line="240" w:lineRule="auto"/>
      </w:pPr>
      <w:r>
        <w:continuationSeparator/>
      </w:r>
    </w:p>
  </w:endnote>
  <w:endnote w:type="continuationNotice" w:id="1">
    <w:p w14:paraId="5DE01A05" w14:textId="77777777" w:rsidR="0049730B" w:rsidRDefault="0049730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W w:w="11170" w:type="dxa"/>
      <w:tblInd w:w="-1415" w:type="dxa"/>
      <w:tblBorders>
        <w:top w:val="single" w:sz="2" w:space="0" w:color="FFFFFF" w:themeColor="background1"/>
        <w:left w:val="single" w:sz="2" w:space="0" w:color="FFFFFF" w:themeColor="background1"/>
        <w:bottom w:val="single" w:sz="2" w:space="0" w:color="FFFFFF" w:themeColor="background1"/>
        <w:right w:val="single" w:sz="2" w:space="0" w:color="FFFFFF" w:themeColor="background1"/>
        <w:insideH w:val="single" w:sz="2" w:space="0" w:color="FFFFFF" w:themeColor="background1"/>
        <w:insideV w:val="single" w:sz="2" w:space="0" w:color="FFFFFF" w:themeColor="background1"/>
      </w:tblBorders>
      <w:tblCellMar>
        <w:left w:w="0" w:type="dxa"/>
        <w:right w:w="0" w:type="dxa"/>
      </w:tblCellMar>
      <w:tblLook w:val="04A0" w:firstRow="1" w:lastRow="0" w:firstColumn="1" w:lastColumn="0" w:noHBand="0" w:noVBand="1"/>
    </w:tblPr>
    <w:tblGrid>
      <w:gridCol w:w="11170"/>
    </w:tblGrid>
    <w:tr w:rsidR="00CC1765" w14:paraId="7CF5BA2F" w14:textId="77777777" w:rsidTr="000739D3">
      <w:trPr>
        <w:trHeight w:hRule="exact" w:val="2268"/>
      </w:trPr>
      <w:tc>
        <w:tcPr>
          <w:tcW w:w="11170" w:type="dxa"/>
          <w:shd w:val="clear" w:color="auto" w:fill="auto"/>
        </w:tcPr>
        <w:p w14:paraId="50B64EB1" w14:textId="77777777" w:rsidR="00CC1765" w:rsidRDefault="00CC1765" w:rsidP="000E50CE">
          <w:pPr>
            <w:pStyle w:val="Koptekst"/>
          </w:pPr>
        </w:p>
      </w:tc>
    </w:tr>
  </w:tbl>
  <w:p w14:paraId="79F48DC3" w14:textId="77777777" w:rsidR="00CC1765" w:rsidRDefault="00CC1765" w:rsidP="000E50CE">
    <w:pPr>
      <w:pStyle w:val="Voettekst"/>
    </w:pPr>
    <w:r>
      <w:rPr>
        <w:noProof/>
        <w:lang w:val="en-GB" w:eastAsia="en-GB"/>
      </w:rPr>
      <mc:AlternateContent>
        <mc:Choice Requires="wps">
          <w:drawing>
            <wp:anchor distT="0" distB="0" distL="114300" distR="114300" simplePos="0" relativeHeight="251658248" behindDoc="0" locked="0" layoutInCell="1" allowOverlap="1" wp14:anchorId="71CE482F" wp14:editId="11B42737">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D75266" w14:textId="77777777" w:rsidR="00CC1765" w:rsidRPr="00456A6F" w:rsidRDefault="00CC1765"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CE482F" id="_x0000_t202" coordsize="21600,21600" o:spt="202" path="m,l,21600r21600,l21600,xe">
              <v:stroke joinstyle="miter"/>
              <v:path gradientshapeok="t" o:connecttype="rect"/>
            </v:shapetype>
            <v:shape id="Tekstvak 28" o:spid="_x0000_s1043" type="#_x0000_t202" style="position:absolute;left:0;text-align:left;margin-left:34pt;margin-top:813.65pt;width:527.25pt;height:5.65pt;z-index:251658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" fillcolor="#54bceb" stroked="f" strokeweight=".5pt">
              <o:lock v:ext="edit" aspectratio="t"/>
              <v:textbox inset="0,0,0,0">
                <w:txbxContent>
                  <w:p w14:paraId="43D75266" w14:textId="77777777" w:rsidR="00CC1765" w:rsidRPr="00456A6F" w:rsidRDefault="00CC1765" w:rsidP="000E50CE">
                    <w:pPr>
                      <w:pStyle w:val="Voettekst"/>
                    </w:pP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870F" w14:textId="717F7A07" w:rsidR="00CC1765" w:rsidRPr="001D78C1" w:rsidRDefault="00CC1765" w:rsidP="000E50CE">
    <w:pPr>
      <w:pStyle w:val="Voettekst"/>
    </w:pPr>
    <w:r>
      <w:fldChar w:fldCharType="begin"/>
    </w:r>
    <w:r w:rsidRPr="00C64ECD">
      <w:rPr>
        <w:lang w:val="en-US"/>
      </w:rPr>
      <w:instrText xml:space="preserve"> STYLEREF  "Kop 1" \n  \* MERGEFORMAT </w:instrText>
    </w:r>
    <w:r>
      <w:fldChar w:fldCharType="separate"/>
    </w:r>
    <w:r w:rsidRPr="005306EF">
      <w:rPr>
        <w:b/>
        <w:bCs/>
        <w:noProof/>
        <w:lang w:val="en-US"/>
      </w:rPr>
      <w:t>1</w:t>
    </w:r>
    <w:r>
      <w:rPr>
        <w:noProof/>
      </w:rPr>
      <w:fldChar w:fldCharType="end"/>
    </w:r>
    <w:r w:rsidRPr="00C64ECD">
      <w:rPr>
        <w:lang w:val="en-US"/>
      </w:rPr>
      <w:t xml:space="preserve"> </w:t>
    </w:r>
    <w:r>
      <w:fldChar w:fldCharType="begin"/>
    </w:r>
    <w:r w:rsidRPr="00C64ECD">
      <w:rPr>
        <w:lang w:val="en-US"/>
      </w:rPr>
      <w:instrText xml:space="preserve"> STYLEREF  "Kop 1"  \* MERGEFORMAT </w:instrText>
    </w:r>
    <w:r>
      <w:fldChar w:fldCharType="separate"/>
    </w:r>
    <w:r w:rsidRPr="005306EF">
      <w:rPr>
        <w:b/>
        <w:bCs/>
        <w:noProof/>
        <w:lang w:val="en-US"/>
      </w:rPr>
      <w:t>Inleiding</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30003901"/>
      <w:docPartObj>
        <w:docPartGallery w:val="Page Numbers (Bottom of Page)"/>
        <w:docPartUnique/>
      </w:docPartObj>
    </w:sdtPr>
    <w:sdtContent>
      <w:p w14:paraId="53D5152C" w14:textId="77777777" w:rsidR="00CC1765" w:rsidRDefault="00CC1765">
        <w:pPr>
          <w:pStyle w:val="Voettekst"/>
        </w:pPr>
        <w:r>
          <w:fldChar w:fldCharType="begin"/>
        </w:r>
        <w:r>
          <w:instrText>PAGE   \* MERGEFORMAT</w:instrText>
        </w:r>
        <w:r>
          <w:fldChar w:fldCharType="separate"/>
        </w:r>
        <w:r w:rsidRPr="00F906AE">
          <w:rPr>
            <w:noProof/>
            <w:lang w:val="nl-NL"/>
          </w:rPr>
          <w:t>8</w:t>
        </w:r>
        <w:r>
          <w:fldChar w:fldCharType="end"/>
        </w:r>
      </w:p>
    </w:sdtContent>
  </w:sdt>
  <w:p w14:paraId="309A24CF" w14:textId="77777777" w:rsidR="00CC1765" w:rsidRDefault="00CC1765">
    <w:pPr>
      <w:pStyle w:val="Voettekst"/>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44611115"/>
      <w:docPartObj>
        <w:docPartGallery w:val="Page Numbers (Bottom of Page)"/>
        <w:docPartUnique/>
      </w:docPartObj>
    </w:sdtPr>
    <w:sdtContent>
      <w:p w14:paraId="4B23614D" w14:textId="71C235B7" w:rsidR="00CC1765" w:rsidRDefault="00CC1765" w:rsidP="00EA4F95">
        <w:pPr>
          <w:pStyle w:val="Voettekst"/>
          <w:jc w:val="center"/>
        </w:pPr>
        <w:r>
          <w:fldChar w:fldCharType="begin"/>
        </w:r>
        <w:r>
          <w:instrText>PAGE   \* MERGEFORMAT</w:instrText>
        </w:r>
        <w:r>
          <w:fldChar w:fldCharType="separate"/>
        </w:r>
        <w:r w:rsidR="00051B74" w:rsidRPr="00051B74">
          <w:rPr>
            <w:noProof/>
            <w:lang w:val="nl-NL"/>
          </w:rPr>
          <w:t>32</w:t>
        </w:r>
        <w:r>
          <w:fldChar w:fldCharType="end"/>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45129A" w14:textId="77777777" w:rsidR="00CC1765" w:rsidRPr="009F4468" w:rsidRDefault="00CC1765" w:rsidP="009F4468">
    <w:pPr>
      <w:pStyle w:val="Voettekst"/>
      <w:jc w:val="left"/>
    </w:pPr>
    <w:r>
      <w:t>bijlagen</w:t>
    </w:r>
    <w:r w:rsidRPr="009F4468">
      <w:t xml:space="preserve"> | </w:t>
    </w:r>
    <w:r w:rsidRPr="000E50CE">
      <w:fldChar w:fldCharType="begin"/>
    </w:r>
    <w:r w:rsidRPr="000E50CE">
      <w:instrText xml:space="preserve"> PAGE   \* MERGEFORMAT </w:instrText>
    </w:r>
    <w:r w:rsidRPr="000E50CE">
      <w:fldChar w:fldCharType="separate"/>
    </w:r>
    <w:r>
      <w:rPr>
        <w:noProof/>
      </w:rPr>
      <w:t>10</w:t>
    </w:r>
    <w:r w:rsidRPr="000E50CE">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8668277"/>
      <w:docPartObj>
        <w:docPartGallery w:val="Page Numbers (Bottom of Page)"/>
        <w:docPartUnique/>
      </w:docPartObj>
    </w:sdtPr>
    <w:sdtContent>
      <w:p w14:paraId="7949845E" w14:textId="311809D3" w:rsidR="00CC1765" w:rsidRDefault="00CC1765" w:rsidP="00EA4F95">
        <w:pPr>
          <w:pStyle w:val="Voettekst"/>
          <w:jc w:val="center"/>
        </w:pPr>
        <w:r>
          <w:fldChar w:fldCharType="begin"/>
        </w:r>
        <w:r>
          <w:instrText>PAGE   \* MERGEFORMAT</w:instrText>
        </w:r>
        <w:r>
          <w:fldChar w:fldCharType="separate"/>
        </w:r>
        <w:r w:rsidR="00051B74" w:rsidRPr="00051B74">
          <w:rPr>
            <w:noProof/>
            <w:lang w:val="nl-NL"/>
          </w:rPr>
          <w:t>38</w:t>
        </w:r>
        <w:r>
          <w:fldChar w:fldCharType="end"/>
        </w:r>
      </w:p>
    </w:sdtContent>
  </w:sdt>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DBA30" w14:textId="45EC8EDB" w:rsidR="00CC1765" w:rsidRPr="001D78C1" w:rsidRDefault="00CC1765" w:rsidP="000E50CE">
    <w:pPr>
      <w:pStyle w:val="Voettekst"/>
    </w:pPr>
    <w:r>
      <w:fldChar w:fldCharType="begin"/>
    </w:r>
    <w:r w:rsidRPr="00533DEF">
      <w:rPr>
        <w:rPrChange w:id="117"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246841"/>
      <w:docPartObj>
        <w:docPartGallery w:val="Page Numbers (Bottom of Page)"/>
        <w:docPartUnique/>
      </w:docPartObj>
    </w:sdtPr>
    <w:sdtContent>
      <w:p w14:paraId="7F2B7FFD" w14:textId="491BB600" w:rsidR="00CC1765" w:rsidRDefault="00CC1765" w:rsidP="00EA4F95">
        <w:pPr>
          <w:pStyle w:val="Voettekst"/>
          <w:jc w:val="center"/>
        </w:pPr>
        <w:r>
          <w:t>A.</w:t>
        </w:r>
        <w:r>
          <w:fldChar w:fldCharType="begin"/>
        </w:r>
        <w:r>
          <w:instrText>PAGE   \* MERGEFORMAT</w:instrText>
        </w:r>
        <w:r>
          <w:fldChar w:fldCharType="separate"/>
        </w:r>
        <w:r w:rsidR="00051B74" w:rsidRPr="00051B74">
          <w:rPr>
            <w:noProof/>
            <w:lang w:val="nl-NL"/>
          </w:rPr>
          <w:t>2</w:t>
        </w:r>
        <w:r>
          <w:fldChar w:fldCharType="end"/>
        </w:r>
      </w:p>
    </w:sdtContent>
  </w:sdt>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1461724"/>
      <w:docPartObj>
        <w:docPartGallery w:val="Page Numbers (Bottom of Page)"/>
        <w:docPartUnique/>
      </w:docPartObj>
    </w:sdtPr>
    <w:sdtContent>
      <w:p w14:paraId="5A52974B" w14:textId="1AD00F12" w:rsidR="00CC1765" w:rsidRPr="00251CAB" w:rsidRDefault="00CC1765" w:rsidP="00A16568">
        <w:pPr>
          <w:pStyle w:val="Voettekst"/>
          <w:jc w:val="center"/>
        </w:pPr>
        <w:r>
          <w:t>B.1</w:t>
        </w:r>
      </w:p>
    </w:sdtContent>
  </w:sdt>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9247061"/>
      <w:docPartObj>
        <w:docPartGallery w:val="Page Numbers (Bottom of Page)"/>
        <w:docPartUnique/>
      </w:docPartObj>
    </w:sdtPr>
    <w:sdtContent>
      <w:p w14:paraId="0F0ACDEE" w14:textId="66337D8C" w:rsidR="00CC1765" w:rsidRPr="00251CAB" w:rsidRDefault="00CC1765" w:rsidP="00A16568">
        <w:pPr>
          <w:pStyle w:val="Voettekst"/>
          <w:jc w:val="center"/>
        </w:pPr>
        <w:r>
          <w:t>C.1</w:t>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E9213" w14:textId="02C35211" w:rsidR="00CC1765" w:rsidRPr="00251CAB" w:rsidRDefault="00CC1765" w:rsidP="00A16568">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88B2C" w14:textId="77777777" w:rsidR="00CC1765" w:rsidRDefault="00CC1765" w:rsidP="000E50CE">
    <w:pPr>
      <w:pStyle w:val="Voettekst"/>
    </w:pPr>
    <w:r>
      <w:rPr>
        <w:noProof/>
        <w:lang w:val="en-GB" w:eastAsia="en-GB"/>
      </w:rPr>
      <mc:AlternateContent>
        <mc:Choice Requires="wps">
          <w:drawing>
            <wp:anchor distT="0" distB="0" distL="114300" distR="114300" simplePos="0" relativeHeight="251658241" behindDoc="0" locked="0" layoutInCell="1" allowOverlap="0" wp14:anchorId="2D590B12" wp14:editId="4C0A8037">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52BDEC"/>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7C75298" w14:textId="77777777" w:rsidR="00CC1765" w:rsidRPr="00456A6F" w:rsidRDefault="00CC1765" w:rsidP="000E50CE">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590B12" id="_x0000_t202" coordsize="21600,21600" o:spt="202" path="m,l,21600r21600,l21600,xe">
              <v:stroke joinstyle="miter"/>
              <v:path gradientshapeok="t" o:connecttype="rect"/>
            </v:shapetype>
            <v:shape id="Tekstvak 31" o:spid="_x0000_s1045" type="#_x0000_t202" style="position:absolute;left:0;text-align:left;margin-left:22.7pt;margin-top:802.3pt;width:549.9pt;height:5.6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" o:allowoverlap="f" fillcolor="#52bdec" stroked="f" strokeweight=".5pt">
              <o:lock v:ext="edit" aspectratio="t"/>
              <v:textbox inset="0,0,0,0">
                <w:txbxContent>
                  <w:p w14:paraId="77C75298" w14:textId="77777777" w:rsidR="00CC1765" w:rsidRPr="00456A6F" w:rsidRDefault="00CC1765" w:rsidP="000E50CE">
                    <w:pPr>
                      <w:pStyle w:val="Voettekst"/>
                    </w:pP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8CD1CF" w14:textId="77777777" w:rsidR="00CC1765" w:rsidRPr="0004429D" w:rsidRDefault="00CC1765" w:rsidP="0004429D">
    <w:pPr>
      <w:pStyle w:val="Voettekst"/>
    </w:pPr>
    <w:r>
      <w:rPr>
        <w:noProof/>
        <w:lang w:val="en-GB" w:eastAsia="en-GB"/>
      </w:rPr>
      <mc:AlternateContent>
        <mc:Choice Requires="wps">
          <w:drawing>
            <wp:anchor distT="0" distB="0" distL="114300" distR="114300" simplePos="0" relativeHeight="251658242" behindDoc="1" locked="0" layoutInCell="1" allowOverlap="1" wp14:anchorId="54C1F38E" wp14:editId="2FA963B5">
              <wp:simplePos x="0" y="0"/>
              <wp:positionH relativeFrom="page">
                <wp:posOffset>288290</wp:posOffset>
              </wp:positionH>
              <wp:positionV relativeFrom="page">
                <wp:posOffset>9613265</wp:posOffset>
              </wp:positionV>
              <wp:extent cx="6984000" cy="720000"/>
              <wp:effectExtent l="0" t="0" r="7620" b="4445"/>
              <wp:wrapNone/>
              <wp:docPr id="11"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DABEA" w14:textId="77777777" w:rsidR="00CC1765" w:rsidRPr="00394CF7" w:rsidRDefault="00CC1765" w:rsidP="003C60E8">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C1F38E" id="_x0000_t202" coordsize="21600,21600" o:spt="202" path="m,l,21600r21600,l21600,xe">
              <v:stroke joinstyle="miter"/>
              <v:path gradientshapeok="t" o:connecttype="rect"/>
            </v:shapetype>
            <v:shape id="Tekstvak 35" o:spid="_x0000_s1046" type="#_x0000_t202" style="position:absolute;left:0;text-align:left;margin-left:22.7pt;margin-top:756.95pt;width:549.9pt;height:56.7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AxQadJ8CAACyBQAADgAAAAAAAAAAAAAAAAAu&#10;AgAAZHJzL2Uyb0RvYy54bWxQSwECLQAUAAYACAAAACEAFpKO8eMAAAANAQAADwAAAAAAAAAAAAAA&#10;AAD5BAAAZHJzL2Rvd25yZXYueG1sUEsFBgAAAAAEAAQA8wAAAAkGAAAAAA==&#10;" fillcolor="#1d8db0" stroked="f" strokeweight=".5pt">
              <v:textbox inset="65mm,2mm,6mm,2mm">
                <w:txbxContent>
                  <w:p w14:paraId="27DDABEA" w14:textId="77777777" w:rsidR="00F1388E" w:rsidRPr="00394CF7" w:rsidRDefault="00F1388E" w:rsidP="003C60E8">
                    <w:pPr>
                      <w:pStyle w:val="CoverKoptekst"/>
                    </w:pPr>
                  </w:p>
                </w:txbxContent>
              </v:textbox>
              <w10:wrap anchorx="page" anchory="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C46E9" w14:textId="77777777" w:rsidR="00CC1765" w:rsidRPr="002F050E" w:rsidRDefault="00CC1765" w:rsidP="006F0085">
    <w:r>
      <w:rPr>
        <w:noProof/>
        <w:lang w:val="en-GB" w:eastAsia="en-GB"/>
      </w:rPr>
      <mc:AlternateContent>
        <mc:Choice Requires="wps">
          <w:drawing>
            <wp:anchor distT="0" distB="0" distL="114300" distR="114300" simplePos="0" relativeHeight="251658249" behindDoc="1" locked="0" layoutInCell="1" allowOverlap="1" wp14:anchorId="1062D76C" wp14:editId="3AEEF458">
              <wp:simplePos x="0" y="0"/>
              <wp:positionH relativeFrom="page">
                <wp:posOffset>288290</wp:posOffset>
              </wp:positionH>
              <wp:positionV relativeFrom="page">
                <wp:posOffset>9613265</wp:posOffset>
              </wp:positionV>
              <wp:extent cx="6984000" cy="720000"/>
              <wp:effectExtent l="0" t="0" r="7620" b="4445"/>
              <wp:wrapNone/>
              <wp:docPr id="35" name="Tekstvak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3DFD9" w14:textId="77777777" w:rsidR="00CC1765" w:rsidRPr="00394CF7" w:rsidRDefault="00CC1765" w:rsidP="00002774">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62D76C" id="_x0000_t202" coordsize="21600,21600" o:spt="202" path="m,l,21600r21600,l21600,xe">
              <v:stroke joinstyle="miter"/>
              <v:path gradientshapeok="t" o:connecttype="rect"/>
            </v:shapetype>
            <v:shape id="_x0000_s1047" type="#_x0000_t202" style="position:absolute;left:0;text-align:left;margin-left:22.7pt;margin-top:756.95pt;width:549.9pt;height:56.7pt;z-index:-25165823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" fillcolor="#1d8db0" stroked="f" strokeweight=".5pt">
              <v:textbox inset="65mm,2mm,6mm,2mm">
                <w:txbxContent>
                  <w:p w14:paraId="1E73DFD9" w14:textId="77777777" w:rsidR="00F1388E" w:rsidRPr="00394CF7" w:rsidRDefault="00F1388E" w:rsidP="00002774">
                    <w:pPr>
                      <w:pStyle w:val="CoverKoptekst"/>
                    </w:pP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44FF5B" w14:textId="5F434270" w:rsidR="00CC1765" w:rsidRPr="008B1D1F" w:rsidRDefault="00CC1765" w:rsidP="009F4468">
    <w:pPr>
      <w:pStyle w:val="Voettekst"/>
      <w:jc w:val="left"/>
    </w:pPr>
    <w:r w:rsidRPr="008B1D1F">
      <w:fldChar w:fldCharType="begin"/>
    </w:r>
    <w:r w:rsidRPr="008B1D1F">
      <w:instrText xml:space="preserve"> PAGE   \* MERGEFORMAT </w:instrText>
    </w:r>
    <w:r w:rsidRPr="008B1D1F">
      <w:fldChar w:fldCharType="separate"/>
    </w:r>
    <w:r>
      <w:rPr>
        <w:noProof/>
      </w:rPr>
      <w:t>2</w:t>
    </w:r>
    <w:r w:rsidRPr="008B1D1F">
      <w:fldChar w:fldCharType="end"/>
    </w:r>
    <w:r w:rsidRPr="008B1D1F">
      <w:t xml:space="preserve"> | </w:t>
    </w:r>
    <w:fldSimple w:instr=" STYLEREF  &quot;_Titelinhoudsopgave&quot;  \* MERGEFORMAT ">
      <w:r>
        <w:rPr>
          <w:noProof/>
        </w:rPr>
        <w:t>Inhoud</w:t>
      </w:r>
    </w:fldSimple>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2542920"/>
      <w:docPartObj>
        <w:docPartGallery w:val="Page Numbers (Bottom of Page)"/>
        <w:docPartUnique/>
      </w:docPartObj>
    </w:sdtPr>
    <w:sdtContent>
      <w:p w14:paraId="44A8979B" w14:textId="77777777" w:rsidR="00CC1765" w:rsidRPr="00251CAB" w:rsidRDefault="00CC1765" w:rsidP="00F01E7D">
        <w:pPr>
          <w:pStyle w:val="Voettekst"/>
          <w:jc w:val="cente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B4652C" w14:textId="16B363A2" w:rsidR="00CC1765" w:rsidRPr="00DC647F" w:rsidRDefault="00CC1765" w:rsidP="000E50CE">
    <w:pPr>
      <w:pStyle w:val="Voettekst"/>
    </w:pPr>
    <w:r>
      <w:fldChar w:fldCharType="begin"/>
    </w:r>
    <w:r w:rsidRPr="00533DEF">
      <w:rPr>
        <w:rPrChange w:id="0" w:author="Fien Van Bael" w:date="2018-04-11T14:42:00Z">
          <w:rPr>
            <w:lang w:val="en-US"/>
          </w:rPr>
        </w:rPrChange>
      </w:rPr>
      <w:instrText xml:space="preserve"> STYLEREF  "Kop van inhoudsopgave"  \* MERGEFORMAT </w:instrText>
    </w:r>
    <w:r>
      <w:fldChar w:fldCharType="separate"/>
    </w:r>
    <w:r>
      <w:rPr>
        <w:b/>
        <w:bCs/>
        <w:noProof/>
        <w:lang w:val="nl-NL"/>
      </w:rPr>
      <w:t>Fout! Geen tekst met de opgegeven stijl in het document.</w:t>
    </w:r>
    <w:r>
      <w:rPr>
        <w:noProof/>
      </w:rPr>
      <w:fldChar w:fldCharType="end"/>
    </w:r>
    <w:r w:rsidRPr="00CB0A4E">
      <w:t xml:space="preserve"> </w:t>
    </w:r>
    <w:r>
      <w:rPr>
        <w:b/>
      </w:rPr>
      <w:t xml:space="preserve">| </w:t>
    </w:r>
    <w:r>
      <w:fldChar w:fldCharType="begin"/>
    </w:r>
    <w:r>
      <w:instrText xml:space="preserve"> PAGE   \* MERGEFORMAT </w:instrText>
    </w:r>
    <w:r>
      <w:fldChar w:fldCharType="separate"/>
    </w:r>
    <w:r w:rsidRPr="00F37AF8">
      <w:rPr>
        <w:b/>
        <w:noProof/>
      </w:rPr>
      <w:t>12</w:t>
    </w:r>
    <w:r>
      <w:rPr>
        <w:b/>
        <w:noProo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26B37C" w14:textId="14D05279" w:rsidR="00CC1765" w:rsidRPr="009F4468" w:rsidRDefault="00CC1765" w:rsidP="009F4468">
    <w:pPr>
      <w:pStyle w:val="Voettekst"/>
      <w:jc w:val="left"/>
    </w:pPr>
    <w:r w:rsidRPr="009F4468">
      <w:fldChar w:fldCharType="begin"/>
    </w:r>
    <w:r w:rsidRPr="009F4468">
      <w:instrText xml:space="preserve"> PAGE   \* MERGEFORMAT </w:instrText>
    </w:r>
    <w:r w:rsidRPr="009F4468">
      <w:fldChar w:fldCharType="separate"/>
    </w:r>
    <w:r>
      <w:rPr>
        <w:noProof/>
      </w:rPr>
      <w:t>6</w:t>
    </w:r>
    <w:r w:rsidRPr="009F4468">
      <w:fldChar w:fldCharType="end"/>
    </w:r>
    <w:r w:rsidRPr="009F4468">
      <w:t xml:space="preserve"> | </w:t>
    </w:r>
    <w:r w:rsidRPr="007A0E17">
      <w:fldChar w:fldCharType="begin"/>
    </w:r>
    <w:r>
      <w:instrText xml:space="preserve"> STYLEREF  "_Titel</w:instrText>
    </w:r>
    <w:r w:rsidRPr="007A0E17">
      <w:instrText xml:space="preserve">"  \* MERGEFORMAT </w:instrText>
    </w:r>
    <w:r w:rsidRPr="007A0E17">
      <w:fldChar w:fldCharType="separate"/>
    </w:r>
    <w:r>
      <w:rPr>
        <w:noProof/>
      </w:rPr>
      <w:t>Bijlagen</w:t>
    </w:r>
    <w:r w:rsidRPr="007A0E17">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8128045"/>
      <w:docPartObj>
        <w:docPartGallery w:val="Page Numbers (Bottom of Page)"/>
        <w:docPartUnique/>
      </w:docPartObj>
    </w:sdtPr>
    <w:sdtContent>
      <w:p w14:paraId="1C123923" w14:textId="46641A92" w:rsidR="00CC1765" w:rsidRPr="00251CAB" w:rsidRDefault="00CC1765" w:rsidP="00F01E7D">
        <w:pPr>
          <w:pStyle w:val="Voettekst"/>
          <w:jc w:val="center"/>
        </w:pPr>
        <w:r>
          <w:fldChar w:fldCharType="begin"/>
        </w:r>
        <w:r>
          <w:instrText>PAGE   \* MERGEFORMAT</w:instrText>
        </w:r>
        <w:r>
          <w:fldChar w:fldCharType="separate"/>
        </w:r>
        <w:r w:rsidR="00AB3221" w:rsidRPr="00AB3221">
          <w:rPr>
            <w:noProof/>
            <w:lang w:val="nl-NL"/>
          </w:rPr>
          <w:t>ix</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4A9014" w14:textId="5F42065E" w:rsidR="00CC1765" w:rsidRPr="001D78C1" w:rsidRDefault="00CC1765" w:rsidP="000E50CE">
    <w:pPr>
      <w:pStyle w:val="Voettekst"/>
    </w:pPr>
    <w:r>
      <w:fldChar w:fldCharType="begin"/>
    </w:r>
    <w:r w:rsidRPr="00533DEF">
      <w:rPr>
        <w:rPrChange w:id="3" w:author="Fien Van Bael" w:date="2018-04-11T14:42:00Z">
          <w:rPr>
            <w:lang w:val="en-US"/>
          </w:rPr>
        </w:rPrChange>
      </w:rPr>
      <w:instrText xml:space="preserve"> STYLEREF  Titel  \* MERGEFORMAT </w:instrText>
    </w:r>
    <w:r>
      <w:fldChar w:fldCharType="separate"/>
    </w:r>
    <w:r w:rsidRPr="005306EF">
      <w:rPr>
        <w:b/>
        <w:bCs/>
        <w:noProof/>
        <w:lang w:val="nl-NL"/>
      </w:rPr>
      <w:t>B</w:t>
    </w:r>
    <w:r>
      <w:rPr>
        <w:noProof/>
      </w:rPr>
      <w:fldChar w:fldCharType="end"/>
    </w:r>
    <w:r w:rsidRPr="00CB0A4E">
      <w:t xml:space="preserve"> </w:t>
    </w:r>
    <w:r w:rsidRPr="001D78C1">
      <w:t xml:space="preserve">| </w:t>
    </w:r>
    <w:r>
      <w:fldChar w:fldCharType="begin"/>
    </w:r>
    <w:r>
      <w:instrText xml:space="preserve"> PAGE   \* MERGEFORMAT </w:instrText>
    </w:r>
    <w:r>
      <w:fldChar w:fldCharType="separate"/>
    </w:r>
    <w:r>
      <w:rPr>
        <w:noProof/>
      </w:rPr>
      <w:t>12</w:t>
    </w:r>
    <w:r>
      <w:rPr>
        <w:noProo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B4118" w14:textId="7A29DD01" w:rsidR="00CC1765" w:rsidRPr="007A0E17" w:rsidRDefault="00CC1765" w:rsidP="009F4468">
    <w:pPr>
      <w:pStyle w:val="Voettekst"/>
      <w:jc w:val="left"/>
    </w:pPr>
    <w:r w:rsidRPr="007A0E17">
      <w:fldChar w:fldCharType="begin"/>
    </w:r>
    <w:r w:rsidRPr="007A0E17">
      <w:instrText xml:space="preserve"> PAGE   \* MERGEFORMAT </w:instrText>
    </w:r>
    <w:r w:rsidRPr="007A0E17">
      <w:fldChar w:fldCharType="separate"/>
    </w:r>
    <w:r>
      <w:rPr>
        <w:noProof/>
      </w:rPr>
      <w:t>8</w:t>
    </w:r>
    <w:r w:rsidRPr="007A0E17">
      <w:fldChar w:fldCharType="end"/>
    </w:r>
    <w:r w:rsidRPr="007A0E17">
      <w:t xml:space="preserve"> | </w:t>
    </w:r>
    <w:fldSimple w:instr=" STYLEREF  &quot;1&quot;  \* MERGEFORMAT ">
      <w:r w:rsidRPr="005306EF">
        <w:rPr>
          <w:noProof/>
          <w:lang w:val="en-US"/>
        </w:rPr>
        <w:t>Inleiding</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40CC99" w14:textId="77777777" w:rsidR="0049730B" w:rsidRDefault="0049730B" w:rsidP="00986956">
      <w:pPr>
        <w:spacing w:line="240" w:lineRule="auto"/>
      </w:pPr>
      <w:r>
        <w:separator/>
      </w:r>
    </w:p>
  </w:footnote>
  <w:footnote w:type="continuationSeparator" w:id="0">
    <w:p w14:paraId="43E95183" w14:textId="77777777" w:rsidR="0049730B" w:rsidRDefault="0049730B" w:rsidP="00986956">
      <w:pPr>
        <w:spacing w:line="240" w:lineRule="auto"/>
      </w:pPr>
      <w:r>
        <w:continuationSeparator/>
      </w:r>
    </w:p>
  </w:footnote>
  <w:footnote w:type="continuationNotice" w:id="1">
    <w:p w14:paraId="4BA50490" w14:textId="77777777" w:rsidR="0049730B" w:rsidRDefault="0049730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3FB70" w14:textId="77777777" w:rsidR="00CC1765" w:rsidRDefault="00CC1765" w:rsidP="000E50CE">
    <w:pPr>
      <w:pStyle w:val="Koptekst"/>
    </w:pPr>
  </w:p>
  <w:p w14:paraId="42E1C550" w14:textId="77777777" w:rsidR="00CC1765" w:rsidRDefault="00CC1765" w:rsidP="000E50CE">
    <w:pPr>
      <w:pStyle w:val="Koptekst"/>
    </w:pPr>
    <w:r>
      <w:rPr>
        <w:noProof/>
        <w:lang w:val="en-GB" w:eastAsia="en-GB"/>
      </w:rPr>
      <mc:AlternateContent>
        <mc:Choice Requires="wps">
          <w:drawing>
            <wp:anchor distT="0" distB="0" distL="114300" distR="114300" simplePos="0" relativeHeight="251658247" behindDoc="1" locked="0" layoutInCell="1" allowOverlap="1" wp14:anchorId="171739ED" wp14:editId="7115F4AA">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334EE6" w14:textId="77777777" w:rsidR="00CC1765" w:rsidRPr="00394CF7" w:rsidRDefault="00CC1765" w:rsidP="00394CF7">
                          <w:pPr>
                            <w:pStyle w:val="CoverKoptekst"/>
                          </w:pPr>
                          <w:r w:rsidRPr="00394CF7">
                            <w:t xml:space="preserve">faculteit </w:t>
                          </w:r>
                          <w:r>
                            <w:t>bewegings- en revalidatiewetenschappen</w:t>
                          </w:r>
                        </w:p>
                        <w:p w14:paraId="4C66B63B" w14:textId="77777777" w:rsidR="00CC1765" w:rsidRPr="00394CF7" w:rsidRDefault="00CC1765" w:rsidP="00394CF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1739ED" id="_x0000_t202" coordsize="21600,21600" o:spt="202" path="m,l,21600r21600,l21600,xe">
              <v:stroke joinstyle="miter"/>
              <v:path gradientshapeok="t" o:connecttype="rect"/>
            </v:shapetype>
            <v:shape id="Tekstvak 24" o:spid="_x0000_s1042" type="#_x0000_t202" style="position:absolute;left:0;text-align:left;margin-left:34pt;margin-top:51.05pt;width:527.25pt;height:56.7pt;z-index:-25165823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" fillcolor="#158caf" stroked="f" strokeweight=".5pt">
              <o:lock v:ext="edit" aspectratio="t"/>
              <v:textbox inset="65mm,2mm,6mm,2mm">
                <w:txbxContent>
                  <w:p w14:paraId="75334EE6" w14:textId="77777777" w:rsidR="00CC1765" w:rsidRPr="00394CF7" w:rsidRDefault="00CC1765" w:rsidP="00394CF7">
                    <w:pPr>
                      <w:pStyle w:val="CoverKoptekst"/>
                    </w:pPr>
                    <w:r w:rsidRPr="00394CF7">
                      <w:t xml:space="preserve">faculteit </w:t>
                    </w:r>
                    <w:r>
                      <w:t>bewegings- en revalidatiewetenschappen</w:t>
                    </w:r>
                  </w:p>
                  <w:p w14:paraId="4C66B63B" w14:textId="77777777" w:rsidR="00CC1765" w:rsidRPr="00394CF7" w:rsidRDefault="00CC1765" w:rsidP="00394CF7">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6" behindDoc="0" locked="0" layoutInCell="1" allowOverlap="1" wp14:anchorId="7258071B" wp14:editId="36157FA2">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39C15C" w14:textId="77777777" w:rsidR="00CC1765" w:rsidRDefault="00CC1765">
    <w:pPr>
      <w:pStyle w:val="Kopteks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A7A86" w14:textId="77777777" w:rsidR="00CC1765" w:rsidRPr="009B0224" w:rsidRDefault="00CC1765" w:rsidP="000E50CE">
    <w:pPr>
      <w:pStyle w:val="Koptekst"/>
    </w:pPr>
    <w:r w:rsidRPr="002E6327">
      <w:rPr>
        <w:noProof/>
        <w:lang w:val="en-GB" w:eastAsia="en-GB"/>
      </w:rPr>
      <w:drawing>
        <wp:anchor distT="0" distB="720090" distL="144145" distR="0" simplePos="0" relativeHeight="251658245" behindDoc="0" locked="0" layoutInCell="1" allowOverlap="1" wp14:anchorId="06703414" wp14:editId="198A886F">
          <wp:simplePos x="0" y="0"/>
          <wp:positionH relativeFrom="margin">
            <wp:posOffset>6877050</wp:posOffset>
          </wp:positionH>
          <wp:positionV relativeFrom="page">
            <wp:posOffset>720090</wp:posOffset>
          </wp:positionV>
          <wp:extent cx="232410" cy="716280"/>
          <wp:effectExtent l="19050" t="0" r="0" b="0"/>
          <wp:wrapSquare wrapText="bothSides"/>
          <wp:docPr id="13"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3D73EB" w14:textId="77777777" w:rsidR="00CC1765" w:rsidRPr="009B0224" w:rsidRDefault="00CC1765" w:rsidP="000E50CE">
    <w:pPr>
      <w:pStyle w:val="Kopteks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1A5ECD" w14:textId="77777777" w:rsidR="00CC1765" w:rsidRPr="009B0224" w:rsidRDefault="00CC1765" w:rsidP="000E50CE">
    <w:pPr>
      <w:pStyle w:val="Koptekst"/>
    </w:pPr>
    <w:r>
      <w:rPr>
        <w:noProof/>
        <w:lang w:val="en-GB" w:eastAsia="en-GB"/>
      </w:rPr>
      <w:drawing>
        <wp:anchor distT="0" distB="0" distL="114300" distR="114300" simplePos="0" relativeHeight="251658251" behindDoc="1" locked="0" layoutInCell="1" allowOverlap="1" wp14:anchorId="72A0C165" wp14:editId="1C282CF0">
          <wp:simplePos x="0" y="0"/>
          <wp:positionH relativeFrom="page">
            <wp:posOffset>5256530</wp:posOffset>
          </wp:positionH>
          <wp:positionV relativeFrom="page">
            <wp:posOffset>431800</wp:posOffset>
          </wp:positionV>
          <wp:extent cx="2016000" cy="720000"/>
          <wp:effectExtent l="0" t="0" r="3810" b="4445"/>
          <wp:wrapNone/>
          <wp:docPr id="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2261B" w14:textId="77777777" w:rsidR="00CC1765" w:rsidRPr="008D663C" w:rsidRDefault="00CC1765" w:rsidP="00740275">
    <w:pPr>
      <w:pStyle w:val="Geenafstand"/>
    </w:pPr>
    <w:r>
      <w:rPr>
        <w:noProof/>
        <w:lang w:val="en-GB" w:eastAsia="en-GB"/>
      </w:rPr>
      <w:drawing>
        <wp:anchor distT="0" distB="0" distL="114300" distR="114300" simplePos="0" relativeHeight="251658250" behindDoc="1" locked="0" layoutInCell="1" allowOverlap="1" wp14:anchorId="4C50C6BB" wp14:editId="51E4E214">
          <wp:simplePos x="0" y="0"/>
          <wp:positionH relativeFrom="page">
            <wp:posOffset>5257546</wp:posOffset>
          </wp:positionH>
          <wp:positionV relativeFrom="page">
            <wp:posOffset>741901</wp:posOffset>
          </wp:positionV>
          <wp:extent cx="2016000" cy="720000"/>
          <wp:effectExtent l="0" t="0" r="3810" b="4445"/>
          <wp:wrapNone/>
          <wp:docPr id="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0AD554" w14:textId="77777777" w:rsidR="00CC1765" w:rsidRDefault="00CC1765" w:rsidP="000E50CE">
    <w:pPr>
      <w:pStyle w:val="Koptekst"/>
    </w:pPr>
    <w:r>
      <w:rPr>
        <w:noProof/>
        <w:lang w:val="en-GB" w:eastAsia="en-GB"/>
      </w:rPr>
      <mc:AlternateContent>
        <mc:Choice Requires="wps">
          <w:drawing>
            <wp:anchor distT="0" distB="0" distL="114300" distR="114300" simplePos="0" relativeHeight="251658240" behindDoc="1" locked="0" layoutInCell="1" allowOverlap="1" wp14:anchorId="47513170" wp14:editId="10E261F8">
              <wp:simplePos x="0" y="0"/>
              <wp:positionH relativeFrom="page">
                <wp:posOffset>285750</wp:posOffset>
              </wp:positionH>
              <wp:positionV relativeFrom="page">
                <wp:posOffset>723900</wp:posOffset>
              </wp:positionV>
              <wp:extent cx="6983730" cy="895350"/>
              <wp:effectExtent l="0" t="0" r="7620" b="0"/>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895350"/>
                      </a:xfrm>
                      <a:prstGeom prst="rect">
                        <a:avLst/>
                      </a:prstGeom>
                      <a:solidFill>
                        <a:srgbClr val="1D8DB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84F7E6C" w14:textId="77777777" w:rsidR="00CC1765" w:rsidRPr="00394CF7" w:rsidRDefault="00CC1765" w:rsidP="002E3E78">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7513170" id="_x0000_t202" coordsize="21600,21600" o:spt="202" path="m,l,21600r21600,l21600,xe">
              <v:stroke joinstyle="miter"/>
              <v:path gradientshapeok="t" o:connecttype="rect"/>
            </v:shapetype>
            <v:shape id="Tekstvak 29" o:spid="_x0000_s1044" type="#_x0000_t202" style="position:absolute;left:0;text-align:left;margin-left:22.5pt;margin-top:57pt;width:549.9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" fillcolor="#1d8db0" stroked="f" strokeweight=".5pt">
              <o:lock v:ext="edit" aspectratio="t"/>
              <v:textbox inset="0,0,0,0">
                <w:txbxContent>
                  <w:p w14:paraId="084F7E6C" w14:textId="77777777" w:rsidR="00CC1765" w:rsidRPr="00394CF7" w:rsidRDefault="00CC1765" w:rsidP="002E3E78">
                    <w:pPr>
                      <w:pStyle w:val="CoverKoptekst"/>
                    </w:pPr>
                  </w:p>
                </w:txbxContent>
              </v:textbox>
              <w10:wrap anchorx="page" anchory="page"/>
            </v:shape>
          </w:pict>
        </mc:Fallback>
      </mc:AlternateContent>
    </w:r>
    <w:r>
      <w:rPr>
        <w:noProof/>
        <w:lang w:val="en-GB" w:eastAsia="en-GB"/>
      </w:rPr>
      <w:drawing>
        <wp:anchor distT="0" distB="0" distL="114300" distR="114300" simplePos="0" relativeHeight="251658244" behindDoc="1" locked="0" layoutInCell="1" allowOverlap="1" wp14:anchorId="57D5171F" wp14:editId="24E4EAA9">
          <wp:simplePos x="0" y="0"/>
          <wp:positionH relativeFrom="page">
            <wp:posOffset>3060700</wp:posOffset>
          </wp:positionH>
          <wp:positionV relativeFrom="page">
            <wp:posOffset>5220970</wp:posOffset>
          </wp:positionV>
          <wp:extent cx="4212000" cy="4993200"/>
          <wp:effectExtent l="0" t="0" r="0" b="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des_word_primairblauw_secundairblauw_mix.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212000" cy="4993200"/>
                  </a:xfrm>
                  <a:prstGeom prst="rect">
                    <a:avLst/>
                  </a:prstGeom>
                </pic:spPr>
              </pic:pic>
            </a:graphicData>
          </a:graphic>
          <wp14:sizeRelH relativeFrom="margin">
            <wp14:pctWidth>0</wp14:pctWidth>
          </wp14:sizeRelH>
          <wp14:sizeRelV relativeFrom="margin">
            <wp14:pctHeight>0</wp14:pctHeight>
          </wp14:sizeRelV>
        </wp:anchor>
      </w:drawing>
    </w:r>
    <w:r>
      <w:rPr>
        <w:noProof/>
        <w:lang w:val="en-GB" w:eastAsia="en-GB"/>
      </w:rPr>
      <w:drawing>
        <wp:anchor distT="0" distB="0" distL="114300" distR="114300" simplePos="0" relativeHeight="251658243" behindDoc="0" locked="0" layoutInCell="1" allowOverlap="1" wp14:anchorId="7D0B2C88" wp14:editId="30B86720">
          <wp:simplePos x="0" y="0"/>
          <wp:positionH relativeFrom="page">
            <wp:posOffset>504190</wp:posOffset>
          </wp:positionH>
          <wp:positionV relativeFrom="page">
            <wp:posOffset>431800</wp:posOffset>
          </wp:positionV>
          <wp:extent cx="2016000" cy="720000"/>
          <wp:effectExtent l="0" t="0" r="3810" b="444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leuven_logo_20mm.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3C8B94" w14:textId="77777777" w:rsidR="00CC1765" w:rsidRPr="00E73B78" w:rsidRDefault="00CC1765" w:rsidP="000E50CE">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3B8615" w14:textId="77777777" w:rsidR="00CC1765" w:rsidRPr="005C062C" w:rsidRDefault="00CC1765" w:rsidP="000E50CE">
    <w:pPr>
      <w:pStyle w:val="Ko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88F93F" w14:textId="77777777" w:rsidR="00CC1765" w:rsidRDefault="00CC1765" w:rsidP="000E50CE">
    <w:pPr>
      <w:pStyle w:val="Kopteks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D613C8" w14:textId="77777777" w:rsidR="00CC1765" w:rsidRPr="00E73B78" w:rsidRDefault="00CC1765" w:rsidP="000E50CE">
    <w:pPr>
      <w:pStyle w:val="Ko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FBCE8E" w14:textId="77777777" w:rsidR="00CC1765" w:rsidRPr="000B0058" w:rsidRDefault="00CC1765" w:rsidP="000E50CE">
    <w:pPr>
      <w:pStyle w:val="Kopteks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28575" w14:textId="77777777" w:rsidR="00CC1765" w:rsidRPr="000B0058" w:rsidRDefault="00CC1765" w:rsidP="000E50CE">
    <w:pPr>
      <w:pStyle w:val="Kopteks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40989F" w14:textId="77777777" w:rsidR="00CC1765" w:rsidRPr="009B0224" w:rsidRDefault="00CC1765" w:rsidP="000E50CE">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1"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2"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3" w15:restartNumberingAfterBreak="0">
    <w:nsid w:val="073413C6"/>
    <w:multiLevelType w:val="hybridMultilevel"/>
    <w:tmpl w:val="AA3EB7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E114DF8"/>
    <w:multiLevelType w:val="hybridMultilevel"/>
    <w:tmpl w:val="C952DC4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239A7740"/>
    <w:multiLevelType w:val="multilevel"/>
    <w:tmpl w:val="60F28288"/>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6" w15:restartNumberingAfterBreak="0">
    <w:nsid w:val="285F1197"/>
    <w:multiLevelType w:val="hybridMultilevel"/>
    <w:tmpl w:val="5B089818"/>
    <w:lvl w:ilvl="0" w:tplc="18747F90">
      <w:numFmt w:val="bullet"/>
      <w:lvlText w:val=""/>
      <w:lvlJc w:val="left"/>
      <w:pPr>
        <w:ind w:left="720" w:hanging="360"/>
      </w:pPr>
      <w:rPr>
        <w:rFonts w:ascii="Wingdings" w:eastAsiaTheme="minorEastAsia" w:hAnsi="Wingdings"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35C17B5D"/>
    <w:multiLevelType w:val="hybridMultilevel"/>
    <w:tmpl w:val="05305C80"/>
    <w:lvl w:ilvl="0" w:tplc="646E3504">
      <w:start w:val="1"/>
      <w:numFmt w:val="upperLetter"/>
      <w:pStyle w:val="Kop1bijlagen"/>
      <w:lvlText w:val="Bijlage %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15:restartNumberingAfterBreak="0">
    <w:nsid w:val="3649421A"/>
    <w:multiLevelType w:val="hybridMultilevel"/>
    <w:tmpl w:val="9432C52E"/>
    <w:lvl w:ilvl="0" w:tplc="191205C8">
      <w:start w:val="1"/>
      <w:numFmt w:val="bullet"/>
      <w:pStyle w:val="Lijstopsomteken"/>
      <w:lvlText w:val=""/>
      <w:lvlJc w:val="left"/>
      <w:pPr>
        <w:ind w:left="360" w:hanging="360"/>
      </w:pPr>
      <w:rPr>
        <w:rFonts w:ascii="Symbol" w:hAnsi="Symbol" w:hint="default"/>
        <w:sz w:val="18"/>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390D6DE4"/>
    <w:multiLevelType w:val="hybridMultilevel"/>
    <w:tmpl w:val="40DC8AF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0" w15:restartNumberingAfterBreak="0">
    <w:nsid w:val="3C8C7C9E"/>
    <w:multiLevelType w:val="hybridMultilevel"/>
    <w:tmpl w:val="81A05D02"/>
    <w:lvl w:ilvl="0" w:tplc="AEBE2A0E">
      <w:start w:val="1"/>
      <w:numFmt w:val="bullet"/>
      <w:pStyle w:val="Lijstopsomteken3"/>
      <w:lvlText w:val=""/>
      <w:lvlJc w:val="left"/>
      <w:pPr>
        <w:ind w:left="926" w:hanging="360"/>
      </w:pPr>
      <w:rPr>
        <w:rFonts w:ascii="Wingdings" w:hAnsi="Wingdings" w:hint="default"/>
      </w:rPr>
    </w:lvl>
    <w:lvl w:ilvl="1" w:tplc="08130003" w:tentative="1">
      <w:start w:val="1"/>
      <w:numFmt w:val="bullet"/>
      <w:lvlText w:val="o"/>
      <w:lvlJc w:val="left"/>
      <w:pPr>
        <w:ind w:left="1646" w:hanging="360"/>
      </w:pPr>
      <w:rPr>
        <w:rFonts w:ascii="Courier New" w:hAnsi="Courier New" w:cs="Courier New" w:hint="default"/>
      </w:rPr>
    </w:lvl>
    <w:lvl w:ilvl="2" w:tplc="08130005" w:tentative="1">
      <w:start w:val="1"/>
      <w:numFmt w:val="bullet"/>
      <w:lvlText w:val=""/>
      <w:lvlJc w:val="left"/>
      <w:pPr>
        <w:ind w:left="2366" w:hanging="360"/>
      </w:pPr>
      <w:rPr>
        <w:rFonts w:ascii="Wingdings" w:hAnsi="Wingdings" w:hint="default"/>
      </w:rPr>
    </w:lvl>
    <w:lvl w:ilvl="3" w:tplc="08130001" w:tentative="1">
      <w:start w:val="1"/>
      <w:numFmt w:val="bullet"/>
      <w:lvlText w:val=""/>
      <w:lvlJc w:val="left"/>
      <w:pPr>
        <w:ind w:left="3086" w:hanging="360"/>
      </w:pPr>
      <w:rPr>
        <w:rFonts w:ascii="Symbol" w:hAnsi="Symbol" w:hint="default"/>
      </w:rPr>
    </w:lvl>
    <w:lvl w:ilvl="4" w:tplc="08130003" w:tentative="1">
      <w:start w:val="1"/>
      <w:numFmt w:val="bullet"/>
      <w:lvlText w:val="o"/>
      <w:lvlJc w:val="left"/>
      <w:pPr>
        <w:ind w:left="3806" w:hanging="360"/>
      </w:pPr>
      <w:rPr>
        <w:rFonts w:ascii="Courier New" w:hAnsi="Courier New" w:cs="Courier New" w:hint="default"/>
      </w:rPr>
    </w:lvl>
    <w:lvl w:ilvl="5" w:tplc="08130005" w:tentative="1">
      <w:start w:val="1"/>
      <w:numFmt w:val="bullet"/>
      <w:lvlText w:val=""/>
      <w:lvlJc w:val="left"/>
      <w:pPr>
        <w:ind w:left="4526" w:hanging="360"/>
      </w:pPr>
      <w:rPr>
        <w:rFonts w:ascii="Wingdings" w:hAnsi="Wingdings" w:hint="default"/>
      </w:rPr>
    </w:lvl>
    <w:lvl w:ilvl="6" w:tplc="08130001" w:tentative="1">
      <w:start w:val="1"/>
      <w:numFmt w:val="bullet"/>
      <w:lvlText w:val=""/>
      <w:lvlJc w:val="left"/>
      <w:pPr>
        <w:ind w:left="5246" w:hanging="360"/>
      </w:pPr>
      <w:rPr>
        <w:rFonts w:ascii="Symbol" w:hAnsi="Symbol" w:hint="default"/>
      </w:rPr>
    </w:lvl>
    <w:lvl w:ilvl="7" w:tplc="08130003" w:tentative="1">
      <w:start w:val="1"/>
      <w:numFmt w:val="bullet"/>
      <w:lvlText w:val="o"/>
      <w:lvlJc w:val="left"/>
      <w:pPr>
        <w:ind w:left="5966" w:hanging="360"/>
      </w:pPr>
      <w:rPr>
        <w:rFonts w:ascii="Courier New" w:hAnsi="Courier New" w:cs="Courier New" w:hint="default"/>
      </w:rPr>
    </w:lvl>
    <w:lvl w:ilvl="8" w:tplc="08130005" w:tentative="1">
      <w:start w:val="1"/>
      <w:numFmt w:val="bullet"/>
      <w:lvlText w:val=""/>
      <w:lvlJc w:val="left"/>
      <w:pPr>
        <w:ind w:left="6686" w:hanging="360"/>
      </w:pPr>
      <w:rPr>
        <w:rFonts w:ascii="Wingdings" w:hAnsi="Wingdings" w:hint="default"/>
      </w:rPr>
    </w:lvl>
  </w:abstractNum>
  <w:abstractNum w:abstractNumId="11" w15:restartNumberingAfterBreak="0">
    <w:nsid w:val="4639350E"/>
    <w:multiLevelType w:val="hybridMultilevel"/>
    <w:tmpl w:val="B6A6A26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4722155C"/>
    <w:multiLevelType w:val="hybridMultilevel"/>
    <w:tmpl w:val="2670F88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4D980797"/>
    <w:multiLevelType w:val="hybridMultilevel"/>
    <w:tmpl w:val="98A8D2D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557A0436"/>
    <w:multiLevelType w:val="hybridMultilevel"/>
    <w:tmpl w:val="86D2BC8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5"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ascii="Courier New" w:hAnsi="Courier New" w:cs="Courier New" w:hint="default"/>
        <w:sz w:val="16"/>
      </w:rPr>
    </w:lvl>
    <w:lvl w:ilvl="1" w:tplc="08130003">
      <w:start w:val="1"/>
      <w:numFmt w:val="bullet"/>
      <w:lvlText w:val="o"/>
      <w:lvlJc w:val="left"/>
      <w:pPr>
        <w:ind w:left="1517" w:hanging="360"/>
      </w:pPr>
      <w:rPr>
        <w:rFonts w:ascii="Courier New" w:hAnsi="Courier New" w:cs="Courier New" w:hint="default"/>
      </w:rPr>
    </w:lvl>
    <w:lvl w:ilvl="2" w:tplc="08130005" w:tentative="1">
      <w:start w:val="1"/>
      <w:numFmt w:val="bullet"/>
      <w:lvlText w:val=""/>
      <w:lvlJc w:val="left"/>
      <w:pPr>
        <w:ind w:left="2237" w:hanging="360"/>
      </w:pPr>
      <w:rPr>
        <w:rFonts w:ascii="Wingdings" w:hAnsi="Wingdings" w:hint="default"/>
      </w:rPr>
    </w:lvl>
    <w:lvl w:ilvl="3" w:tplc="08130001" w:tentative="1">
      <w:start w:val="1"/>
      <w:numFmt w:val="bullet"/>
      <w:lvlText w:val=""/>
      <w:lvlJc w:val="left"/>
      <w:pPr>
        <w:ind w:left="2957" w:hanging="360"/>
      </w:pPr>
      <w:rPr>
        <w:rFonts w:ascii="Symbol" w:hAnsi="Symbol" w:hint="default"/>
      </w:rPr>
    </w:lvl>
    <w:lvl w:ilvl="4" w:tplc="08130003" w:tentative="1">
      <w:start w:val="1"/>
      <w:numFmt w:val="bullet"/>
      <w:lvlText w:val="o"/>
      <w:lvlJc w:val="left"/>
      <w:pPr>
        <w:ind w:left="3677" w:hanging="360"/>
      </w:pPr>
      <w:rPr>
        <w:rFonts w:ascii="Courier New" w:hAnsi="Courier New" w:cs="Courier New" w:hint="default"/>
      </w:rPr>
    </w:lvl>
    <w:lvl w:ilvl="5" w:tplc="08130005" w:tentative="1">
      <w:start w:val="1"/>
      <w:numFmt w:val="bullet"/>
      <w:lvlText w:val=""/>
      <w:lvlJc w:val="left"/>
      <w:pPr>
        <w:ind w:left="4397" w:hanging="360"/>
      </w:pPr>
      <w:rPr>
        <w:rFonts w:ascii="Wingdings" w:hAnsi="Wingdings" w:hint="default"/>
      </w:rPr>
    </w:lvl>
    <w:lvl w:ilvl="6" w:tplc="08130001" w:tentative="1">
      <w:start w:val="1"/>
      <w:numFmt w:val="bullet"/>
      <w:lvlText w:val=""/>
      <w:lvlJc w:val="left"/>
      <w:pPr>
        <w:ind w:left="5117" w:hanging="360"/>
      </w:pPr>
      <w:rPr>
        <w:rFonts w:ascii="Symbol" w:hAnsi="Symbol" w:hint="default"/>
      </w:rPr>
    </w:lvl>
    <w:lvl w:ilvl="7" w:tplc="08130003" w:tentative="1">
      <w:start w:val="1"/>
      <w:numFmt w:val="bullet"/>
      <w:lvlText w:val="o"/>
      <w:lvlJc w:val="left"/>
      <w:pPr>
        <w:ind w:left="5837" w:hanging="360"/>
      </w:pPr>
      <w:rPr>
        <w:rFonts w:ascii="Courier New" w:hAnsi="Courier New" w:cs="Courier New" w:hint="default"/>
      </w:rPr>
    </w:lvl>
    <w:lvl w:ilvl="8" w:tplc="08130005" w:tentative="1">
      <w:start w:val="1"/>
      <w:numFmt w:val="bullet"/>
      <w:lvlText w:val=""/>
      <w:lvlJc w:val="left"/>
      <w:pPr>
        <w:ind w:left="6557" w:hanging="360"/>
      </w:pPr>
      <w:rPr>
        <w:rFonts w:ascii="Wingdings" w:hAnsi="Wingdings" w:hint="default"/>
      </w:rPr>
    </w:lvl>
  </w:abstractNum>
  <w:abstractNum w:abstractNumId="16" w15:restartNumberingAfterBreak="0">
    <w:nsid w:val="60BE29FE"/>
    <w:multiLevelType w:val="hybridMultilevel"/>
    <w:tmpl w:val="A0F8DD6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69A05C70"/>
    <w:multiLevelType w:val="hybridMultilevel"/>
    <w:tmpl w:val="FB0C8F4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6F9A48DE"/>
    <w:multiLevelType w:val="hybridMultilevel"/>
    <w:tmpl w:val="73A26A4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702C0F4B"/>
    <w:multiLevelType w:val="hybridMultilevel"/>
    <w:tmpl w:val="B186E2FE"/>
    <w:lvl w:ilvl="0" w:tplc="587632F0">
      <w:numFmt w:val="bullet"/>
      <w:lvlText w:val="-"/>
      <w:lvlJc w:val="left"/>
      <w:pPr>
        <w:ind w:left="720" w:hanging="360"/>
      </w:pPr>
      <w:rPr>
        <w:rFonts w:ascii="Arial" w:eastAsiaTheme="minorEastAsia"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72922DD6"/>
    <w:multiLevelType w:val="hybridMultilevel"/>
    <w:tmpl w:val="2D625B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780058D7"/>
    <w:multiLevelType w:val="hybridMultilevel"/>
    <w:tmpl w:val="128A8E0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78970C6C"/>
    <w:multiLevelType w:val="hybridMultilevel"/>
    <w:tmpl w:val="6B9E0C7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
  </w:num>
  <w:num w:numId="4">
    <w:abstractNumId w:val="0"/>
  </w:num>
  <w:num w:numId="5">
    <w:abstractNumId w:val="15"/>
  </w:num>
  <w:num w:numId="6">
    <w:abstractNumId w:val="10"/>
  </w:num>
  <w:num w:numId="7">
    <w:abstractNumId w:val="8"/>
  </w:num>
  <w:num w:numId="8">
    <w:abstractNumId w:val="7"/>
  </w:num>
  <w:num w:numId="9">
    <w:abstractNumId w:val="9"/>
  </w:num>
  <w:num w:numId="10">
    <w:abstractNumId w:val="21"/>
  </w:num>
  <w:num w:numId="11">
    <w:abstractNumId w:val="13"/>
  </w:num>
  <w:num w:numId="12">
    <w:abstractNumId w:val="11"/>
  </w:num>
  <w:num w:numId="13">
    <w:abstractNumId w:val="4"/>
  </w:num>
  <w:num w:numId="14">
    <w:abstractNumId w:val="18"/>
  </w:num>
  <w:num w:numId="15">
    <w:abstractNumId w:val="3"/>
  </w:num>
  <w:num w:numId="16">
    <w:abstractNumId w:val="14"/>
  </w:num>
  <w:num w:numId="17">
    <w:abstractNumId w:val="22"/>
  </w:num>
  <w:num w:numId="18">
    <w:abstractNumId w:val="20"/>
  </w:num>
  <w:num w:numId="19">
    <w:abstractNumId w:val="12"/>
  </w:num>
  <w:num w:numId="20">
    <w:abstractNumId w:val="19"/>
  </w:num>
  <w:num w:numId="21">
    <w:abstractNumId w:val="6"/>
  </w:num>
  <w:num w:numId="22">
    <w:abstractNumId w:val="16"/>
  </w:num>
  <w:num w:numId="23">
    <w:abstractNumId w:val="1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drawingGridHorizontalSpacing w:val="10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C9B"/>
    <w:rsid w:val="000001A9"/>
    <w:rsid w:val="00002774"/>
    <w:rsid w:val="00002827"/>
    <w:rsid w:val="00002F12"/>
    <w:rsid w:val="00003723"/>
    <w:rsid w:val="00005CDE"/>
    <w:rsid w:val="0001272D"/>
    <w:rsid w:val="00014E86"/>
    <w:rsid w:val="00016047"/>
    <w:rsid w:val="00016DFE"/>
    <w:rsid w:val="00021CFE"/>
    <w:rsid w:val="00022BAC"/>
    <w:rsid w:val="00022C9E"/>
    <w:rsid w:val="00022EC0"/>
    <w:rsid w:val="00024C11"/>
    <w:rsid w:val="000250E2"/>
    <w:rsid w:val="00030C0A"/>
    <w:rsid w:val="000324FA"/>
    <w:rsid w:val="00033FD5"/>
    <w:rsid w:val="00034E0B"/>
    <w:rsid w:val="0003581B"/>
    <w:rsid w:val="00035859"/>
    <w:rsid w:val="000361DC"/>
    <w:rsid w:val="00037B05"/>
    <w:rsid w:val="00040408"/>
    <w:rsid w:val="00041B25"/>
    <w:rsid w:val="0004429D"/>
    <w:rsid w:val="00044D37"/>
    <w:rsid w:val="00047651"/>
    <w:rsid w:val="00050AE7"/>
    <w:rsid w:val="00051B74"/>
    <w:rsid w:val="00052A4D"/>
    <w:rsid w:val="00053E6D"/>
    <w:rsid w:val="000558A3"/>
    <w:rsid w:val="0005683D"/>
    <w:rsid w:val="000571C9"/>
    <w:rsid w:val="0006019D"/>
    <w:rsid w:val="00060276"/>
    <w:rsid w:val="000606B3"/>
    <w:rsid w:val="00060C9B"/>
    <w:rsid w:val="0006181E"/>
    <w:rsid w:val="00063D07"/>
    <w:rsid w:val="00064998"/>
    <w:rsid w:val="00064EB5"/>
    <w:rsid w:val="000661AC"/>
    <w:rsid w:val="00067011"/>
    <w:rsid w:val="0006752E"/>
    <w:rsid w:val="00070637"/>
    <w:rsid w:val="00071125"/>
    <w:rsid w:val="00071A08"/>
    <w:rsid w:val="0007205C"/>
    <w:rsid w:val="000739D3"/>
    <w:rsid w:val="000740C7"/>
    <w:rsid w:val="0007692C"/>
    <w:rsid w:val="000815D6"/>
    <w:rsid w:val="00083B7D"/>
    <w:rsid w:val="00083CD6"/>
    <w:rsid w:val="000840A7"/>
    <w:rsid w:val="00085358"/>
    <w:rsid w:val="000859D6"/>
    <w:rsid w:val="0008701E"/>
    <w:rsid w:val="0009033F"/>
    <w:rsid w:val="0009056B"/>
    <w:rsid w:val="0009093E"/>
    <w:rsid w:val="00091E4D"/>
    <w:rsid w:val="00092EB0"/>
    <w:rsid w:val="00093103"/>
    <w:rsid w:val="000938E6"/>
    <w:rsid w:val="00093A99"/>
    <w:rsid w:val="000958A8"/>
    <w:rsid w:val="00095A1A"/>
    <w:rsid w:val="00095BBD"/>
    <w:rsid w:val="0009739E"/>
    <w:rsid w:val="000A18BF"/>
    <w:rsid w:val="000A25E5"/>
    <w:rsid w:val="000A2FCA"/>
    <w:rsid w:val="000A5E32"/>
    <w:rsid w:val="000A7E6B"/>
    <w:rsid w:val="000B0058"/>
    <w:rsid w:val="000B27EB"/>
    <w:rsid w:val="000B2D8D"/>
    <w:rsid w:val="000B3C3E"/>
    <w:rsid w:val="000B4279"/>
    <w:rsid w:val="000B7AE3"/>
    <w:rsid w:val="000C0C2F"/>
    <w:rsid w:val="000C2614"/>
    <w:rsid w:val="000C44EB"/>
    <w:rsid w:val="000C4663"/>
    <w:rsid w:val="000C54EC"/>
    <w:rsid w:val="000D0628"/>
    <w:rsid w:val="000D1F51"/>
    <w:rsid w:val="000D357A"/>
    <w:rsid w:val="000D37D1"/>
    <w:rsid w:val="000D4B22"/>
    <w:rsid w:val="000D6FF5"/>
    <w:rsid w:val="000E1400"/>
    <w:rsid w:val="000E50CE"/>
    <w:rsid w:val="000E5533"/>
    <w:rsid w:val="000F167F"/>
    <w:rsid w:val="000F2054"/>
    <w:rsid w:val="000F206E"/>
    <w:rsid w:val="000F4CB3"/>
    <w:rsid w:val="000F4D28"/>
    <w:rsid w:val="000F5C57"/>
    <w:rsid w:val="000F72AF"/>
    <w:rsid w:val="00100118"/>
    <w:rsid w:val="001023CB"/>
    <w:rsid w:val="001023FE"/>
    <w:rsid w:val="001032AE"/>
    <w:rsid w:val="00103956"/>
    <w:rsid w:val="00103F03"/>
    <w:rsid w:val="00104D89"/>
    <w:rsid w:val="00105559"/>
    <w:rsid w:val="001079A9"/>
    <w:rsid w:val="0011021C"/>
    <w:rsid w:val="0011078E"/>
    <w:rsid w:val="00110D86"/>
    <w:rsid w:val="0011128E"/>
    <w:rsid w:val="00112DE8"/>
    <w:rsid w:val="00112DFA"/>
    <w:rsid w:val="00113104"/>
    <w:rsid w:val="001134BB"/>
    <w:rsid w:val="00115CDE"/>
    <w:rsid w:val="00117A65"/>
    <w:rsid w:val="00121808"/>
    <w:rsid w:val="00121AC1"/>
    <w:rsid w:val="001223D1"/>
    <w:rsid w:val="001227FE"/>
    <w:rsid w:val="001248ED"/>
    <w:rsid w:val="00124D1F"/>
    <w:rsid w:val="00124F4D"/>
    <w:rsid w:val="00126F28"/>
    <w:rsid w:val="001270C5"/>
    <w:rsid w:val="00130AE7"/>
    <w:rsid w:val="00130F8A"/>
    <w:rsid w:val="00131338"/>
    <w:rsid w:val="00131CDD"/>
    <w:rsid w:val="00134996"/>
    <w:rsid w:val="00136E99"/>
    <w:rsid w:val="00143E95"/>
    <w:rsid w:val="00146636"/>
    <w:rsid w:val="00146A1C"/>
    <w:rsid w:val="0014729A"/>
    <w:rsid w:val="001477E9"/>
    <w:rsid w:val="00150B1A"/>
    <w:rsid w:val="00150D79"/>
    <w:rsid w:val="00153682"/>
    <w:rsid w:val="00153B2A"/>
    <w:rsid w:val="00153D39"/>
    <w:rsid w:val="00154401"/>
    <w:rsid w:val="00154580"/>
    <w:rsid w:val="00156A11"/>
    <w:rsid w:val="001572A0"/>
    <w:rsid w:val="001636D9"/>
    <w:rsid w:val="00165EC1"/>
    <w:rsid w:val="001704B0"/>
    <w:rsid w:val="00171265"/>
    <w:rsid w:val="001714DA"/>
    <w:rsid w:val="0017395F"/>
    <w:rsid w:val="00174F6F"/>
    <w:rsid w:val="0017768B"/>
    <w:rsid w:val="001777CF"/>
    <w:rsid w:val="0017785B"/>
    <w:rsid w:val="00177E46"/>
    <w:rsid w:val="00181B6C"/>
    <w:rsid w:val="00181D1F"/>
    <w:rsid w:val="00182827"/>
    <w:rsid w:val="00182FCE"/>
    <w:rsid w:val="00183EB4"/>
    <w:rsid w:val="00185CBA"/>
    <w:rsid w:val="0018756B"/>
    <w:rsid w:val="00187616"/>
    <w:rsid w:val="0019004C"/>
    <w:rsid w:val="0019069C"/>
    <w:rsid w:val="00190A77"/>
    <w:rsid w:val="001922EA"/>
    <w:rsid w:val="001947FB"/>
    <w:rsid w:val="0019757F"/>
    <w:rsid w:val="001A012F"/>
    <w:rsid w:val="001A104F"/>
    <w:rsid w:val="001A498D"/>
    <w:rsid w:val="001A555B"/>
    <w:rsid w:val="001A559B"/>
    <w:rsid w:val="001A74C6"/>
    <w:rsid w:val="001A7EC5"/>
    <w:rsid w:val="001B0233"/>
    <w:rsid w:val="001B243F"/>
    <w:rsid w:val="001B2618"/>
    <w:rsid w:val="001B31E8"/>
    <w:rsid w:val="001B3E42"/>
    <w:rsid w:val="001B3FF9"/>
    <w:rsid w:val="001B50F3"/>
    <w:rsid w:val="001B6313"/>
    <w:rsid w:val="001B7234"/>
    <w:rsid w:val="001B7CCF"/>
    <w:rsid w:val="001B7E62"/>
    <w:rsid w:val="001C0806"/>
    <w:rsid w:val="001C483F"/>
    <w:rsid w:val="001C55F1"/>
    <w:rsid w:val="001D0497"/>
    <w:rsid w:val="001D06B2"/>
    <w:rsid w:val="001D251E"/>
    <w:rsid w:val="001D3B0E"/>
    <w:rsid w:val="001D4BED"/>
    <w:rsid w:val="001D5068"/>
    <w:rsid w:val="001D78C1"/>
    <w:rsid w:val="001E0F7F"/>
    <w:rsid w:val="001E13DF"/>
    <w:rsid w:val="001E317A"/>
    <w:rsid w:val="001E6425"/>
    <w:rsid w:val="001F123D"/>
    <w:rsid w:val="001F4A94"/>
    <w:rsid w:val="00201610"/>
    <w:rsid w:val="00203BBB"/>
    <w:rsid w:val="00203F74"/>
    <w:rsid w:val="00204822"/>
    <w:rsid w:val="00204ABA"/>
    <w:rsid w:val="00204E2C"/>
    <w:rsid w:val="00204FAC"/>
    <w:rsid w:val="00205539"/>
    <w:rsid w:val="0020786E"/>
    <w:rsid w:val="002119D7"/>
    <w:rsid w:val="00211EC5"/>
    <w:rsid w:val="00212184"/>
    <w:rsid w:val="00212322"/>
    <w:rsid w:val="0021237C"/>
    <w:rsid w:val="00214B02"/>
    <w:rsid w:val="00215D30"/>
    <w:rsid w:val="00217021"/>
    <w:rsid w:val="00217FCF"/>
    <w:rsid w:val="00223D9D"/>
    <w:rsid w:val="00227B3D"/>
    <w:rsid w:val="0023098A"/>
    <w:rsid w:val="00236390"/>
    <w:rsid w:val="00236623"/>
    <w:rsid w:val="00237372"/>
    <w:rsid w:val="002409A7"/>
    <w:rsid w:val="0024367B"/>
    <w:rsid w:val="0024460D"/>
    <w:rsid w:val="00246160"/>
    <w:rsid w:val="00246578"/>
    <w:rsid w:val="00247B62"/>
    <w:rsid w:val="00251318"/>
    <w:rsid w:val="00251CAB"/>
    <w:rsid w:val="002532A4"/>
    <w:rsid w:val="00253351"/>
    <w:rsid w:val="00253974"/>
    <w:rsid w:val="0025445B"/>
    <w:rsid w:val="00257428"/>
    <w:rsid w:val="002603DE"/>
    <w:rsid w:val="00260C13"/>
    <w:rsid w:val="00261580"/>
    <w:rsid w:val="0026378D"/>
    <w:rsid w:val="00264241"/>
    <w:rsid w:val="0026595B"/>
    <w:rsid w:val="00266B78"/>
    <w:rsid w:val="00267F36"/>
    <w:rsid w:val="00267FC2"/>
    <w:rsid w:val="0027136B"/>
    <w:rsid w:val="00271EF4"/>
    <w:rsid w:val="00272011"/>
    <w:rsid w:val="00273D03"/>
    <w:rsid w:val="002744A1"/>
    <w:rsid w:val="002757A1"/>
    <w:rsid w:val="0028588F"/>
    <w:rsid w:val="00285E44"/>
    <w:rsid w:val="00285FD9"/>
    <w:rsid w:val="00287E23"/>
    <w:rsid w:val="002909E6"/>
    <w:rsid w:val="00292E3F"/>
    <w:rsid w:val="00293D1B"/>
    <w:rsid w:val="00293F75"/>
    <w:rsid w:val="002944CE"/>
    <w:rsid w:val="002A06C8"/>
    <w:rsid w:val="002A1762"/>
    <w:rsid w:val="002A24EF"/>
    <w:rsid w:val="002A39B8"/>
    <w:rsid w:val="002A5261"/>
    <w:rsid w:val="002A5263"/>
    <w:rsid w:val="002A7C95"/>
    <w:rsid w:val="002B05BC"/>
    <w:rsid w:val="002B08F4"/>
    <w:rsid w:val="002B2607"/>
    <w:rsid w:val="002B3984"/>
    <w:rsid w:val="002B3EDC"/>
    <w:rsid w:val="002B48FA"/>
    <w:rsid w:val="002B6381"/>
    <w:rsid w:val="002B67D3"/>
    <w:rsid w:val="002B7F62"/>
    <w:rsid w:val="002C0115"/>
    <w:rsid w:val="002C0730"/>
    <w:rsid w:val="002C12A9"/>
    <w:rsid w:val="002C13EF"/>
    <w:rsid w:val="002C15A4"/>
    <w:rsid w:val="002C18A6"/>
    <w:rsid w:val="002C1AB2"/>
    <w:rsid w:val="002C415A"/>
    <w:rsid w:val="002C5163"/>
    <w:rsid w:val="002D04A8"/>
    <w:rsid w:val="002D1D4E"/>
    <w:rsid w:val="002D2689"/>
    <w:rsid w:val="002D2CAC"/>
    <w:rsid w:val="002D6160"/>
    <w:rsid w:val="002E1CC8"/>
    <w:rsid w:val="002E1D1C"/>
    <w:rsid w:val="002E274C"/>
    <w:rsid w:val="002E3363"/>
    <w:rsid w:val="002E3E78"/>
    <w:rsid w:val="002E461D"/>
    <w:rsid w:val="002E496C"/>
    <w:rsid w:val="002E59FA"/>
    <w:rsid w:val="002E6327"/>
    <w:rsid w:val="002E6DE4"/>
    <w:rsid w:val="002E7570"/>
    <w:rsid w:val="002F005B"/>
    <w:rsid w:val="002F050E"/>
    <w:rsid w:val="002F3998"/>
    <w:rsid w:val="002F50B7"/>
    <w:rsid w:val="002F5A5E"/>
    <w:rsid w:val="002F7844"/>
    <w:rsid w:val="00300432"/>
    <w:rsid w:val="003007B0"/>
    <w:rsid w:val="0030244F"/>
    <w:rsid w:val="003045FD"/>
    <w:rsid w:val="00304C0D"/>
    <w:rsid w:val="003055CB"/>
    <w:rsid w:val="00307FD3"/>
    <w:rsid w:val="00312224"/>
    <w:rsid w:val="00312707"/>
    <w:rsid w:val="00312F22"/>
    <w:rsid w:val="003133B0"/>
    <w:rsid w:val="0031414E"/>
    <w:rsid w:val="003146C7"/>
    <w:rsid w:val="00314CBB"/>
    <w:rsid w:val="0031526C"/>
    <w:rsid w:val="0031667E"/>
    <w:rsid w:val="0032243A"/>
    <w:rsid w:val="00323B29"/>
    <w:rsid w:val="00324D36"/>
    <w:rsid w:val="00331E2B"/>
    <w:rsid w:val="0033282A"/>
    <w:rsid w:val="00334316"/>
    <w:rsid w:val="0033458F"/>
    <w:rsid w:val="0033496F"/>
    <w:rsid w:val="00334A6E"/>
    <w:rsid w:val="003357EF"/>
    <w:rsid w:val="00336762"/>
    <w:rsid w:val="003375FA"/>
    <w:rsid w:val="003402CF"/>
    <w:rsid w:val="00340655"/>
    <w:rsid w:val="0034082C"/>
    <w:rsid w:val="00341B1B"/>
    <w:rsid w:val="003421F8"/>
    <w:rsid w:val="003424A7"/>
    <w:rsid w:val="00343372"/>
    <w:rsid w:val="00343FD5"/>
    <w:rsid w:val="00345968"/>
    <w:rsid w:val="00347222"/>
    <w:rsid w:val="00347FB5"/>
    <w:rsid w:val="0035550D"/>
    <w:rsid w:val="00355E07"/>
    <w:rsid w:val="003601DE"/>
    <w:rsid w:val="00362699"/>
    <w:rsid w:val="00363B86"/>
    <w:rsid w:val="00364131"/>
    <w:rsid w:val="003654B1"/>
    <w:rsid w:val="003678E0"/>
    <w:rsid w:val="00371262"/>
    <w:rsid w:val="003712F3"/>
    <w:rsid w:val="00372BEC"/>
    <w:rsid w:val="00373164"/>
    <w:rsid w:val="00373BCC"/>
    <w:rsid w:val="0037540B"/>
    <w:rsid w:val="0038119B"/>
    <w:rsid w:val="00382134"/>
    <w:rsid w:val="00382785"/>
    <w:rsid w:val="00383ABB"/>
    <w:rsid w:val="00384656"/>
    <w:rsid w:val="0038707D"/>
    <w:rsid w:val="0039361C"/>
    <w:rsid w:val="00394CF7"/>
    <w:rsid w:val="00394FE5"/>
    <w:rsid w:val="00395403"/>
    <w:rsid w:val="003A0333"/>
    <w:rsid w:val="003A1150"/>
    <w:rsid w:val="003A1607"/>
    <w:rsid w:val="003A29DB"/>
    <w:rsid w:val="003A5F0E"/>
    <w:rsid w:val="003A78E7"/>
    <w:rsid w:val="003B0EC2"/>
    <w:rsid w:val="003B2C08"/>
    <w:rsid w:val="003B460A"/>
    <w:rsid w:val="003C01F8"/>
    <w:rsid w:val="003C556D"/>
    <w:rsid w:val="003C60E8"/>
    <w:rsid w:val="003D0E9C"/>
    <w:rsid w:val="003D14BA"/>
    <w:rsid w:val="003D1A1C"/>
    <w:rsid w:val="003D23BD"/>
    <w:rsid w:val="003D40B0"/>
    <w:rsid w:val="003D5CDB"/>
    <w:rsid w:val="003D6BA7"/>
    <w:rsid w:val="003D7255"/>
    <w:rsid w:val="003D7801"/>
    <w:rsid w:val="003D78FF"/>
    <w:rsid w:val="003E0A9A"/>
    <w:rsid w:val="003E2372"/>
    <w:rsid w:val="003E527D"/>
    <w:rsid w:val="003E5A1C"/>
    <w:rsid w:val="003E70FF"/>
    <w:rsid w:val="003E7729"/>
    <w:rsid w:val="003F04EE"/>
    <w:rsid w:val="003F1402"/>
    <w:rsid w:val="003F24BD"/>
    <w:rsid w:val="003F2C54"/>
    <w:rsid w:val="003F46AC"/>
    <w:rsid w:val="003F4894"/>
    <w:rsid w:val="003F5FD4"/>
    <w:rsid w:val="003F719B"/>
    <w:rsid w:val="004007AD"/>
    <w:rsid w:val="00401225"/>
    <w:rsid w:val="00401B0E"/>
    <w:rsid w:val="004031EF"/>
    <w:rsid w:val="00403AA2"/>
    <w:rsid w:val="00406A11"/>
    <w:rsid w:val="00407DD6"/>
    <w:rsid w:val="00410BF7"/>
    <w:rsid w:val="0041135E"/>
    <w:rsid w:val="00417E2B"/>
    <w:rsid w:val="004203C0"/>
    <w:rsid w:val="0042093E"/>
    <w:rsid w:val="004233EB"/>
    <w:rsid w:val="00423D3F"/>
    <w:rsid w:val="00425820"/>
    <w:rsid w:val="00426163"/>
    <w:rsid w:val="004272A8"/>
    <w:rsid w:val="0043087E"/>
    <w:rsid w:val="00431E09"/>
    <w:rsid w:val="00432FCA"/>
    <w:rsid w:val="00433DCD"/>
    <w:rsid w:val="00435B6D"/>
    <w:rsid w:val="0043710B"/>
    <w:rsid w:val="004405F3"/>
    <w:rsid w:val="00440ACC"/>
    <w:rsid w:val="004416D5"/>
    <w:rsid w:val="00444CC8"/>
    <w:rsid w:val="00445B23"/>
    <w:rsid w:val="00446874"/>
    <w:rsid w:val="00446B65"/>
    <w:rsid w:val="00446DFA"/>
    <w:rsid w:val="004508C3"/>
    <w:rsid w:val="00454CDC"/>
    <w:rsid w:val="00454E75"/>
    <w:rsid w:val="0045576C"/>
    <w:rsid w:val="004565C1"/>
    <w:rsid w:val="00456A6F"/>
    <w:rsid w:val="00460BC9"/>
    <w:rsid w:val="00460C27"/>
    <w:rsid w:val="00461064"/>
    <w:rsid w:val="004631D8"/>
    <w:rsid w:val="00463D53"/>
    <w:rsid w:val="00464FA1"/>
    <w:rsid w:val="00465BCF"/>
    <w:rsid w:val="004669EA"/>
    <w:rsid w:val="004702CD"/>
    <w:rsid w:val="004709D1"/>
    <w:rsid w:val="00475F05"/>
    <w:rsid w:val="00476134"/>
    <w:rsid w:val="0047632D"/>
    <w:rsid w:val="004774B3"/>
    <w:rsid w:val="00483D44"/>
    <w:rsid w:val="00491012"/>
    <w:rsid w:val="004918FE"/>
    <w:rsid w:val="004927EE"/>
    <w:rsid w:val="00492C96"/>
    <w:rsid w:val="0049462D"/>
    <w:rsid w:val="0049730B"/>
    <w:rsid w:val="004B122E"/>
    <w:rsid w:val="004B1AF1"/>
    <w:rsid w:val="004B1B33"/>
    <w:rsid w:val="004B3C25"/>
    <w:rsid w:val="004B4387"/>
    <w:rsid w:val="004B5FF3"/>
    <w:rsid w:val="004B605C"/>
    <w:rsid w:val="004B67AB"/>
    <w:rsid w:val="004B6D75"/>
    <w:rsid w:val="004B7091"/>
    <w:rsid w:val="004C02B0"/>
    <w:rsid w:val="004C0C4D"/>
    <w:rsid w:val="004C2DB1"/>
    <w:rsid w:val="004C33D6"/>
    <w:rsid w:val="004C5559"/>
    <w:rsid w:val="004C7C64"/>
    <w:rsid w:val="004D2EB9"/>
    <w:rsid w:val="004D356E"/>
    <w:rsid w:val="004D4760"/>
    <w:rsid w:val="004D5CBE"/>
    <w:rsid w:val="004D6077"/>
    <w:rsid w:val="004D7108"/>
    <w:rsid w:val="004E24DC"/>
    <w:rsid w:val="004E57F9"/>
    <w:rsid w:val="004E5844"/>
    <w:rsid w:val="004E7A76"/>
    <w:rsid w:val="004E7D8B"/>
    <w:rsid w:val="004F16AC"/>
    <w:rsid w:val="004F1824"/>
    <w:rsid w:val="004F23EB"/>
    <w:rsid w:val="004F34D0"/>
    <w:rsid w:val="00500930"/>
    <w:rsid w:val="00501CE5"/>
    <w:rsid w:val="00501E78"/>
    <w:rsid w:val="00505BB1"/>
    <w:rsid w:val="00510A3C"/>
    <w:rsid w:val="00512BD9"/>
    <w:rsid w:val="005139E3"/>
    <w:rsid w:val="00514564"/>
    <w:rsid w:val="00521FCC"/>
    <w:rsid w:val="00522E45"/>
    <w:rsid w:val="0052454B"/>
    <w:rsid w:val="00526D9C"/>
    <w:rsid w:val="00530135"/>
    <w:rsid w:val="005306EF"/>
    <w:rsid w:val="00530FDC"/>
    <w:rsid w:val="005330C5"/>
    <w:rsid w:val="00533DEF"/>
    <w:rsid w:val="00534EC5"/>
    <w:rsid w:val="0053506D"/>
    <w:rsid w:val="0053536E"/>
    <w:rsid w:val="005446EF"/>
    <w:rsid w:val="0054795F"/>
    <w:rsid w:val="00550283"/>
    <w:rsid w:val="00550A0B"/>
    <w:rsid w:val="00550A89"/>
    <w:rsid w:val="00550B83"/>
    <w:rsid w:val="00553BD9"/>
    <w:rsid w:val="005555B2"/>
    <w:rsid w:val="00561904"/>
    <w:rsid w:val="00564CF5"/>
    <w:rsid w:val="005653F7"/>
    <w:rsid w:val="0056552C"/>
    <w:rsid w:val="0056560E"/>
    <w:rsid w:val="00565AC4"/>
    <w:rsid w:val="005672D2"/>
    <w:rsid w:val="00573705"/>
    <w:rsid w:val="005747FC"/>
    <w:rsid w:val="00575D10"/>
    <w:rsid w:val="005776AE"/>
    <w:rsid w:val="00577861"/>
    <w:rsid w:val="00577961"/>
    <w:rsid w:val="00577DC3"/>
    <w:rsid w:val="005811E6"/>
    <w:rsid w:val="00581B56"/>
    <w:rsid w:val="00584710"/>
    <w:rsid w:val="0058495E"/>
    <w:rsid w:val="00585394"/>
    <w:rsid w:val="00585545"/>
    <w:rsid w:val="005866F9"/>
    <w:rsid w:val="00586FF7"/>
    <w:rsid w:val="00587864"/>
    <w:rsid w:val="005902C3"/>
    <w:rsid w:val="00590A19"/>
    <w:rsid w:val="00591A6A"/>
    <w:rsid w:val="0059570F"/>
    <w:rsid w:val="005A5D0F"/>
    <w:rsid w:val="005A6CC1"/>
    <w:rsid w:val="005A70A3"/>
    <w:rsid w:val="005B07E9"/>
    <w:rsid w:val="005B2A3B"/>
    <w:rsid w:val="005B3609"/>
    <w:rsid w:val="005B4301"/>
    <w:rsid w:val="005B6CDE"/>
    <w:rsid w:val="005B73BE"/>
    <w:rsid w:val="005B79EA"/>
    <w:rsid w:val="005C0459"/>
    <w:rsid w:val="005C062C"/>
    <w:rsid w:val="005C0DCF"/>
    <w:rsid w:val="005D0957"/>
    <w:rsid w:val="005D1B5C"/>
    <w:rsid w:val="005D2D9F"/>
    <w:rsid w:val="005D3A78"/>
    <w:rsid w:val="005D4292"/>
    <w:rsid w:val="005D58EF"/>
    <w:rsid w:val="005D7CB5"/>
    <w:rsid w:val="005E1861"/>
    <w:rsid w:val="005E2DE3"/>
    <w:rsid w:val="005E3B0B"/>
    <w:rsid w:val="005E3CA7"/>
    <w:rsid w:val="005E58F1"/>
    <w:rsid w:val="005F0B06"/>
    <w:rsid w:val="005F0B3D"/>
    <w:rsid w:val="005F268F"/>
    <w:rsid w:val="005F3536"/>
    <w:rsid w:val="005F3F5E"/>
    <w:rsid w:val="005F4B73"/>
    <w:rsid w:val="005F68BE"/>
    <w:rsid w:val="005F7121"/>
    <w:rsid w:val="005F77B5"/>
    <w:rsid w:val="00604988"/>
    <w:rsid w:val="00604D2E"/>
    <w:rsid w:val="006075BA"/>
    <w:rsid w:val="00610292"/>
    <w:rsid w:val="006129C0"/>
    <w:rsid w:val="006179D5"/>
    <w:rsid w:val="00620746"/>
    <w:rsid w:val="00621A49"/>
    <w:rsid w:val="0062343E"/>
    <w:rsid w:val="006244E6"/>
    <w:rsid w:val="006246CC"/>
    <w:rsid w:val="00625F35"/>
    <w:rsid w:val="00626C46"/>
    <w:rsid w:val="00633BD9"/>
    <w:rsid w:val="00633DE3"/>
    <w:rsid w:val="006365D8"/>
    <w:rsid w:val="00640BB3"/>
    <w:rsid w:val="006425D8"/>
    <w:rsid w:val="00642914"/>
    <w:rsid w:val="00643C61"/>
    <w:rsid w:val="00646301"/>
    <w:rsid w:val="00647355"/>
    <w:rsid w:val="00647500"/>
    <w:rsid w:val="00647890"/>
    <w:rsid w:val="00652834"/>
    <w:rsid w:val="00652EB9"/>
    <w:rsid w:val="00654AF9"/>
    <w:rsid w:val="006556A4"/>
    <w:rsid w:val="00657CCC"/>
    <w:rsid w:val="00657D17"/>
    <w:rsid w:val="0066107B"/>
    <w:rsid w:val="0066335C"/>
    <w:rsid w:val="006635B3"/>
    <w:rsid w:val="006673D5"/>
    <w:rsid w:val="006712C0"/>
    <w:rsid w:val="00672C49"/>
    <w:rsid w:val="006734E4"/>
    <w:rsid w:val="00673BF0"/>
    <w:rsid w:val="00674FDE"/>
    <w:rsid w:val="00675B00"/>
    <w:rsid w:val="006770E3"/>
    <w:rsid w:val="00677D7E"/>
    <w:rsid w:val="0068023D"/>
    <w:rsid w:val="00680856"/>
    <w:rsid w:val="00680C24"/>
    <w:rsid w:val="006847BE"/>
    <w:rsid w:val="0068517E"/>
    <w:rsid w:val="0068622D"/>
    <w:rsid w:val="00686F3E"/>
    <w:rsid w:val="006875AC"/>
    <w:rsid w:val="006901D1"/>
    <w:rsid w:val="00690F84"/>
    <w:rsid w:val="00693292"/>
    <w:rsid w:val="0069351A"/>
    <w:rsid w:val="006A0B76"/>
    <w:rsid w:val="006A0C16"/>
    <w:rsid w:val="006A1E49"/>
    <w:rsid w:val="006A31AB"/>
    <w:rsid w:val="006A74DE"/>
    <w:rsid w:val="006B1190"/>
    <w:rsid w:val="006B19E1"/>
    <w:rsid w:val="006B4158"/>
    <w:rsid w:val="006B63FF"/>
    <w:rsid w:val="006C005F"/>
    <w:rsid w:val="006C04A4"/>
    <w:rsid w:val="006C0AA7"/>
    <w:rsid w:val="006C1C62"/>
    <w:rsid w:val="006C50A8"/>
    <w:rsid w:val="006C54AD"/>
    <w:rsid w:val="006C7C08"/>
    <w:rsid w:val="006D18C9"/>
    <w:rsid w:val="006D21B1"/>
    <w:rsid w:val="006D305D"/>
    <w:rsid w:val="006D339F"/>
    <w:rsid w:val="006D5BD4"/>
    <w:rsid w:val="006D70BD"/>
    <w:rsid w:val="006E0F39"/>
    <w:rsid w:val="006E140B"/>
    <w:rsid w:val="006E54D0"/>
    <w:rsid w:val="006E6538"/>
    <w:rsid w:val="006E7045"/>
    <w:rsid w:val="006F0085"/>
    <w:rsid w:val="006F4398"/>
    <w:rsid w:val="006F67CE"/>
    <w:rsid w:val="006F735F"/>
    <w:rsid w:val="006F7606"/>
    <w:rsid w:val="007016A4"/>
    <w:rsid w:val="00703410"/>
    <w:rsid w:val="00707F11"/>
    <w:rsid w:val="007119BC"/>
    <w:rsid w:val="0071392E"/>
    <w:rsid w:val="00715FC5"/>
    <w:rsid w:val="00716499"/>
    <w:rsid w:val="00720208"/>
    <w:rsid w:val="00720468"/>
    <w:rsid w:val="0072238B"/>
    <w:rsid w:val="00722E62"/>
    <w:rsid w:val="00725403"/>
    <w:rsid w:val="00725C3A"/>
    <w:rsid w:val="00726FCC"/>
    <w:rsid w:val="00730891"/>
    <w:rsid w:val="007309F4"/>
    <w:rsid w:val="00730C4B"/>
    <w:rsid w:val="00731945"/>
    <w:rsid w:val="00732B96"/>
    <w:rsid w:val="007344FC"/>
    <w:rsid w:val="00734966"/>
    <w:rsid w:val="00735D66"/>
    <w:rsid w:val="00740275"/>
    <w:rsid w:val="007402E3"/>
    <w:rsid w:val="00740540"/>
    <w:rsid w:val="007408E9"/>
    <w:rsid w:val="007420BD"/>
    <w:rsid w:val="007433E3"/>
    <w:rsid w:val="00746B60"/>
    <w:rsid w:val="00746C0D"/>
    <w:rsid w:val="0074758E"/>
    <w:rsid w:val="00747A3C"/>
    <w:rsid w:val="0075099F"/>
    <w:rsid w:val="00750CA1"/>
    <w:rsid w:val="00751A60"/>
    <w:rsid w:val="00752079"/>
    <w:rsid w:val="007527EF"/>
    <w:rsid w:val="0075401C"/>
    <w:rsid w:val="0075635A"/>
    <w:rsid w:val="00760EFE"/>
    <w:rsid w:val="0076411B"/>
    <w:rsid w:val="0077076A"/>
    <w:rsid w:val="00773F17"/>
    <w:rsid w:val="00776293"/>
    <w:rsid w:val="00777931"/>
    <w:rsid w:val="00777A83"/>
    <w:rsid w:val="00777B43"/>
    <w:rsid w:val="00777D65"/>
    <w:rsid w:val="00780883"/>
    <w:rsid w:val="00781C0D"/>
    <w:rsid w:val="00784161"/>
    <w:rsid w:val="00784687"/>
    <w:rsid w:val="007923FE"/>
    <w:rsid w:val="007944CD"/>
    <w:rsid w:val="007945B0"/>
    <w:rsid w:val="007976FD"/>
    <w:rsid w:val="007A0978"/>
    <w:rsid w:val="007A0E17"/>
    <w:rsid w:val="007A3520"/>
    <w:rsid w:val="007A44EB"/>
    <w:rsid w:val="007A491B"/>
    <w:rsid w:val="007A61F6"/>
    <w:rsid w:val="007A6518"/>
    <w:rsid w:val="007A69E6"/>
    <w:rsid w:val="007B3E00"/>
    <w:rsid w:val="007B44E1"/>
    <w:rsid w:val="007B5A5F"/>
    <w:rsid w:val="007B622A"/>
    <w:rsid w:val="007B66C2"/>
    <w:rsid w:val="007B7B00"/>
    <w:rsid w:val="007C05A6"/>
    <w:rsid w:val="007C0EDD"/>
    <w:rsid w:val="007C4569"/>
    <w:rsid w:val="007C532E"/>
    <w:rsid w:val="007C73DB"/>
    <w:rsid w:val="007C788A"/>
    <w:rsid w:val="007D5FFC"/>
    <w:rsid w:val="007D77ED"/>
    <w:rsid w:val="007E0796"/>
    <w:rsid w:val="007E0EE3"/>
    <w:rsid w:val="007E2C6C"/>
    <w:rsid w:val="007E39CA"/>
    <w:rsid w:val="007E41AD"/>
    <w:rsid w:val="007E71D0"/>
    <w:rsid w:val="007F2263"/>
    <w:rsid w:val="007F2CF4"/>
    <w:rsid w:val="00800045"/>
    <w:rsid w:val="008003E0"/>
    <w:rsid w:val="00801735"/>
    <w:rsid w:val="00803146"/>
    <w:rsid w:val="008036B2"/>
    <w:rsid w:val="0080389D"/>
    <w:rsid w:val="00804CCA"/>
    <w:rsid w:val="00806ED7"/>
    <w:rsid w:val="00810703"/>
    <w:rsid w:val="008117F0"/>
    <w:rsid w:val="00815A3B"/>
    <w:rsid w:val="00815CB5"/>
    <w:rsid w:val="008162CA"/>
    <w:rsid w:val="00816E0F"/>
    <w:rsid w:val="008176D9"/>
    <w:rsid w:val="008206DD"/>
    <w:rsid w:val="00825D3C"/>
    <w:rsid w:val="008263A8"/>
    <w:rsid w:val="00827986"/>
    <w:rsid w:val="00831A5D"/>
    <w:rsid w:val="008324FE"/>
    <w:rsid w:val="00832E0B"/>
    <w:rsid w:val="00833660"/>
    <w:rsid w:val="008343FC"/>
    <w:rsid w:val="008348EC"/>
    <w:rsid w:val="00835579"/>
    <w:rsid w:val="00836046"/>
    <w:rsid w:val="00840BA5"/>
    <w:rsid w:val="00841F5F"/>
    <w:rsid w:val="00842741"/>
    <w:rsid w:val="00843631"/>
    <w:rsid w:val="0085105B"/>
    <w:rsid w:val="00851777"/>
    <w:rsid w:val="008521FF"/>
    <w:rsid w:val="00852D0D"/>
    <w:rsid w:val="00853961"/>
    <w:rsid w:val="00861D41"/>
    <w:rsid w:val="00863A20"/>
    <w:rsid w:val="00863C58"/>
    <w:rsid w:val="00864320"/>
    <w:rsid w:val="008705D4"/>
    <w:rsid w:val="00871022"/>
    <w:rsid w:val="0087144E"/>
    <w:rsid w:val="00872686"/>
    <w:rsid w:val="0087366D"/>
    <w:rsid w:val="008800FE"/>
    <w:rsid w:val="00882292"/>
    <w:rsid w:val="0089099A"/>
    <w:rsid w:val="0089559C"/>
    <w:rsid w:val="00895673"/>
    <w:rsid w:val="0089596A"/>
    <w:rsid w:val="008A1146"/>
    <w:rsid w:val="008A2C6F"/>
    <w:rsid w:val="008A4841"/>
    <w:rsid w:val="008A4B17"/>
    <w:rsid w:val="008A6CD9"/>
    <w:rsid w:val="008B0CB5"/>
    <w:rsid w:val="008B17A8"/>
    <w:rsid w:val="008B1D1F"/>
    <w:rsid w:val="008B29D9"/>
    <w:rsid w:val="008B2F3E"/>
    <w:rsid w:val="008B51AD"/>
    <w:rsid w:val="008B5D79"/>
    <w:rsid w:val="008B6A1A"/>
    <w:rsid w:val="008B7F75"/>
    <w:rsid w:val="008C1370"/>
    <w:rsid w:val="008C6223"/>
    <w:rsid w:val="008D1F04"/>
    <w:rsid w:val="008D302D"/>
    <w:rsid w:val="008D39E5"/>
    <w:rsid w:val="008D663C"/>
    <w:rsid w:val="008D77B8"/>
    <w:rsid w:val="008E460C"/>
    <w:rsid w:val="008E5174"/>
    <w:rsid w:val="008E677E"/>
    <w:rsid w:val="008F149C"/>
    <w:rsid w:val="008F3F33"/>
    <w:rsid w:val="008F467C"/>
    <w:rsid w:val="008F620C"/>
    <w:rsid w:val="008F7054"/>
    <w:rsid w:val="008F75D4"/>
    <w:rsid w:val="008F7FD5"/>
    <w:rsid w:val="00900D19"/>
    <w:rsid w:val="0090224C"/>
    <w:rsid w:val="0090271E"/>
    <w:rsid w:val="00902BC7"/>
    <w:rsid w:val="00903A58"/>
    <w:rsid w:val="00903B94"/>
    <w:rsid w:val="009048BE"/>
    <w:rsid w:val="00904C1B"/>
    <w:rsid w:val="00911355"/>
    <w:rsid w:val="009130ED"/>
    <w:rsid w:val="00913520"/>
    <w:rsid w:val="00914541"/>
    <w:rsid w:val="009147E8"/>
    <w:rsid w:val="00915B4B"/>
    <w:rsid w:val="0091769D"/>
    <w:rsid w:val="0092107B"/>
    <w:rsid w:val="009228B6"/>
    <w:rsid w:val="00924A62"/>
    <w:rsid w:val="009266C0"/>
    <w:rsid w:val="00930102"/>
    <w:rsid w:val="00930391"/>
    <w:rsid w:val="009312AF"/>
    <w:rsid w:val="00934192"/>
    <w:rsid w:val="00934A06"/>
    <w:rsid w:val="00937B9C"/>
    <w:rsid w:val="00940E35"/>
    <w:rsid w:val="00941534"/>
    <w:rsid w:val="00945FCA"/>
    <w:rsid w:val="009463C0"/>
    <w:rsid w:val="00952476"/>
    <w:rsid w:val="00955D1D"/>
    <w:rsid w:val="00957B07"/>
    <w:rsid w:val="009610D8"/>
    <w:rsid w:val="00961363"/>
    <w:rsid w:val="00965663"/>
    <w:rsid w:val="0096737D"/>
    <w:rsid w:val="00967D71"/>
    <w:rsid w:val="00967FAF"/>
    <w:rsid w:val="00970305"/>
    <w:rsid w:val="00972319"/>
    <w:rsid w:val="00972EE7"/>
    <w:rsid w:val="0097605E"/>
    <w:rsid w:val="00976AE1"/>
    <w:rsid w:val="00976B05"/>
    <w:rsid w:val="00980CF2"/>
    <w:rsid w:val="009839BE"/>
    <w:rsid w:val="00983FF4"/>
    <w:rsid w:val="009844FB"/>
    <w:rsid w:val="00984A25"/>
    <w:rsid w:val="00986956"/>
    <w:rsid w:val="0098705E"/>
    <w:rsid w:val="00991191"/>
    <w:rsid w:val="009A0D12"/>
    <w:rsid w:val="009A1615"/>
    <w:rsid w:val="009A25DA"/>
    <w:rsid w:val="009A3B56"/>
    <w:rsid w:val="009A543B"/>
    <w:rsid w:val="009A5D26"/>
    <w:rsid w:val="009A68FA"/>
    <w:rsid w:val="009A7327"/>
    <w:rsid w:val="009A7E32"/>
    <w:rsid w:val="009A7EFF"/>
    <w:rsid w:val="009A7FE7"/>
    <w:rsid w:val="009B0224"/>
    <w:rsid w:val="009B0EAC"/>
    <w:rsid w:val="009B2309"/>
    <w:rsid w:val="009B3A60"/>
    <w:rsid w:val="009B43E2"/>
    <w:rsid w:val="009B44FD"/>
    <w:rsid w:val="009B4A1C"/>
    <w:rsid w:val="009B6CF6"/>
    <w:rsid w:val="009B6E7A"/>
    <w:rsid w:val="009B7FD5"/>
    <w:rsid w:val="009C148A"/>
    <w:rsid w:val="009C1A4D"/>
    <w:rsid w:val="009C4765"/>
    <w:rsid w:val="009C4C1D"/>
    <w:rsid w:val="009C62C7"/>
    <w:rsid w:val="009C79BE"/>
    <w:rsid w:val="009D2B6D"/>
    <w:rsid w:val="009D333D"/>
    <w:rsid w:val="009D3791"/>
    <w:rsid w:val="009D3C37"/>
    <w:rsid w:val="009D3ED6"/>
    <w:rsid w:val="009D769A"/>
    <w:rsid w:val="009E03B0"/>
    <w:rsid w:val="009E2E5A"/>
    <w:rsid w:val="009E3F27"/>
    <w:rsid w:val="009E59F9"/>
    <w:rsid w:val="009F00AF"/>
    <w:rsid w:val="009F025E"/>
    <w:rsid w:val="009F070B"/>
    <w:rsid w:val="009F1018"/>
    <w:rsid w:val="009F1E72"/>
    <w:rsid w:val="009F224F"/>
    <w:rsid w:val="009F3C8E"/>
    <w:rsid w:val="009F4064"/>
    <w:rsid w:val="009F40A5"/>
    <w:rsid w:val="009F430C"/>
    <w:rsid w:val="009F4468"/>
    <w:rsid w:val="00A01473"/>
    <w:rsid w:val="00A01B90"/>
    <w:rsid w:val="00A03887"/>
    <w:rsid w:val="00A052DD"/>
    <w:rsid w:val="00A05C4D"/>
    <w:rsid w:val="00A05F4A"/>
    <w:rsid w:val="00A06EDC"/>
    <w:rsid w:val="00A10F29"/>
    <w:rsid w:val="00A11E07"/>
    <w:rsid w:val="00A1414E"/>
    <w:rsid w:val="00A15926"/>
    <w:rsid w:val="00A15CF5"/>
    <w:rsid w:val="00A16568"/>
    <w:rsid w:val="00A1672C"/>
    <w:rsid w:val="00A213FD"/>
    <w:rsid w:val="00A231F7"/>
    <w:rsid w:val="00A2400E"/>
    <w:rsid w:val="00A245ED"/>
    <w:rsid w:val="00A247CA"/>
    <w:rsid w:val="00A25050"/>
    <w:rsid w:val="00A267E4"/>
    <w:rsid w:val="00A2707E"/>
    <w:rsid w:val="00A3037B"/>
    <w:rsid w:val="00A3283C"/>
    <w:rsid w:val="00A350BA"/>
    <w:rsid w:val="00A37DBA"/>
    <w:rsid w:val="00A40038"/>
    <w:rsid w:val="00A424E1"/>
    <w:rsid w:val="00A43DD5"/>
    <w:rsid w:val="00A46B28"/>
    <w:rsid w:val="00A50C09"/>
    <w:rsid w:val="00A5245C"/>
    <w:rsid w:val="00A53B58"/>
    <w:rsid w:val="00A5405E"/>
    <w:rsid w:val="00A5449F"/>
    <w:rsid w:val="00A5471E"/>
    <w:rsid w:val="00A57515"/>
    <w:rsid w:val="00A60AC9"/>
    <w:rsid w:val="00A622E7"/>
    <w:rsid w:val="00A664BC"/>
    <w:rsid w:val="00A66AAD"/>
    <w:rsid w:val="00A66AC2"/>
    <w:rsid w:val="00A67614"/>
    <w:rsid w:val="00A71A4D"/>
    <w:rsid w:val="00A71C92"/>
    <w:rsid w:val="00A7316D"/>
    <w:rsid w:val="00A73632"/>
    <w:rsid w:val="00A74698"/>
    <w:rsid w:val="00A760F0"/>
    <w:rsid w:val="00A81A70"/>
    <w:rsid w:val="00A81AA0"/>
    <w:rsid w:val="00A8207C"/>
    <w:rsid w:val="00A859C2"/>
    <w:rsid w:val="00A85B8F"/>
    <w:rsid w:val="00A85BF1"/>
    <w:rsid w:val="00A86707"/>
    <w:rsid w:val="00A908A0"/>
    <w:rsid w:val="00A90939"/>
    <w:rsid w:val="00A91D44"/>
    <w:rsid w:val="00A9277E"/>
    <w:rsid w:val="00A96BD7"/>
    <w:rsid w:val="00A96CD2"/>
    <w:rsid w:val="00A97086"/>
    <w:rsid w:val="00AA1B12"/>
    <w:rsid w:val="00AA3194"/>
    <w:rsid w:val="00AA358E"/>
    <w:rsid w:val="00AA4190"/>
    <w:rsid w:val="00AA4325"/>
    <w:rsid w:val="00AA58F1"/>
    <w:rsid w:val="00AA7AF2"/>
    <w:rsid w:val="00AA7B3C"/>
    <w:rsid w:val="00AB0F92"/>
    <w:rsid w:val="00AB1071"/>
    <w:rsid w:val="00AB16EF"/>
    <w:rsid w:val="00AB2A8F"/>
    <w:rsid w:val="00AB3221"/>
    <w:rsid w:val="00AB37B7"/>
    <w:rsid w:val="00AB4B7A"/>
    <w:rsid w:val="00AC1241"/>
    <w:rsid w:val="00AC3723"/>
    <w:rsid w:val="00AC3FE7"/>
    <w:rsid w:val="00AC479A"/>
    <w:rsid w:val="00AC54D6"/>
    <w:rsid w:val="00AC638C"/>
    <w:rsid w:val="00AC665C"/>
    <w:rsid w:val="00AC6F6A"/>
    <w:rsid w:val="00AD0B0E"/>
    <w:rsid w:val="00AD3047"/>
    <w:rsid w:val="00AD6277"/>
    <w:rsid w:val="00AD7766"/>
    <w:rsid w:val="00AE1D51"/>
    <w:rsid w:val="00AE4EE8"/>
    <w:rsid w:val="00AE57BE"/>
    <w:rsid w:val="00AF033A"/>
    <w:rsid w:val="00AF1802"/>
    <w:rsid w:val="00AF4FCD"/>
    <w:rsid w:val="00AF547A"/>
    <w:rsid w:val="00AF56FC"/>
    <w:rsid w:val="00AF5F9E"/>
    <w:rsid w:val="00AF719E"/>
    <w:rsid w:val="00AF7599"/>
    <w:rsid w:val="00B0128F"/>
    <w:rsid w:val="00B021BF"/>
    <w:rsid w:val="00B0252A"/>
    <w:rsid w:val="00B046B6"/>
    <w:rsid w:val="00B0492F"/>
    <w:rsid w:val="00B04B4C"/>
    <w:rsid w:val="00B060BE"/>
    <w:rsid w:val="00B0678E"/>
    <w:rsid w:val="00B074E7"/>
    <w:rsid w:val="00B11BF2"/>
    <w:rsid w:val="00B11ED0"/>
    <w:rsid w:val="00B12FB4"/>
    <w:rsid w:val="00B14828"/>
    <w:rsid w:val="00B1734C"/>
    <w:rsid w:val="00B20594"/>
    <w:rsid w:val="00B209DA"/>
    <w:rsid w:val="00B20E4D"/>
    <w:rsid w:val="00B246A8"/>
    <w:rsid w:val="00B27611"/>
    <w:rsid w:val="00B3181A"/>
    <w:rsid w:val="00B32AEF"/>
    <w:rsid w:val="00B33E82"/>
    <w:rsid w:val="00B34AC2"/>
    <w:rsid w:val="00B354B2"/>
    <w:rsid w:val="00B40E57"/>
    <w:rsid w:val="00B4134E"/>
    <w:rsid w:val="00B42859"/>
    <w:rsid w:val="00B432AF"/>
    <w:rsid w:val="00B434B1"/>
    <w:rsid w:val="00B46447"/>
    <w:rsid w:val="00B4653C"/>
    <w:rsid w:val="00B47AB8"/>
    <w:rsid w:val="00B51FE1"/>
    <w:rsid w:val="00B52C9D"/>
    <w:rsid w:val="00B53B14"/>
    <w:rsid w:val="00B5485B"/>
    <w:rsid w:val="00B54EE3"/>
    <w:rsid w:val="00B55D7D"/>
    <w:rsid w:val="00B55EA4"/>
    <w:rsid w:val="00B56BEF"/>
    <w:rsid w:val="00B5756E"/>
    <w:rsid w:val="00B64E4A"/>
    <w:rsid w:val="00B658F0"/>
    <w:rsid w:val="00B70254"/>
    <w:rsid w:val="00B710C7"/>
    <w:rsid w:val="00B7132D"/>
    <w:rsid w:val="00B71FF9"/>
    <w:rsid w:val="00B74F4F"/>
    <w:rsid w:val="00B759EA"/>
    <w:rsid w:val="00B760C5"/>
    <w:rsid w:val="00B769BF"/>
    <w:rsid w:val="00B7705C"/>
    <w:rsid w:val="00B771B3"/>
    <w:rsid w:val="00B77806"/>
    <w:rsid w:val="00B77E77"/>
    <w:rsid w:val="00B82BC4"/>
    <w:rsid w:val="00B83E03"/>
    <w:rsid w:val="00B84DF6"/>
    <w:rsid w:val="00B861F2"/>
    <w:rsid w:val="00B87BB5"/>
    <w:rsid w:val="00B91E88"/>
    <w:rsid w:val="00B92E7D"/>
    <w:rsid w:val="00B92FA4"/>
    <w:rsid w:val="00B949B5"/>
    <w:rsid w:val="00B96B68"/>
    <w:rsid w:val="00B97B49"/>
    <w:rsid w:val="00BA5232"/>
    <w:rsid w:val="00BA5531"/>
    <w:rsid w:val="00BA56CB"/>
    <w:rsid w:val="00BA5E84"/>
    <w:rsid w:val="00BA68D9"/>
    <w:rsid w:val="00BB0FA2"/>
    <w:rsid w:val="00BB1120"/>
    <w:rsid w:val="00BB2867"/>
    <w:rsid w:val="00BB2E84"/>
    <w:rsid w:val="00BB4AF7"/>
    <w:rsid w:val="00BB5386"/>
    <w:rsid w:val="00BB6300"/>
    <w:rsid w:val="00BB6D29"/>
    <w:rsid w:val="00BB75F9"/>
    <w:rsid w:val="00BC03C6"/>
    <w:rsid w:val="00BC0521"/>
    <w:rsid w:val="00BC064A"/>
    <w:rsid w:val="00BC3B05"/>
    <w:rsid w:val="00BC4311"/>
    <w:rsid w:val="00BC48F6"/>
    <w:rsid w:val="00BC6D4A"/>
    <w:rsid w:val="00BC7551"/>
    <w:rsid w:val="00BD0EA9"/>
    <w:rsid w:val="00BD2AD9"/>
    <w:rsid w:val="00BD3B9F"/>
    <w:rsid w:val="00BD3C83"/>
    <w:rsid w:val="00BD4D5D"/>
    <w:rsid w:val="00BD593A"/>
    <w:rsid w:val="00BD5EB7"/>
    <w:rsid w:val="00BD72AB"/>
    <w:rsid w:val="00BD7E33"/>
    <w:rsid w:val="00BE2044"/>
    <w:rsid w:val="00BE2F30"/>
    <w:rsid w:val="00BE330D"/>
    <w:rsid w:val="00BE54E1"/>
    <w:rsid w:val="00BE59DF"/>
    <w:rsid w:val="00BE62A4"/>
    <w:rsid w:val="00BF3E08"/>
    <w:rsid w:val="00BF3F4C"/>
    <w:rsid w:val="00BF4821"/>
    <w:rsid w:val="00BF51D1"/>
    <w:rsid w:val="00BF54B9"/>
    <w:rsid w:val="00BF54D5"/>
    <w:rsid w:val="00BF6F8D"/>
    <w:rsid w:val="00BF7399"/>
    <w:rsid w:val="00C02D85"/>
    <w:rsid w:val="00C04F2E"/>
    <w:rsid w:val="00C07D96"/>
    <w:rsid w:val="00C07F62"/>
    <w:rsid w:val="00C10AC1"/>
    <w:rsid w:val="00C11549"/>
    <w:rsid w:val="00C12515"/>
    <w:rsid w:val="00C1282E"/>
    <w:rsid w:val="00C1577B"/>
    <w:rsid w:val="00C1628B"/>
    <w:rsid w:val="00C1690B"/>
    <w:rsid w:val="00C17D99"/>
    <w:rsid w:val="00C20A54"/>
    <w:rsid w:val="00C22176"/>
    <w:rsid w:val="00C23BD3"/>
    <w:rsid w:val="00C27E7E"/>
    <w:rsid w:val="00C3545C"/>
    <w:rsid w:val="00C35A03"/>
    <w:rsid w:val="00C37B53"/>
    <w:rsid w:val="00C417C8"/>
    <w:rsid w:val="00C41878"/>
    <w:rsid w:val="00C41E30"/>
    <w:rsid w:val="00C46920"/>
    <w:rsid w:val="00C47881"/>
    <w:rsid w:val="00C50E40"/>
    <w:rsid w:val="00C50F2C"/>
    <w:rsid w:val="00C519C0"/>
    <w:rsid w:val="00C5349C"/>
    <w:rsid w:val="00C5388D"/>
    <w:rsid w:val="00C54DC9"/>
    <w:rsid w:val="00C5544B"/>
    <w:rsid w:val="00C556EE"/>
    <w:rsid w:val="00C573B5"/>
    <w:rsid w:val="00C576B3"/>
    <w:rsid w:val="00C61714"/>
    <w:rsid w:val="00C62E4E"/>
    <w:rsid w:val="00C64ECD"/>
    <w:rsid w:val="00C65C03"/>
    <w:rsid w:val="00C664D6"/>
    <w:rsid w:val="00C71332"/>
    <w:rsid w:val="00C719EA"/>
    <w:rsid w:val="00C7222A"/>
    <w:rsid w:val="00C736A7"/>
    <w:rsid w:val="00C73B8D"/>
    <w:rsid w:val="00C75CE0"/>
    <w:rsid w:val="00C80077"/>
    <w:rsid w:val="00C81247"/>
    <w:rsid w:val="00C81335"/>
    <w:rsid w:val="00C83423"/>
    <w:rsid w:val="00C83CCB"/>
    <w:rsid w:val="00C84F38"/>
    <w:rsid w:val="00C85199"/>
    <w:rsid w:val="00C85691"/>
    <w:rsid w:val="00C85F95"/>
    <w:rsid w:val="00C863D8"/>
    <w:rsid w:val="00C906D6"/>
    <w:rsid w:val="00C90B9B"/>
    <w:rsid w:val="00C9121D"/>
    <w:rsid w:val="00C93379"/>
    <w:rsid w:val="00C937F5"/>
    <w:rsid w:val="00C950D6"/>
    <w:rsid w:val="00C9514B"/>
    <w:rsid w:val="00C95BBD"/>
    <w:rsid w:val="00C97E53"/>
    <w:rsid w:val="00C97E9A"/>
    <w:rsid w:val="00CA3C13"/>
    <w:rsid w:val="00CA5CBD"/>
    <w:rsid w:val="00CA64AD"/>
    <w:rsid w:val="00CB03CB"/>
    <w:rsid w:val="00CB0A4E"/>
    <w:rsid w:val="00CB22B1"/>
    <w:rsid w:val="00CB262F"/>
    <w:rsid w:val="00CB3DE6"/>
    <w:rsid w:val="00CB5EE8"/>
    <w:rsid w:val="00CB614D"/>
    <w:rsid w:val="00CB76C7"/>
    <w:rsid w:val="00CC13F7"/>
    <w:rsid w:val="00CC146D"/>
    <w:rsid w:val="00CC1765"/>
    <w:rsid w:val="00CC4A03"/>
    <w:rsid w:val="00CC63D1"/>
    <w:rsid w:val="00CC6C7C"/>
    <w:rsid w:val="00CD0085"/>
    <w:rsid w:val="00CD0365"/>
    <w:rsid w:val="00CD0FCF"/>
    <w:rsid w:val="00CD12CB"/>
    <w:rsid w:val="00CD1C7C"/>
    <w:rsid w:val="00CD28FE"/>
    <w:rsid w:val="00CD3DC3"/>
    <w:rsid w:val="00CD4BC9"/>
    <w:rsid w:val="00CD55A0"/>
    <w:rsid w:val="00CD59C1"/>
    <w:rsid w:val="00CD778E"/>
    <w:rsid w:val="00CE1409"/>
    <w:rsid w:val="00CE22FB"/>
    <w:rsid w:val="00CE4433"/>
    <w:rsid w:val="00CE5779"/>
    <w:rsid w:val="00CE6221"/>
    <w:rsid w:val="00CE64F2"/>
    <w:rsid w:val="00CF097E"/>
    <w:rsid w:val="00CF18E6"/>
    <w:rsid w:val="00CF2C38"/>
    <w:rsid w:val="00CF4253"/>
    <w:rsid w:val="00CF4AB9"/>
    <w:rsid w:val="00CF6615"/>
    <w:rsid w:val="00D0008E"/>
    <w:rsid w:val="00D03436"/>
    <w:rsid w:val="00D05A83"/>
    <w:rsid w:val="00D10005"/>
    <w:rsid w:val="00D106B0"/>
    <w:rsid w:val="00D11B0B"/>
    <w:rsid w:val="00D11F41"/>
    <w:rsid w:val="00D13666"/>
    <w:rsid w:val="00D13C4C"/>
    <w:rsid w:val="00D13FD6"/>
    <w:rsid w:val="00D144E6"/>
    <w:rsid w:val="00D15818"/>
    <w:rsid w:val="00D16D64"/>
    <w:rsid w:val="00D205BD"/>
    <w:rsid w:val="00D21B6D"/>
    <w:rsid w:val="00D22769"/>
    <w:rsid w:val="00D238DA"/>
    <w:rsid w:val="00D247A4"/>
    <w:rsid w:val="00D275C1"/>
    <w:rsid w:val="00D27844"/>
    <w:rsid w:val="00D3037D"/>
    <w:rsid w:val="00D3081D"/>
    <w:rsid w:val="00D317CA"/>
    <w:rsid w:val="00D34B76"/>
    <w:rsid w:val="00D36AB2"/>
    <w:rsid w:val="00D40B5B"/>
    <w:rsid w:val="00D41FF0"/>
    <w:rsid w:val="00D42714"/>
    <w:rsid w:val="00D44BF3"/>
    <w:rsid w:val="00D4597C"/>
    <w:rsid w:val="00D46A49"/>
    <w:rsid w:val="00D46B77"/>
    <w:rsid w:val="00D501C1"/>
    <w:rsid w:val="00D515E4"/>
    <w:rsid w:val="00D527AB"/>
    <w:rsid w:val="00D53035"/>
    <w:rsid w:val="00D532C3"/>
    <w:rsid w:val="00D548CA"/>
    <w:rsid w:val="00D5567A"/>
    <w:rsid w:val="00D57614"/>
    <w:rsid w:val="00D5781A"/>
    <w:rsid w:val="00D6221B"/>
    <w:rsid w:val="00D6557C"/>
    <w:rsid w:val="00D70BDF"/>
    <w:rsid w:val="00D7111E"/>
    <w:rsid w:val="00D7181A"/>
    <w:rsid w:val="00D8337D"/>
    <w:rsid w:val="00D8497D"/>
    <w:rsid w:val="00D853EF"/>
    <w:rsid w:val="00D86C4F"/>
    <w:rsid w:val="00D87161"/>
    <w:rsid w:val="00D93B62"/>
    <w:rsid w:val="00D94298"/>
    <w:rsid w:val="00D964B8"/>
    <w:rsid w:val="00D9716C"/>
    <w:rsid w:val="00DA243A"/>
    <w:rsid w:val="00DA2C1C"/>
    <w:rsid w:val="00DA3DB3"/>
    <w:rsid w:val="00DA5D84"/>
    <w:rsid w:val="00DB267E"/>
    <w:rsid w:val="00DB2C4C"/>
    <w:rsid w:val="00DB2FB9"/>
    <w:rsid w:val="00DB3167"/>
    <w:rsid w:val="00DB3C18"/>
    <w:rsid w:val="00DB6EC1"/>
    <w:rsid w:val="00DB6F12"/>
    <w:rsid w:val="00DB74BB"/>
    <w:rsid w:val="00DC1011"/>
    <w:rsid w:val="00DC2F28"/>
    <w:rsid w:val="00DC5A1C"/>
    <w:rsid w:val="00DC647F"/>
    <w:rsid w:val="00DD1452"/>
    <w:rsid w:val="00DD1AFE"/>
    <w:rsid w:val="00DD4DD5"/>
    <w:rsid w:val="00DD5875"/>
    <w:rsid w:val="00DD6505"/>
    <w:rsid w:val="00DD6A8A"/>
    <w:rsid w:val="00DD6BCC"/>
    <w:rsid w:val="00DE084D"/>
    <w:rsid w:val="00DE093A"/>
    <w:rsid w:val="00DE18DB"/>
    <w:rsid w:val="00DE1DA7"/>
    <w:rsid w:val="00DE220B"/>
    <w:rsid w:val="00DE31AF"/>
    <w:rsid w:val="00DE3CD7"/>
    <w:rsid w:val="00DE531A"/>
    <w:rsid w:val="00DE63B3"/>
    <w:rsid w:val="00DF1B6B"/>
    <w:rsid w:val="00DF309F"/>
    <w:rsid w:val="00DF3F4A"/>
    <w:rsid w:val="00DF4EA9"/>
    <w:rsid w:val="00DF54FA"/>
    <w:rsid w:val="00DF71D5"/>
    <w:rsid w:val="00E00B9C"/>
    <w:rsid w:val="00E01586"/>
    <w:rsid w:val="00E118F5"/>
    <w:rsid w:val="00E119B8"/>
    <w:rsid w:val="00E13C76"/>
    <w:rsid w:val="00E14583"/>
    <w:rsid w:val="00E16F34"/>
    <w:rsid w:val="00E212A9"/>
    <w:rsid w:val="00E21929"/>
    <w:rsid w:val="00E26ABA"/>
    <w:rsid w:val="00E2775B"/>
    <w:rsid w:val="00E330A9"/>
    <w:rsid w:val="00E330BA"/>
    <w:rsid w:val="00E34317"/>
    <w:rsid w:val="00E36A9C"/>
    <w:rsid w:val="00E37013"/>
    <w:rsid w:val="00E40BB7"/>
    <w:rsid w:val="00E41C39"/>
    <w:rsid w:val="00E421C8"/>
    <w:rsid w:val="00E47A75"/>
    <w:rsid w:val="00E50CDF"/>
    <w:rsid w:val="00E52507"/>
    <w:rsid w:val="00E52E78"/>
    <w:rsid w:val="00E54496"/>
    <w:rsid w:val="00E554EA"/>
    <w:rsid w:val="00E5565B"/>
    <w:rsid w:val="00E56948"/>
    <w:rsid w:val="00E56D0C"/>
    <w:rsid w:val="00E60397"/>
    <w:rsid w:val="00E60427"/>
    <w:rsid w:val="00E629B5"/>
    <w:rsid w:val="00E63053"/>
    <w:rsid w:val="00E64FA0"/>
    <w:rsid w:val="00E65530"/>
    <w:rsid w:val="00E72A42"/>
    <w:rsid w:val="00E73A60"/>
    <w:rsid w:val="00E73AA9"/>
    <w:rsid w:val="00E73B78"/>
    <w:rsid w:val="00E73E70"/>
    <w:rsid w:val="00E7554B"/>
    <w:rsid w:val="00E760F9"/>
    <w:rsid w:val="00E77577"/>
    <w:rsid w:val="00E809C0"/>
    <w:rsid w:val="00E81E32"/>
    <w:rsid w:val="00E82D1C"/>
    <w:rsid w:val="00E840E3"/>
    <w:rsid w:val="00E849CE"/>
    <w:rsid w:val="00E85751"/>
    <w:rsid w:val="00E859D3"/>
    <w:rsid w:val="00E902EE"/>
    <w:rsid w:val="00E92C96"/>
    <w:rsid w:val="00E92D0A"/>
    <w:rsid w:val="00E95554"/>
    <w:rsid w:val="00E95836"/>
    <w:rsid w:val="00EA327E"/>
    <w:rsid w:val="00EA37F8"/>
    <w:rsid w:val="00EA4F95"/>
    <w:rsid w:val="00EA7ADD"/>
    <w:rsid w:val="00EB3DD2"/>
    <w:rsid w:val="00EB4801"/>
    <w:rsid w:val="00EB56B5"/>
    <w:rsid w:val="00EB6444"/>
    <w:rsid w:val="00EB7939"/>
    <w:rsid w:val="00EC1CDC"/>
    <w:rsid w:val="00EC22E8"/>
    <w:rsid w:val="00EC55E2"/>
    <w:rsid w:val="00EC62CD"/>
    <w:rsid w:val="00EC7088"/>
    <w:rsid w:val="00ED1055"/>
    <w:rsid w:val="00ED1C9E"/>
    <w:rsid w:val="00ED4722"/>
    <w:rsid w:val="00ED510F"/>
    <w:rsid w:val="00ED7A59"/>
    <w:rsid w:val="00EE2D24"/>
    <w:rsid w:val="00EE4C3F"/>
    <w:rsid w:val="00EE5558"/>
    <w:rsid w:val="00EE679E"/>
    <w:rsid w:val="00EE773A"/>
    <w:rsid w:val="00EF0E25"/>
    <w:rsid w:val="00EF3C36"/>
    <w:rsid w:val="00EF3E12"/>
    <w:rsid w:val="00EF5E74"/>
    <w:rsid w:val="00F01003"/>
    <w:rsid w:val="00F01E7D"/>
    <w:rsid w:val="00F06232"/>
    <w:rsid w:val="00F06CFA"/>
    <w:rsid w:val="00F125CF"/>
    <w:rsid w:val="00F1388E"/>
    <w:rsid w:val="00F13FCA"/>
    <w:rsid w:val="00F14338"/>
    <w:rsid w:val="00F1445F"/>
    <w:rsid w:val="00F14EB4"/>
    <w:rsid w:val="00F15154"/>
    <w:rsid w:val="00F152BF"/>
    <w:rsid w:val="00F15B8C"/>
    <w:rsid w:val="00F2048E"/>
    <w:rsid w:val="00F2066A"/>
    <w:rsid w:val="00F21FA5"/>
    <w:rsid w:val="00F22B68"/>
    <w:rsid w:val="00F2300B"/>
    <w:rsid w:val="00F23F4D"/>
    <w:rsid w:val="00F2673C"/>
    <w:rsid w:val="00F2712D"/>
    <w:rsid w:val="00F307C7"/>
    <w:rsid w:val="00F30B4C"/>
    <w:rsid w:val="00F31FF7"/>
    <w:rsid w:val="00F330FE"/>
    <w:rsid w:val="00F336FD"/>
    <w:rsid w:val="00F35E12"/>
    <w:rsid w:val="00F35FE1"/>
    <w:rsid w:val="00F37AF8"/>
    <w:rsid w:val="00F40ED1"/>
    <w:rsid w:val="00F41333"/>
    <w:rsid w:val="00F43613"/>
    <w:rsid w:val="00F43ED7"/>
    <w:rsid w:val="00F44943"/>
    <w:rsid w:val="00F45173"/>
    <w:rsid w:val="00F45D93"/>
    <w:rsid w:val="00F461C8"/>
    <w:rsid w:val="00F4649D"/>
    <w:rsid w:val="00F4660D"/>
    <w:rsid w:val="00F52B8C"/>
    <w:rsid w:val="00F53F1D"/>
    <w:rsid w:val="00F55514"/>
    <w:rsid w:val="00F5614E"/>
    <w:rsid w:val="00F56488"/>
    <w:rsid w:val="00F604AD"/>
    <w:rsid w:val="00F61102"/>
    <w:rsid w:val="00F62081"/>
    <w:rsid w:val="00F645D1"/>
    <w:rsid w:val="00F64D90"/>
    <w:rsid w:val="00F71C36"/>
    <w:rsid w:val="00F72B9D"/>
    <w:rsid w:val="00F7369B"/>
    <w:rsid w:val="00F73C63"/>
    <w:rsid w:val="00F74050"/>
    <w:rsid w:val="00F774CA"/>
    <w:rsid w:val="00F77EC1"/>
    <w:rsid w:val="00F82B84"/>
    <w:rsid w:val="00F85848"/>
    <w:rsid w:val="00F8631F"/>
    <w:rsid w:val="00F91682"/>
    <w:rsid w:val="00F923BA"/>
    <w:rsid w:val="00F932C2"/>
    <w:rsid w:val="00F9402D"/>
    <w:rsid w:val="00F94332"/>
    <w:rsid w:val="00F95BBB"/>
    <w:rsid w:val="00F979B8"/>
    <w:rsid w:val="00FA0714"/>
    <w:rsid w:val="00FA21F0"/>
    <w:rsid w:val="00FB04EF"/>
    <w:rsid w:val="00FB237F"/>
    <w:rsid w:val="00FB489E"/>
    <w:rsid w:val="00FB5277"/>
    <w:rsid w:val="00FB52EC"/>
    <w:rsid w:val="00FB7C55"/>
    <w:rsid w:val="00FC1E19"/>
    <w:rsid w:val="00FC20A9"/>
    <w:rsid w:val="00FC2F51"/>
    <w:rsid w:val="00FC34E6"/>
    <w:rsid w:val="00FC44DA"/>
    <w:rsid w:val="00FC6502"/>
    <w:rsid w:val="00FC74BE"/>
    <w:rsid w:val="00FC7C23"/>
    <w:rsid w:val="00FC7E06"/>
    <w:rsid w:val="00FD1032"/>
    <w:rsid w:val="00FD175B"/>
    <w:rsid w:val="00FD1E32"/>
    <w:rsid w:val="00FD3AB0"/>
    <w:rsid w:val="00FD3F97"/>
    <w:rsid w:val="00FD480B"/>
    <w:rsid w:val="00FD500E"/>
    <w:rsid w:val="00FD6913"/>
    <w:rsid w:val="00FD6A63"/>
    <w:rsid w:val="00FE0ECF"/>
    <w:rsid w:val="00FE13AA"/>
    <w:rsid w:val="00FE1D0B"/>
    <w:rsid w:val="00FE4CF9"/>
    <w:rsid w:val="00FE6E56"/>
    <w:rsid w:val="00FE78F7"/>
    <w:rsid w:val="00FF0A90"/>
    <w:rsid w:val="00FF21DB"/>
    <w:rsid w:val="00FF26AC"/>
    <w:rsid w:val="00FF55AD"/>
    <w:rsid w:val="00FF5702"/>
    <w:rsid w:val="00FF7A49"/>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05C9FB"/>
  <w15:docId w15:val="{B276C596-D54B-4328-A48F-523880F51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lang w:val="nl-BE" w:eastAsia="nl-BE"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lsdException w:name="List Bullet 4" w:semiHidden="1" w:unhideWhenUsed="1"/>
    <w:lsdException w:name="List Bullet 5" w:semiHidden="1" w:unhideWhenUsed="1"/>
    <w:lsdException w:name="List Number 2" w:semiHidden="1" w:uiPriority="0" w:unhideWhenUsed="1" w:qFormat="1"/>
    <w:lsdException w:name="List Number 3" w:uiPriority="0"/>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uiPriority="0" w:qFormat="1"/>
    <w:lsdException w:name="List Continue 2" w:uiPriority="0" w:qFormat="1"/>
    <w:lsdException w:name="List Continue 3" w:uiPriority="0"/>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73A60"/>
    <w:pPr>
      <w:spacing w:after="120"/>
      <w:jc w:val="both"/>
    </w:pPr>
    <w:rPr>
      <w:sz w:val="22"/>
    </w:rPr>
  </w:style>
  <w:style w:type="paragraph" w:styleId="Kop1">
    <w:name w:val="heading 1"/>
    <w:basedOn w:val="Standaard"/>
    <w:next w:val="Standaard"/>
    <w:link w:val="Kop1Char"/>
    <w:uiPriority w:val="9"/>
    <w:qFormat/>
    <w:rsid w:val="009A5D26"/>
    <w:pPr>
      <w:keepNext/>
      <w:keepLines/>
      <w:numPr>
        <w:numId w:val="1"/>
      </w:numPr>
      <w:pBdr>
        <w:bottom w:val="single" w:sz="4" w:space="1" w:color="auto"/>
      </w:pBdr>
      <w:spacing w:after="720"/>
      <w:outlineLvl w:val="0"/>
    </w:pPr>
    <w:rPr>
      <w:rFonts w:asciiTheme="majorHAnsi" w:eastAsiaTheme="majorEastAsia" w:hAnsiTheme="majorHAnsi" w:cstheme="majorHAnsi"/>
      <w:b/>
      <w:bCs/>
      <w:smallCaps/>
      <w:sz w:val="36"/>
      <w:szCs w:val="28"/>
    </w:rPr>
  </w:style>
  <w:style w:type="paragraph" w:styleId="Kop2">
    <w:name w:val="heading 2"/>
    <w:basedOn w:val="Standaard"/>
    <w:next w:val="Standaard"/>
    <w:link w:val="Kop2Char"/>
    <w:uiPriority w:val="9"/>
    <w:qFormat/>
    <w:rsid w:val="009A5D26"/>
    <w:pPr>
      <w:keepNext/>
      <w:keepLines/>
      <w:numPr>
        <w:ilvl w:val="1"/>
        <w:numId w:val="1"/>
      </w:numPr>
      <w:spacing w:before="720" w:after="240"/>
      <w:outlineLvl w:val="1"/>
    </w:pPr>
    <w:rPr>
      <w:rFonts w:asciiTheme="majorHAnsi" w:eastAsiaTheme="majorEastAsia" w:hAnsiTheme="majorHAnsi" w:cstheme="majorHAnsi"/>
      <w:b/>
      <w:bCs/>
      <w:sz w:val="28"/>
      <w:szCs w:val="26"/>
    </w:rPr>
  </w:style>
  <w:style w:type="paragraph" w:styleId="Kop3">
    <w:name w:val="heading 3"/>
    <w:basedOn w:val="Standaard"/>
    <w:next w:val="Standaard"/>
    <w:link w:val="Kop3Char"/>
    <w:uiPriority w:val="9"/>
    <w:qFormat/>
    <w:rsid w:val="009A5D26"/>
    <w:pPr>
      <w:keepNext/>
      <w:keepLines/>
      <w:numPr>
        <w:ilvl w:val="2"/>
        <w:numId w:val="1"/>
      </w:numPr>
      <w:spacing w:before="480"/>
      <w:outlineLvl w:val="2"/>
    </w:pPr>
    <w:rPr>
      <w:rFonts w:eastAsiaTheme="majorEastAsia" w:cstheme="majorBidi"/>
      <w:b/>
      <w:bCs/>
      <w:sz w:val="24"/>
    </w:rPr>
  </w:style>
  <w:style w:type="paragraph" w:styleId="Kop4">
    <w:name w:val="heading 4"/>
    <w:basedOn w:val="Standaard"/>
    <w:next w:val="Standaard"/>
    <w:link w:val="Kop4Char"/>
    <w:uiPriority w:val="9"/>
    <w:qFormat/>
    <w:rsid w:val="003D78FF"/>
    <w:pPr>
      <w:keepNext/>
      <w:keepLines/>
      <w:numPr>
        <w:ilvl w:val="3"/>
        <w:numId w:val="1"/>
      </w:numPr>
      <w:outlineLvl w:val="3"/>
    </w:pPr>
    <w:rPr>
      <w:rFonts w:eastAsiaTheme="majorEastAsia" w:cstheme="majorBidi"/>
      <w:b/>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eastAsiaTheme="majorEastAsia" w:hAnsiTheme="majorHAnsi" w:cstheme="majorBidi"/>
      <w:i/>
      <w:iCs/>
      <w:color w:val="0E4657" w:themeColor="accent1" w:themeShade="7F"/>
    </w:rPr>
  </w:style>
  <w:style w:type="paragraph" w:styleId="Kop7">
    <w:name w:val="heading 7"/>
    <w:basedOn w:val="Standaard"/>
    <w:next w:val="Standaard"/>
    <w:link w:val="Kop7Char"/>
    <w:uiPriority w:val="9"/>
    <w:semiHidden/>
    <w:unhideWhenUsed/>
    <w:qFormat/>
    <w:rsid w:val="00FB52EC"/>
    <w:pPr>
      <w:keepNext/>
      <w:keepLines/>
      <w:numPr>
        <w:ilvl w:val="6"/>
        <w:numId w:val="1"/>
      </w:numPr>
      <w:spacing w:before="200"/>
      <w:outlineLvl w:val="6"/>
    </w:pPr>
    <w:rPr>
      <w:rFonts w:asciiTheme="majorHAnsi" w:eastAsiaTheme="majorEastAsia" w:hAnsiTheme="majorHAnsi" w:cstheme="majorBidi"/>
      <w:i/>
      <w:iCs/>
      <w:color w:val="0072DB" w:themeColor="text1" w:themeTint="BF"/>
    </w:rPr>
  </w:style>
  <w:style w:type="paragraph" w:styleId="Kop8">
    <w:name w:val="heading 8"/>
    <w:basedOn w:val="Standaard"/>
    <w:next w:val="Standaard"/>
    <w:link w:val="Kop8Char"/>
    <w:uiPriority w:val="9"/>
    <w:semiHidden/>
    <w:unhideWhenUsed/>
    <w:qFormat/>
    <w:rsid w:val="00FB52EC"/>
    <w:pPr>
      <w:keepNext/>
      <w:keepLines/>
      <w:numPr>
        <w:ilvl w:val="7"/>
        <w:numId w:val="1"/>
      </w:numPr>
      <w:spacing w:before="200"/>
      <w:outlineLvl w:val="7"/>
    </w:pPr>
    <w:rPr>
      <w:rFonts w:asciiTheme="majorHAnsi" w:eastAsiaTheme="majorEastAsia" w:hAnsiTheme="majorHAnsi" w:cstheme="majorBidi"/>
      <w:color w:val="0072DB" w:themeColor="text1" w:themeTint="BF"/>
    </w:rPr>
  </w:style>
  <w:style w:type="paragraph" w:styleId="Kop9">
    <w:name w:val="heading 9"/>
    <w:basedOn w:val="Standaard"/>
    <w:next w:val="Standaard"/>
    <w:link w:val="Kop9Char"/>
    <w:uiPriority w:val="9"/>
    <w:semiHidden/>
    <w:unhideWhenUsed/>
    <w:qFormat/>
    <w:rsid w:val="00FB52EC"/>
    <w:pPr>
      <w:keepNext/>
      <w:keepLines/>
      <w:numPr>
        <w:ilvl w:val="8"/>
        <w:numId w:val="1"/>
      </w:numPr>
      <w:spacing w:before="200"/>
      <w:outlineLvl w:val="8"/>
    </w:pPr>
    <w:rPr>
      <w:rFonts w:asciiTheme="majorHAnsi" w:eastAsiaTheme="majorEastAsia" w:hAnsiTheme="majorHAnsi" w:cstheme="majorBidi"/>
      <w:i/>
      <w:iCs/>
      <w:color w:val="0072DB" w:themeColor="text1" w:themeTint="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59"/>
    <w:rsid w:val="00BF4821"/>
    <w:pPr>
      <w:spacing w:line="240" w:lineRule="auto"/>
    </w:pPr>
    <w:tblPr>
      <w:tblBorders>
        <w:top w:val="single" w:sz="4" w:space="0" w:color="00407A" w:themeColor="text1"/>
        <w:left w:val="single" w:sz="4" w:space="0" w:color="00407A" w:themeColor="text1"/>
        <w:bottom w:val="single" w:sz="4" w:space="0" w:color="00407A" w:themeColor="text1"/>
        <w:right w:val="single" w:sz="4" w:space="0" w:color="00407A" w:themeColor="text1"/>
        <w:insideH w:val="single" w:sz="4" w:space="0" w:color="00407A" w:themeColor="text1"/>
        <w:insideV w:val="single" w:sz="4" w:space="0" w:color="00407A" w:themeColor="text1"/>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customStyle="1" w:styleId="KoptekstChar">
    <w:name w:val="Koptekst Char"/>
    <w:basedOn w:val="Standaardalinea-lettertype"/>
    <w:link w:val="Koptekst"/>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customStyle="1" w:styleId="VoettekstChar">
    <w:name w:val="Voettekst Char"/>
    <w:basedOn w:val="Standaardalinea-lettertype"/>
    <w:link w:val="Voettekst"/>
    <w:rsid w:val="00A5245C"/>
    <w:rPr>
      <w:caps/>
      <w:sz w:val="14"/>
    </w:rPr>
  </w:style>
  <w:style w:type="character" w:customStyle="1" w:styleId="Kop1Char">
    <w:name w:val="Kop 1 Char"/>
    <w:basedOn w:val="Standaardalinea-lettertype"/>
    <w:link w:val="Kop1"/>
    <w:uiPriority w:val="9"/>
    <w:rsid w:val="009A5D26"/>
    <w:rPr>
      <w:rFonts w:asciiTheme="majorHAnsi" w:eastAsiaTheme="majorEastAsia" w:hAnsiTheme="majorHAnsi" w:cstheme="majorHAnsi"/>
      <w:b/>
      <w:bCs/>
      <w:smallCaps/>
      <w:sz w:val="36"/>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customStyle="1" w:styleId="TitelChar">
    <w:name w:val="Titel Char"/>
    <w:basedOn w:val="Standaardalinea-lettertype"/>
    <w:link w:val="Titel"/>
    <w:rsid w:val="003712F3"/>
    <w:rPr>
      <w:rFonts w:eastAsiaTheme="majorEastAsia" w:cstheme="majorBidi"/>
      <w:b/>
      <w:kern w:val="28"/>
      <w:sz w:val="28"/>
      <w:szCs w:val="52"/>
    </w:rPr>
  </w:style>
  <w:style w:type="character" w:customStyle="1" w:styleId="Kop2Char">
    <w:name w:val="Kop 2 Char"/>
    <w:basedOn w:val="Standaardalinea-lettertype"/>
    <w:link w:val="Kop2"/>
    <w:uiPriority w:val="9"/>
    <w:rsid w:val="009A5D26"/>
    <w:rPr>
      <w:rFonts w:asciiTheme="majorHAnsi" w:eastAsiaTheme="majorEastAsia" w:hAnsiTheme="majorHAnsi" w:cstheme="majorHAnsi"/>
      <w:b/>
      <w:bCs/>
      <w:sz w:val="28"/>
      <w:szCs w:val="26"/>
    </w:rPr>
  </w:style>
  <w:style w:type="paragraph" w:styleId="Kopvaninhoudsopgave">
    <w:name w:val="TOC Heading"/>
    <w:basedOn w:val="Standaard"/>
    <w:next w:val="Standaard"/>
    <w:uiPriority w:val="39"/>
    <w:qFormat/>
    <w:rsid w:val="00E52507"/>
    <w:pPr>
      <w:spacing w:after="720"/>
    </w:pPr>
    <w:rPr>
      <w:b/>
      <w:sz w:val="28"/>
      <w:szCs w:val="28"/>
    </w:rPr>
  </w:style>
  <w:style w:type="paragraph" w:styleId="Inhopg2">
    <w:name w:val="toc 2"/>
    <w:basedOn w:val="Standaard"/>
    <w:next w:val="Standaard"/>
    <w:autoRedefine/>
    <w:uiPriority w:val="39"/>
    <w:qFormat/>
    <w:rsid w:val="001D5068"/>
    <w:pPr>
      <w:tabs>
        <w:tab w:val="left" w:pos="1134"/>
        <w:tab w:val="right" w:leader="dot" w:pos="7927"/>
      </w:tabs>
      <w:ind w:left="1134" w:hanging="567"/>
      <w:jc w:val="left"/>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customStyle="1" w:styleId="Kop3Char">
    <w:name w:val="Kop 3 Char"/>
    <w:basedOn w:val="Standaardalinea-lettertype"/>
    <w:link w:val="Kop3"/>
    <w:uiPriority w:val="9"/>
    <w:rsid w:val="009A5D26"/>
    <w:rPr>
      <w:rFonts w:eastAsiaTheme="majorEastAsia" w:cstheme="majorBidi"/>
      <w:b/>
      <w:bCs/>
      <w:sz w:val="24"/>
    </w:rPr>
  </w:style>
  <w:style w:type="character" w:customStyle="1" w:styleId="Kop4Char">
    <w:name w:val="Kop 4 Char"/>
    <w:basedOn w:val="Standaardalinea-lettertype"/>
    <w:link w:val="Kop4"/>
    <w:uiPriority w:val="9"/>
    <w:rsid w:val="003D78FF"/>
    <w:rPr>
      <w:rFonts w:eastAsiaTheme="majorEastAsia" w:cstheme="majorBidi"/>
      <w:b/>
      <w:bCs/>
      <w:i/>
      <w:iCs/>
      <w:sz w:val="22"/>
    </w:rPr>
  </w:style>
  <w:style w:type="character" w:customStyle="1" w:styleId="Kop5Char">
    <w:name w:val="Kop 5 Char"/>
    <w:basedOn w:val="Standaardalinea-lettertype"/>
    <w:link w:val="Kop5"/>
    <w:uiPriority w:val="9"/>
    <w:semiHidden/>
    <w:rsid w:val="00002827"/>
    <w:rPr>
      <w:rFonts w:eastAsiaTheme="majorEastAsia" w:cstheme="majorBidi"/>
      <w:sz w:val="22"/>
    </w:rPr>
  </w:style>
  <w:style w:type="character" w:customStyle="1" w:styleId="Kop6Char">
    <w:name w:val="Kop 6 Char"/>
    <w:basedOn w:val="Standaardalinea-lettertype"/>
    <w:link w:val="Kop6"/>
    <w:uiPriority w:val="9"/>
    <w:semiHidden/>
    <w:rsid w:val="00FB52EC"/>
    <w:rPr>
      <w:rFonts w:asciiTheme="majorHAnsi" w:eastAsiaTheme="majorEastAsia" w:hAnsiTheme="majorHAnsi" w:cstheme="majorBidi"/>
      <w:i/>
      <w:iCs/>
      <w:color w:val="0E4657" w:themeColor="accent1" w:themeShade="7F"/>
      <w:sz w:val="22"/>
    </w:rPr>
  </w:style>
  <w:style w:type="character" w:customStyle="1" w:styleId="Kop7Char">
    <w:name w:val="Kop 7 Char"/>
    <w:basedOn w:val="Standaardalinea-lettertype"/>
    <w:link w:val="Kop7"/>
    <w:uiPriority w:val="9"/>
    <w:semiHidden/>
    <w:rsid w:val="00FB52EC"/>
    <w:rPr>
      <w:rFonts w:asciiTheme="majorHAnsi" w:eastAsiaTheme="majorEastAsia" w:hAnsiTheme="majorHAnsi" w:cstheme="majorBidi"/>
      <w:i/>
      <w:iCs/>
      <w:color w:val="0072DB" w:themeColor="text1" w:themeTint="BF"/>
      <w:sz w:val="22"/>
    </w:rPr>
  </w:style>
  <w:style w:type="character" w:customStyle="1" w:styleId="Kop8Char">
    <w:name w:val="Kop 8 Char"/>
    <w:basedOn w:val="Standaardalinea-lettertype"/>
    <w:link w:val="Kop8"/>
    <w:uiPriority w:val="9"/>
    <w:semiHidden/>
    <w:rsid w:val="00FB52EC"/>
    <w:rPr>
      <w:rFonts w:asciiTheme="majorHAnsi" w:eastAsiaTheme="majorEastAsia" w:hAnsiTheme="majorHAnsi" w:cstheme="majorBidi"/>
      <w:color w:val="0072DB" w:themeColor="text1" w:themeTint="BF"/>
      <w:sz w:val="22"/>
    </w:rPr>
  </w:style>
  <w:style w:type="character" w:customStyle="1" w:styleId="Kop9Char">
    <w:name w:val="Kop 9 Char"/>
    <w:basedOn w:val="Standaardalinea-lettertype"/>
    <w:link w:val="Kop9"/>
    <w:uiPriority w:val="9"/>
    <w:semiHidden/>
    <w:rsid w:val="00FB52EC"/>
    <w:rPr>
      <w:rFonts w:asciiTheme="majorHAnsi" w:eastAsiaTheme="majorEastAsia" w:hAnsiTheme="majorHAnsi" w:cstheme="majorBidi"/>
      <w:i/>
      <w:iCs/>
      <w:color w:val="0072DB" w:themeColor="text1" w:themeTint="BF"/>
      <w:sz w:val="22"/>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customStyle="1" w:styleId="OndertitelChar">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rsid w:val="004B3C25"/>
  </w:style>
  <w:style w:type="paragraph" w:styleId="Lijstopsomteken">
    <w:name w:val="List Bullet"/>
    <w:basedOn w:val="Standaard"/>
    <w:qFormat/>
    <w:rsid w:val="009228B6"/>
    <w:pPr>
      <w:numPr>
        <w:numId w:val="7"/>
      </w:numPr>
      <w:contextualSpacing/>
    </w:pPr>
    <w:rPr>
      <w:lang w:val="nl-NL"/>
    </w:rPr>
  </w:style>
  <w:style w:type="paragraph" w:styleId="Lijstnummering">
    <w:name w:val="List Number"/>
    <w:basedOn w:val="Standaard"/>
    <w:qFormat/>
    <w:rsid w:val="009228B6"/>
    <w:pPr>
      <w:numPr>
        <w:numId w:val="2"/>
      </w:numPr>
      <w:tabs>
        <w:tab w:val="clear" w:pos="360"/>
      </w:tabs>
      <w:contextualSpacing/>
    </w:pPr>
  </w:style>
  <w:style w:type="paragraph" w:styleId="Lijstnummering2">
    <w:name w:val="List Number 2"/>
    <w:basedOn w:val="Standaard"/>
    <w:qFormat/>
    <w:rsid w:val="003712F3"/>
    <w:pPr>
      <w:numPr>
        <w:numId w:val="3"/>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customStyle="1" w:styleId="VoetnoottekstChar">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semiHidden/>
    <w:rsid w:val="00341B1B"/>
    <w:rPr>
      <w:color w:val="00407A" w:themeColor="followedHyperlink"/>
      <w:u w:val="single"/>
    </w:rPr>
  </w:style>
  <w:style w:type="paragraph" w:styleId="Lijstopsomteken2">
    <w:name w:val="List Bullet 2"/>
    <w:basedOn w:val="Standaard"/>
    <w:qFormat/>
    <w:rsid w:val="009228B6"/>
    <w:pPr>
      <w:numPr>
        <w:numId w:val="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customStyle="1" w:styleId="CoverTitel">
    <w:name w:val="_CoverTitel"/>
    <w:basedOn w:val="Standaard"/>
    <w:semiHidden/>
    <w:qFormat/>
    <w:rsid w:val="00024C11"/>
    <w:pPr>
      <w:spacing w:line="240" w:lineRule="auto"/>
    </w:pPr>
    <w:rPr>
      <w:color w:val="1D8DB0"/>
      <w:sz w:val="80"/>
      <w:szCs w:val="80"/>
    </w:rPr>
  </w:style>
  <w:style w:type="paragraph" w:customStyle="1" w:styleId="CoverSubtitel">
    <w:name w:val="_CoverSubtitel"/>
    <w:basedOn w:val="Standaard"/>
    <w:semiHidden/>
    <w:qFormat/>
    <w:rsid w:val="00024C11"/>
    <w:pPr>
      <w:spacing w:line="240" w:lineRule="auto"/>
    </w:pPr>
    <w:rPr>
      <w:sz w:val="40"/>
      <w:szCs w:val="40"/>
    </w:rPr>
  </w:style>
  <w:style w:type="paragraph" w:customStyle="1" w:styleId="BackCoverAdres1">
    <w:name w:val="_BackCover_Adres1"/>
    <w:basedOn w:val="Standaard"/>
    <w:semiHidden/>
    <w:qFormat/>
    <w:rsid w:val="009B43E2"/>
    <w:pPr>
      <w:spacing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ind w:left="357"/>
    </w:pPr>
    <w:rPr>
      <w:i/>
      <w:iCs/>
      <w:color w:val="00407A" w:themeColor="text1"/>
    </w:rPr>
  </w:style>
  <w:style w:type="character" w:customStyle="1" w:styleId="CitaatChar">
    <w:name w:val="Citaat Char"/>
    <w:basedOn w:val="Standaardalinea-lettertype"/>
    <w:link w:val="Citaat"/>
    <w:uiPriority w:val="29"/>
    <w:semiHidden/>
    <w:rsid w:val="00B74F4F"/>
    <w:rPr>
      <w:i/>
      <w:iCs/>
      <w:color w:val="00407A" w:themeColor="text1"/>
    </w:rPr>
  </w:style>
  <w:style w:type="paragraph" w:customStyle="1" w:styleId="CoverKoptekst">
    <w:name w:val="_CoverKoptekst"/>
    <w:basedOn w:val="Standaard"/>
    <w:semiHidden/>
    <w:qFormat/>
    <w:rsid w:val="00F22B68"/>
    <w:pPr>
      <w:spacing w:line="240" w:lineRule="auto"/>
      <w:jc w:val="right"/>
    </w:pPr>
    <w:rPr>
      <w:caps/>
      <w:color w:val="FFFFFF" w:themeColor="background1"/>
      <w:sz w:val="24"/>
    </w:rPr>
  </w:style>
  <w:style w:type="paragraph" w:customStyle="1" w:styleId="BackcoverAdres2">
    <w:name w:val="_Backcover_Adres2"/>
    <w:basedOn w:val="BackCoverAdres1"/>
    <w:semiHidden/>
    <w:qFormat/>
    <w:rsid w:val="00D5781A"/>
    <w:rPr>
      <w:caps w:val="0"/>
    </w:rPr>
  </w:style>
  <w:style w:type="paragraph" w:customStyle="1" w:styleId="CoverAuteur">
    <w:name w:val="_CoverAuteur"/>
    <w:basedOn w:val="Standaard"/>
    <w:semiHidden/>
    <w:qFormat/>
    <w:rsid w:val="00024C11"/>
    <w:pPr>
      <w:spacing w:line="240" w:lineRule="auto"/>
      <w:jc w:val="right"/>
    </w:pPr>
    <w:rPr>
      <w:rFonts w:eastAsia="Calibri" w:cs="Arial"/>
      <w:b/>
      <w:bCs/>
      <w:sz w:val="28"/>
      <w:szCs w:val="24"/>
      <w:lang w:eastAsia="en-US"/>
    </w:rPr>
  </w:style>
  <w:style w:type="paragraph" w:customStyle="1" w:styleId="CoverSubtekst">
    <w:name w:val="_CoverSubtekst"/>
    <w:basedOn w:val="Standaard"/>
    <w:semiHidden/>
    <w:qFormat/>
    <w:rsid w:val="00024C11"/>
    <w:pPr>
      <w:spacing w:line="240" w:lineRule="auto"/>
      <w:jc w:val="right"/>
    </w:pPr>
    <w:rPr>
      <w:sz w:val="24"/>
      <w:szCs w:val="24"/>
    </w:rPr>
  </w:style>
  <w:style w:type="paragraph" w:styleId="Lijstopsomteken3">
    <w:name w:val="List Bullet 3"/>
    <w:basedOn w:val="Standaard"/>
    <w:rsid w:val="009228B6"/>
    <w:pPr>
      <w:numPr>
        <w:numId w:val="6"/>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4"/>
      </w:numPr>
      <w:contextualSpacing/>
    </w:pPr>
    <w:rPr>
      <w:lang w:val="nl-NL"/>
    </w:rPr>
  </w:style>
  <w:style w:type="paragraph" w:customStyle="1" w:styleId="Titel0">
    <w:name w:val="_Titel"/>
    <w:basedOn w:val="Standaard"/>
    <w:next w:val="Standaard"/>
    <w:qFormat/>
    <w:rsid w:val="004031EF"/>
    <w:pPr>
      <w:spacing w:after="720"/>
    </w:pPr>
    <w:rPr>
      <w:rFonts w:asciiTheme="majorHAnsi" w:hAnsiTheme="majorHAnsi" w:cstheme="majorHAnsi"/>
      <w:b/>
      <w:sz w:val="28"/>
    </w:rPr>
  </w:style>
  <w:style w:type="paragraph" w:customStyle="1" w:styleId="Titelinhoudsopgave">
    <w:name w:val="_Titelinhoudsopgave"/>
    <w:basedOn w:val="Titel0"/>
    <w:next w:val="Standaard"/>
    <w:qFormat/>
    <w:rsid w:val="004203C0"/>
    <w:rPr>
      <w:caps/>
    </w:rPr>
  </w:style>
  <w:style w:type="paragraph" w:customStyle="1" w:styleId="BACKCOVERAdres20">
    <w:name w:val="_BACKCOVER_Adres2"/>
    <w:basedOn w:val="BackCoverAdres1"/>
    <w:semiHidden/>
    <w:qFormat/>
    <w:rsid w:val="00060C9B"/>
    <w:rPr>
      <w:caps w:val="0"/>
    </w:rPr>
  </w:style>
  <w:style w:type="paragraph" w:customStyle="1" w:styleId="Kop1zondernummering">
    <w:name w:val="Kop 1 zonder nummering"/>
    <w:basedOn w:val="Kop1"/>
    <w:next w:val="Standaard"/>
    <w:link w:val="Kop1zondernummeringChar"/>
    <w:qFormat/>
    <w:rsid w:val="00A11E07"/>
    <w:pPr>
      <w:numPr>
        <w:numId w:val="0"/>
      </w:numPr>
      <w:pBdr>
        <w:bottom w:val="none" w:sz="0" w:space="0" w:color="auto"/>
      </w:pBdr>
      <w:spacing w:after="480"/>
    </w:pPr>
    <w:rPr>
      <w:rFonts w:ascii="Arial" w:hAnsi="Arial" w:cstheme="majorBidi"/>
      <w:bCs w:val="0"/>
      <w:smallCaps w:val="0"/>
      <w:szCs w:val="32"/>
      <w:lang w:eastAsia="en-US"/>
    </w:rPr>
  </w:style>
  <w:style w:type="character" w:customStyle="1" w:styleId="Kop1zondernummeringChar">
    <w:name w:val="Kop 1 zonder nummering Char"/>
    <w:basedOn w:val="Standaardalinea-lettertype"/>
    <w:link w:val="Kop1zondernummering"/>
    <w:rsid w:val="00A11E07"/>
    <w:rPr>
      <w:rFonts w:eastAsiaTheme="majorEastAsia" w:cstheme="majorBidi"/>
      <w:b/>
      <w:smallCaps/>
      <w:sz w:val="36"/>
      <w:szCs w:val="32"/>
      <w:lang w:eastAsia="en-US"/>
    </w:rPr>
  </w:style>
  <w:style w:type="paragraph" w:styleId="Lijstalinea">
    <w:name w:val="List Paragraph"/>
    <w:basedOn w:val="Standaard"/>
    <w:uiPriority w:val="34"/>
    <w:rsid w:val="004B5FF3"/>
    <w:pPr>
      <w:ind w:left="720"/>
      <w:contextualSpacing/>
    </w:pPr>
    <w:rPr>
      <w:rFonts w:eastAsiaTheme="minorHAnsi" w:cs="Arial"/>
      <w:szCs w:val="22"/>
      <w:lang w:eastAsia="en-US"/>
    </w:rPr>
  </w:style>
  <w:style w:type="paragraph" w:styleId="Bijschrift">
    <w:name w:val="caption"/>
    <w:basedOn w:val="Standaard"/>
    <w:next w:val="Standaard"/>
    <w:uiPriority w:val="35"/>
    <w:unhideWhenUsed/>
    <w:qFormat/>
    <w:rsid w:val="00A11E07"/>
    <w:pPr>
      <w:spacing w:after="200" w:line="240" w:lineRule="auto"/>
    </w:pPr>
    <w:rPr>
      <w:rFonts w:eastAsiaTheme="minorHAnsi" w:cs="Arial"/>
      <w:b/>
      <w:iCs/>
      <w:sz w:val="20"/>
      <w:lang w:eastAsia="en-US"/>
    </w:rPr>
  </w:style>
  <w:style w:type="paragraph" w:customStyle="1" w:styleId="Kop1bijlagen">
    <w:name w:val="Kop 1 bijlagen"/>
    <w:basedOn w:val="Kop1zondernummering"/>
    <w:next w:val="Standaard"/>
    <w:qFormat/>
    <w:rsid w:val="00C1577B"/>
    <w:pPr>
      <w:numPr>
        <w:numId w:val="8"/>
      </w:numPr>
      <w:ind w:left="357" w:hanging="357"/>
    </w:pPr>
    <w:rPr>
      <w:smallCaps/>
      <w:sz w:val="28"/>
    </w:rPr>
  </w:style>
  <w:style w:type="paragraph" w:customStyle="1" w:styleId="Formulemetnummering">
    <w:name w:val="Formule met nummering"/>
    <w:basedOn w:val="Standaard"/>
    <w:next w:val="Standaard"/>
    <w:qFormat/>
    <w:rsid w:val="004B5FF3"/>
    <w:pPr>
      <w:tabs>
        <w:tab w:val="left" w:pos="7655"/>
      </w:tabs>
      <w:spacing w:line="360" w:lineRule="auto"/>
      <w:ind w:left="709"/>
    </w:pPr>
    <w:rPr>
      <w:rFonts w:eastAsia="Times New Roman" w:cs="Arial"/>
      <w:szCs w:val="24"/>
      <w:lang w:eastAsia="nl-NL"/>
    </w:rPr>
  </w:style>
  <w:style w:type="paragraph" w:customStyle="1" w:styleId="EndNoteBibliography">
    <w:name w:val="EndNote Bibliography"/>
    <w:basedOn w:val="Standaard"/>
    <w:link w:val="EndNoteBibliographyChar"/>
    <w:rsid w:val="004B5FF3"/>
    <w:pPr>
      <w:spacing w:line="240" w:lineRule="auto"/>
    </w:pPr>
    <w:rPr>
      <w:rFonts w:eastAsiaTheme="minorHAnsi" w:cs="Arial"/>
      <w:noProof/>
      <w:szCs w:val="22"/>
      <w:lang w:val="en-US" w:eastAsia="en-US"/>
    </w:rPr>
  </w:style>
  <w:style w:type="character" w:customStyle="1" w:styleId="EndNoteBibliographyChar">
    <w:name w:val="EndNote Bibliography Char"/>
    <w:basedOn w:val="Standaardalinea-lettertype"/>
    <w:link w:val="EndNoteBibliography"/>
    <w:rsid w:val="004B5FF3"/>
    <w:rPr>
      <w:rFonts w:eastAsiaTheme="minorHAnsi" w:cs="Arial"/>
      <w:noProof/>
      <w:sz w:val="22"/>
      <w:szCs w:val="22"/>
      <w:lang w:val="en-US" w:eastAsia="en-US"/>
    </w:rPr>
  </w:style>
  <w:style w:type="paragraph" w:styleId="Bibliografie">
    <w:name w:val="Bibliography"/>
    <w:basedOn w:val="Standaard"/>
    <w:next w:val="Standaard"/>
    <w:uiPriority w:val="37"/>
    <w:unhideWhenUsed/>
    <w:rsid w:val="001B243F"/>
    <w:pPr>
      <w:spacing w:after="0" w:line="240" w:lineRule="auto"/>
      <w:jc w:val="left"/>
    </w:pPr>
    <w:rPr>
      <w:rFonts w:asciiTheme="minorHAnsi" w:eastAsiaTheme="minorHAnsi" w:hAnsiTheme="minorHAnsi"/>
      <w:szCs w:val="22"/>
      <w:lang w:eastAsia="en-US"/>
    </w:rPr>
  </w:style>
  <w:style w:type="character" w:styleId="Verwijzingopmerking">
    <w:name w:val="annotation reference"/>
    <w:basedOn w:val="Standaardalinea-lettertype"/>
    <w:uiPriority w:val="99"/>
    <w:semiHidden/>
    <w:unhideWhenUsed/>
    <w:rsid w:val="00533DEF"/>
    <w:rPr>
      <w:sz w:val="16"/>
      <w:szCs w:val="16"/>
    </w:rPr>
  </w:style>
  <w:style w:type="paragraph" w:styleId="Tekstopmerking">
    <w:name w:val="annotation text"/>
    <w:basedOn w:val="Standaard"/>
    <w:link w:val="TekstopmerkingChar"/>
    <w:uiPriority w:val="99"/>
    <w:semiHidden/>
    <w:unhideWhenUsed/>
    <w:rsid w:val="00533DEF"/>
    <w:pPr>
      <w:spacing w:line="240" w:lineRule="auto"/>
    </w:pPr>
    <w:rPr>
      <w:sz w:val="20"/>
    </w:rPr>
  </w:style>
  <w:style w:type="character" w:customStyle="1" w:styleId="TekstopmerkingChar">
    <w:name w:val="Tekst opmerking Char"/>
    <w:basedOn w:val="Standaardalinea-lettertype"/>
    <w:link w:val="Tekstopmerking"/>
    <w:uiPriority w:val="99"/>
    <w:semiHidden/>
    <w:rsid w:val="00533DEF"/>
  </w:style>
  <w:style w:type="paragraph" w:styleId="Onderwerpvanopmerking">
    <w:name w:val="annotation subject"/>
    <w:basedOn w:val="Tekstopmerking"/>
    <w:next w:val="Tekstopmerking"/>
    <w:link w:val="OnderwerpvanopmerkingChar"/>
    <w:uiPriority w:val="99"/>
    <w:semiHidden/>
    <w:unhideWhenUsed/>
    <w:rsid w:val="00533DEF"/>
    <w:rPr>
      <w:b/>
      <w:bCs/>
    </w:rPr>
  </w:style>
  <w:style w:type="character" w:customStyle="1" w:styleId="OnderwerpvanopmerkingChar">
    <w:name w:val="Onderwerp van opmerking Char"/>
    <w:basedOn w:val="TekstopmerkingChar"/>
    <w:link w:val="Onderwerpvanopmerking"/>
    <w:uiPriority w:val="99"/>
    <w:semiHidden/>
    <w:rsid w:val="00533DEF"/>
    <w:rPr>
      <w:b/>
      <w:bCs/>
    </w:rPr>
  </w:style>
  <w:style w:type="character" w:styleId="Onopgelostemelding">
    <w:name w:val="Unresolved Mention"/>
    <w:basedOn w:val="Standaardalinea-lettertype"/>
    <w:uiPriority w:val="99"/>
    <w:semiHidden/>
    <w:unhideWhenUsed/>
    <w:rsid w:val="0083604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81266">
      <w:bodyDiv w:val="1"/>
      <w:marLeft w:val="0"/>
      <w:marRight w:val="0"/>
      <w:marTop w:val="0"/>
      <w:marBottom w:val="0"/>
      <w:divBdr>
        <w:top w:val="none" w:sz="0" w:space="0" w:color="auto"/>
        <w:left w:val="none" w:sz="0" w:space="0" w:color="auto"/>
        <w:bottom w:val="none" w:sz="0" w:space="0" w:color="auto"/>
        <w:right w:val="none" w:sz="0" w:space="0" w:color="auto"/>
      </w:divBdr>
    </w:div>
    <w:div w:id="3091719">
      <w:bodyDiv w:val="1"/>
      <w:marLeft w:val="0"/>
      <w:marRight w:val="0"/>
      <w:marTop w:val="0"/>
      <w:marBottom w:val="0"/>
      <w:divBdr>
        <w:top w:val="none" w:sz="0" w:space="0" w:color="auto"/>
        <w:left w:val="none" w:sz="0" w:space="0" w:color="auto"/>
        <w:bottom w:val="none" w:sz="0" w:space="0" w:color="auto"/>
        <w:right w:val="none" w:sz="0" w:space="0" w:color="auto"/>
      </w:divBdr>
    </w:div>
    <w:div w:id="3172192">
      <w:bodyDiv w:val="1"/>
      <w:marLeft w:val="0"/>
      <w:marRight w:val="0"/>
      <w:marTop w:val="0"/>
      <w:marBottom w:val="0"/>
      <w:divBdr>
        <w:top w:val="none" w:sz="0" w:space="0" w:color="auto"/>
        <w:left w:val="none" w:sz="0" w:space="0" w:color="auto"/>
        <w:bottom w:val="none" w:sz="0" w:space="0" w:color="auto"/>
        <w:right w:val="none" w:sz="0" w:space="0" w:color="auto"/>
      </w:divBdr>
    </w:div>
    <w:div w:id="7223510">
      <w:bodyDiv w:val="1"/>
      <w:marLeft w:val="0"/>
      <w:marRight w:val="0"/>
      <w:marTop w:val="0"/>
      <w:marBottom w:val="0"/>
      <w:divBdr>
        <w:top w:val="none" w:sz="0" w:space="0" w:color="auto"/>
        <w:left w:val="none" w:sz="0" w:space="0" w:color="auto"/>
        <w:bottom w:val="none" w:sz="0" w:space="0" w:color="auto"/>
        <w:right w:val="none" w:sz="0" w:space="0" w:color="auto"/>
      </w:divBdr>
    </w:div>
    <w:div w:id="7800540">
      <w:bodyDiv w:val="1"/>
      <w:marLeft w:val="0"/>
      <w:marRight w:val="0"/>
      <w:marTop w:val="0"/>
      <w:marBottom w:val="0"/>
      <w:divBdr>
        <w:top w:val="none" w:sz="0" w:space="0" w:color="auto"/>
        <w:left w:val="none" w:sz="0" w:space="0" w:color="auto"/>
        <w:bottom w:val="none" w:sz="0" w:space="0" w:color="auto"/>
        <w:right w:val="none" w:sz="0" w:space="0" w:color="auto"/>
      </w:divBdr>
    </w:div>
    <w:div w:id="11155223">
      <w:bodyDiv w:val="1"/>
      <w:marLeft w:val="0"/>
      <w:marRight w:val="0"/>
      <w:marTop w:val="0"/>
      <w:marBottom w:val="0"/>
      <w:divBdr>
        <w:top w:val="none" w:sz="0" w:space="0" w:color="auto"/>
        <w:left w:val="none" w:sz="0" w:space="0" w:color="auto"/>
        <w:bottom w:val="none" w:sz="0" w:space="0" w:color="auto"/>
        <w:right w:val="none" w:sz="0" w:space="0" w:color="auto"/>
      </w:divBdr>
    </w:div>
    <w:div w:id="11500173">
      <w:bodyDiv w:val="1"/>
      <w:marLeft w:val="0"/>
      <w:marRight w:val="0"/>
      <w:marTop w:val="0"/>
      <w:marBottom w:val="0"/>
      <w:divBdr>
        <w:top w:val="none" w:sz="0" w:space="0" w:color="auto"/>
        <w:left w:val="none" w:sz="0" w:space="0" w:color="auto"/>
        <w:bottom w:val="none" w:sz="0" w:space="0" w:color="auto"/>
        <w:right w:val="none" w:sz="0" w:space="0" w:color="auto"/>
      </w:divBdr>
    </w:div>
    <w:div w:id="13266071">
      <w:bodyDiv w:val="1"/>
      <w:marLeft w:val="0"/>
      <w:marRight w:val="0"/>
      <w:marTop w:val="0"/>
      <w:marBottom w:val="0"/>
      <w:divBdr>
        <w:top w:val="none" w:sz="0" w:space="0" w:color="auto"/>
        <w:left w:val="none" w:sz="0" w:space="0" w:color="auto"/>
        <w:bottom w:val="none" w:sz="0" w:space="0" w:color="auto"/>
        <w:right w:val="none" w:sz="0" w:space="0" w:color="auto"/>
      </w:divBdr>
    </w:div>
    <w:div w:id="16277074">
      <w:bodyDiv w:val="1"/>
      <w:marLeft w:val="0"/>
      <w:marRight w:val="0"/>
      <w:marTop w:val="0"/>
      <w:marBottom w:val="0"/>
      <w:divBdr>
        <w:top w:val="none" w:sz="0" w:space="0" w:color="auto"/>
        <w:left w:val="none" w:sz="0" w:space="0" w:color="auto"/>
        <w:bottom w:val="none" w:sz="0" w:space="0" w:color="auto"/>
        <w:right w:val="none" w:sz="0" w:space="0" w:color="auto"/>
      </w:divBdr>
    </w:div>
    <w:div w:id="19815972">
      <w:bodyDiv w:val="1"/>
      <w:marLeft w:val="0"/>
      <w:marRight w:val="0"/>
      <w:marTop w:val="0"/>
      <w:marBottom w:val="0"/>
      <w:divBdr>
        <w:top w:val="none" w:sz="0" w:space="0" w:color="auto"/>
        <w:left w:val="none" w:sz="0" w:space="0" w:color="auto"/>
        <w:bottom w:val="none" w:sz="0" w:space="0" w:color="auto"/>
        <w:right w:val="none" w:sz="0" w:space="0" w:color="auto"/>
      </w:divBdr>
    </w:div>
    <w:div w:id="20590432">
      <w:bodyDiv w:val="1"/>
      <w:marLeft w:val="0"/>
      <w:marRight w:val="0"/>
      <w:marTop w:val="0"/>
      <w:marBottom w:val="0"/>
      <w:divBdr>
        <w:top w:val="none" w:sz="0" w:space="0" w:color="auto"/>
        <w:left w:val="none" w:sz="0" w:space="0" w:color="auto"/>
        <w:bottom w:val="none" w:sz="0" w:space="0" w:color="auto"/>
        <w:right w:val="none" w:sz="0" w:space="0" w:color="auto"/>
      </w:divBdr>
    </w:div>
    <w:div w:id="23334666">
      <w:bodyDiv w:val="1"/>
      <w:marLeft w:val="0"/>
      <w:marRight w:val="0"/>
      <w:marTop w:val="0"/>
      <w:marBottom w:val="0"/>
      <w:divBdr>
        <w:top w:val="none" w:sz="0" w:space="0" w:color="auto"/>
        <w:left w:val="none" w:sz="0" w:space="0" w:color="auto"/>
        <w:bottom w:val="none" w:sz="0" w:space="0" w:color="auto"/>
        <w:right w:val="none" w:sz="0" w:space="0" w:color="auto"/>
      </w:divBdr>
    </w:div>
    <w:div w:id="27923331">
      <w:bodyDiv w:val="1"/>
      <w:marLeft w:val="0"/>
      <w:marRight w:val="0"/>
      <w:marTop w:val="0"/>
      <w:marBottom w:val="0"/>
      <w:divBdr>
        <w:top w:val="none" w:sz="0" w:space="0" w:color="auto"/>
        <w:left w:val="none" w:sz="0" w:space="0" w:color="auto"/>
        <w:bottom w:val="none" w:sz="0" w:space="0" w:color="auto"/>
        <w:right w:val="none" w:sz="0" w:space="0" w:color="auto"/>
      </w:divBdr>
    </w:div>
    <w:div w:id="29038257">
      <w:bodyDiv w:val="1"/>
      <w:marLeft w:val="0"/>
      <w:marRight w:val="0"/>
      <w:marTop w:val="0"/>
      <w:marBottom w:val="0"/>
      <w:divBdr>
        <w:top w:val="none" w:sz="0" w:space="0" w:color="auto"/>
        <w:left w:val="none" w:sz="0" w:space="0" w:color="auto"/>
        <w:bottom w:val="none" w:sz="0" w:space="0" w:color="auto"/>
        <w:right w:val="none" w:sz="0" w:space="0" w:color="auto"/>
      </w:divBdr>
    </w:div>
    <w:div w:id="29234463">
      <w:bodyDiv w:val="1"/>
      <w:marLeft w:val="0"/>
      <w:marRight w:val="0"/>
      <w:marTop w:val="0"/>
      <w:marBottom w:val="0"/>
      <w:divBdr>
        <w:top w:val="none" w:sz="0" w:space="0" w:color="auto"/>
        <w:left w:val="none" w:sz="0" w:space="0" w:color="auto"/>
        <w:bottom w:val="none" w:sz="0" w:space="0" w:color="auto"/>
        <w:right w:val="none" w:sz="0" w:space="0" w:color="auto"/>
      </w:divBdr>
    </w:div>
    <w:div w:id="30309244">
      <w:bodyDiv w:val="1"/>
      <w:marLeft w:val="0"/>
      <w:marRight w:val="0"/>
      <w:marTop w:val="0"/>
      <w:marBottom w:val="0"/>
      <w:divBdr>
        <w:top w:val="none" w:sz="0" w:space="0" w:color="auto"/>
        <w:left w:val="none" w:sz="0" w:space="0" w:color="auto"/>
        <w:bottom w:val="none" w:sz="0" w:space="0" w:color="auto"/>
        <w:right w:val="none" w:sz="0" w:space="0" w:color="auto"/>
      </w:divBdr>
    </w:div>
    <w:div w:id="30495411">
      <w:bodyDiv w:val="1"/>
      <w:marLeft w:val="0"/>
      <w:marRight w:val="0"/>
      <w:marTop w:val="0"/>
      <w:marBottom w:val="0"/>
      <w:divBdr>
        <w:top w:val="none" w:sz="0" w:space="0" w:color="auto"/>
        <w:left w:val="none" w:sz="0" w:space="0" w:color="auto"/>
        <w:bottom w:val="none" w:sz="0" w:space="0" w:color="auto"/>
        <w:right w:val="none" w:sz="0" w:space="0" w:color="auto"/>
      </w:divBdr>
    </w:div>
    <w:div w:id="30956022">
      <w:bodyDiv w:val="1"/>
      <w:marLeft w:val="0"/>
      <w:marRight w:val="0"/>
      <w:marTop w:val="0"/>
      <w:marBottom w:val="0"/>
      <w:divBdr>
        <w:top w:val="none" w:sz="0" w:space="0" w:color="auto"/>
        <w:left w:val="none" w:sz="0" w:space="0" w:color="auto"/>
        <w:bottom w:val="none" w:sz="0" w:space="0" w:color="auto"/>
        <w:right w:val="none" w:sz="0" w:space="0" w:color="auto"/>
      </w:divBdr>
    </w:div>
    <w:div w:id="34282355">
      <w:bodyDiv w:val="1"/>
      <w:marLeft w:val="0"/>
      <w:marRight w:val="0"/>
      <w:marTop w:val="0"/>
      <w:marBottom w:val="0"/>
      <w:divBdr>
        <w:top w:val="none" w:sz="0" w:space="0" w:color="auto"/>
        <w:left w:val="none" w:sz="0" w:space="0" w:color="auto"/>
        <w:bottom w:val="none" w:sz="0" w:space="0" w:color="auto"/>
        <w:right w:val="none" w:sz="0" w:space="0" w:color="auto"/>
      </w:divBdr>
    </w:div>
    <w:div w:id="34736532">
      <w:bodyDiv w:val="1"/>
      <w:marLeft w:val="0"/>
      <w:marRight w:val="0"/>
      <w:marTop w:val="0"/>
      <w:marBottom w:val="0"/>
      <w:divBdr>
        <w:top w:val="none" w:sz="0" w:space="0" w:color="auto"/>
        <w:left w:val="none" w:sz="0" w:space="0" w:color="auto"/>
        <w:bottom w:val="none" w:sz="0" w:space="0" w:color="auto"/>
        <w:right w:val="none" w:sz="0" w:space="0" w:color="auto"/>
      </w:divBdr>
    </w:div>
    <w:div w:id="35156022">
      <w:bodyDiv w:val="1"/>
      <w:marLeft w:val="0"/>
      <w:marRight w:val="0"/>
      <w:marTop w:val="0"/>
      <w:marBottom w:val="0"/>
      <w:divBdr>
        <w:top w:val="none" w:sz="0" w:space="0" w:color="auto"/>
        <w:left w:val="none" w:sz="0" w:space="0" w:color="auto"/>
        <w:bottom w:val="none" w:sz="0" w:space="0" w:color="auto"/>
        <w:right w:val="none" w:sz="0" w:space="0" w:color="auto"/>
      </w:divBdr>
    </w:div>
    <w:div w:id="36242737">
      <w:bodyDiv w:val="1"/>
      <w:marLeft w:val="0"/>
      <w:marRight w:val="0"/>
      <w:marTop w:val="0"/>
      <w:marBottom w:val="0"/>
      <w:divBdr>
        <w:top w:val="none" w:sz="0" w:space="0" w:color="auto"/>
        <w:left w:val="none" w:sz="0" w:space="0" w:color="auto"/>
        <w:bottom w:val="none" w:sz="0" w:space="0" w:color="auto"/>
        <w:right w:val="none" w:sz="0" w:space="0" w:color="auto"/>
      </w:divBdr>
    </w:div>
    <w:div w:id="36660048">
      <w:bodyDiv w:val="1"/>
      <w:marLeft w:val="0"/>
      <w:marRight w:val="0"/>
      <w:marTop w:val="0"/>
      <w:marBottom w:val="0"/>
      <w:divBdr>
        <w:top w:val="none" w:sz="0" w:space="0" w:color="auto"/>
        <w:left w:val="none" w:sz="0" w:space="0" w:color="auto"/>
        <w:bottom w:val="none" w:sz="0" w:space="0" w:color="auto"/>
        <w:right w:val="none" w:sz="0" w:space="0" w:color="auto"/>
      </w:divBdr>
    </w:div>
    <w:div w:id="38165099">
      <w:bodyDiv w:val="1"/>
      <w:marLeft w:val="0"/>
      <w:marRight w:val="0"/>
      <w:marTop w:val="0"/>
      <w:marBottom w:val="0"/>
      <w:divBdr>
        <w:top w:val="none" w:sz="0" w:space="0" w:color="auto"/>
        <w:left w:val="none" w:sz="0" w:space="0" w:color="auto"/>
        <w:bottom w:val="none" w:sz="0" w:space="0" w:color="auto"/>
        <w:right w:val="none" w:sz="0" w:space="0" w:color="auto"/>
      </w:divBdr>
    </w:div>
    <w:div w:id="49232615">
      <w:bodyDiv w:val="1"/>
      <w:marLeft w:val="0"/>
      <w:marRight w:val="0"/>
      <w:marTop w:val="0"/>
      <w:marBottom w:val="0"/>
      <w:divBdr>
        <w:top w:val="none" w:sz="0" w:space="0" w:color="auto"/>
        <w:left w:val="none" w:sz="0" w:space="0" w:color="auto"/>
        <w:bottom w:val="none" w:sz="0" w:space="0" w:color="auto"/>
        <w:right w:val="none" w:sz="0" w:space="0" w:color="auto"/>
      </w:divBdr>
    </w:div>
    <w:div w:id="50690007">
      <w:bodyDiv w:val="1"/>
      <w:marLeft w:val="0"/>
      <w:marRight w:val="0"/>
      <w:marTop w:val="0"/>
      <w:marBottom w:val="0"/>
      <w:divBdr>
        <w:top w:val="none" w:sz="0" w:space="0" w:color="auto"/>
        <w:left w:val="none" w:sz="0" w:space="0" w:color="auto"/>
        <w:bottom w:val="none" w:sz="0" w:space="0" w:color="auto"/>
        <w:right w:val="none" w:sz="0" w:space="0" w:color="auto"/>
      </w:divBdr>
    </w:div>
    <w:div w:id="50807917">
      <w:bodyDiv w:val="1"/>
      <w:marLeft w:val="0"/>
      <w:marRight w:val="0"/>
      <w:marTop w:val="0"/>
      <w:marBottom w:val="0"/>
      <w:divBdr>
        <w:top w:val="none" w:sz="0" w:space="0" w:color="auto"/>
        <w:left w:val="none" w:sz="0" w:space="0" w:color="auto"/>
        <w:bottom w:val="none" w:sz="0" w:space="0" w:color="auto"/>
        <w:right w:val="none" w:sz="0" w:space="0" w:color="auto"/>
      </w:divBdr>
    </w:div>
    <w:div w:id="51467665">
      <w:bodyDiv w:val="1"/>
      <w:marLeft w:val="0"/>
      <w:marRight w:val="0"/>
      <w:marTop w:val="0"/>
      <w:marBottom w:val="0"/>
      <w:divBdr>
        <w:top w:val="none" w:sz="0" w:space="0" w:color="auto"/>
        <w:left w:val="none" w:sz="0" w:space="0" w:color="auto"/>
        <w:bottom w:val="none" w:sz="0" w:space="0" w:color="auto"/>
        <w:right w:val="none" w:sz="0" w:space="0" w:color="auto"/>
      </w:divBdr>
    </w:div>
    <w:div w:id="51657889">
      <w:bodyDiv w:val="1"/>
      <w:marLeft w:val="0"/>
      <w:marRight w:val="0"/>
      <w:marTop w:val="0"/>
      <w:marBottom w:val="0"/>
      <w:divBdr>
        <w:top w:val="none" w:sz="0" w:space="0" w:color="auto"/>
        <w:left w:val="none" w:sz="0" w:space="0" w:color="auto"/>
        <w:bottom w:val="none" w:sz="0" w:space="0" w:color="auto"/>
        <w:right w:val="none" w:sz="0" w:space="0" w:color="auto"/>
      </w:divBdr>
    </w:div>
    <w:div w:id="58090087">
      <w:bodyDiv w:val="1"/>
      <w:marLeft w:val="0"/>
      <w:marRight w:val="0"/>
      <w:marTop w:val="0"/>
      <w:marBottom w:val="0"/>
      <w:divBdr>
        <w:top w:val="none" w:sz="0" w:space="0" w:color="auto"/>
        <w:left w:val="none" w:sz="0" w:space="0" w:color="auto"/>
        <w:bottom w:val="none" w:sz="0" w:space="0" w:color="auto"/>
        <w:right w:val="none" w:sz="0" w:space="0" w:color="auto"/>
      </w:divBdr>
    </w:div>
    <w:div w:id="58794561">
      <w:bodyDiv w:val="1"/>
      <w:marLeft w:val="0"/>
      <w:marRight w:val="0"/>
      <w:marTop w:val="0"/>
      <w:marBottom w:val="0"/>
      <w:divBdr>
        <w:top w:val="none" w:sz="0" w:space="0" w:color="auto"/>
        <w:left w:val="none" w:sz="0" w:space="0" w:color="auto"/>
        <w:bottom w:val="none" w:sz="0" w:space="0" w:color="auto"/>
        <w:right w:val="none" w:sz="0" w:space="0" w:color="auto"/>
      </w:divBdr>
    </w:div>
    <w:div w:id="59523751">
      <w:bodyDiv w:val="1"/>
      <w:marLeft w:val="0"/>
      <w:marRight w:val="0"/>
      <w:marTop w:val="0"/>
      <w:marBottom w:val="0"/>
      <w:divBdr>
        <w:top w:val="none" w:sz="0" w:space="0" w:color="auto"/>
        <w:left w:val="none" w:sz="0" w:space="0" w:color="auto"/>
        <w:bottom w:val="none" w:sz="0" w:space="0" w:color="auto"/>
        <w:right w:val="none" w:sz="0" w:space="0" w:color="auto"/>
      </w:divBdr>
    </w:div>
    <w:div w:id="59720867">
      <w:bodyDiv w:val="1"/>
      <w:marLeft w:val="0"/>
      <w:marRight w:val="0"/>
      <w:marTop w:val="0"/>
      <w:marBottom w:val="0"/>
      <w:divBdr>
        <w:top w:val="none" w:sz="0" w:space="0" w:color="auto"/>
        <w:left w:val="none" w:sz="0" w:space="0" w:color="auto"/>
        <w:bottom w:val="none" w:sz="0" w:space="0" w:color="auto"/>
        <w:right w:val="none" w:sz="0" w:space="0" w:color="auto"/>
      </w:divBdr>
    </w:div>
    <w:div w:id="60032030">
      <w:bodyDiv w:val="1"/>
      <w:marLeft w:val="0"/>
      <w:marRight w:val="0"/>
      <w:marTop w:val="0"/>
      <w:marBottom w:val="0"/>
      <w:divBdr>
        <w:top w:val="none" w:sz="0" w:space="0" w:color="auto"/>
        <w:left w:val="none" w:sz="0" w:space="0" w:color="auto"/>
        <w:bottom w:val="none" w:sz="0" w:space="0" w:color="auto"/>
        <w:right w:val="none" w:sz="0" w:space="0" w:color="auto"/>
      </w:divBdr>
    </w:div>
    <w:div w:id="60753989">
      <w:bodyDiv w:val="1"/>
      <w:marLeft w:val="0"/>
      <w:marRight w:val="0"/>
      <w:marTop w:val="0"/>
      <w:marBottom w:val="0"/>
      <w:divBdr>
        <w:top w:val="none" w:sz="0" w:space="0" w:color="auto"/>
        <w:left w:val="none" w:sz="0" w:space="0" w:color="auto"/>
        <w:bottom w:val="none" w:sz="0" w:space="0" w:color="auto"/>
        <w:right w:val="none" w:sz="0" w:space="0" w:color="auto"/>
      </w:divBdr>
    </w:div>
    <w:div w:id="60835910">
      <w:bodyDiv w:val="1"/>
      <w:marLeft w:val="0"/>
      <w:marRight w:val="0"/>
      <w:marTop w:val="0"/>
      <w:marBottom w:val="0"/>
      <w:divBdr>
        <w:top w:val="none" w:sz="0" w:space="0" w:color="auto"/>
        <w:left w:val="none" w:sz="0" w:space="0" w:color="auto"/>
        <w:bottom w:val="none" w:sz="0" w:space="0" w:color="auto"/>
        <w:right w:val="none" w:sz="0" w:space="0" w:color="auto"/>
      </w:divBdr>
    </w:div>
    <w:div w:id="61411343">
      <w:bodyDiv w:val="1"/>
      <w:marLeft w:val="0"/>
      <w:marRight w:val="0"/>
      <w:marTop w:val="0"/>
      <w:marBottom w:val="0"/>
      <w:divBdr>
        <w:top w:val="none" w:sz="0" w:space="0" w:color="auto"/>
        <w:left w:val="none" w:sz="0" w:space="0" w:color="auto"/>
        <w:bottom w:val="none" w:sz="0" w:space="0" w:color="auto"/>
        <w:right w:val="none" w:sz="0" w:space="0" w:color="auto"/>
      </w:divBdr>
    </w:div>
    <w:div w:id="62068115">
      <w:bodyDiv w:val="1"/>
      <w:marLeft w:val="0"/>
      <w:marRight w:val="0"/>
      <w:marTop w:val="0"/>
      <w:marBottom w:val="0"/>
      <w:divBdr>
        <w:top w:val="none" w:sz="0" w:space="0" w:color="auto"/>
        <w:left w:val="none" w:sz="0" w:space="0" w:color="auto"/>
        <w:bottom w:val="none" w:sz="0" w:space="0" w:color="auto"/>
        <w:right w:val="none" w:sz="0" w:space="0" w:color="auto"/>
      </w:divBdr>
    </w:div>
    <w:div w:id="62340788">
      <w:bodyDiv w:val="1"/>
      <w:marLeft w:val="0"/>
      <w:marRight w:val="0"/>
      <w:marTop w:val="0"/>
      <w:marBottom w:val="0"/>
      <w:divBdr>
        <w:top w:val="none" w:sz="0" w:space="0" w:color="auto"/>
        <w:left w:val="none" w:sz="0" w:space="0" w:color="auto"/>
        <w:bottom w:val="none" w:sz="0" w:space="0" w:color="auto"/>
        <w:right w:val="none" w:sz="0" w:space="0" w:color="auto"/>
      </w:divBdr>
    </w:div>
    <w:div w:id="62416023">
      <w:bodyDiv w:val="1"/>
      <w:marLeft w:val="0"/>
      <w:marRight w:val="0"/>
      <w:marTop w:val="0"/>
      <w:marBottom w:val="0"/>
      <w:divBdr>
        <w:top w:val="none" w:sz="0" w:space="0" w:color="auto"/>
        <w:left w:val="none" w:sz="0" w:space="0" w:color="auto"/>
        <w:bottom w:val="none" w:sz="0" w:space="0" w:color="auto"/>
        <w:right w:val="none" w:sz="0" w:space="0" w:color="auto"/>
      </w:divBdr>
    </w:div>
    <w:div w:id="62604250">
      <w:bodyDiv w:val="1"/>
      <w:marLeft w:val="0"/>
      <w:marRight w:val="0"/>
      <w:marTop w:val="0"/>
      <w:marBottom w:val="0"/>
      <w:divBdr>
        <w:top w:val="none" w:sz="0" w:space="0" w:color="auto"/>
        <w:left w:val="none" w:sz="0" w:space="0" w:color="auto"/>
        <w:bottom w:val="none" w:sz="0" w:space="0" w:color="auto"/>
        <w:right w:val="none" w:sz="0" w:space="0" w:color="auto"/>
      </w:divBdr>
    </w:div>
    <w:div w:id="62795889">
      <w:bodyDiv w:val="1"/>
      <w:marLeft w:val="0"/>
      <w:marRight w:val="0"/>
      <w:marTop w:val="0"/>
      <w:marBottom w:val="0"/>
      <w:divBdr>
        <w:top w:val="none" w:sz="0" w:space="0" w:color="auto"/>
        <w:left w:val="none" w:sz="0" w:space="0" w:color="auto"/>
        <w:bottom w:val="none" w:sz="0" w:space="0" w:color="auto"/>
        <w:right w:val="none" w:sz="0" w:space="0" w:color="auto"/>
      </w:divBdr>
    </w:div>
    <w:div w:id="65879485">
      <w:bodyDiv w:val="1"/>
      <w:marLeft w:val="0"/>
      <w:marRight w:val="0"/>
      <w:marTop w:val="0"/>
      <w:marBottom w:val="0"/>
      <w:divBdr>
        <w:top w:val="none" w:sz="0" w:space="0" w:color="auto"/>
        <w:left w:val="none" w:sz="0" w:space="0" w:color="auto"/>
        <w:bottom w:val="none" w:sz="0" w:space="0" w:color="auto"/>
        <w:right w:val="none" w:sz="0" w:space="0" w:color="auto"/>
      </w:divBdr>
    </w:div>
    <w:div w:id="75588959">
      <w:bodyDiv w:val="1"/>
      <w:marLeft w:val="0"/>
      <w:marRight w:val="0"/>
      <w:marTop w:val="0"/>
      <w:marBottom w:val="0"/>
      <w:divBdr>
        <w:top w:val="none" w:sz="0" w:space="0" w:color="auto"/>
        <w:left w:val="none" w:sz="0" w:space="0" w:color="auto"/>
        <w:bottom w:val="none" w:sz="0" w:space="0" w:color="auto"/>
        <w:right w:val="none" w:sz="0" w:space="0" w:color="auto"/>
      </w:divBdr>
    </w:div>
    <w:div w:id="75634635">
      <w:bodyDiv w:val="1"/>
      <w:marLeft w:val="0"/>
      <w:marRight w:val="0"/>
      <w:marTop w:val="0"/>
      <w:marBottom w:val="0"/>
      <w:divBdr>
        <w:top w:val="none" w:sz="0" w:space="0" w:color="auto"/>
        <w:left w:val="none" w:sz="0" w:space="0" w:color="auto"/>
        <w:bottom w:val="none" w:sz="0" w:space="0" w:color="auto"/>
        <w:right w:val="none" w:sz="0" w:space="0" w:color="auto"/>
      </w:divBdr>
    </w:div>
    <w:div w:id="80224510">
      <w:bodyDiv w:val="1"/>
      <w:marLeft w:val="0"/>
      <w:marRight w:val="0"/>
      <w:marTop w:val="0"/>
      <w:marBottom w:val="0"/>
      <w:divBdr>
        <w:top w:val="none" w:sz="0" w:space="0" w:color="auto"/>
        <w:left w:val="none" w:sz="0" w:space="0" w:color="auto"/>
        <w:bottom w:val="none" w:sz="0" w:space="0" w:color="auto"/>
        <w:right w:val="none" w:sz="0" w:space="0" w:color="auto"/>
      </w:divBdr>
    </w:div>
    <w:div w:id="81803273">
      <w:bodyDiv w:val="1"/>
      <w:marLeft w:val="0"/>
      <w:marRight w:val="0"/>
      <w:marTop w:val="0"/>
      <w:marBottom w:val="0"/>
      <w:divBdr>
        <w:top w:val="none" w:sz="0" w:space="0" w:color="auto"/>
        <w:left w:val="none" w:sz="0" w:space="0" w:color="auto"/>
        <w:bottom w:val="none" w:sz="0" w:space="0" w:color="auto"/>
        <w:right w:val="none" w:sz="0" w:space="0" w:color="auto"/>
      </w:divBdr>
    </w:div>
    <w:div w:id="82607183">
      <w:bodyDiv w:val="1"/>
      <w:marLeft w:val="0"/>
      <w:marRight w:val="0"/>
      <w:marTop w:val="0"/>
      <w:marBottom w:val="0"/>
      <w:divBdr>
        <w:top w:val="none" w:sz="0" w:space="0" w:color="auto"/>
        <w:left w:val="none" w:sz="0" w:space="0" w:color="auto"/>
        <w:bottom w:val="none" w:sz="0" w:space="0" w:color="auto"/>
        <w:right w:val="none" w:sz="0" w:space="0" w:color="auto"/>
      </w:divBdr>
    </w:div>
    <w:div w:id="82920898">
      <w:bodyDiv w:val="1"/>
      <w:marLeft w:val="0"/>
      <w:marRight w:val="0"/>
      <w:marTop w:val="0"/>
      <w:marBottom w:val="0"/>
      <w:divBdr>
        <w:top w:val="none" w:sz="0" w:space="0" w:color="auto"/>
        <w:left w:val="none" w:sz="0" w:space="0" w:color="auto"/>
        <w:bottom w:val="none" w:sz="0" w:space="0" w:color="auto"/>
        <w:right w:val="none" w:sz="0" w:space="0" w:color="auto"/>
      </w:divBdr>
    </w:div>
    <w:div w:id="83035615">
      <w:bodyDiv w:val="1"/>
      <w:marLeft w:val="0"/>
      <w:marRight w:val="0"/>
      <w:marTop w:val="0"/>
      <w:marBottom w:val="0"/>
      <w:divBdr>
        <w:top w:val="none" w:sz="0" w:space="0" w:color="auto"/>
        <w:left w:val="none" w:sz="0" w:space="0" w:color="auto"/>
        <w:bottom w:val="none" w:sz="0" w:space="0" w:color="auto"/>
        <w:right w:val="none" w:sz="0" w:space="0" w:color="auto"/>
      </w:divBdr>
    </w:div>
    <w:div w:id="83917806">
      <w:bodyDiv w:val="1"/>
      <w:marLeft w:val="0"/>
      <w:marRight w:val="0"/>
      <w:marTop w:val="0"/>
      <w:marBottom w:val="0"/>
      <w:divBdr>
        <w:top w:val="none" w:sz="0" w:space="0" w:color="auto"/>
        <w:left w:val="none" w:sz="0" w:space="0" w:color="auto"/>
        <w:bottom w:val="none" w:sz="0" w:space="0" w:color="auto"/>
        <w:right w:val="none" w:sz="0" w:space="0" w:color="auto"/>
      </w:divBdr>
    </w:div>
    <w:div w:id="84614091">
      <w:bodyDiv w:val="1"/>
      <w:marLeft w:val="0"/>
      <w:marRight w:val="0"/>
      <w:marTop w:val="0"/>
      <w:marBottom w:val="0"/>
      <w:divBdr>
        <w:top w:val="none" w:sz="0" w:space="0" w:color="auto"/>
        <w:left w:val="none" w:sz="0" w:space="0" w:color="auto"/>
        <w:bottom w:val="none" w:sz="0" w:space="0" w:color="auto"/>
        <w:right w:val="none" w:sz="0" w:space="0" w:color="auto"/>
      </w:divBdr>
    </w:div>
    <w:div w:id="89468648">
      <w:bodyDiv w:val="1"/>
      <w:marLeft w:val="0"/>
      <w:marRight w:val="0"/>
      <w:marTop w:val="0"/>
      <w:marBottom w:val="0"/>
      <w:divBdr>
        <w:top w:val="none" w:sz="0" w:space="0" w:color="auto"/>
        <w:left w:val="none" w:sz="0" w:space="0" w:color="auto"/>
        <w:bottom w:val="none" w:sz="0" w:space="0" w:color="auto"/>
        <w:right w:val="none" w:sz="0" w:space="0" w:color="auto"/>
      </w:divBdr>
    </w:div>
    <w:div w:id="94639797">
      <w:bodyDiv w:val="1"/>
      <w:marLeft w:val="0"/>
      <w:marRight w:val="0"/>
      <w:marTop w:val="0"/>
      <w:marBottom w:val="0"/>
      <w:divBdr>
        <w:top w:val="none" w:sz="0" w:space="0" w:color="auto"/>
        <w:left w:val="none" w:sz="0" w:space="0" w:color="auto"/>
        <w:bottom w:val="none" w:sz="0" w:space="0" w:color="auto"/>
        <w:right w:val="none" w:sz="0" w:space="0" w:color="auto"/>
      </w:divBdr>
    </w:div>
    <w:div w:id="100034186">
      <w:bodyDiv w:val="1"/>
      <w:marLeft w:val="0"/>
      <w:marRight w:val="0"/>
      <w:marTop w:val="0"/>
      <w:marBottom w:val="0"/>
      <w:divBdr>
        <w:top w:val="none" w:sz="0" w:space="0" w:color="auto"/>
        <w:left w:val="none" w:sz="0" w:space="0" w:color="auto"/>
        <w:bottom w:val="none" w:sz="0" w:space="0" w:color="auto"/>
        <w:right w:val="none" w:sz="0" w:space="0" w:color="auto"/>
      </w:divBdr>
    </w:div>
    <w:div w:id="101339945">
      <w:bodyDiv w:val="1"/>
      <w:marLeft w:val="0"/>
      <w:marRight w:val="0"/>
      <w:marTop w:val="0"/>
      <w:marBottom w:val="0"/>
      <w:divBdr>
        <w:top w:val="none" w:sz="0" w:space="0" w:color="auto"/>
        <w:left w:val="none" w:sz="0" w:space="0" w:color="auto"/>
        <w:bottom w:val="none" w:sz="0" w:space="0" w:color="auto"/>
        <w:right w:val="none" w:sz="0" w:space="0" w:color="auto"/>
      </w:divBdr>
    </w:div>
    <w:div w:id="102195001">
      <w:bodyDiv w:val="1"/>
      <w:marLeft w:val="0"/>
      <w:marRight w:val="0"/>
      <w:marTop w:val="0"/>
      <w:marBottom w:val="0"/>
      <w:divBdr>
        <w:top w:val="none" w:sz="0" w:space="0" w:color="auto"/>
        <w:left w:val="none" w:sz="0" w:space="0" w:color="auto"/>
        <w:bottom w:val="none" w:sz="0" w:space="0" w:color="auto"/>
        <w:right w:val="none" w:sz="0" w:space="0" w:color="auto"/>
      </w:divBdr>
    </w:div>
    <w:div w:id="106002956">
      <w:bodyDiv w:val="1"/>
      <w:marLeft w:val="0"/>
      <w:marRight w:val="0"/>
      <w:marTop w:val="0"/>
      <w:marBottom w:val="0"/>
      <w:divBdr>
        <w:top w:val="none" w:sz="0" w:space="0" w:color="auto"/>
        <w:left w:val="none" w:sz="0" w:space="0" w:color="auto"/>
        <w:bottom w:val="none" w:sz="0" w:space="0" w:color="auto"/>
        <w:right w:val="none" w:sz="0" w:space="0" w:color="auto"/>
      </w:divBdr>
    </w:div>
    <w:div w:id="112479379">
      <w:bodyDiv w:val="1"/>
      <w:marLeft w:val="0"/>
      <w:marRight w:val="0"/>
      <w:marTop w:val="0"/>
      <w:marBottom w:val="0"/>
      <w:divBdr>
        <w:top w:val="none" w:sz="0" w:space="0" w:color="auto"/>
        <w:left w:val="none" w:sz="0" w:space="0" w:color="auto"/>
        <w:bottom w:val="none" w:sz="0" w:space="0" w:color="auto"/>
        <w:right w:val="none" w:sz="0" w:space="0" w:color="auto"/>
      </w:divBdr>
    </w:div>
    <w:div w:id="112552996">
      <w:bodyDiv w:val="1"/>
      <w:marLeft w:val="0"/>
      <w:marRight w:val="0"/>
      <w:marTop w:val="0"/>
      <w:marBottom w:val="0"/>
      <w:divBdr>
        <w:top w:val="none" w:sz="0" w:space="0" w:color="auto"/>
        <w:left w:val="none" w:sz="0" w:space="0" w:color="auto"/>
        <w:bottom w:val="none" w:sz="0" w:space="0" w:color="auto"/>
        <w:right w:val="none" w:sz="0" w:space="0" w:color="auto"/>
      </w:divBdr>
    </w:div>
    <w:div w:id="117913988">
      <w:bodyDiv w:val="1"/>
      <w:marLeft w:val="0"/>
      <w:marRight w:val="0"/>
      <w:marTop w:val="0"/>
      <w:marBottom w:val="0"/>
      <w:divBdr>
        <w:top w:val="none" w:sz="0" w:space="0" w:color="auto"/>
        <w:left w:val="none" w:sz="0" w:space="0" w:color="auto"/>
        <w:bottom w:val="none" w:sz="0" w:space="0" w:color="auto"/>
        <w:right w:val="none" w:sz="0" w:space="0" w:color="auto"/>
      </w:divBdr>
    </w:div>
    <w:div w:id="118106999">
      <w:bodyDiv w:val="1"/>
      <w:marLeft w:val="0"/>
      <w:marRight w:val="0"/>
      <w:marTop w:val="0"/>
      <w:marBottom w:val="0"/>
      <w:divBdr>
        <w:top w:val="none" w:sz="0" w:space="0" w:color="auto"/>
        <w:left w:val="none" w:sz="0" w:space="0" w:color="auto"/>
        <w:bottom w:val="none" w:sz="0" w:space="0" w:color="auto"/>
        <w:right w:val="none" w:sz="0" w:space="0" w:color="auto"/>
      </w:divBdr>
    </w:div>
    <w:div w:id="119302763">
      <w:bodyDiv w:val="1"/>
      <w:marLeft w:val="0"/>
      <w:marRight w:val="0"/>
      <w:marTop w:val="0"/>
      <w:marBottom w:val="0"/>
      <w:divBdr>
        <w:top w:val="none" w:sz="0" w:space="0" w:color="auto"/>
        <w:left w:val="none" w:sz="0" w:space="0" w:color="auto"/>
        <w:bottom w:val="none" w:sz="0" w:space="0" w:color="auto"/>
        <w:right w:val="none" w:sz="0" w:space="0" w:color="auto"/>
      </w:divBdr>
    </w:div>
    <w:div w:id="126707085">
      <w:bodyDiv w:val="1"/>
      <w:marLeft w:val="0"/>
      <w:marRight w:val="0"/>
      <w:marTop w:val="0"/>
      <w:marBottom w:val="0"/>
      <w:divBdr>
        <w:top w:val="none" w:sz="0" w:space="0" w:color="auto"/>
        <w:left w:val="none" w:sz="0" w:space="0" w:color="auto"/>
        <w:bottom w:val="none" w:sz="0" w:space="0" w:color="auto"/>
        <w:right w:val="none" w:sz="0" w:space="0" w:color="auto"/>
      </w:divBdr>
    </w:div>
    <w:div w:id="128321895">
      <w:bodyDiv w:val="1"/>
      <w:marLeft w:val="0"/>
      <w:marRight w:val="0"/>
      <w:marTop w:val="0"/>
      <w:marBottom w:val="0"/>
      <w:divBdr>
        <w:top w:val="none" w:sz="0" w:space="0" w:color="auto"/>
        <w:left w:val="none" w:sz="0" w:space="0" w:color="auto"/>
        <w:bottom w:val="none" w:sz="0" w:space="0" w:color="auto"/>
        <w:right w:val="none" w:sz="0" w:space="0" w:color="auto"/>
      </w:divBdr>
    </w:div>
    <w:div w:id="129441178">
      <w:bodyDiv w:val="1"/>
      <w:marLeft w:val="0"/>
      <w:marRight w:val="0"/>
      <w:marTop w:val="0"/>
      <w:marBottom w:val="0"/>
      <w:divBdr>
        <w:top w:val="none" w:sz="0" w:space="0" w:color="auto"/>
        <w:left w:val="none" w:sz="0" w:space="0" w:color="auto"/>
        <w:bottom w:val="none" w:sz="0" w:space="0" w:color="auto"/>
        <w:right w:val="none" w:sz="0" w:space="0" w:color="auto"/>
      </w:divBdr>
    </w:div>
    <w:div w:id="132063838">
      <w:bodyDiv w:val="1"/>
      <w:marLeft w:val="0"/>
      <w:marRight w:val="0"/>
      <w:marTop w:val="0"/>
      <w:marBottom w:val="0"/>
      <w:divBdr>
        <w:top w:val="none" w:sz="0" w:space="0" w:color="auto"/>
        <w:left w:val="none" w:sz="0" w:space="0" w:color="auto"/>
        <w:bottom w:val="none" w:sz="0" w:space="0" w:color="auto"/>
        <w:right w:val="none" w:sz="0" w:space="0" w:color="auto"/>
      </w:divBdr>
    </w:div>
    <w:div w:id="134639656">
      <w:bodyDiv w:val="1"/>
      <w:marLeft w:val="0"/>
      <w:marRight w:val="0"/>
      <w:marTop w:val="0"/>
      <w:marBottom w:val="0"/>
      <w:divBdr>
        <w:top w:val="none" w:sz="0" w:space="0" w:color="auto"/>
        <w:left w:val="none" w:sz="0" w:space="0" w:color="auto"/>
        <w:bottom w:val="none" w:sz="0" w:space="0" w:color="auto"/>
        <w:right w:val="none" w:sz="0" w:space="0" w:color="auto"/>
      </w:divBdr>
    </w:div>
    <w:div w:id="134762271">
      <w:bodyDiv w:val="1"/>
      <w:marLeft w:val="0"/>
      <w:marRight w:val="0"/>
      <w:marTop w:val="0"/>
      <w:marBottom w:val="0"/>
      <w:divBdr>
        <w:top w:val="none" w:sz="0" w:space="0" w:color="auto"/>
        <w:left w:val="none" w:sz="0" w:space="0" w:color="auto"/>
        <w:bottom w:val="none" w:sz="0" w:space="0" w:color="auto"/>
        <w:right w:val="none" w:sz="0" w:space="0" w:color="auto"/>
      </w:divBdr>
    </w:div>
    <w:div w:id="137577728">
      <w:bodyDiv w:val="1"/>
      <w:marLeft w:val="0"/>
      <w:marRight w:val="0"/>
      <w:marTop w:val="0"/>
      <w:marBottom w:val="0"/>
      <w:divBdr>
        <w:top w:val="none" w:sz="0" w:space="0" w:color="auto"/>
        <w:left w:val="none" w:sz="0" w:space="0" w:color="auto"/>
        <w:bottom w:val="none" w:sz="0" w:space="0" w:color="auto"/>
        <w:right w:val="none" w:sz="0" w:space="0" w:color="auto"/>
      </w:divBdr>
    </w:div>
    <w:div w:id="137848608">
      <w:bodyDiv w:val="1"/>
      <w:marLeft w:val="0"/>
      <w:marRight w:val="0"/>
      <w:marTop w:val="0"/>
      <w:marBottom w:val="0"/>
      <w:divBdr>
        <w:top w:val="none" w:sz="0" w:space="0" w:color="auto"/>
        <w:left w:val="none" w:sz="0" w:space="0" w:color="auto"/>
        <w:bottom w:val="none" w:sz="0" w:space="0" w:color="auto"/>
        <w:right w:val="none" w:sz="0" w:space="0" w:color="auto"/>
      </w:divBdr>
    </w:div>
    <w:div w:id="140970455">
      <w:bodyDiv w:val="1"/>
      <w:marLeft w:val="0"/>
      <w:marRight w:val="0"/>
      <w:marTop w:val="0"/>
      <w:marBottom w:val="0"/>
      <w:divBdr>
        <w:top w:val="none" w:sz="0" w:space="0" w:color="auto"/>
        <w:left w:val="none" w:sz="0" w:space="0" w:color="auto"/>
        <w:bottom w:val="none" w:sz="0" w:space="0" w:color="auto"/>
        <w:right w:val="none" w:sz="0" w:space="0" w:color="auto"/>
      </w:divBdr>
    </w:div>
    <w:div w:id="142356115">
      <w:bodyDiv w:val="1"/>
      <w:marLeft w:val="0"/>
      <w:marRight w:val="0"/>
      <w:marTop w:val="0"/>
      <w:marBottom w:val="0"/>
      <w:divBdr>
        <w:top w:val="none" w:sz="0" w:space="0" w:color="auto"/>
        <w:left w:val="none" w:sz="0" w:space="0" w:color="auto"/>
        <w:bottom w:val="none" w:sz="0" w:space="0" w:color="auto"/>
        <w:right w:val="none" w:sz="0" w:space="0" w:color="auto"/>
      </w:divBdr>
    </w:div>
    <w:div w:id="145899803">
      <w:bodyDiv w:val="1"/>
      <w:marLeft w:val="0"/>
      <w:marRight w:val="0"/>
      <w:marTop w:val="0"/>
      <w:marBottom w:val="0"/>
      <w:divBdr>
        <w:top w:val="none" w:sz="0" w:space="0" w:color="auto"/>
        <w:left w:val="none" w:sz="0" w:space="0" w:color="auto"/>
        <w:bottom w:val="none" w:sz="0" w:space="0" w:color="auto"/>
        <w:right w:val="none" w:sz="0" w:space="0" w:color="auto"/>
      </w:divBdr>
    </w:div>
    <w:div w:id="146634709">
      <w:bodyDiv w:val="1"/>
      <w:marLeft w:val="0"/>
      <w:marRight w:val="0"/>
      <w:marTop w:val="0"/>
      <w:marBottom w:val="0"/>
      <w:divBdr>
        <w:top w:val="none" w:sz="0" w:space="0" w:color="auto"/>
        <w:left w:val="none" w:sz="0" w:space="0" w:color="auto"/>
        <w:bottom w:val="none" w:sz="0" w:space="0" w:color="auto"/>
        <w:right w:val="none" w:sz="0" w:space="0" w:color="auto"/>
      </w:divBdr>
    </w:div>
    <w:div w:id="149173836">
      <w:bodyDiv w:val="1"/>
      <w:marLeft w:val="0"/>
      <w:marRight w:val="0"/>
      <w:marTop w:val="0"/>
      <w:marBottom w:val="0"/>
      <w:divBdr>
        <w:top w:val="none" w:sz="0" w:space="0" w:color="auto"/>
        <w:left w:val="none" w:sz="0" w:space="0" w:color="auto"/>
        <w:bottom w:val="none" w:sz="0" w:space="0" w:color="auto"/>
        <w:right w:val="none" w:sz="0" w:space="0" w:color="auto"/>
      </w:divBdr>
    </w:div>
    <w:div w:id="149643022">
      <w:bodyDiv w:val="1"/>
      <w:marLeft w:val="0"/>
      <w:marRight w:val="0"/>
      <w:marTop w:val="0"/>
      <w:marBottom w:val="0"/>
      <w:divBdr>
        <w:top w:val="none" w:sz="0" w:space="0" w:color="auto"/>
        <w:left w:val="none" w:sz="0" w:space="0" w:color="auto"/>
        <w:bottom w:val="none" w:sz="0" w:space="0" w:color="auto"/>
        <w:right w:val="none" w:sz="0" w:space="0" w:color="auto"/>
      </w:divBdr>
    </w:div>
    <w:div w:id="149953285">
      <w:bodyDiv w:val="1"/>
      <w:marLeft w:val="0"/>
      <w:marRight w:val="0"/>
      <w:marTop w:val="0"/>
      <w:marBottom w:val="0"/>
      <w:divBdr>
        <w:top w:val="none" w:sz="0" w:space="0" w:color="auto"/>
        <w:left w:val="none" w:sz="0" w:space="0" w:color="auto"/>
        <w:bottom w:val="none" w:sz="0" w:space="0" w:color="auto"/>
        <w:right w:val="none" w:sz="0" w:space="0" w:color="auto"/>
      </w:divBdr>
    </w:div>
    <w:div w:id="151869683">
      <w:bodyDiv w:val="1"/>
      <w:marLeft w:val="0"/>
      <w:marRight w:val="0"/>
      <w:marTop w:val="0"/>
      <w:marBottom w:val="0"/>
      <w:divBdr>
        <w:top w:val="none" w:sz="0" w:space="0" w:color="auto"/>
        <w:left w:val="none" w:sz="0" w:space="0" w:color="auto"/>
        <w:bottom w:val="none" w:sz="0" w:space="0" w:color="auto"/>
        <w:right w:val="none" w:sz="0" w:space="0" w:color="auto"/>
      </w:divBdr>
    </w:div>
    <w:div w:id="153960291">
      <w:bodyDiv w:val="1"/>
      <w:marLeft w:val="0"/>
      <w:marRight w:val="0"/>
      <w:marTop w:val="0"/>
      <w:marBottom w:val="0"/>
      <w:divBdr>
        <w:top w:val="none" w:sz="0" w:space="0" w:color="auto"/>
        <w:left w:val="none" w:sz="0" w:space="0" w:color="auto"/>
        <w:bottom w:val="none" w:sz="0" w:space="0" w:color="auto"/>
        <w:right w:val="none" w:sz="0" w:space="0" w:color="auto"/>
      </w:divBdr>
    </w:div>
    <w:div w:id="156767626">
      <w:bodyDiv w:val="1"/>
      <w:marLeft w:val="0"/>
      <w:marRight w:val="0"/>
      <w:marTop w:val="0"/>
      <w:marBottom w:val="0"/>
      <w:divBdr>
        <w:top w:val="none" w:sz="0" w:space="0" w:color="auto"/>
        <w:left w:val="none" w:sz="0" w:space="0" w:color="auto"/>
        <w:bottom w:val="none" w:sz="0" w:space="0" w:color="auto"/>
        <w:right w:val="none" w:sz="0" w:space="0" w:color="auto"/>
      </w:divBdr>
    </w:div>
    <w:div w:id="156846092">
      <w:bodyDiv w:val="1"/>
      <w:marLeft w:val="0"/>
      <w:marRight w:val="0"/>
      <w:marTop w:val="0"/>
      <w:marBottom w:val="0"/>
      <w:divBdr>
        <w:top w:val="none" w:sz="0" w:space="0" w:color="auto"/>
        <w:left w:val="none" w:sz="0" w:space="0" w:color="auto"/>
        <w:bottom w:val="none" w:sz="0" w:space="0" w:color="auto"/>
        <w:right w:val="none" w:sz="0" w:space="0" w:color="auto"/>
      </w:divBdr>
    </w:div>
    <w:div w:id="160782278">
      <w:bodyDiv w:val="1"/>
      <w:marLeft w:val="0"/>
      <w:marRight w:val="0"/>
      <w:marTop w:val="0"/>
      <w:marBottom w:val="0"/>
      <w:divBdr>
        <w:top w:val="none" w:sz="0" w:space="0" w:color="auto"/>
        <w:left w:val="none" w:sz="0" w:space="0" w:color="auto"/>
        <w:bottom w:val="none" w:sz="0" w:space="0" w:color="auto"/>
        <w:right w:val="none" w:sz="0" w:space="0" w:color="auto"/>
      </w:divBdr>
    </w:div>
    <w:div w:id="162087521">
      <w:bodyDiv w:val="1"/>
      <w:marLeft w:val="0"/>
      <w:marRight w:val="0"/>
      <w:marTop w:val="0"/>
      <w:marBottom w:val="0"/>
      <w:divBdr>
        <w:top w:val="none" w:sz="0" w:space="0" w:color="auto"/>
        <w:left w:val="none" w:sz="0" w:space="0" w:color="auto"/>
        <w:bottom w:val="none" w:sz="0" w:space="0" w:color="auto"/>
        <w:right w:val="none" w:sz="0" w:space="0" w:color="auto"/>
      </w:divBdr>
    </w:div>
    <w:div w:id="165950079">
      <w:bodyDiv w:val="1"/>
      <w:marLeft w:val="0"/>
      <w:marRight w:val="0"/>
      <w:marTop w:val="0"/>
      <w:marBottom w:val="0"/>
      <w:divBdr>
        <w:top w:val="none" w:sz="0" w:space="0" w:color="auto"/>
        <w:left w:val="none" w:sz="0" w:space="0" w:color="auto"/>
        <w:bottom w:val="none" w:sz="0" w:space="0" w:color="auto"/>
        <w:right w:val="none" w:sz="0" w:space="0" w:color="auto"/>
      </w:divBdr>
    </w:div>
    <w:div w:id="168830478">
      <w:bodyDiv w:val="1"/>
      <w:marLeft w:val="0"/>
      <w:marRight w:val="0"/>
      <w:marTop w:val="0"/>
      <w:marBottom w:val="0"/>
      <w:divBdr>
        <w:top w:val="none" w:sz="0" w:space="0" w:color="auto"/>
        <w:left w:val="none" w:sz="0" w:space="0" w:color="auto"/>
        <w:bottom w:val="none" w:sz="0" w:space="0" w:color="auto"/>
        <w:right w:val="none" w:sz="0" w:space="0" w:color="auto"/>
      </w:divBdr>
    </w:div>
    <w:div w:id="168837603">
      <w:bodyDiv w:val="1"/>
      <w:marLeft w:val="0"/>
      <w:marRight w:val="0"/>
      <w:marTop w:val="0"/>
      <w:marBottom w:val="0"/>
      <w:divBdr>
        <w:top w:val="none" w:sz="0" w:space="0" w:color="auto"/>
        <w:left w:val="none" w:sz="0" w:space="0" w:color="auto"/>
        <w:bottom w:val="none" w:sz="0" w:space="0" w:color="auto"/>
        <w:right w:val="none" w:sz="0" w:space="0" w:color="auto"/>
      </w:divBdr>
    </w:div>
    <w:div w:id="168981572">
      <w:bodyDiv w:val="1"/>
      <w:marLeft w:val="0"/>
      <w:marRight w:val="0"/>
      <w:marTop w:val="0"/>
      <w:marBottom w:val="0"/>
      <w:divBdr>
        <w:top w:val="none" w:sz="0" w:space="0" w:color="auto"/>
        <w:left w:val="none" w:sz="0" w:space="0" w:color="auto"/>
        <w:bottom w:val="none" w:sz="0" w:space="0" w:color="auto"/>
        <w:right w:val="none" w:sz="0" w:space="0" w:color="auto"/>
      </w:divBdr>
    </w:div>
    <w:div w:id="171073518">
      <w:bodyDiv w:val="1"/>
      <w:marLeft w:val="0"/>
      <w:marRight w:val="0"/>
      <w:marTop w:val="0"/>
      <w:marBottom w:val="0"/>
      <w:divBdr>
        <w:top w:val="none" w:sz="0" w:space="0" w:color="auto"/>
        <w:left w:val="none" w:sz="0" w:space="0" w:color="auto"/>
        <w:bottom w:val="none" w:sz="0" w:space="0" w:color="auto"/>
        <w:right w:val="none" w:sz="0" w:space="0" w:color="auto"/>
      </w:divBdr>
    </w:div>
    <w:div w:id="171997540">
      <w:bodyDiv w:val="1"/>
      <w:marLeft w:val="0"/>
      <w:marRight w:val="0"/>
      <w:marTop w:val="0"/>
      <w:marBottom w:val="0"/>
      <w:divBdr>
        <w:top w:val="none" w:sz="0" w:space="0" w:color="auto"/>
        <w:left w:val="none" w:sz="0" w:space="0" w:color="auto"/>
        <w:bottom w:val="none" w:sz="0" w:space="0" w:color="auto"/>
        <w:right w:val="none" w:sz="0" w:space="0" w:color="auto"/>
      </w:divBdr>
    </w:div>
    <w:div w:id="173148856">
      <w:bodyDiv w:val="1"/>
      <w:marLeft w:val="0"/>
      <w:marRight w:val="0"/>
      <w:marTop w:val="0"/>
      <w:marBottom w:val="0"/>
      <w:divBdr>
        <w:top w:val="none" w:sz="0" w:space="0" w:color="auto"/>
        <w:left w:val="none" w:sz="0" w:space="0" w:color="auto"/>
        <w:bottom w:val="none" w:sz="0" w:space="0" w:color="auto"/>
        <w:right w:val="none" w:sz="0" w:space="0" w:color="auto"/>
      </w:divBdr>
    </w:div>
    <w:div w:id="173497265">
      <w:bodyDiv w:val="1"/>
      <w:marLeft w:val="0"/>
      <w:marRight w:val="0"/>
      <w:marTop w:val="0"/>
      <w:marBottom w:val="0"/>
      <w:divBdr>
        <w:top w:val="none" w:sz="0" w:space="0" w:color="auto"/>
        <w:left w:val="none" w:sz="0" w:space="0" w:color="auto"/>
        <w:bottom w:val="none" w:sz="0" w:space="0" w:color="auto"/>
        <w:right w:val="none" w:sz="0" w:space="0" w:color="auto"/>
      </w:divBdr>
    </w:div>
    <w:div w:id="174466302">
      <w:bodyDiv w:val="1"/>
      <w:marLeft w:val="0"/>
      <w:marRight w:val="0"/>
      <w:marTop w:val="0"/>
      <w:marBottom w:val="0"/>
      <w:divBdr>
        <w:top w:val="none" w:sz="0" w:space="0" w:color="auto"/>
        <w:left w:val="none" w:sz="0" w:space="0" w:color="auto"/>
        <w:bottom w:val="none" w:sz="0" w:space="0" w:color="auto"/>
        <w:right w:val="none" w:sz="0" w:space="0" w:color="auto"/>
      </w:divBdr>
    </w:div>
    <w:div w:id="174660649">
      <w:bodyDiv w:val="1"/>
      <w:marLeft w:val="0"/>
      <w:marRight w:val="0"/>
      <w:marTop w:val="0"/>
      <w:marBottom w:val="0"/>
      <w:divBdr>
        <w:top w:val="none" w:sz="0" w:space="0" w:color="auto"/>
        <w:left w:val="none" w:sz="0" w:space="0" w:color="auto"/>
        <w:bottom w:val="none" w:sz="0" w:space="0" w:color="auto"/>
        <w:right w:val="none" w:sz="0" w:space="0" w:color="auto"/>
      </w:divBdr>
    </w:div>
    <w:div w:id="176583260">
      <w:bodyDiv w:val="1"/>
      <w:marLeft w:val="0"/>
      <w:marRight w:val="0"/>
      <w:marTop w:val="0"/>
      <w:marBottom w:val="0"/>
      <w:divBdr>
        <w:top w:val="none" w:sz="0" w:space="0" w:color="auto"/>
        <w:left w:val="none" w:sz="0" w:space="0" w:color="auto"/>
        <w:bottom w:val="none" w:sz="0" w:space="0" w:color="auto"/>
        <w:right w:val="none" w:sz="0" w:space="0" w:color="auto"/>
      </w:divBdr>
    </w:div>
    <w:div w:id="177888158">
      <w:bodyDiv w:val="1"/>
      <w:marLeft w:val="0"/>
      <w:marRight w:val="0"/>
      <w:marTop w:val="0"/>
      <w:marBottom w:val="0"/>
      <w:divBdr>
        <w:top w:val="none" w:sz="0" w:space="0" w:color="auto"/>
        <w:left w:val="none" w:sz="0" w:space="0" w:color="auto"/>
        <w:bottom w:val="none" w:sz="0" w:space="0" w:color="auto"/>
        <w:right w:val="none" w:sz="0" w:space="0" w:color="auto"/>
      </w:divBdr>
    </w:div>
    <w:div w:id="178741718">
      <w:bodyDiv w:val="1"/>
      <w:marLeft w:val="0"/>
      <w:marRight w:val="0"/>
      <w:marTop w:val="0"/>
      <w:marBottom w:val="0"/>
      <w:divBdr>
        <w:top w:val="none" w:sz="0" w:space="0" w:color="auto"/>
        <w:left w:val="none" w:sz="0" w:space="0" w:color="auto"/>
        <w:bottom w:val="none" w:sz="0" w:space="0" w:color="auto"/>
        <w:right w:val="none" w:sz="0" w:space="0" w:color="auto"/>
      </w:divBdr>
    </w:div>
    <w:div w:id="179927814">
      <w:bodyDiv w:val="1"/>
      <w:marLeft w:val="0"/>
      <w:marRight w:val="0"/>
      <w:marTop w:val="0"/>
      <w:marBottom w:val="0"/>
      <w:divBdr>
        <w:top w:val="none" w:sz="0" w:space="0" w:color="auto"/>
        <w:left w:val="none" w:sz="0" w:space="0" w:color="auto"/>
        <w:bottom w:val="none" w:sz="0" w:space="0" w:color="auto"/>
        <w:right w:val="none" w:sz="0" w:space="0" w:color="auto"/>
      </w:divBdr>
    </w:div>
    <w:div w:id="181089899">
      <w:bodyDiv w:val="1"/>
      <w:marLeft w:val="0"/>
      <w:marRight w:val="0"/>
      <w:marTop w:val="0"/>
      <w:marBottom w:val="0"/>
      <w:divBdr>
        <w:top w:val="none" w:sz="0" w:space="0" w:color="auto"/>
        <w:left w:val="none" w:sz="0" w:space="0" w:color="auto"/>
        <w:bottom w:val="none" w:sz="0" w:space="0" w:color="auto"/>
        <w:right w:val="none" w:sz="0" w:space="0" w:color="auto"/>
      </w:divBdr>
    </w:div>
    <w:div w:id="181431682">
      <w:bodyDiv w:val="1"/>
      <w:marLeft w:val="0"/>
      <w:marRight w:val="0"/>
      <w:marTop w:val="0"/>
      <w:marBottom w:val="0"/>
      <w:divBdr>
        <w:top w:val="none" w:sz="0" w:space="0" w:color="auto"/>
        <w:left w:val="none" w:sz="0" w:space="0" w:color="auto"/>
        <w:bottom w:val="none" w:sz="0" w:space="0" w:color="auto"/>
        <w:right w:val="none" w:sz="0" w:space="0" w:color="auto"/>
      </w:divBdr>
    </w:div>
    <w:div w:id="183792860">
      <w:bodyDiv w:val="1"/>
      <w:marLeft w:val="0"/>
      <w:marRight w:val="0"/>
      <w:marTop w:val="0"/>
      <w:marBottom w:val="0"/>
      <w:divBdr>
        <w:top w:val="none" w:sz="0" w:space="0" w:color="auto"/>
        <w:left w:val="none" w:sz="0" w:space="0" w:color="auto"/>
        <w:bottom w:val="none" w:sz="0" w:space="0" w:color="auto"/>
        <w:right w:val="none" w:sz="0" w:space="0" w:color="auto"/>
      </w:divBdr>
    </w:div>
    <w:div w:id="184291752">
      <w:bodyDiv w:val="1"/>
      <w:marLeft w:val="0"/>
      <w:marRight w:val="0"/>
      <w:marTop w:val="0"/>
      <w:marBottom w:val="0"/>
      <w:divBdr>
        <w:top w:val="none" w:sz="0" w:space="0" w:color="auto"/>
        <w:left w:val="none" w:sz="0" w:space="0" w:color="auto"/>
        <w:bottom w:val="none" w:sz="0" w:space="0" w:color="auto"/>
        <w:right w:val="none" w:sz="0" w:space="0" w:color="auto"/>
      </w:divBdr>
    </w:div>
    <w:div w:id="185679143">
      <w:bodyDiv w:val="1"/>
      <w:marLeft w:val="0"/>
      <w:marRight w:val="0"/>
      <w:marTop w:val="0"/>
      <w:marBottom w:val="0"/>
      <w:divBdr>
        <w:top w:val="none" w:sz="0" w:space="0" w:color="auto"/>
        <w:left w:val="none" w:sz="0" w:space="0" w:color="auto"/>
        <w:bottom w:val="none" w:sz="0" w:space="0" w:color="auto"/>
        <w:right w:val="none" w:sz="0" w:space="0" w:color="auto"/>
      </w:divBdr>
    </w:div>
    <w:div w:id="186141070">
      <w:bodyDiv w:val="1"/>
      <w:marLeft w:val="0"/>
      <w:marRight w:val="0"/>
      <w:marTop w:val="0"/>
      <w:marBottom w:val="0"/>
      <w:divBdr>
        <w:top w:val="none" w:sz="0" w:space="0" w:color="auto"/>
        <w:left w:val="none" w:sz="0" w:space="0" w:color="auto"/>
        <w:bottom w:val="none" w:sz="0" w:space="0" w:color="auto"/>
        <w:right w:val="none" w:sz="0" w:space="0" w:color="auto"/>
      </w:divBdr>
    </w:div>
    <w:div w:id="186412642">
      <w:bodyDiv w:val="1"/>
      <w:marLeft w:val="0"/>
      <w:marRight w:val="0"/>
      <w:marTop w:val="0"/>
      <w:marBottom w:val="0"/>
      <w:divBdr>
        <w:top w:val="none" w:sz="0" w:space="0" w:color="auto"/>
        <w:left w:val="none" w:sz="0" w:space="0" w:color="auto"/>
        <w:bottom w:val="none" w:sz="0" w:space="0" w:color="auto"/>
        <w:right w:val="none" w:sz="0" w:space="0" w:color="auto"/>
      </w:divBdr>
    </w:div>
    <w:div w:id="189686609">
      <w:bodyDiv w:val="1"/>
      <w:marLeft w:val="0"/>
      <w:marRight w:val="0"/>
      <w:marTop w:val="0"/>
      <w:marBottom w:val="0"/>
      <w:divBdr>
        <w:top w:val="none" w:sz="0" w:space="0" w:color="auto"/>
        <w:left w:val="none" w:sz="0" w:space="0" w:color="auto"/>
        <w:bottom w:val="none" w:sz="0" w:space="0" w:color="auto"/>
        <w:right w:val="none" w:sz="0" w:space="0" w:color="auto"/>
      </w:divBdr>
    </w:div>
    <w:div w:id="191234448">
      <w:bodyDiv w:val="1"/>
      <w:marLeft w:val="0"/>
      <w:marRight w:val="0"/>
      <w:marTop w:val="0"/>
      <w:marBottom w:val="0"/>
      <w:divBdr>
        <w:top w:val="none" w:sz="0" w:space="0" w:color="auto"/>
        <w:left w:val="none" w:sz="0" w:space="0" w:color="auto"/>
        <w:bottom w:val="none" w:sz="0" w:space="0" w:color="auto"/>
        <w:right w:val="none" w:sz="0" w:space="0" w:color="auto"/>
      </w:divBdr>
    </w:div>
    <w:div w:id="194660972">
      <w:bodyDiv w:val="1"/>
      <w:marLeft w:val="0"/>
      <w:marRight w:val="0"/>
      <w:marTop w:val="0"/>
      <w:marBottom w:val="0"/>
      <w:divBdr>
        <w:top w:val="none" w:sz="0" w:space="0" w:color="auto"/>
        <w:left w:val="none" w:sz="0" w:space="0" w:color="auto"/>
        <w:bottom w:val="none" w:sz="0" w:space="0" w:color="auto"/>
        <w:right w:val="none" w:sz="0" w:space="0" w:color="auto"/>
      </w:divBdr>
    </w:div>
    <w:div w:id="196116473">
      <w:bodyDiv w:val="1"/>
      <w:marLeft w:val="0"/>
      <w:marRight w:val="0"/>
      <w:marTop w:val="0"/>
      <w:marBottom w:val="0"/>
      <w:divBdr>
        <w:top w:val="none" w:sz="0" w:space="0" w:color="auto"/>
        <w:left w:val="none" w:sz="0" w:space="0" w:color="auto"/>
        <w:bottom w:val="none" w:sz="0" w:space="0" w:color="auto"/>
        <w:right w:val="none" w:sz="0" w:space="0" w:color="auto"/>
      </w:divBdr>
    </w:div>
    <w:div w:id="196548580">
      <w:bodyDiv w:val="1"/>
      <w:marLeft w:val="0"/>
      <w:marRight w:val="0"/>
      <w:marTop w:val="0"/>
      <w:marBottom w:val="0"/>
      <w:divBdr>
        <w:top w:val="none" w:sz="0" w:space="0" w:color="auto"/>
        <w:left w:val="none" w:sz="0" w:space="0" w:color="auto"/>
        <w:bottom w:val="none" w:sz="0" w:space="0" w:color="auto"/>
        <w:right w:val="none" w:sz="0" w:space="0" w:color="auto"/>
      </w:divBdr>
    </w:div>
    <w:div w:id="196549789">
      <w:bodyDiv w:val="1"/>
      <w:marLeft w:val="0"/>
      <w:marRight w:val="0"/>
      <w:marTop w:val="0"/>
      <w:marBottom w:val="0"/>
      <w:divBdr>
        <w:top w:val="none" w:sz="0" w:space="0" w:color="auto"/>
        <w:left w:val="none" w:sz="0" w:space="0" w:color="auto"/>
        <w:bottom w:val="none" w:sz="0" w:space="0" w:color="auto"/>
        <w:right w:val="none" w:sz="0" w:space="0" w:color="auto"/>
      </w:divBdr>
    </w:div>
    <w:div w:id="200290103">
      <w:bodyDiv w:val="1"/>
      <w:marLeft w:val="0"/>
      <w:marRight w:val="0"/>
      <w:marTop w:val="0"/>
      <w:marBottom w:val="0"/>
      <w:divBdr>
        <w:top w:val="none" w:sz="0" w:space="0" w:color="auto"/>
        <w:left w:val="none" w:sz="0" w:space="0" w:color="auto"/>
        <w:bottom w:val="none" w:sz="0" w:space="0" w:color="auto"/>
        <w:right w:val="none" w:sz="0" w:space="0" w:color="auto"/>
      </w:divBdr>
    </w:div>
    <w:div w:id="202711888">
      <w:bodyDiv w:val="1"/>
      <w:marLeft w:val="0"/>
      <w:marRight w:val="0"/>
      <w:marTop w:val="0"/>
      <w:marBottom w:val="0"/>
      <w:divBdr>
        <w:top w:val="none" w:sz="0" w:space="0" w:color="auto"/>
        <w:left w:val="none" w:sz="0" w:space="0" w:color="auto"/>
        <w:bottom w:val="none" w:sz="0" w:space="0" w:color="auto"/>
        <w:right w:val="none" w:sz="0" w:space="0" w:color="auto"/>
      </w:divBdr>
    </w:div>
    <w:div w:id="202866097">
      <w:bodyDiv w:val="1"/>
      <w:marLeft w:val="0"/>
      <w:marRight w:val="0"/>
      <w:marTop w:val="0"/>
      <w:marBottom w:val="0"/>
      <w:divBdr>
        <w:top w:val="none" w:sz="0" w:space="0" w:color="auto"/>
        <w:left w:val="none" w:sz="0" w:space="0" w:color="auto"/>
        <w:bottom w:val="none" w:sz="0" w:space="0" w:color="auto"/>
        <w:right w:val="none" w:sz="0" w:space="0" w:color="auto"/>
      </w:divBdr>
    </w:div>
    <w:div w:id="202985078">
      <w:bodyDiv w:val="1"/>
      <w:marLeft w:val="0"/>
      <w:marRight w:val="0"/>
      <w:marTop w:val="0"/>
      <w:marBottom w:val="0"/>
      <w:divBdr>
        <w:top w:val="none" w:sz="0" w:space="0" w:color="auto"/>
        <w:left w:val="none" w:sz="0" w:space="0" w:color="auto"/>
        <w:bottom w:val="none" w:sz="0" w:space="0" w:color="auto"/>
        <w:right w:val="none" w:sz="0" w:space="0" w:color="auto"/>
      </w:divBdr>
    </w:div>
    <w:div w:id="203490813">
      <w:bodyDiv w:val="1"/>
      <w:marLeft w:val="0"/>
      <w:marRight w:val="0"/>
      <w:marTop w:val="0"/>
      <w:marBottom w:val="0"/>
      <w:divBdr>
        <w:top w:val="none" w:sz="0" w:space="0" w:color="auto"/>
        <w:left w:val="none" w:sz="0" w:space="0" w:color="auto"/>
        <w:bottom w:val="none" w:sz="0" w:space="0" w:color="auto"/>
        <w:right w:val="none" w:sz="0" w:space="0" w:color="auto"/>
      </w:divBdr>
    </w:div>
    <w:div w:id="206723960">
      <w:bodyDiv w:val="1"/>
      <w:marLeft w:val="0"/>
      <w:marRight w:val="0"/>
      <w:marTop w:val="0"/>
      <w:marBottom w:val="0"/>
      <w:divBdr>
        <w:top w:val="none" w:sz="0" w:space="0" w:color="auto"/>
        <w:left w:val="none" w:sz="0" w:space="0" w:color="auto"/>
        <w:bottom w:val="none" w:sz="0" w:space="0" w:color="auto"/>
        <w:right w:val="none" w:sz="0" w:space="0" w:color="auto"/>
      </w:divBdr>
    </w:div>
    <w:div w:id="208154014">
      <w:bodyDiv w:val="1"/>
      <w:marLeft w:val="0"/>
      <w:marRight w:val="0"/>
      <w:marTop w:val="0"/>
      <w:marBottom w:val="0"/>
      <w:divBdr>
        <w:top w:val="none" w:sz="0" w:space="0" w:color="auto"/>
        <w:left w:val="none" w:sz="0" w:space="0" w:color="auto"/>
        <w:bottom w:val="none" w:sz="0" w:space="0" w:color="auto"/>
        <w:right w:val="none" w:sz="0" w:space="0" w:color="auto"/>
      </w:divBdr>
    </w:div>
    <w:div w:id="208349497">
      <w:bodyDiv w:val="1"/>
      <w:marLeft w:val="0"/>
      <w:marRight w:val="0"/>
      <w:marTop w:val="0"/>
      <w:marBottom w:val="0"/>
      <w:divBdr>
        <w:top w:val="none" w:sz="0" w:space="0" w:color="auto"/>
        <w:left w:val="none" w:sz="0" w:space="0" w:color="auto"/>
        <w:bottom w:val="none" w:sz="0" w:space="0" w:color="auto"/>
        <w:right w:val="none" w:sz="0" w:space="0" w:color="auto"/>
      </w:divBdr>
    </w:div>
    <w:div w:id="213087044">
      <w:bodyDiv w:val="1"/>
      <w:marLeft w:val="0"/>
      <w:marRight w:val="0"/>
      <w:marTop w:val="0"/>
      <w:marBottom w:val="0"/>
      <w:divBdr>
        <w:top w:val="none" w:sz="0" w:space="0" w:color="auto"/>
        <w:left w:val="none" w:sz="0" w:space="0" w:color="auto"/>
        <w:bottom w:val="none" w:sz="0" w:space="0" w:color="auto"/>
        <w:right w:val="none" w:sz="0" w:space="0" w:color="auto"/>
      </w:divBdr>
    </w:div>
    <w:div w:id="213155133">
      <w:bodyDiv w:val="1"/>
      <w:marLeft w:val="0"/>
      <w:marRight w:val="0"/>
      <w:marTop w:val="0"/>
      <w:marBottom w:val="0"/>
      <w:divBdr>
        <w:top w:val="none" w:sz="0" w:space="0" w:color="auto"/>
        <w:left w:val="none" w:sz="0" w:space="0" w:color="auto"/>
        <w:bottom w:val="none" w:sz="0" w:space="0" w:color="auto"/>
        <w:right w:val="none" w:sz="0" w:space="0" w:color="auto"/>
      </w:divBdr>
    </w:div>
    <w:div w:id="213808844">
      <w:bodyDiv w:val="1"/>
      <w:marLeft w:val="0"/>
      <w:marRight w:val="0"/>
      <w:marTop w:val="0"/>
      <w:marBottom w:val="0"/>
      <w:divBdr>
        <w:top w:val="none" w:sz="0" w:space="0" w:color="auto"/>
        <w:left w:val="none" w:sz="0" w:space="0" w:color="auto"/>
        <w:bottom w:val="none" w:sz="0" w:space="0" w:color="auto"/>
        <w:right w:val="none" w:sz="0" w:space="0" w:color="auto"/>
      </w:divBdr>
    </w:div>
    <w:div w:id="216354950">
      <w:bodyDiv w:val="1"/>
      <w:marLeft w:val="0"/>
      <w:marRight w:val="0"/>
      <w:marTop w:val="0"/>
      <w:marBottom w:val="0"/>
      <w:divBdr>
        <w:top w:val="none" w:sz="0" w:space="0" w:color="auto"/>
        <w:left w:val="none" w:sz="0" w:space="0" w:color="auto"/>
        <w:bottom w:val="none" w:sz="0" w:space="0" w:color="auto"/>
        <w:right w:val="none" w:sz="0" w:space="0" w:color="auto"/>
      </w:divBdr>
    </w:div>
    <w:div w:id="216934243">
      <w:bodyDiv w:val="1"/>
      <w:marLeft w:val="0"/>
      <w:marRight w:val="0"/>
      <w:marTop w:val="0"/>
      <w:marBottom w:val="0"/>
      <w:divBdr>
        <w:top w:val="none" w:sz="0" w:space="0" w:color="auto"/>
        <w:left w:val="none" w:sz="0" w:space="0" w:color="auto"/>
        <w:bottom w:val="none" w:sz="0" w:space="0" w:color="auto"/>
        <w:right w:val="none" w:sz="0" w:space="0" w:color="auto"/>
      </w:divBdr>
    </w:div>
    <w:div w:id="217596281">
      <w:bodyDiv w:val="1"/>
      <w:marLeft w:val="0"/>
      <w:marRight w:val="0"/>
      <w:marTop w:val="0"/>
      <w:marBottom w:val="0"/>
      <w:divBdr>
        <w:top w:val="none" w:sz="0" w:space="0" w:color="auto"/>
        <w:left w:val="none" w:sz="0" w:space="0" w:color="auto"/>
        <w:bottom w:val="none" w:sz="0" w:space="0" w:color="auto"/>
        <w:right w:val="none" w:sz="0" w:space="0" w:color="auto"/>
      </w:divBdr>
    </w:div>
    <w:div w:id="220484211">
      <w:bodyDiv w:val="1"/>
      <w:marLeft w:val="0"/>
      <w:marRight w:val="0"/>
      <w:marTop w:val="0"/>
      <w:marBottom w:val="0"/>
      <w:divBdr>
        <w:top w:val="none" w:sz="0" w:space="0" w:color="auto"/>
        <w:left w:val="none" w:sz="0" w:space="0" w:color="auto"/>
        <w:bottom w:val="none" w:sz="0" w:space="0" w:color="auto"/>
        <w:right w:val="none" w:sz="0" w:space="0" w:color="auto"/>
      </w:divBdr>
    </w:div>
    <w:div w:id="223297963">
      <w:bodyDiv w:val="1"/>
      <w:marLeft w:val="0"/>
      <w:marRight w:val="0"/>
      <w:marTop w:val="0"/>
      <w:marBottom w:val="0"/>
      <w:divBdr>
        <w:top w:val="none" w:sz="0" w:space="0" w:color="auto"/>
        <w:left w:val="none" w:sz="0" w:space="0" w:color="auto"/>
        <w:bottom w:val="none" w:sz="0" w:space="0" w:color="auto"/>
        <w:right w:val="none" w:sz="0" w:space="0" w:color="auto"/>
      </w:divBdr>
    </w:div>
    <w:div w:id="224537933">
      <w:bodyDiv w:val="1"/>
      <w:marLeft w:val="0"/>
      <w:marRight w:val="0"/>
      <w:marTop w:val="0"/>
      <w:marBottom w:val="0"/>
      <w:divBdr>
        <w:top w:val="none" w:sz="0" w:space="0" w:color="auto"/>
        <w:left w:val="none" w:sz="0" w:space="0" w:color="auto"/>
        <w:bottom w:val="none" w:sz="0" w:space="0" w:color="auto"/>
        <w:right w:val="none" w:sz="0" w:space="0" w:color="auto"/>
      </w:divBdr>
    </w:div>
    <w:div w:id="227110499">
      <w:bodyDiv w:val="1"/>
      <w:marLeft w:val="0"/>
      <w:marRight w:val="0"/>
      <w:marTop w:val="0"/>
      <w:marBottom w:val="0"/>
      <w:divBdr>
        <w:top w:val="none" w:sz="0" w:space="0" w:color="auto"/>
        <w:left w:val="none" w:sz="0" w:space="0" w:color="auto"/>
        <w:bottom w:val="none" w:sz="0" w:space="0" w:color="auto"/>
        <w:right w:val="none" w:sz="0" w:space="0" w:color="auto"/>
      </w:divBdr>
    </w:div>
    <w:div w:id="227769263">
      <w:bodyDiv w:val="1"/>
      <w:marLeft w:val="0"/>
      <w:marRight w:val="0"/>
      <w:marTop w:val="0"/>
      <w:marBottom w:val="0"/>
      <w:divBdr>
        <w:top w:val="none" w:sz="0" w:space="0" w:color="auto"/>
        <w:left w:val="none" w:sz="0" w:space="0" w:color="auto"/>
        <w:bottom w:val="none" w:sz="0" w:space="0" w:color="auto"/>
        <w:right w:val="none" w:sz="0" w:space="0" w:color="auto"/>
      </w:divBdr>
    </w:div>
    <w:div w:id="227956459">
      <w:bodyDiv w:val="1"/>
      <w:marLeft w:val="0"/>
      <w:marRight w:val="0"/>
      <w:marTop w:val="0"/>
      <w:marBottom w:val="0"/>
      <w:divBdr>
        <w:top w:val="none" w:sz="0" w:space="0" w:color="auto"/>
        <w:left w:val="none" w:sz="0" w:space="0" w:color="auto"/>
        <w:bottom w:val="none" w:sz="0" w:space="0" w:color="auto"/>
        <w:right w:val="none" w:sz="0" w:space="0" w:color="auto"/>
      </w:divBdr>
    </w:div>
    <w:div w:id="228155706">
      <w:bodyDiv w:val="1"/>
      <w:marLeft w:val="0"/>
      <w:marRight w:val="0"/>
      <w:marTop w:val="0"/>
      <w:marBottom w:val="0"/>
      <w:divBdr>
        <w:top w:val="none" w:sz="0" w:space="0" w:color="auto"/>
        <w:left w:val="none" w:sz="0" w:space="0" w:color="auto"/>
        <w:bottom w:val="none" w:sz="0" w:space="0" w:color="auto"/>
        <w:right w:val="none" w:sz="0" w:space="0" w:color="auto"/>
      </w:divBdr>
    </w:div>
    <w:div w:id="229660717">
      <w:bodyDiv w:val="1"/>
      <w:marLeft w:val="0"/>
      <w:marRight w:val="0"/>
      <w:marTop w:val="0"/>
      <w:marBottom w:val="0"/>
      <w:divBdr>
        <w:top w:val="none" w:sz="0" w:space="0" w:color="auto"/>
        <w:left w:val="none" w:sz="0" w:space="0" w:color="auto"/>
        <w:bottom w:val="none" w:sz="0" w:space="0" w:color="auto"/>
        <w:right w:val="none" w:sz="0" w:space="0" w:color="auto"/>
      </w:divBdr>
    </w:div>
    <w:div w:id="230625783">
      <w:bodyDiv w:val="1"/>
      <w:marLeft w:val="0"/>
      <w:marRight w:val="0"/>
      <w:marTop w:val="0"/>
      <w:marBottom w:val="0"/>
      <w:divBdr>
        <w:top w:val="none" w:sz="0" w:space="0" w:color="auto"/>
        <w:left w:val="none" w:sz="0" w:space="0" w:color="auto"/>
        <w:bottom w:val="none" w:sz="0" w:space="0" w:color="auto"/>
        <w:right w:val="none" w:sz="0" w:space="0" w:color="auto"/>
      </w:divBdr>
    </w:div>
    <w:div w:id="231089541">
      <w:bodyDiv w:val="1"/>
      <w:marLeft w:val="0"/>
      <w:marRight w:val="0"/>
      <w:marTop w:val="0"/>
      <w:marBottom w:val="0"/>
      <w:divBdr>
        <w:top w:val="none" w:sz="0" w:space="0" w:color="auto"/>
        <w:left w:val="none" w:sz="0" w:space="0" w:color="auto"/>
        <w:bottom w:val="none" w:sz="0" w:space="0" w:color="auto"/>
        <w:right w:val="none" w:sz="0" w:space="0" w:color="auto"/>
      </w:divBdr>
    </w:div>
    <w:div w:id="232131290">
      <w:bodyDiv w:val="1"/>
      <w:marLeft w:val="0"/>
      <w:marRight w:val="0"/>
      <w:marTop w:val="0"/>
      <w:marBottom w:val="0"/>
      <w:divBdr>
        <w:top w:val="none" w:sz="0" w:space="0" w:color="auto"/>
        <w:left w:val="none" w:sz="0" w:space="0" w:color="auto"/>
        <w:bottom w:val="none" w:sz="0" w:space="0" w:color="auto"/>
        <w:right w:val="none" w:sz="0" w:space="0" w:color="auto"/>
      </w:divBdr>
    </w:div>
    <w:div w:id="233130716">
      <w:bodyDiv w:val="1"/>
      <w:marLeft w:val="0"/>
      <w:marRight w:val="0"/>
      <w:marTop w:val="0"/>
      <w:marBottom w:val="0"/>
      <w:divBdr>
        <w:top w:val="none" w:sz="0" w:space="0" w:color="auto"/>
        <w:left w:val="none" w:sz="0" w:space="0" w:color="auto"/>
        <w:bottom w:val="none" w:sz="0" w:space="0" w:color="auto"/>
        <w:right w:val="none" w:sz="0" w:space="0" w:color="auto"/>
      </w:divBdr>
    </w:div>
    <w:div w:id="234707462">
      <w:bodyDiv w:val="1"/>
      <w:marLeft w:val="0"/>
      <w:marRight w:val="0"/>
      <w:marTop w:val="0"/>
      <w:marBottom w:val="0"/>
      <w:divBdr>
        <w:top w:val="none" w:sz="0" w:space="0" w:color="auto"/>
        <w:left w:val="none" w:sz="0" w:space="0" w:color="auto"/>
        <w:bottom w:val="none" w:sz="0" w:space="0" w:color="auto"/>
        <w:right w:val="none" w:sz="0" w:space="0" w:color="auto"/>
      </w:divBdr>
    </w:div>
    <w:div w:id="237398218">
      <w:bodyDiv w:val="1"/>
      <w:marLeft w:val="0"/>
      <w:marRight w:val="0"/>
      <w:marTop w:val="0"/>
      <w:marBottom w:val="0"/>
      <w:divBdr>
        <w:top w:val="none" w:sz="0" w:space="0" w:color="auto"/>
        <w:left w:val="none" w:sz="0" w:space="0" w:color="auto"/>
        <w:bottom w:val="none" w:sz="0" w:space="0" w:color="auto"/>
        <w:right w:val="none" w:sz="0" w:space="0" w:color="auto"/>
      </w:divBdr>
    </w:div>
    <w:div w:id="237401398">
      <w:bodyDiv w:val="1"/>
      <w:marLeft w:val="0"/>
      <w:marRight w:val="0"/>
      <w:marTop w:val="0"/>
      <w:marBottom w:val="0"/>
      <w:divBdr>
        <w:top w:val="none" w:sz="0" w:space="0" w:color="auto"/>
        <w:left w:val="none" w:sz="0" w:space="0" w:color="auto"/>
        <w:bottom w:val="none" w:sz="0" w:space="0" w:color="auto"/>
        <w:right w:val="none" w:sz="0" w:space="0" w:color="auto"/>
      </w:divBdr>
    </w:div>
    <w:div w:id="238712030">
      <w:bodyDiv w:val="1"/>
      <w:marLeft w:val="0"/>
      <w:marRight w:val="0"/>
      <w:marTop w:val="0"/>
      <w:marBottom w:val="0"/>
      <w:divBdr>
        <w:top w:val="none" w:sz="0" w:space="0" w:color="auto"/>
        <w:left w:val="none" w:sz="0" w:space="0" w:color="auto"/>
        <w:bottom w:val="none" w:sz="0" w:space="0" w:color="auto"/>
        <w:right w:val="none" w:sz="0" w:space="0" w:color="auto"/>
      </w:divBdr>
    </w:div>
    <w:div w:id="239605382">
      <w:bodyDiv w:val="1"/>
      <w:marLeft w:val="0"/>
      <w:marRight w:val="0"/>
      <w:marTop w:val="0"/>
      <w:marBottom w:val="0"/>
      <w:divBdr>
        <w:top w:val="none" w:sz="0" w:space="0" w:color="auto"/>
        <w:left w:val="none" w:sz="0" w:space="0" w:color="auto"/>
        <w:bottom w:val="none" w:sz="0" w:space="0" w:color="auto"/>
        <w:right w:val="none" w:sz="0" w:space="0" w:color="auto"/>
      </w:divBdr>
    </w:div>
    <w:div w:id="240876395">
      <w:bodyDiv w:val="1"/>
      <w:marLeft w:val="0"/>
      <w:marRight w:val="0"/>
      <w:marTop w:val="0"/>
      <w:marBottom w:val="0"/>
      <w:divBdr>
        <w:top w:val="none" w:sz="0" w:space="0" w:color="auto"/>
        <w:left w:val="none" w:sz="0" w:space="0" w:color="auto"/>
        <w:bottom w:val="none" w:sz="0" w:space="0" w:color="auto"/>
        <w:right w:val="none" w:sz="0" w:space="0" w:color="auto"/>
      </w:divBdr>
    </w:div>
    <w:div w:id="242951935">
      <w:bodyDiv w:val="1"/>
      <w:marLeft w:val="0"/>
      <w:marRight w:val="0"/>
      <w:marTop w:val="0"/>
      <w:marBottom w:val="0"/>
      <w:divBdr>
        <w:top w:val="none" w:sz="0" w:space="0" w:color="auto"/>
        <w:left w:val="none" w:sz="0" w:space="0" w:color="auto"/>
        <w:bottom w:val="none" w:sz="0" w:space="0" w:color="auto"/>
        <w:right w:val="none" w:sz="0" w:space="0" w:color="auto"/>
      </w:divBdr>
    </w:div>
    <w:div w:id="243298478">
      <w:bodyDiv w:val="1"/>
      <w:marLeft w:val="0"/>
      <w:marRight w:val="0"/>
      <w:marTop w:val="0"/>
      <w:marBottom w:val="0"/>
      <w:divBdr>
        <w:top w:val="none" w:sz="0" w:space="0" w:color="auto"/>
        <w:left w:val="none" w:sz="0" w:space="0" w:color="auto"/>
        <w:bottom w:val="none" w:sz="0" w:space="0" w:color="auto"/>
        <w:right w:val="none" w:sz="0" w:space="0" w:color="auto"/>
      </w:divBdr>
    </w:div>
    <w:div w:id="244145486">
      <w:bodyDiv w:val="1"/>
      <w:marLeft w:val="0"/>
      <w:marRight w:val="0"/>
      <w:marTop w:val="0"/>
      <w:marBottom w:val="0"/>
      <w:divBdr>
        <w:top w:val="none" w:sz="0" w:space="0" w:color="auto"/>
        <w:left w:val="none" w:sz="0" w:space="0" w:color="auto"/>
        <w:bottom w:val="none" w:sz="0" w:space="0" w:color="auto"/>
        <w:right w:val="none" w:sz="0" w:space="0" w:color="auto"/>
      </w:divBdr>
    </w:div>
    <w:div w:id="248776714">
      <w:bodyDiv w:val="1"/>
      <w:marLeft w:val="0"/>
      <w:marRight w:val="0"/>
      <w:marTop w:val="0"/>
      <w:marBottom w:val="0"/>
      <w:divBdr>
        <w:top w:val="none" w:sz="0" w:space="0" w:color="auto"/>
        <w:left w:val="none" w:sz="0" w:space="0" w:color="auto"/>
        <w:bottom w:val="none" w:sz="0" w:space="0" w:color="auto"/>
        <w:right w:val="none" w:sz="0" w:space="0" w:color="auto"/>
      </w:divBdr>
    </w:div>
    <w:div w:id="250116650">
      <w:bodyDiv w:val="1"/>
      <w:marLeft w:val="0"/>
      <w:marRight w:val="0"/>
      <w:marTop w:val="0"/>
      <w:marBottom w:val="0"/>
      <w:divBdr>
        <w:top w:val="none" w:sz="0" w:space="0" w:color="auto"/>
        <w:left w:val="none" w:sz="0" w:space="0" w:color="auto"/>
        <w:bottom w:val="none" w:sz="0" w:space="0" w:color="auto"/>
        <w:right w:val="none" w:sz="0" w:space="0" w:color="auto"/>
      </w:divBdr>
    </w:div>
    <w:div w:id="251281077">
      <w:bodyDiv w:val="1"/>
      <w:marLeft w:val="0"/>
      <w:marRight w:val="0"/>
      <w:marTop w:val="0"/>
      <w:marBottom w:val="0"/>
      <w:divBdr>
        <w:top w:val="none" w:sz="0" w:space="0" w:color="auto"/>
        <w:left w:val="none" w:sz="0" w:space="0" w:color="auto"/>
        <w:bottom w:val="none" w:sz="0" w:space="0" w:color="auto"/>
        <w:right w:val="none" w:sz="0" w:space="0" w:color="auto"/>
      </w:divBdr>
    </w:div>
    <w:div w:id="251863115">
      <w:bodyDiv w:val="1"/>
      <w:marLeft w:val="0"/>
      <w:marRight w:val="0"/>
      <w:marTop w:val="0"/>
      <w:marBottom w:val="0"/>
      <w:divBdr>
        <w:top w:val="none" w:sz="0" w:space="0" w:color="auto"/>
        <w:left w:val="none" w:sz="0" w:space="0" w:color="auto"/>
        <w:bottom w:val="none" w:sz="0" w:space="0" w:color="auto"/>
        <w:right w:val="none" w:sz="0" w:space="0" w:color="auto"/>
      </w:divBdr>
    </w:div>
    <w:div w:id="252782689">
      <w:bodyDiv w:val="1"/>
      <w:marLeft w:val="0"/>
      <w:marRight w:val="0"/>
      <w:marTop w:val="0"/>
      <w:marBottom w:val="0"/>
      <w:divBdr>
        <w:top w:val="none" w:sz="0" w:space="0" w:color="auto"/>
        <w:left w:val="none" w:sz="0" w:space="0" w:color="auto"/>
        <w:bottom w:val="none" w:sz="0" w:space="0" w:color="auto"/>
        <w:right w:val="none" w:sz="0" w:space="0" w:color="auto"/>
      </w:divBdr>
    </w:div>
    <w:div w:id="253825333">
      <w:bodyDiv w:val="1"/>
      <w:marLeft w:val="0"/>
      <w:marRight w:val="0"/>
      <w:marTop w:val="0"/>
      <w:marBottom w:val="0"/>
      <w:divBdr>
        <w:top w:val="none" w:sz="0" w:space="0" w:color="auto"/>
        <w:left w:val="none" w:sz="0" w:space="0" w:color="auto"/>
        <w:bottom w:val="none" w:sz="0" w:space="0" w:color="auto"/>
        <w:right w:val="none" w:sz="0" w:space="0" w:color="auto"/>
      </w:divBdr>
    </w:div>
    <w:div w:id="254556591">
      <w:bodyDiv w:val="1"/>
      <w:marLeft w:val="0"/>
      <w:marRight w:val="0"/>
      <w:marTop w:val="0"/>
      <w:marBottom w:val="0"/>
      <w:divBdr>
        <w:top w:val="none" w:sz="0" w:space="0" w:color="auto"/>
        <w:left w:val="none" w:sz="0" w:space="0" w:color="auto"/>
        <w:bottom w:val="none" w:sz="0" w:space="0" w:color="auto"/>
        <w:right w:val="none" w:sz="0" w:space="0" w:color="auto"/>
      </w:divBdr>
    </w:div>
    <w:div w:id="256985649">
      <w:bodyDiv w:val="1"/>
      <w:marLeft w:val="0"/>
      <w:marRight w:val="0"/>
      <w:marTop w:val="0"/>
      <w:marBottom w:val="0"/>
      <w:divBdr>
        <w:top w:val="none" w:sz="0" w:space="0" w:color="auto"/>
        <w:left w:val="none" w:sz="0" w:space="0" w:color="auto"/>
        <w:bottom w:val="none" w:sz="0" w:space="0" w:color="auto"/>
        <w:right w:val="none" w:sz="0" w:space="0" w:color="auto"/>
      </w:divBdr>
    </w:div>
    <w:div w:id="259025832">
      <w:bodyDiv w:val="1"/>
      <w:marLeft w:val="0"/>
      <w:marRight w:val="0"/>
      <w:marTop w:val="0"/>
      <w:marBottom w:val="0"/>
      <w:divBdr>
        <w:top w:val="none" w:sz="0" w:space="0" w:color="auto"/>
        <w:left w:val="none" w:sz="0" w:space="0" w:color="auto"/>
        <w:bottom w:val="none" w:sz="0" w:space="0" w:color="auto"/>
        <w:right w:val="none" w:sz="0" w:space="0" w:color="auto"/>
      </w:divBdr>
    </w:div>
    <w:div w:id="262962221">
      <w:bodyDiv w:val="1"/>
      <w:marLeft w:val="0"/>
      <w:marRight w:val="0"/>
      <w:marTop w:val="0"/>
      <w:marBottom w:val="0"/>
      <w:divBdr>
        <w:top w:val="none" w:sz="0" w:space="0" w:color="auto"/>
        <w:left w:val="none" w:sz="0" w:space="0" w:color="auto"/>
        <w:bottom w:val="none" w:sz="0" w:space="0" w:color="auto"/>
        <w:right w:val="none" w:sz="0" w:space="0" w:color="auto"/>
      </w:divBdr>
    </w:div>
    <w:div w:id="263147148">
      <w:bodyDiv w:val="1"/>
      <w:marLeft w:val="0"/>
      <w:marRight w:val="0"/>
      <w:marTop w:val="0"/>
      <w:marBottom w:val="0"/>
      <w:divBdr>
        <w:top w:val="none" w:sz="0" w:space="0" w:color="auto"/>
        <w:left w:val="none" w:sz="0" w:space="0" w:color="auto"/>
        <w:bottom w:val="none" w:sz="0" w:space="0" w:color="auto"/>
        <w:right w:val="none" w:sz="0" w:space="0" w:color="auto"/>
      </w:divBdr>
    </w:div>
    <w:div w:id="268706812">
      <w:bodyDiv w:val="1"/>
      <w:marLeft w:val="0"/>
      <w:marRight w:val="0"/>
      <w:marTop w:val="0"/>
      <w:marBottom w:val="0"/>
      <w:divBdr>
        <w:top w:val="none" w:sz="0" w:space="0" w:color="auto"/>
        <w:left w:val="none" w:sz="0" w:space="0" w:color="auto"/>
        <w:bottom w:val="none" w:sz="0" w:space="0" w:color="auto"/>
        <w:right w:val="none" w:sz="0" w:space="0" w:color="auto"/>
      </w:divBdr>
    </w:div>
    <w:div w:id="270359260">
      <w:bodyDiv w:val="1"/>
      <w:marLeft w:val="0"/>
      <w:marRight w:val="0"/>
      <w:marTop w:val="0"/>
      <w:marBottom w:val="0"/>
      <w:divBdr>
        <w:top w:val="none" w:sz="0" w:space="0" w:color="auto"/>
        <w:left w:val="none" w:sz="0" w:space="0" w:color="auto"/>
        <w:bottom w:val="none" w:sz="0" w:space="0" w:color="auto"/>
        <w:right w:val="none" w:sz="0" w:space="0" w:color="auto"/>
      </w:divBdr>
    </w:div>
    <w:div w:id="270359851">
      <w:bodyDiv w:val="1"/>
      <w:marLeft w:val="0"/>
      <w:marRight w:val="0"/>
      <w:marTop w:val="0"/>
      <w:marBottom w:val="0"/>
      <w:divBdr>
        <w:top w:val="none" w:sz="0" w:space="0" w:color="auto"/>
        <w:left w:val="none" w:sz="0" w:space="0" w:color="auto"/>
        <w:bottom w:val="none" w:sz="0" w:space="0" w:color="auto"/>
        <w:right w:val="none" w:sz="0" w:space="0" w:color="auto"/>
      </w:divBdr>
    </w:div>
    <w:div w:id="271400772">
      <w:bodyDiv w:val="1"/>
      <w:marLeft w:val="0"/>
      <w:marRight w:val="0"/>
      <w:marTop w:val="0"/>
      <w:marBottom w:val="0"/>
      <w:divBdr>
        <w:top w:val="none" w:sz="0" w:space="0" w:color="auto"/>
        <w:left w:val="none" w:sz="0" w:space="0" w:color="auto"/>
        <w:bottom w:val="none" w:sz="0" w:space="0" w:color="auto"/>
        <w:right w:val="none" w:sz="0" w:space="0" w:color="auto"/>
      </w:divBdr>
    </w:div>
    <w:div w:id="271939418">
      <w:bodyDiv w:val="1"/>
      <w:marLeft w:val="0"/>
      <w:marRight w:val="0"/>
      <w:marTop w:val="0"/>
      <w:marBottom w:val="0"/>
      <w:divBdr>
        <w:top w:val="none" w:sz="0" w:space="0" w:color="auto"/>
        <w:left w:val="none" w:sz="0" w:space="0" w:color="auto"/>
        <w:bottom w:val="none" w:sz="0" w:space="0" w:color="auto"/>
        <w:right w:val="none" w:sz="0" w:space="0" w:color="auto"/>
      </w:divBdr>
    </w:div>
    <w:div w:id="274018640">
      <w:bodyDiv w:val="1"/>
      <w:marLeft w:val="0"/>
      <w:marRight w:val="0"/>
      <w:marTop w:val="0"/>
      <w:marBottom w:val="0"/>
      <w:divBdr>
        <w:top w:val="none" w:sz="0" w:space="0" w:color="auto"/>
        <w:left w:val="none" w:sz="0" w:space="0" w:color="auto"/>
        <w:bottom w:val="none" w:sz="0" w:space="0" w:color="auto"/>
        <w:right w:val="none" w:sz="0" w:space="0" w:color="auto"/>
      </w:divBdr>
    </w:div>
    <w:div w:id="275869207">
      <w:bodyDiv w:val="1"/>
      <w:marLeft w:val="0"/>
      <w:marRight w:val="0"/>
      <w:marTop w:val="0"/>
      <w:marBottom w:val="0"/>
      <w:divBdr>
        <w:top w:val="none" w:sz="0" w:space="0" w:color="auto"/>
        <w:left w:val="none" w:sz="0" w:space="0" w:color="auto"/>
        <w:bottom w:val="none" w:sz="0" w:space="0" w:color="auto"/>
        <w:right w:val="none" w:sz="0" w:space="0" w:color="auto"/>
      </w:divBdr>
    </w:div>
    <w:div w:id="281348136">
      <w:bodyDiv w:val="1"/>
      <w:marLeft w:val="0"/>
      <w:marRight w:val="0"/>
      <w:marTop w:val="0"/>
      <w:marBottom w:val="0"/>
      <w:divBdr>
        <w:top w:val="none" w:sz="0" w:space="0" w:color="auto"/>
        <w:left w:val="none" w:sz="0" w:space="0" w:color="auto"/>
        <w:bottom w:val="none" w:sz="0" w:space="0" w:color="auto"/>
        <w:right w:val="none" w:sz="0" w:space="0" w:color="auto"/>
      </w:divBdr>
    </w:div>
    <w:div w:id="281765273">
      <w:bodyDiv w:val="1"/>
      <w:marLeft w:val="0"/>
      <w:marRight w:val="0"/>
      <w:marTop w:val="0"/>
      <w:marBottom w:val="0"/>
      <w:divBdr>
        <w:top w:val="none" w:sz="0" w:space="0" w:color="auto"/>
        <w:left w:val="none" w:sz="0" w:space="0" w:color="auto"/>
        <w:bottom w:val="none" w:sz="0" w:space="0" w:color="auto"/>
        <w:right w:val="none" w:sz="0" w:space="0" w:color="auto"/>
      </w:divBdr>
    </w:div>
    <w:div w:id="282426401">
      <w:bodyDiv w:val="1"/>
      <w:marLeft w:val="0"/>
      <w:marRight w:val="0"/>
      <w:marTop w:val="0"/>
      <w:marBottom w:val="0"/>
      <w:divBdr>
        <w:top w:val="none" w:sz="0" w:space="0" w:color="auto"/>
        <w:left w:val="none" w:sz="0" w:space="0" w:color="auto"/>
        <w:bottom w:val="none" w:sz="0" w:space="0" w:color="auto"/>
        <w:right w:val="none" w:sz="0" w:space="0" w:color="auto"/>
      </w:divBdr>
    </w:div>
    <w:div w:id="283001277">
      <w:bodyDiv w:val="1"/>
      <w:marLeft w:val="0"/>
      <w:marRight w:val="0"/>
      <w:marTop w:val="0"/>
      <w:marBottom w:val="0"/>
      <w:divBdr>
        <w:top w:val="none" w:sz="0" w:space="0" w:color="auto"/>
        <w:left w:val="none" w:sz="0" w:space="0" w:color="auto"/>
        <w:bottom w:val="none" w:sz="0" w:space="0" w:color="auto"/>
        <w:right w:val="none" w:sz="0" w:space="0" w:color="auto"/>
      </w:divBdr>
    </w:div>
    <w:div w:id="283003818">
      <w:bodyDiv w:val="1"/>
      <w:marLeft w:val="0"/>
      <w:marRight w:val="0"/>
      <w:marTop w:val="0"/>
      <w:marBottom w:val="0"/>
      <w:divBdr>
        <w:top w:val="none" w:sz="0" w:space="0" w:color="auto"/>
        <w:left w:val="none" w:sz="0" w:space="0" w:color="auto"/>
        <w:bottom w:val="none" w:sz="0" w:space="0" w:color="auto"/>
        <w:right w:val="none" w:sz="0" w:space="0" w:color="auto"/>
      </w:divBdr>
    </w:div>
    <w:div w:id="284310767">
      <w:bodyDiv w:val="1"/>
      <w:marLeft w:val="0"/>
      <w:marRight w:val="0"/>
      <w:marTop w:val="0"/>
      <w:marBottom w:val="0"/>
      <w:divBdr>
        <w:top w:val="none" w:sz="0" w:space="0" w:color="auto"/>
        <w:left w:val="none" w:sz="0" w:space="0" w:color="auto"/>
        <w:bottom w:val="none" w:sz="0" w:space="0" w:color="auto"/>
        <w:right w:val="none" w:sz="0" w:space="0" w:color="auto"/>
      </w:divBdr>
    </w:div>
    <w:div w:id="289871309">
      <w:bodyDiv w:val="1"/>
      <w:marLeft w:val="0"/>
      <w:marRight w:val="0"/>
      <w:marTop w:val="0"/>
      <w:marBottom w:val="0"/>
      <w:divBdr>
        <w:top w:val="none" w:sz="0" w:space="0" w:color="auto"/>
        <w:left w:val="none" w:sz="0" w:space="0" w:color="auto"/>
        <w:bottom w:val="none" w:sz="0" w:space="0" w:color="auto"/>
        <w:right w:val="none" w:sz="0" w:space="0" w:color="auto"/>
      </w:divBdr>
    </w:div>
    <w:div w:id="290213889">
      <w:bodyDiv w:val="1"/>
      <w:marLeft w:val="0"/>
      <w:marRight w:val="0"/>
      <w:marTop w:val="0"/>
      <w:marBottom w:val="0"/>
      <w:divBdr>
        <w:top w:val="none" w:sz="0" w:space="0" w:color="auto"/>
        <w:left w:val="none" w:sz="0" w:space="0" w:color="auto"/>
        <w:bottom w:val="none" w:sz="0" w:space="0" w:color="auto"/>
        <w:right w:val="none" w:sz="0" w:space="0" w:color="auto"/>
      </w:divBdr>
    </w:div>
    <w:div w:id="291060108">
      <w:bodyDiv w:val="1"/>
      <w:marLeft w:val="0"/>
      <w:marRight w:val="0"/>
      <w:marTop w:val="0"/>
      <w:marBottom w:val="0"/>
      <w:divBdr>
        <w:top w:val="none" w:sz="0" w:space="0" w:color="auto"/>
        <w:left w:val="none" w:sz="0" w:space="0" w:color="auto"/>
        <w:bottom w:val="none" w:sz="0" w:space="0" w:color="auto"/>
        <w:right w:val="none" w:sz="0" w:space="0" w:color="auto"/>
      </w:divBdr>
    </w:div>
    <w:div w:id="291519264">
      <w:bodyDiv w:val="1"/>
      <w:marLeft w:val="0"/>
      <w:marRight w:val="0"/>
      <w:marTop w:val="0"/>
      <w:marBottom w:val="0"/>
      <w:divBdr>
        <w:top w:val="none" w:sz="0" w:space="0" w:color="auto"/>
        <w:left w:val="none" w:sz="0" w:space="0" w:color="auto"/>
        <w:bottom w:val="none" w:sz="0" w:space="0" w:color="auto"/>
        <w:right w:val="none" w:sz="0" w:space="0" w:color="auto"/>
      </w:divBdr>
    </w:div>
    <w:div w:id="291862579">
      <w:bodyDiv w:val="1"/>
      <w:marLeft w:val="0"/>
      <w:marRight w:val="0"/>
      <w:marTop w:val="0"/>
      <w:marBottom w:val="0"/>
      <w:divBdr>
        <w:top w:val="none" w:sz="0" w:space="0" w:color="auto"/>
        <w:left w:val="none" w:sz="0" w:space="0" w:color="auto"/>
        <w:bottom w:val="none" w:sz="0" w:space="0" w:color="auto"/>
        <w:right w:val="none" w:sz="0" w:space="0" w:color="auto"/>
      </w:divBdr>
    </w:div>
    <w:div w:id="296881654">
      <w:bodyDiv w:val="1"/>
      <w:marLeft w:val="0"/>
      <w:marRight w:val="0"/>
      <w:marTop w:val="0"/>
      <w:marBottom w:val="0"/>
      <w:divBdr>
        <w:top w:val="none" w:sz="0" w:space="0" w:color="auto"/>
        <w:left w:val="none" w:sz="0" w:space="0" w:color="auto"/>
        <w:bottom w:val="none" w:sz="0" w:space="0" w:color="auto"/>
        <w:right w:val="none" w:sz="0" w:space="0" w:color="auto"/>
      </w:divBdr>
    </w:div>
    <w:div w:id="299463911">
      <w:bodyDiv w:val="1"/>
      <w:marLeft w:val="0"/>
      <w:marRight w:val="0"/>
      <w:marTop w:val="0"/>
      <w:marBottom w:val="0"/>
      <w:divBdr>
        <w:top w:val="none" w:sz="0" w:space="0" w:color="auto"/>
        <w:left w:val="none" w:sz="0" w:space="0" w:color="auto"/>
        <w:bottom w:val="none" w:sz="0" w:space="0" w:color="auto"/>
        <w:right w:val="none" w:sz="0" w:space="0" w:color="auto"/>
      </w:divBdr>
    </w:div>
    <w:div w:id="302084165">
      <w:bodyDiv w:val="1"/>
      <w:marLeft w:val="0"/>
      <w:marRight w:val="0"/>
      <w:marTop w:val="0"/>
      <w:marBottom w:val="0"/>
      <w:divBdr>
        <w:top w:val="none" w:sz="0" w:space="0" w:color="auto"/>
        <w:left w:val="none" w:sz="0" w:space="0" w:color="auto"/>
        <w:bottom w:val="none" w:sz="0" w:space="0" w:color="auto"/>
        <w:right w:val="none" w:sz="0" w:space="0" w:color="auto"/>
      </w:divBdr>
    </w:div>
    <w:div w:id="304118436">
      <w:bodyDiv w:val="1"/>
      <w:marLeft w:val="0"/>
      <w:marRight w:val="0"/>
      <w:marTop w:val="0"/>
      <w:marBottom w:val="0"/>
      <w:divBdr>
        <w:top w:val="none" w:sz="0" w:space="0" w:color="auto"/>
        <w:left w:val="none" w:sz="0" w:space="0" w:color="auto"/>
        <w:bottom w:val="none" w:sz="0" w:space="0" w:color="auto"/>
        <w:right w:val="none" w:sz="0" w:space="0" w:color="auto"/>
      </w:divBdr>
    </w:div>
    <w:div w:id="304699944">
      <w:bodyDiv w:val="1"/>
      <w:marLeft w:val="0"/>
      <w:marRight w:val="0"/>
      <w:marTop w:val="0"/>
      <w:marBottom w:val="0"/>
      <w:divBdr>
        <w:top w:val="none" w:sz="0" w:space="0" w:color="auto"/>
        <w:left w:val="none" w:sz="0" w:space="0" w:color="auto"/>
        <w:bottom w:val="none" w:sz="0" w:space="0" w:color="auto"/>
        <w:right w:val="none" w:sz="0" w:space="0" w:color="auto"/>
      </w:divBdr>
    </w:div>
    <w:div w:id="305016793">
      <w:bodyDiv w:val="1"/>
      <w:marLeft w:val="0"/>
      <w:marRight w:val="0"/>
      <w:marTop w:val="0"/>
      <w:marBottom w:val="0"/>
      <w:divBdr>
        <w:top w:val="none" w:sz="0" w:space="0" w:color="auto"/>
        <w:left w:val="none" w:sz="0" w:space="0" w:color="auto"/>
        <w:bottom w:val="none" w:sz="0" w:space="0" w:color="auto"/>
        <w:right w:val="none" w:sz="0" w:space="0" w:color="auto"/>
      </w:divBdr>
    </w:div>
    <w:div w:id="308243963">
      <w:bodyDiv w:val="1"/>
      <w:marLeft w:val="0"/>
      <w:marRight w:val="0"/>
      <w:marTop w:val="0"/>
      <w:marBottom w:val="0"/>
      <w:divBdr>
        <w:top w:val="none" w:sz="0" w:space="0" w:color="auto"/>
        <w:left w:val="none" w:sz="0" w:space="0" w:color="auto"/>
        <w:bottom w:val="none" w:sz="0" w:space="0" w:color="auto"/>
        <w:right w:val="none" w:sz="0" w:space="0" w:color="auto"/>
      </w:divBdr>
    </w:div>
    <w:div w:id="309021949">
      <w:bodyDiv w:val="1"/>
      <w:marLeft w:val="0"/>
      <w:marRight w:val="0"/>
      <w:marTop w:val="0"/>
      <w:marBottom w:val="0"/>
      <w:divBdr>
        <w:top w:val="none" w:sz="0" w:space="0" w:color="auto"/>
        <w:left w:val="none" w:sz="0" w:space="0" w:color="auto"/>
        <w:bottom w:val="none" w:sz="0" w:space="0" w:color="auto"/>
        <w:right w:val="none" w:sz="0" w:space="0" w:color="auto"/>
      </w:divBdr>
    </w:div>
    <w:div w:id="310253511">
      <w:bodyDiv w:val="1"/>
      <w:marLeft w:val="0"/>
      <w:marRight w:val="0"/>
      <w:marTop w:val="0"/>
      <w:marBottom w:val="0"/>
      <w:divBdr>
        <w:top w:val="none" w:sz="0" w:space="0" w:color="auto"/>
        <w:left w:val="none" w:sz="0" w:space="0" w:color="auto"/>
        <w:bottom w:val="none" w:sz="0" w:space="0" w:color="auto"/>
        <w:right w:val="none" w:sz="0" w:space="0" w:color="auto"/>
      </w:divBdr>
    </w:div>
    <w:div w:id="310793338">
      <w:bodyDiv w:val="1"/>
      <w:marLeft w:val="0"/>
      <w:marRight w:val="0"/>
      <w:marTop w:val="0"/>
      <w:marBottom w:val="0"/>
      <w:divBdr>
        <w:top w:val="none" w:sz="0" w:space="0" w:color="auto"/>
        <w:left w:val="none" w:sz="0" w:space="0" w:color="auto"/>
        <w:bottom w:val="none" w:sz="0" w:space="0" w:color="auto"/>
        <w:right w:val="none" w:sz="0" w:space="0" w:color="auto"/>
      </w:divBdr>
    </w:div>
    <w:div w:id="311297922">
      <w:bodyDiv w:val="1"/>
      <w:marLeft w:val="0"/>
      <w:marRight w:val="0"/>
      <w:marTop w:val="0"/>
      <w:marBottom w:val="0"/>
      <w:divBdr>
        <w:top w:val="none" w:sz="0" w:space="0" w:color="auto"/>
        <w:left w:val="none" w:sz="0" w:space="0" w:color="auto"/>
        <w:bottom w:val="none" w:sz="0" w:space="0" w:color="auto"/>
        <w:right w:val="none" w:sz="0" w:space="0" w:color="auto"/>
      </w:divBdr>
    </w:div>
    <w:div w:id="312101586">
      <w:bodyDiv w:val="1"/>
      <w:marLeft w:val="0"/>
      <w:marRight w:val="0"/>
      <w:marTop w:val="0"/>
      <w:marBottom w:val="0"/>
      <w:divBdr>
        <w:top w:val="none" w:sz="0" w:space="0" w:color="auto"/>
        <w:left w:val="none" w:sz="0" w:space="0" w:color="auto"/>
        <w:bottom w:val="none" w:sz="0" w:space="0" w:color="auto"/>
        <w:right w:val="none" w:sz="0" w:space="0" w:color="auto"/>
      </w:divBdr>
    </w:div>
    <w:div w:id="312954027">
      <w:bodyDiv w:val="1"/>
      <w:marLeft w:val="0"/>
      <w:marRight w:val="0"/>
      <w:marTop w:val="0"/>
      <w:marBottom w:val="0"/>
      <w:divBdr>
        <w:top w:val="none" w:sz="0" w:space="0" w:color="auto"/>
        <w:left w:val="none" w:sz="0" w:space="0" w:color="auto"/>
        <w:bottom w:val="none" w:sz="0" w:space="0" w:color="auto"/>
        <w:right w:val="none" w:sz="0" w:space="0" w:color="auto"/>
      </w:divBdr>
    </w:div>
    <w:div w:id="313414926">
      <w:bodyDiv w:val="1"/>
      <w:marLeft w:val="0"/>
      <w:marRight w:val="0"/>
      <w:marTop w:val="0"/>
      <w:marBottom w:val="0"/>
      <w:divBdr>
        <w:top w:val="none" w:sz="0" w:space="0" w:color="auto"/>
        <w:left w:val="none" w:sz="0" w:space="0" w:color="auto"/>
        <w:bottom w:val="none" w:sz="0" w:space="0" w:color="auto"/>
        <w:right w:val="none" w:sz="0" w:space="0" w:color="auto"/>
      </w:divBdr>
    </w:div>
    <w:div w:id="315958803">
      <w:bodyDiv w:val="1"/>
      <w:marLeft w:val="0"/>
      <w:marRight w:val="0"/>
      <w:marTop w:val="0"/>
      <w:marBottom w:val="0"/>
      <w:divBdr>
        <w:top w:val="none" w:sz="0" w:space="0" w:color="auto"/>
        <w:left w:val="none" w:sz="0" w:space="0" w:color="auto"/>
        <w:bottom w:val="none" w:sz="0" w:space="0" w:color="auto"/>
        <w:right w:val="none" w:sz="0" w:space="0" w:color="auto"/>
      </w:divBdr>
    </w:div>
    <w:div w:id="316082018">
      <w:bodyDiv w:val="1"/>
      <w:marLeft w:val="0"/>
      <w:marRight w:val="0"/>
      <w:marTop w:val="0"/>
      <w:marBottom w:val="0"/>
      <w:divBdr>
        <w:top w:val="none" w:sz="0" w:space="0" w:color="auto"/>
        <w:left w:val="none" w:sz="0" w:space="0" w:color="auto"/>
        <w:bottom w:val="none" w:sz="0" w:space="0" w:color="auto"/>
        <w:right w:val="none" w:sz="0" w:space="0" w:color="auto"/>
      </w:divBdr>
    </w:div>
    <w:div w:id="316111524">
      <w:bodyDiv w:val="1"/>
      <w:marLeft w:val="0"/>
      <w:marRight w:val="0"/>
      <w:marTop w:val="0"/>
      <w:marBottom w:val="0"/>
      <w:divBdr>
        <w:top w:val="none" w:sz="0" w:space="0" w:color="auto"/>
        <w:left w:val="none" w:sz="0" w:space="0" w:color="auto"/>
        <w:bottom w:val="none" w:sz="0" w:space="0" w:color="auto"/>
        <w:right w:val="none" w:sz="0" w:space="0" w:color="auto"/>
      </w:divBdr>
    </w:div>
    <w:div w:id="316768244">
      <w:bodyDiv w:val="1"/>
      <w:marLeft w:val="0"/>
      <w:marRight w:val="0"/>
      <w:marTop w:val="0"/>
      <w:marBottom w:val="0"/>
      <w:divBdr>
        <w:top w:val="none" w:sz="0" w:space="0" w:color="auto"/>
        <w:left w:val="none" w:sz="0" w:space="0" w:color="auto"/>
        <w:bottom w:val="none" w:sz="0" w:space="0" w:color="auto"/>
        <w:right w:val="none" w:sz="0" w:space="0" w:color="auto"/>
      </w:divBdr>
    </w:div>
    <w:div w:id="318115614">
      <w:bodyDiv w:val="1"/>
      <w:marLeft w:val="0"/>
      <w:marRight w:val="0"/>
      <w:marTop w:val="0"/>
      <w:marBottom w:val="0"/>
      <w:divBdr>
        <w:top w:val="none" w:sz="0" w:space="0" w:color="auto"/>
        <w:left w:val="none" w:sz="0" w:space="0" w:color="auto"/>
        <w:bottom w:val="none" w:sz="0" w:space="0" w:color="auto"/>
        <w:right w:val="none" w:sz="0" w:space="0" w:color="auto"/>
      </w:divBdr>
    </w:div>
    <w:div w:id="319970427">
      <w:bodyDiv w:val="1"/>
      <w:marLeft w:val="0"/>
      <w:marRight w:val="0"/>
      <w:marTop w:val="0"/>
      <w:marBottom w:val="0"/>
      <w:divBdr>
        <w:top w:val="none" w:sz="0" w:space="0" w:color="auto"/>
        <w:left w:val="none" w:sz="0" w:space="0" w:color="auto"/>
        <w:bottom w:val="none" w:sz="0" w:space="0" w:color="auto"/>
        <w:right w:val="none" w:sz="0" w:space="0" w:color="auto"/>
      </w:divBdr>
    </w:div>
    <w:div w:id="320815858">
      <w:bodyDiv w:val="1"/>
      <w:marLeft w:val="0"/>
      <w:marRight w:val="0"/>
      <w:marTop w:val="0"/>
      <w:marBottom w:val="0"/>
      <w:divBdr>
        <w:top w:val="none" w:sz="0" w:space="0" w:color="auto"/>
        <w:left w:val="none" w:sz="0" w:space="0" w:color="auto"/>
        <w:bottom w:val="none" w:sz="0" w:space="0" w:color="auto"/>
        <w:right w:val="none" w:sz="0" w:space="0" w:color="auto"/>
      </w:divBdr>
    </w:div>
    <w:div w:id="322198144">
      <w:bodyDiv w:val="1"/>
      <w:marLeft w:val="0"/>
      <w:marRight w:val="0"/>
      <w:marTop w:val="0"/>
      <w:marBottom w:val="0"/>
      <w:divBdr>
        <w:top w:val="none" w:sz="0" w:space="0" w:color="auto"/>
        <w:left w:val="none" w:sz="0" w:space="0" w:color="auto"/>
        <w:bottom w:val="none" w:sz="0" w:space="0" w:color="auto"/>
        <w:right w:val="none" w:sz="0" w:space="0" w:color="auto"/>
      </w:divBdr>
    </w:div>
    <w:div w:id="325283274">
      <w:bodyDiv w:val="1"/>
      <w:marLeft w:val="0"/>
      <w:marRight w:val="0"/>
      <w:marTop w:val="0"/>
      <w:marBottom w:val="0"/>
      <w:divBdr>
        <w:top w:val="none" w:sz="0" w:space="0" w:color="auto"/>
        <w:left w:val="none" w:sz="0" w:space="0" w:color="auto"/>
        <w:bottom w:val="none" w:sz="0" w:space="0" w:color="auto"/>
        <w:right w:val="none" w:sz="0" w:space="0" w:color="auto"/>
      </w:divBdr>
    </w:div>
    <w:div w:id="326712192">
      <w:bodyDiv w:val="1"/>
      <w:marLeft w:val="0"/>
      <w:marRight w:val="0"/>
      <w:marTop w:val="0"/>
      <w:marBottom w:val="0"/>
      <w:divBdr>
        <w:top w:val="none" w:sz="0" w:space="0" w:color="auto"/>
        <w:left w:val="none" w:sz="0" w:space="0" w:color="auto"/>
        <w:bottom w:val="none" w:sz="0" w:space="0" w:color="auto"/>
        <w:right w:val="none" w:sz="0" w:space="0" w:color="auto"/>
      </w:divBdr>
    </w:div>
    <w:div w:id="327751179">
      <w:bodyDiv w:val="1"/>
      <w:marLeft w:val="0"/>
      <w:marRight w:val="0"/>
      <w:marTop w:val="0"/>
      <w:marBottom w:val="0"/>
      <w:divBdr>
        <w:top w:val="none" w:sz="0" w:space="0" w:color="auto"/>
        <w:left w:val="none" w:sz="0" w:space="0" w:color="auto"/>
        <w:bottom w:val="none" w:sz="0" w:space="0" w:color="auto"/>
        <w:right w:val="none" w:sz="0" w:space="0" w:color="auto"/>
      </w:divBdr>
    </w:div>
    <w:div w:id="328408933">
      <w:bodyDiv w:val="1"/>
      <w:marLeft w:val="0"/>
      <w:marRight w:val="0"/>
      <w:marTop w:val="0"/>
      <w:marBottom w:val="0"/>
      <w:divBdr>
        <w:top w:val="none" w:sz="0" w:space="0" w:color="auto"/>
        <w:left w:val="none" w:sz="0" w:space="0" w:color="auto"/>
        <w:bottom w:val="none" w:sz="0" w:space="0" w:color="auto"/>
        <w:right w:val="none" w:sz="0" w:space="0" w:color="auto"/>
      </w:divBdr>
    </w:div>
    <w:div w:id="330571003">
      <w:bodyDiv w:val="1"/>
      <w:marLeft w:val="0"/>
      <w:marRight w:val="0"/>
      <w:marTop w:val="0"/>
      <w:marBottom w:val="0"/>
      <w:divBdr>
        <w:top w:val="none" w:sz="0" w:space="0" w:color="auto"/>
        <w:left w:val="none" w:sz="0" w:space="0" w:color="auto"/>
        <w:bottom w:val="none" w:sz="0" w:space="0" w:color="auto"/>
        <w:right w:val="none" w:sz="0" w:space="0" w:color="auto"/>
      </w:divBdr>
    </w:div>
    <w:div w:id="335158858">
      <w:bodyDiv w:val="1"/>
      <w:marLeft w:val="0"/>
      <w:marRight w:val="0"/>
      <w:marTop w:val="0"/>
      <w:marBottom w:val="0"/>
      <w:divBdr>
        <w:top w:val="none" w:sz="0" w:space="0" w:color="auto"/>
        <w:left w:val="none" w:sz="0" w:space="0" w:color="auto"/>
        <w:bottom w:val="none" w:sz="0" w:space="0" w:color="auto"/>
        <w:right w:val="none" w:sz="0" w:space="0" w:color="auto"/>
      </w:divBdr>
    </w:div>
    <w:div w:id="338389889">
      <w:bodyDiv w:val="1"/>
      <w:marLeft w:val="0"/>
      <w:marRight w:val="0"/>
      <w:marTop w:val="0"/>
      <w:marBottom w:val="0"/>
      <w:divBdr>
        <w:top w:val="none" w:sz="0" w:space="0" w:color="auto"/>
        <w:left w:val="none" w:sz="0" w:space="0" w:color="auto"/>
        <w:bottom w:val="none" w:sz="0" w:space="0" w:color="auto"/>
        <w:right w:val="none" w:sz="0" w:space="0" w:color="auto"/>
      </w:divBdr>
    </w:div>
    <w:div w:id="339627973">
      <w:bodyDiv w:val="1"/>
      <w:marLeft w:val="0"/>
      <w:marRight w:val="0"/>
      <w:marTop w:val="0"/>
      <w:marBottom w:val="0"/>
      <w:divBdr>
        <w:top w:val="none" w:sz="0" w:space="0" w:color="auto"/>
        <w:left w:val="none" w:sz="0" w:space="0" w:color="auto"/>
        <w:bottom w:val="none" w:sz="0" w:space="0" w:color="auto"/>
        <w:right w:val="none" w:sz="0" w:space="0" w:color="auto"/>
      </w:divBdr>
    </w:div>
    <w:div w:id="345137734">
      <w:bodyDiv w:val="1"/>
      <w:marLeft w:val="0"/>
      <w:marRight w:val="0"/>
      <w:marTop w:val="0"/>
      <w:marBottom w:val="0"/>
      <w:divBdr>
        <w:top w:val="none" w:sz="0" w:space="0" w:color="auto"/>
        <w:left w:val="none" w:sz="0" w:space="0" w:color="auto"/>
        <w:bottom w:val="none" w:sz="0" w:space="0" w:color="auto"/>
        <w:right w:val="none" w:sz="0" w:space="0" w:color="auto"/>
      </w:divBdr>
    </w:div>
    <w:div w:id="346371999">
      <w:bodyDiv w:val="1"/>
      <w:marLeft w:val="0"/>
      <w:marRight w:val="0"/>
      <w:marTop w:val="0"/>
      <w:marBottom w:val="0"/>
      <w:divBdr>
        <w:top w:val="none" w:sz="0" w:space="0" w:color="auto"/>
        <w:left w:val="none" w:sz="0" w:space="0" w:color="auto"/>
        <w:bottom w:val="none" w:sz="0" w:space="0" w:color="auto"/>
        <w:right w:val="none" w:sz="0" w:space="0" w:color="auto"/>
      </w:divBdr>
    </w:div>
    <w:div w:id="347753666">
      <w:bodyDiv w:val="1"/>
      <w:marLeft w:val="0"/>
      <w:marRight w:val="0"/>
      <w:marTop w:val="0"/>
      <w:marBottom w:val="0"/>
      <w:divBdr>
        <w:top w:val="none" w:sz="0" w:space="0" w:color="auto"/>
        <w:left w:val="none" w:sz="0" w:space="0" w:color="auto"/>
        <w:bottom w:val="none" w:sz="0" w:space="0" w:color="auto"/>
        <w:right w:val="none" w:sz="0" w:space="0" w:color="auto"/>
      </w:divBdr>
    </w:div>
    <w:div w:id="348484349">
      <w:bodyDiv w:val="1"/>
      <w:marLeft w:val="0"/>
      <w:marRight w:val="0"/>
      <w:marTop w:val="0"/>
      <w:marBottom w:val="0"/>
      <w:divBdr>
        <w:top w:val="none" w:sz="0" w:space="0" w:color="auto"/>
        <w:left w:val="none" w:sz="0" w:space="0" w:color="auto"/>
        <w:bottom w:val="none" w:sz="0" w:space="0" w:color="auto"/>
        <w:right w:val="none" w:sz="0" w:space="0" w:color="auto"/>
      </w:divBdr>
    </w:div>
    <w:div w:id="350224735">
      <w:bodyDiv w:val="1"/>
      <w:marLeft w:val="0"/>
      <w:marRight w:val="0"/>
      <w:marTop w:val="0"/>
      <w:marBottom w:val="0"/>
      <w:divBdr>
        <w:top w:val="none" w:sz="0" w:space="0" w:color="auto"/>
        <w:left w:val="none" w:sz="0" w:space="0" w:color="auto"/>
        <w:bottom w:val="none" w:sz="0" w:space="0" w:color="auto"/>
        <w:right w:val="none" w:sz="0" w:space="0" w:color="auto"/>
      </w:divBdr>
    </w:div>
    <w:div w:id="350886512">
      <w:bodyDiv w:val="1"/>
      <w:marLeft w:val="0"/>
      <w:marRight w:val="0"/>
      <w:marTop w:val="0"/>
      <w:marBottom w:val="0"/>
      <w:divBdr>
        <w:top w:val="none" w:sz="0" w:space="0" w:color="auto"/>
        <w:left w:val="none" w:sz="0" w:space="0" w:color="auto"/>
        <w:bottom w:val="none" w:sz="0" w:space="0" w:color="auto"/>
        <w:right w:val="none" w:sz="0" w:space="0" w:color="auto"/>
      </w:divBdr>
    </w:div>
    <w:div w:id="351959188">
      <w:bodyDiv w:val="1"/>
      <w:marLeft w:val="0"/>
      <w:marRight w:val="0"/>
      <w:marTop w:val="0"/>
      <w:marBottom w:val="0"/>
      <w:divBdr>
        <w:top w:val="none" w:sz="0" w:space="0" w:color="auto"/>
        <w:left w:val="none" w:sz="0" w:space="0" w:color="auto"/>
        <w:bottom w:val="none" w:sz="0" w:space="0" w:color="auto"/>
        <w:right w:val="none" w:sz="0" w:space="0" w:color="auto"/>
      </w:divBdr>
    </w:div>
    <w:div w:id="352851620">
      <w:bodyDiv w:val="1"/>
      <w:marLeft w:val="0"/>
      <w:marRight w:val="0"/>
      <w:marTop w:val="0"/>
      <w:marBottom w:val="0"/>
      <w:divBdr>
        <w:top w:val="none" w:sz="0" w:space="0" w:color="auto"/>
        <w:left w:val="none" w:sz="0" w:space="0" w:color="auto"/>
        <w:bottom w:val="none" w:sz="0" w:space="0" w:color="auto"/>
        <w:right w:val="none" w:sz="0" w:space="0" w:color="auto"/>
      </w:divBdr>
    </w:div>
    <w:div w:id="356322537">
      <w:bodyDiv w:val="1"/>
      <w:marLeft w:val="0"/>
      <w:marRight w:val="0"/>
      <w:marTop w:val="0"/>
      <w:marBottom w:val="0"/>
      <w:divBdr>
        <w:top w:val="none" w:sz="0" w:space="0" w:color="auto"/>
        <w:left w:val="none" w:sz="0" w:space="0" w:color="auto"/>
        <w:bottom w:val="none" w:sz="0" w:space="0" w:color="auto"/>
        <w:right w:val="none" w:sz="0" w:space="0" w:color="auto"/>
      </w:divBdr>
    </w:div>
    <w:div w:id="358242942">
      <w:bodyDiv w:val="1"/>
      <w:marLeft w:val="0"/>
      <w:marRight w:val="0"/>
      <w:marTop w:val="0"/>
      <w:marBottom w:val="0"/>
      <w:divBdr>
        <w:top w:val="none" w:sz="0" w:space="0" w:color="auto"/>
        <w:left w:val="none" w:sz="0" w:space="0" w:color="auto"/>
        <w:bottom w:val="none" w:sz="0" w:space="0" w:color="auto"/>
        <w:right w:val="none" w:sz="0" w:space="0" w:color="auto"/>
      </w:divBdr>
    </w:div>
    <w:div w:id="359824035">
      <w:bodyDiv w:val="1"/>
      <w:marLeft w:val="0"/>
      <w:marRight w:val="0"/>
      <w:marTop w:val="0"/>
      <w:marBottom w:val="0"/>
      <w:divBdr>
        <w:top w:val="none" w:sz="0" w:space="0" w:color="auto"/>
        <w:left w:val="none" w:sz="0" w:space="0" w:color="auto"/>
        <w:bottom w:val="none" w:sz="0" w:space="0" w:color="auto"/>
        <w:right w:val="none" w:sz="0" w:space="0" w:color="auto"/>
      </w:divBdr>
    </w:div>
    <w:div w:id="362748786">
      <w:bodyDiv w:val="1"/>
      <w:marLeft w:val="0"/>
      <w:marRight w:val="0"/>
      <w:marTop w:val="0"/>
      <w:marBottom w:val="0"/>
      <w:divBdr>
        <w:top w:val="none" w:sz="0" w:space="0" w:color="auto"/>
        <w:left w:val="none" w:sz="0" w:space="0" w:color="auto"/>
        <w:bottom w:val="none" w:sz="0" w:space="0" w:color="auto"/>
        <w:right w:val="none" w:sz="0" w:space="0" w:color="auto"/>
      </w:divBdr>
    </w:div>
    <w:div w:id="363484178">
      <w:bodyDiv w:val="1"/>
      <w:marLeft w:val="0"/>
      <w:marRight w:val="0"/>
      <w:marTop w:val="0"/>
      <w:marBottom w:val="0"/>
      <w:divBdr>
        <w:top w:val="none" w:sz="0" w:space="0" w:color="auto"/>
        <w:left w:val="none" w:sz="0" w:space="0" w:color="auto"/>
        <w:bottom w:val="none" w:sz="0" w:space="0" w:color="auto"/>
        <w:right w:val="none" w:sz="0" w:space="0" w:color="auto"/>
      </w:divBdr>
    </w:div>
    <w:div w:id="369770924">
      <w:bodyDiv w:val="1"/>
      <w:marLeft w:val="0"/>
      <w:marRight w:val="0"/>
      <w:marTop w:val="0"/>
      <w:marBottom w:val="0"/>
      <w:divBdr>
        <w:top w:val="none" w:sz="0" w:space="0" w:color="auto"/>
        <w:left w:val="none" w:sz="0" w:space="0" w:color="auto"/>
        <w:bottom w:val="none" w:sz="0" w:space="0" w:color="auto"/>
        <w:right w:val="none" w:sz="0" w:space="0" w:color="auto"/>
      </w:divBdr>
    </w:div>
    <w:div w:id="375129348">
      <w:bodyDiv w:val="1"/>
      <w:marLeft w:val="0"/>
      <w:marRight w:val="0"/>
      <w:marTop w:val="0"/>
      <w:marBottom w:val="0"/>
      <w:divBdr>
        <w:top w:val="none" w:sz="0" w:space="0" w:color="auto"/>
        <w:left w:val="none" w:sz="0" w:space="0" w:color="auto"/>
        <w:bottom w:val="none" w:sz="0" w:space="0" w:color="auto"/>
        <w:right w:val="none" w:sz="0" w:space="0" w:color="auto"/>
      </w:divBdr>
    </w:div>
    <w:div w:id="376710510">
      <w:bodyDiv w:val="1"/>
      <w:marLeft w:val="0"/>
      <w:marRight w:val="0"/>
      <w:marTop w:val="0"/>
      <w:marBottom w:val="0"/>
      <w:divBdr>
        <w:top w:val="none" w:sz="0" w:space="0" w:color="auto"/>
        <w:left w:val="none" w:sz="0" w:space="0" w:color="auto"/>
        <w:bottom w:val="none" w:sz="0" w:space="0" w:color="auto"/>
        <w:right w:val="none" w:sz="0" w:space="0" w:color="auto"/>
      </w:divBdr>
    </w:div>
    <w:div w:id="377509951">
      <w:bodyDiv w:val="1"/>
      <w:marLeft w:val="0"/>
      <w:marRight w:val="0"/>
      <w:marTop w:val="0"/>
      <w:marBottom w:val="0"/>
      <w:divBdr>
        <w:top w:val="none" w:sz="0" w:space="0" w:color="auto"/>
        <w:left w:val="none" w:sz="0" w:space="0" w:color="auto"/>
        <w:bottom w:val="none" w:sz="0" w:space="0" w:color="auto"/>
        <w:right w:val="none" w:sz="0" w:space="0" w:color="auto"/>
      </w:divBdr>
    </w:div>
    <w:div w:id="377630584">
      <w:bodyDiv w:val="1"/>
      <w:marLeft w:val="0"/>
      <w:marRight w:val="0"/>
      <w:marTop w:val="0"/>
      <w:marBottom w:val="0"/>
      <w:divBdr>
        <w:top w:val="none" w:sz="0" w:space="0" w:color="auto"/>
        <w:left w:val="none" w:sz="0" w:space="0" w:color="auto"/>
        <w:bottom w:val="none" w:sz="0" w:space="0" w:color="auto"/>
        <w:right w:val="none" w:sz="0" w:space="0" w:color="auto"/>
      </w:divBdr>
    </w:div>
    <w:div w:id="380136507">
      <w:bodyDiv w:val="1"/>
      <w:marLeft w:val="0"/>
      <w:marRight w:val="0"/>
      <w:marTop w:val="0"/>
      <w:marBottom w:val="0"/>
      <w:divBdr>
        <w:top w:val="none" w:sz="0" w:space="0" w:color="auto"/>
        <w:left w:val="none" w:sz="0" w:space="0" w:color="auto"/>
        <w:bottom w:val="none" w:sz="0" w:space="0" w:color="auto"/>
        <w:right w:val="none" w:sz="0" w:space="0" w:color="auto"/>
      </w:divBdr>
    </w:div>
    <w:div w:id="383413869">
      <w:bodyDiv w:val="1"/>
      <w:marLeft w:val="0"/>
      <w:marRight w:val="0"/>
      <w:marTop w:val="0"/>
      <w:marBottom w:val="0"/>
      <w:divBdr>
        <w:top w:val="none" w:sz="0" w:space="0" w:color="auto"/>
        <w:left w:val="none" w:sz="0" w:space="0" w:color="auto"/>
        <w:bottom w:val="none" w:sz="0" w:space="0" w:color="auto"/>
        <w:right w:val="none" w:sz="0" w:space="0" w:color="auto"/>
      </w:divBdr>
    </w:div>
    <w:div w:id="383917753">
      <w:bodyDiv w:val="1"/>
      <w:marLeft w:val="0"/>
      <w:marRight w:val="0"/>
      <w:marTop w:val="0"/>
      <w:marBottom w:val="0"/>
      <w:divBdr>
        <w:top w:val="none" w:sz="0" w:space="0" w:color="auto"/>
        <w:left w:val="none" w:sz="0" w:space="0" w:color="auto"/>
        <w:bottom w:val="none" w:sz="0" w:space="0" w:color="auto"/>
        <w:right w:val="none" w:sz="0" w:space="0" w:color="auto"/>
      </w:divBdr>
    </w:div>
    <w:div w:id="385683000">
      <w:bodyDiv w:val="1"/>
      <w:marLeft w:val="0"/>
      <w:marRight w:val="0"/>
      <w:marTop w:val="0"/>
      <w:marBottom w:val="0"/>
      <w:divBdr>
        <w:top w:val="none" w:sz="0" w:space="0" w:color="auto"/>
        <w:left w:val="none" w:sz="0" w:space="0" w:color="auto"/>
        <w:bottom w:val="none" w:sz="0" w:space="0" w:color="auto"/>
        <w:right w:val="none" w:sz="0" w:space="0" w:color="auto"/>
      </w:divBdr>
    </w:div>
    <w:div w:id="386271314">
      <w:bodyDiv w:val="1"/>
      <w:marLeft w:val="0"/>
      <w:marRight w:val="0"/>
      <w:marTop w:val="0"/>
      <w:marBottom w:val="0"/>
      <w:divBdr>
        <w:top w:val="none" w:sz="0" w:space="0" w:color="auto"/>
        <w:left w:val="none" w:sz="0" w:space="0" w:color="auto"/>
        <w:bottom w:val="none" w:sz="0" w:space="0" w:color="auto"/>
        <w:right w:val="none" w:sz="0" w:space="0" w:color="auto"/>
      </w:divBdr>
    </w:div>
    <w:div w:id="388309113">
      <w:bodyDiv w:val="1"/>
      <w:marLeft w:val="0"/>
      <w:marRight w:val="0"/>
      <w:marTop w:val="0"/>
      <w:marBottom w:val="0"/>
      <w:divBdr>
        <w:top w:val="none" w:sz="0" w:space="0" w:color="auto"/>
        <w:left w:val="none" w:sz="0" w:space="0" w:color="auto"/>
        <w:bottom w:val="none" w:sz="0" w:space="0" w:color="auto"/>
        <w:right w:val="none" w:sz="0" w:space="0" w:color="auto"/>
      </w:divBdr>
    </w:div>
    <w:div w:id="388379113">
      <w:bodyDiv w:val="1"/>
      <w:marLeft w:val="0"/>
      <w:marRight w:val="0"/>
      <w:marTop w:val="0"/>
      <w:marBottom w:val="0"/>
      <w:divBdr>
        <w:top w:val="none" w:sz="0" w:space="0" w:color="auto"/>
        <w:left w:val="none" w:sz="0" w:space="0" w:color="auto"/>
        <w:bottom w:val="none" w:sz="0" w:space="0" w:color="auto"/>
        <w:right w:val="none" w:sz="0" w:space="0" w:color="auto"/>
      </w:divBdr>
    </w:div>
    <w:div w:id="389883509">
      <w:bodyDiv w:val="1"/>
      <w:marLeft w:val="0"/>
      <w:marRight w:val="0"/>
      <w:marTop w:val="0"/>
      <w:marBottom w:val="0"/>
      <w:divBdr>
        <w:top w:val="none" w:sz="0" w:space="0" w:color="auto"/>
        <w:left w:val="none" w:sz="0" w:space="0" w:color="auto"/>
        <w:bottom w:val="none" w:sz="0" w:space="0" w:color="auto"/>
        <w:right w:val="none" w:sz="0" w:space="0" w:color="auto"/>
      </w:divBdr>
    </w:div>
    <w:div w:id="392849767">
      <w:bodyDiv w:val="1"/>
      <w:marLeft w:val="0"/>
      <w:marRight w:val="0"/>
      <w:marTop w:val="0"/>
      <w:marBottom w:val="0"/>
      <w:divBdr>
        <w:top w:val="none" w:sz="0" w:space="0" w:color="auto"/>
        <w:left w:val="none" w:sz="0" w:space="0" w:color="auto"/>
        <w:bottom w:val="none" w:sz="0" w:space="0" w:color="auto"/>
        <w:right w:val="none" w:sz="0" w:space="0" w:color="auto"/>
      </w:divBdr>
    </w:div>
    <w:div w:id="393234137">
      <w:bodyDiv w:val="1"/>
      <w:marLeft w:val="0"/>
      <w:marRight w:val="0"/>
      <w:marTop w:val="0"/>
      <w:marBottom w:val="0"/>
      <w:divBdr>
        <w:top w:val="none" w:sz="0" w:space="0" w:color="auto"/>
        <w:left w:val="none" w:sz="0" w:space="0" w:color="auto"/>
        <w:bottom w:val="none" w:sz="0" w:space="0" w:color="auto"/>
        <w:right w:val="none" w:sz="0" w:space="0" w:color="auto"/>
      </w:divBdr>
    </w:div>
    <w:div w:id="393890388">
      <w:bodyDiv w:val="1"/>
      <w:marLeft w:val="0"/>
      <w:marRight w:val="0"/>
      <w:marTop w:val="0"/>
      <w:marBottom w:val="0"/>
      <w:divBdr>
        <w:top w:val="none" w:sz="0" w:space="0" w:color="auto"/>
        <w:left w:val="none" w:sz="0" w:space="0" w:color="auto"/>
        <w:bottom w:val="none" w:sz="0" w:space="0" w:color="auto"/>
        <w:right w:val="none" w:sz="0" w:space="0" w:color="auto"/>
      </w:divBdr>
    </w:div>
    <w:div w:id="397439416">
      <w:bodyDiv w:val="1"/>
      <w:marLeft w:val="0"/>
      <w:marRight w:val="0"/>
      <w:marTop w:val="0"/>
      <w:marBottom w:val="0"/>
      <w:divBdr>
        <w:top w:val="none" w:sz="0" w:space="0" w:color="auto"/>
        <w:left w:val="none" w:sz="0" w:space="0" w:color="auto"/>
        <w:bottom w:val="none" w:sz="0" w:space="0" w:color="auto"/>
        <w:right w:val="none" w:sz="0" w:space="0" w:color="auto"/>
      </w:divBdr>
    </w:div>
    <w:div w:id="400294001">
      <w:bodyDiv w:val="1"/>
      <w:marLeft w:val="0"/>
      <w:marRight w:val="0"/>
      <w:marTop w:val="0"/>
      <w:marBottom w:val="0"/>
      <w:divBdr>
        <w:top w:val="none" w:sz="0" w:space="0" w:color="auto"/>
        <w:left w:val="none" w:sz="0" w:space="0" w:color="auto"/>
        <w:bottom w:val="none" w:sz="0" w:space="0" w:color="auto"/>
        <w:right w:val="none" w:sz="0" w:space="0" w:color="auto"/>
      </w:divBdr>
    </w:div>
    <w:div w:id="401606863">
      <w:bodyDiv w:val="1"/>
      <w:marLeft w:val="0"/>
      <w:marRight w:val="0"/>
      <w:marTop w:val="0"/>
      <w:marBottom w:val="0"/>
      <w:divBdr>
        <w:top w:val="none" w:sz="0" w:space="0" w:color="auto"/>
        <w:left w:val="none" w:sz="0" w:space="0" w:color="auto"/>
        <w:bottom w:val="none" w:sz="0" w:space="0" w:color="auto"/>
        <w:right w:val="none" w:sz="0" w:space="0" w:color="auto"/>
      </w:divBdr>
    </w:div>
    <w:div w:id="402874853">
      <w:bodyDiv w:val="1"/>
      <w:marLeft w:val="0"/>
      <w:marRight w:val="0"/>
      <w:marTop w:val="0"/>
      <w:marBottom w:val="0"/>
      <w:divBdr>
        <w:top w:val="none" w:sz="0" w:space="0" w:color="auto"/>
        <w:left w:val="none" w:sz="0" w:space="0" w:color="auto"/>
        <w:bottom w:val="none" w:sz="0" w:space="0" w:color="auto"/>
        <w:right w:val="none" w:sz="0" w:space="0" w:color="auto"/>
      </w:divBdr>
    </w:div>
    <w:div w:id="403841959">
      <w:bodyDiv w:val="1"/>
      <w:marLeft w:val="0"/>
      <w:marRight w:val="0"/>
      <w:marTop w:val="0"/>
      <w:marBottom w:val="0"/>
      <w:divBdr>
        <w:top w:val="none" w:sz="0" w:space="0" w:color="auto"/>
        <w:left w:val="none" w:sz="0" w:space="0" w:color="auto"/>
        <w:bottom w:val="none" w:sz="0" w:space="0" w:color="auto"/>
        <w:right w:val="none" w:sz="0" w:space="0" w:color="auto"/>
      </w:divBdr>
    </w:div>
    <w:div w:id="405540737">
      <w:bodyDiv w:val="1"/>
      <w:marLeft w:val="0"/>
      <w:marRight w:val="0"/>
      <w:marTop w:val="0"/>
      <w:marBottom w:val="0"/>
      <w:divBdr>
        <w:top w:val="none" w:sz="0" w:space="0" w:color="auto"/>
        <w:left w:val="none" w:sz="0" w:space="0" w:color="auto"/>
        <w:bottom w:val="none" w:sz="0" w:space="0" w:color="auto"/>
        <w:right w:val="none" w:sz="0" w:space="0" w:color="auto"/>
      </w:divBdr>
    </w:div>
    <w:div w:id="412968703">
      <w:bodyDiv w:val="1"/>
      <w:marLeft w:val="0"/>
      <w:marRight w:val="0"/>
      <w:marTop w:val="0"/>
      <w:marBottom w:val="0"/>
      <w:divBdr>
        <w:top w:val="none" w:sz="0" w:space="0" w:color="auto"/>
        <w:left w:val="none" w:sz="0" w:space="0" w:color="auto"/>
        <w:bottom w:val="none" w:sz="0" w:space="0" w:color="auto"/>
        <w:right w:val="none" w:sz="0" w:space="0" w:color="auto"/>
      </w:divBdr>
    </w:div>
    <w:div w:id="414782942">
      <w:bodyDiv w:val="1"/>
      <w:marLeft w:val="0"/>
      <w:marRight w:val="0"/>
      <w:marTop w:val="0"/>
      <w:marBottom w:val="0"/>
      <w:divBdr>
        <w:top w:val="none" w:sz="0" w:space="0" w:color="auto"/>
        <w:left w:val="none" w:sz="0" w:space="0" w:color="auto"/>
        <w:bottom w:val="none" w:sz="0" w:space="0" w:color="auto"/>
        <w:right w:val="none" w:sz="0" w:space="0" w:color="auto"/>
      </w:divBdr>
    </w:div>
    <w:div w:id="415975431">
      <w:bodyDiv w:val="1"/>
      <w:marLeft w:val="0"/>
      <w:marRight w:val="0"/>
      <w:marTop w:val="0"/>
      <w:marBottom w:val="0"/>
      <w:divBdr>
        <w:top w:val="none" w:sz="0" w:space="0" w:color="auto"/>
        <w:left w:val="none" w:sz="0" w:space="0" w:color="auto"/>
        <w:bottom w:val="none" w:sz="0" w:space="0" w:color="auto"/>
        <w:right w:val="none" w:sz="0" w:space="0" w:color="auto"/>
      </w:divBdr>
    </w:div>
    <w:div w:id="416900406">
      <w:bodyDiv w:val="1"/>
      <w:marLeft w:val="0"/>
      <w:marRight w:val="0"/>
      <w:marTop w:val="0"/>
      <w:marBottom w:val="0"/>
      <w:divBdr>
        <w:top w:val="none" w:sz="0" w:space="0" w:color="auto"/>
        <w:left w:val="none" w:sz="0" w:space="0" w:color="auto"/>
        <w:bottom w:val="none" w:sz="0" w:space="0" w:color="auto"/>
        <w:right w:val="none" w:sz="0" w:space="0" w:color="auto"/>
      </w:divBdr>
    </w:div>
    <w:div w:id="418915396">
      <w:bodyDiv w:val="1"/>
      <w:marLeft w:val="0"/>
      <w:marRight w:val="0"/>
      <w:marTop w:val="0"/>
      <w:marBottom w:val="0"/>
      <w:divBdr>
        <w:top w:val="none" w:sz="0" w:space="0" w:color="auto"/>
        <w:left w:val="none" w:sz="0" w:space="0" w:color="auto"/>
        <w:bottom w:val="none" w:sz="0" w:space="0" w:color="auto"/>
        <w:right w:val="none" w:sz="0" w:space="0" w:color="auto"/>
      </w:divBdr>
    </w:div>
    <w:div w:id="423191531">
      <w:bodyDiv w:val="1"/>
      <w:marLeft w:val="0"/>
      <w:marRight w:val="0"/>
      <w:marTop w:val="0"/>
      <w:marBottom w:val="0"/>
      <w:divBdr>
        <w:top w:val="none" w:sz="0" w:space="0" w:color="auto"/>
        <w:left w:val="none" w:sz="0" w:space="0" w:color="auto"/>
        <w:bottom w:val="none" w:sz="0" w:space="0" w:color="auto"/>
        <w:right w:val="none" w:sz="0" w:space="0" w:color="auto"/>
      </w:divBdr>
    </w:div>
    <w:div w:id="423890404">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27388077">
      <w:bodyDiv w:val="1"/>
      <w:marLeft w:val="0"/>
      <w:marRight w:val="0"/>
      <w:marTop w:val="0"/>
      <w:marBottom w:val="0"/>
      <w:divBdr>
        <w:top w:val="none" w:sz="0" w:space="0" w:color="auto"/>
        <w:left w:val="none" w:sz="0" w:space="0" w:color="auto"/>
        <w:bottom w:val="none" w:sz="0" w:space="0" w:color="auto"/>
        <w:right w:val="none" w:sz="0" w:space="0" w:color="auto"/>
      </w:divBdr>
    </w:div>
    <w:div w:id="430050257">
      <w:bodyDiv w:val="1"/>
      <w:marLeft w:val="0"/>
      <w:marRight w:val="0"/>
      <w:marTop w:val="0"/>
      <w:marBottom w:val="0"/>
      <w:divBdr>
        <w:top w:val="none" w:sz="0" w:space="0" w:color="auto"/>
        <w:left w:val="none" w:sz="0" w:space="0" w:color="auto"/>
        <w:bottom w:val="none" w:sz="0" w:space="0" w:color="auto"/>
        <w:right w:val="none" w:sz="0" w:space="0" w:color="auto"/>
      </w:divBdr>
    </w:div>
    <w:div w:id="431122837">
      <w:bodyDiv w:val="1"/>
      <w:marLeft w:val="0"/>
      <w:marRight w:val="0"/>
      <w:marTop w:val="0"/>
      <w:marBottom w:val="0"/>
      <w:divBdr>
        <w:top w:val="none" w:sz="0" w:space="0" w:color="auto"/>
        <w:left w:val="none" w:sz="0" w:space="0" w:color="auto"/>
        <w:bottom w:val="none" w:sz="0" w:space="0" w:color="auto"/>
        <w:right w:val="none" w:sz="0" w:space="0" w:color="auto"/>
      </w:divBdr>
    </w:div>
    <w:div w:id="431555312">
      <w:bodyDiv w:val="1"/>
      <w:marLeft w:val="0"/>
      <w:marRight w:val="0"/>
      <w:marTop w:val="0"/>
      <w:marBottom w:val="0"/>
      <w:divBdr>
        <w:top w:val="none" w:sz="0" w:space="0" w:color="auto"/>
        <w:left w:val="none" w:sz="0" w:space="0" w:color="auto"/>
        <w:bottom w:val="none" w:sz="0" w:space="0" w:color="auto"/>
        <w:right w:val="none" w:sz="0" w:space="0" w:color="auto"/>
      </w:divBdr>
    </w:div>
    <w:div w:id="440153919">
      <w:bodyDiv w:val="1"/>
      <w:marLeft w:val="0"/>
      <w:marRight w:val="0"/>
      <w:marTop w:val="0"/>
      <w:marBottom w:val="0"/>
      <w:divBdr>
        <w:top w:val="none" w:sz="0" w:space="0" w:color="auto"/>
        <w:left w:val="none" w:sz="0" w:space="0" w:color="auto"/>
        <w:bottom w:val="none" w:sz="0" w:space="0" w:color="auto"/>
        <w:right w:val="none" w:sz="0" w:space="0" w:color="auto"/>
      </w:divBdr>
    </w:div>
    <w:div w:id="441728383">
      <w:bodyDiv w:val="1"/>
      <w:marLeft w:val="0"/>
      <w:marRight w:val="0"/>
      <w:marTop w:val="0"/>
      <w:marBottom w:val="0"/>
      <w:divBdr>
        <w:top w:val="none" w:sz="0" w:space="0" w:color="auto"/>
        <w:left w:val="none" w:sz="0" w:space="0" w:color="auto"/>
        <w:bottom w:val="none" w:sz="0" w:space="0" w:color="auto"/>
        <w:right w:val="none" w:sz="0" w:space="0" w:color="auto"/>
      </w:divBdr>
    </w:div>
    <w:div w:id="441917889">
      <w:bodyDiv w:val="1"/>
      <w:marLeft w:val="0"/>
      <w:marRight w:val="0"/>
      <w:marTop w:val="0"/>
      <w:marBottom w:val="0"/>
      <w:divBdr>
        <w:top w:val="none" w:sz="0" w:space="0" w:color="auto"/>
        <w:left w:val="none" w:sz="0" w:space="0" w:color="auto"/>
        <w:bottom w:val="none" w:sz="0" w:space="0" w:color="auto"/>
        <w:right w:val="none" w:sz="0" w:space="0" w:color="auto"/>
      </w:divBdr>
    </w:div>
    <w:div w:id="442264733">
      <w:bodyDiv w:val="1"/>
      <w:marLeft w:val="0"/>
      <w:marRight w:val="0"/>
      <w:marTop w:val="0"/>
      <w:marBottom w:val="0"/>
      <w:divBdr>
        <w:top w:val="none" w:sz="0" w:space="0" w:color="auto"/>
        <w:left w:val="none" w:sz="0" w:space="0" w:color="auto"/>
        <w:bottom w:val="none" w:sz="0" w:space="0" w:color="auto"/>
        <w:right w:val="none" w:sz="0" w:space="0" w:color="auto"/>
      </w:divBdr>
    </w:div>
    <w:div w:id="444159776">
      <w:bodyDiv w:val="1"/>
      <w:marLeft w:val="0"/>
      <w:marRight w:val="0"/>
      <w:marTop w:val="0"/>
      <w:marBottom w:val="0"/>
      <w:divBdr>
        <w:top w:val="none" w:sz="0" w:space="0" w:color="auto"/>
        <w:left w:val="none" w:sz="0" w:space="0" w:color="auto"/>
        <w:bottom w:val="none" w:sz="0" w:space="0" w:color="auto"/>
        <w:right w:val="none" w:sz="0" w:space="0" w:color="auto"/>
      </w:divBdr>
    </w:div>
    <w:div w:id="445393477">
      <w:bodyDiv w:val="1"/>
      <w:marLeft w:val="0"/>
      <w:marRight w:val="0"/>
      <w:marTop w:val="0"/>
      <w:marBottom w:val="0"/>
      <w:divBdr>
        <w:top w:val="none" w:sz="0" w:space="0" w:color="auto"/>
        <w:left w:val="none" w:sz="0" w:space="0" w:color="auto"/>
        <w:bottom w:val="none" w:sz="0" w:space="0" w:color="auto"/>
        <w:right w:val="none" w:sz="0" w:space="0" w:color="auto"/>
      </w:divBdr>
    </w:div>
    <w:div w:id="447117715">
      <w:bodyDiv w:val="1"/>
      <w:marLeft w:val="0"/>
      <w:marRight w:val="0"/>
      <w:marTop w:val="0"/>
      <w:marBottom w:val="0"/>
      <w:divBdr>
        <w:top w:val="none" w:sz="0" w:space="0" w:color="auto"/>
        <w:left w:val="none" w:sz="0" w:space="0" w:color="auto"/>
        <w:bottom w:val="none" w:sz="0" w:space="0" w:color="auto"/>
        <w:right w:val="none" w:sz="0" w:space="0" w:color="auto"/>
      </w:divBdr>
    </w:div>
    <w:div w:id="447236588">
      <w:bodyDiv w:val="1"/>
      <w:marLeft w:val="0"/>
      <w:marRight w:val="0"/>
      <w:marTop w:val="0"/>
      <w:marBottom w:val="0"/>
      <w:divBdr>
        <w:top w:val="none" w:sz="0" w:space="0" w:color="auto"/>
        <w:left w:val="none" w:sz="0" w:space="0" w:color="auto"/>
        <w:bottom w:val="none" w:sz="0" w:space="0" w:color="auto"/>
        <w:right w:val="none" w:sz="0" w:space="0" w:color="auto"/>
      </w:divBdr>
    </w:div>
    <w:div w:id="447772277">
      <w:bodyDiv w:val="1"/>
      <w:marLeft w:val="0"/>
      <w:marRight w:val="0"/>
      <w:marTop w:val="0"/>
      <w:marBottom w:val="0"/>
      <w:divBdr>
        <w:top w:val="none" w:sz="0" w:space="0" w:color="auto"/>
        <w:left w:val="none" w:sz="0" w:space="0" w:color="auto"/>
        <w:bottom w:val="none" w:sz="0" w:space="0" w:color="auto"/>
        <w:right w:val="none" w:sz="0" w:space="0" w:color="auto"/>
      </w:divBdr>
    </w:div>
    <w:div w:id="449784897">
      <w:bodyDiv w:val="1"/>
      <w:marLeft w:val="0"/>
      <w:marRight w:val="0"/>
      <w:marTop w:val="0"/>
      <w:marBottom w:val="0"/>
      <w:divBdr>
        <w:top w:val="none" w:sz="0" w:space="0" w:color="auto"/>
        <w:left w:val="none" w:sz="0" w:space="0" w:color="auto"/>
        <w:bottom w:val="none" w:sz="0" w:space="0" w:color="auto"/>
        <w:right w:val="none" w:sz="0" w:space="0" w:color="auto"/>
      </w:divBdr>
    </w:div>
    <w:div w:id="452361752">
      <w:bodyDiv w:val="1"/>
      <w:marLeft w:val="0"/>
      <w:marRight w:val="0"/>
      <w:marTop w:val="0"/>
      <w:marBottom w:val="0"/>
      <w:divBdr>
        <w:top w:val="none" w:sz="0" w:space="0" w:color="auto"/>
        <w:left w:val="none" w:sz="0" w:space="0" w:color="auto"/>
        <w:bottom w:val="none" w:sz="0" w:space="0" w:color="auto"/>
        <w:right w:val="none" w:sz="0" w:space="0" w:color="auto"/>
      </w:divBdr>
    </w:div>
    <w:div w:id="453184399">
      <w:bodyDiv w:val="1"/>
      <w:marLeft w:val="0"/>
      <w:marRight w:val="0"/>
      <w:marTop w:val="0"/>
      <w:marBottom w:val="0"/>
      <w:divBdr>
        <w:top w:val="none" w:sz="0" w:space="0" w:color="auto"/>
        <w:left w:val="none" w:sz="0" w:space="0" w:color="auto"/>
        <w:bottom w:val="none" w:sz="0" w:space="0" w:color="auto"/>
        <w:right w:val="none" w:sz="0" w:space="0" w:color="auto"/>
      </w:divBdr>
    </w:div>
    <w:div w:id="454249342">
      <w:bodyDiv w:val="1"/>
      <w:marLeft w:val="0"/>
      <w:marRight w:val="0"/>
      <w:marTop w:val="0"/>
      <w:marBottom w:val="0"/>
      <w:divBdr>
        <w:top w:val="none" w:sz="0" w:space="0" w:color="auto"/>
        <w:left w:val="none" w:sz="0" w:space="0" w:color="auto"/>
        <w:bottom w:val="none" w:sz="0" w:space="0" w:color="auto"/>
        <w:right w:val="none" w:sz="0" w:space="0" w:color="auto"/>
      </w:divBdr>
    </w:div>
    <w:div w:id="455106466">
      <w:bodyDiv w:val="1"/>
      <w:marLeft w:val="0"/>
      <w:marRight w:val="0"/>
      <w:marTop w:val="0"/>
      <w:marBottom w:val="0"/>
      <w:divBdr>
        <w:top w:val="none" w:sz="0" w:space="0" w:color="auto"/>
        <w:left w:val="none" w:sz="0" w:space="0" w:color="auto"/>
        <w:bottom w:val="none" w:sz="0" w:space="0" w:color="auto"/>
        <w:right w:val="none" w:sz="0" w:space="0" w:color="auto"/>
      </w:divBdr>
    </w:div>
    <w:div w:id="455678620">
      <w:bodyDiv w:val="1"/>
      <w:marLeft w:val="0"/>
      <w:marRight w:val="0"/>
      <w:marTop w:val="0"/>
      <w:marBottom w:val="0"/>
      <w:divBdr>
        <w:top w:val="none" w:sz="0" w:space="0" w:color="auto"/>
        <w:left w:val="none" w:sz="0" w:space="0" w:color="auto"/>
        <w:bottom w:val="none" w:sz="0" w:space="0" w:color="auto"/>
        <w:right w:val="none" w:sz="0" w:space="0" w:color="auto"/>
      </w:divBdr>
    </w:div>
    <w:div w:id="458767676">
      <w:bodyDiv w:val="1"/>
      <w:marLeft w:val="0"/>
      <w:marRight w:val="0"/>
      <w:marTop w:val="0"/>
      <w:marBottom w:val="0"/>
      <w:divBdr>
        <w:top w:val="none" w:sz="0" w:space="0" w:color="auto"/>
        <w:left w:val="none" w:sz="0" w:space="0" w:color="auto"/>
        <w:bottom w:val="none" w:sz="0" w:space="0" w:color="auto"/>
        <w:right w:val="none" w:sz="0" w:space="0" w:color="auto"/>
      </w:divBdr>
    </w:div>
    <w:div w:id="460151048">
      <w:bodyDiv w:val="1"/>
      <w:marLeft w:val="0"/>
      <w:marRight w:val="0"/>
      <w:marTop w:val="0"/>
      <w:marBottom w:val="0"/>
      <w:divBdr>
        <w:top w:val="none" w:sz="0" w:space="0" w:color="auto"/>
        <w:left w:val="none" w:sz="0" w:space="0" w:color="auto"/>
        <w:bottom w:val="none" w:sz="0" w:space="0" w:color="auto"/>
        <w:right w:val="none" w:sz="0" w:space="0" w:color="auto"/>
      </w:divBdr>
    </w:div>
    <w:div w:id="461046521">
      <w:bodyDiv w:val="1"/>
      <w:marLeft w:val="0"/>
      <w:marRight w:val="0"/>
      <w:marTop w:val="0"/>
      <w:marBottom w:val="0"/>
      <w:divBdr>
        <w:top w:val="none" w:sz="0" w:space="0" w:color="auto"/>
        <w:left w:val="none" w:sz="0" w:space="0" w:color="auto"/>
        <w:bottom w:val="none" w:sz="0" w:space="0" w:color="auto"/>
        <w:right w:val="none" w:sz="0" w:space="0" w:color="auto"/>
      </w:divBdr>
    </w:div>
    <w:div w:id="461581731">
      <w:bodyDiv w:val="1"/>
      <w:marLeft w:val="0"/>
      <w:marRight w:val="0"/>
      <w:marTop w:val="0"/>
      <w:marBottom w:val="0"/>
      <w:divBdr>
        <w:top w:val="none" w:sz="0" w:space="0" w:color="auto"/>
        <w:left w:val="none" w:sz="0" w:space="0" w:color="auto"/>
        <w:bottom w:val="none" w:sz="0" w:space="0" w:color="auto"/>
        <w:right w:val="none" w:sz="0" w:space="0" w:color="auto"/>
      </w:divBdr>
    </w:div>
    <w:div w:id="462234181">
      <w:bodyDiv w:val="1"/>
      <w:marLeft w:val="0"/>
      <w:marRight w:val="0"/>
      <w:marTop w:val="0"/>
      <w:marBottom w:val="0"/>
      <w:divBdr>
        <w:top w:val="none" w:sz="0" w:space="0" w:color="auto"/>
        <w:left w:val="none" w:sz="0" w:space="0" w:color="auto"/>
        <w:bottom w:val="none" w:sz="0" w:space="0" w:color="auto"/>
        <w:right w:val="none" w:sz="0" w:space="0" w:color="auto"/>
      </w:divBdr>
    </w:div>
    <w:div w:id="463892837">
      <w:bodyDiv w:val="1"/>
      <w:marLeft w:val="0"/>
      <w:marRight w:val="0"/>
      <w:marTop w:val="0"/>
      <w:marBottom w:val="0"/>
      <w:divBdr>
        <w:top w:val="none" w:sz="0" w:space="0" w:color="auto"/>
        <w:left w:val="none" w:sz="0" w:space="0" w:color="auto"/>
        <w:bottom w:val="none" w:sz="0" w:space="0" w:color="auto"/>
        <w:right w:val="none" w:sz="0" w:space="0" w:color="auto"/>
      </w:divBdr>
    </w:div>
    <w:div w:id="464272466">
      <w:bodyDiv w:val="1"/>
      <w:marLeft w:val="0"/>
      <w:marRight w:val="0"/>
      <w:marTop w:val="0"/>
      <w:marBottom w:val="0"/>
      <w:divBdr>
        <w:top w:val="none" w:sz="0" w:space="0" w:color="auto"/>
        <w:left w:val="none" w:sz="0" w:space="0" w:color="auto"/>
        <w:bottom w:val="none" w:sz="0" w:space="0" w:color="auto"/>
        <w:right w:val="none" w:sz="0" w:space="0" w:color="auto"/>
      </w:divBdr>
    </w:div>
    <w:div w:id="469591571">
      <w:bodyDiv w:val="1"/>
      <w:marLeft w:val="0"/>
      <w:marRight w:val="0"/>
      <w:marTop w:val="0"/>
      <w:marBottom w:val="0"/>
      <w:divBdr>
        <w:top w:val="none" w:sz="0" w:space="0" w:color="auto"/>
        <w:left w:val="none" w:sz="0" w:space="0" w:color="auto"/>
        <w:bottom w:val="none" w:sz="0" w:space="0" w:color="auto"/>
        <w:right w:val="none" w:sz="0" w:space="0" w:color="auto"/>
      </w:divBdr>
    </w:div>
    <w:div w:id="474026451">
      <w:bodyDiv w:val="1"/>
      <w:marLeft w:val="0"/>
      <w:marRight w:val="0"/>
      <w:marTop w:val="0"/>
      <w:marBottom w:val="0"/>
      <w:divBdr>
        <w:top w:val="none" w:sz="0" w:space="0" w:color="auto"/>
        <w:left w:val="none" w:sz="0" w:space="0" w:color="auto"/>
        <w:bottom w:val="none" w:sz="0" w:space="0" w:color="auto"/>
        <w:right w:val="none" w:sz="0" w:space="0" w:color="auto"/>
      </w:divBdr>
    </w:div>
    <w:div w:id="477192578">
      <w:bodyDiv w:val="1"/>
      <w:marLeft w:val="0"/>
      <w:marRight w:val="0"/>
      <w:marTop w:val="0"/>
      <w:marBottom w:val="0"/>
      <w:divBdr>
        <w:top w:val="none" w:sz="0" w:space="0" w:color="auto"/>
        <w:left w:val="none" w:sz="0" w:space="0" w:color="auto"/>
        <w:bottom w:val="none" w:sz="0" w:space="0" w:color="auto"/>
        <w:right w:val="none" w:sz="0" w:space="0" w:color="auto"/>
      </w:divBdr>
    </w:div>
    <w:div w:id="481119417">
      <w:bodyDiv w:val="1"/>
      <w:marLeft w:val="0"/>
      <w:marRight w:val="0"/>
      <w:marTop w:val="0"/>
      <w:marBottom w:val="0"/>
      <w:divBdr>
        <w:top w:val="none" w:sz="0" w:space="0" w:color="auto"/>
        <w:left w:val="none" w:sz="0" w:space="0" w:color="auto"/>
        <w:bottom w:val="none" w:sz="0" w:space="0" w:color="auto"/>
        <w:right w:val="none" w:sz="0" w:space="0" w:color="auto"/>
      </w:divBdr>
    </w:div>
    <w:div w:id="481198068">
      <w:bodyDiv w:val="1"/>
      <w:marLeft w:val="0"/>
      <w:marRight w:val="0"/>
      <w:marTop w:val="0"/>
      <w:marBottom w:val="0"/>
      <w:divBdr>
        <w:top w:val="none" w:sz="0" w:space="0" w:color="auto"/>
        <w:left w:val="none" w:sz="0" w:space="0" w:color="auto"/>
        <w:bottom w:val="none" w:sz="0" w:space="0" w:color="auto"/>
        <w:right w:val="none" w:sz="0" w:space="0" w:color="auto"/>
      </w:divBdr>
    </w:div>
    <w:div w:id="484055110">
      <w:bodyDiv w:val="1"/>
      <w:marLeft w:val="0"/>
      <w:marRight w:val="0"/>
      <w:marTop w:val="0"/>
      <w:marBottom w:val="0"/>
      <w:divBdr>
        <w:top w:val="none" w:sz="0" w:space="0" w:color="auto"/>
        <w:left w:val="none" w:sz="0" w:space="0" w:color="auto"/>
        <w:bottom w:val="none" w:sz="0" w:space="0" w:color="auto"/>
        <w:right w:val="none" w:sz="0" w:space="0" w:color="auto"/>
      </w:divBdr>
    </w:div>
    <w:div w:id="485317409">
      <w:bodyDiv w:val="1"/>
      <w:marLeft w:val="0"/>
      <w:marRight w:val="0"/>
      <w:marTop w:val="0"/>
      <w:marBottom w:val="0"/>
      <w:divBdr>
        <w:top w:val="none" w:sz="0" w:space="0" w:color="auto"/>
        <w:left w:val="none" w:sz="0" w:space="0" w:color="auto"/>
        <w:bottom w:val="none" w:sz="0" w:space="0" w:color="auto"/>
        <w:right w:val="none" w:sz="0" w:space="0" w:color="auto"/>
      </w:divBdr>
    </w:div>
    <w:div w:id="485558358">
      <w:bodyDiv w:val="1"/>
      <w:marLeft w:val="0"/>
      <w:marRight w:val="0"/>
      <w:marTop w:val="0"/>
      <w:marBottom w:val="0"/>
      <w:divBdr>
        <w:top w:val="none" w:sz="0" w:space="0" w:color="auto"/>
        <w:left w:val="none" w:sz="0" w:space="0" w:color="auto"/>
        <w:bottom w:val="none" w:sz="0" w:space="0" w:color="auto"/>
        <w:right w:val="none" w:sz="0" w:space="0" w:color="auto"/>
      </w:divBdr>
    </w:div>
    <w:div w:id="486437420">
      <w:bodyDiv w:val="1"/>
      <w:marLeft w:val="0"/>
      <w:marRight w:val="0"/>
      <w:marTop w:val="0"/>
      <w:marBottom w:val="0"/>
      <w:divBdr>
        <w:top w:val="none" w:sz="0" w:space="0" w:color="auto"/>
        <w:left w:val="none" w:sz="0" w:space="0" w:color="auto"/>
        <w:bottom w:val="none" w:sz="0" w:space="0" w:color="auto"/>
        <w:right w:val="none" w:sz="0" w:space="0" w:color="auto"/>
      </w:divBdr>
    </w:div>
    <w:div w:id="486869109">
      <w:bodyDiv w:val="1"/>
      <w:marLeft w:val="0"/>
      <w:marRight w:val="0"/>
      <w:marTop w:val="0"/>
      <w:marBottom w:val="0"/>
      <w:divBdr>
        <w:top w:val="none" w:sz="0" w:space="0" w:color="auto"/>
        <w:left w:val="none" w:sz="0" w:space="0" w:color="auto"/>
        <w:bottom w:val="none" w:sz="0" w:space="0" w:color="auto"/>
        <w:right w:val="none" w:sz="0" w:space="0" w:color="auto"/>
      </w:divBdr>
    </w:div>
    <w:div w:id="487599194">
      <w:bodyDiv w:val="1"/>
      <w:marLeft w:val="0"/>
      <w:marRight w:val="0"/>
      <w:marTop w:val="0"/>
      <w:marBottom w:val="0"/>
      <w:divBdr>
        <w:top w:val="none" w:sz="0" w:space="0" w:color="auto"/>
        <w:left w:val="none" w:sz="0" w:space="0" w:color="auto"/>
        <w:bottom w:val="none" w:sz="0" w:space="0" w:color="auto"/>
        <w:right w:val="none" w:sz="0" w:space="0" w:color="auto"/>
      </w:divBdr>
    </w:div>
    <w:div w:id="488979215">
      <w:bodyDiv w:val="1"/>
      <w:marLeft w:val="0"/>
      <w:marRight w:val="0"/>
      <w:marTop w:val="0"/>
      <w:marBottom w:val="0"/>
      <w:divBdr>
        <w:top w:val="none" w:sz="0" w:space="0" w:color="auto"/>
        <w:left w:val="none" w:sz="0" w:space="0" w:color="auto"/>
        <w:bottom w:val="none" w:sz="0" w:space="0" w:color="auto"/>
        <w:right w:val="none" w:sz="0" w:space="0" w:color="auto"/>
      </w:divBdr>
    </w:div>
    <w:div w:id="491067044">
      <w:bodyDiv w:val="1"/>
      <w:marLeft w:val="0"/>
      <w:marRight w:val="0"/>
      <w:marTop w:val="0"/>
      <w:marBottom w:val="0"/>
      <w:divBdr>
        <w:top w:val="none" w:sz="0" w:space="0" w:color="auto"/>
        <w:left w:val="none" w:sz="0" w:space="0" w:color="auto"/>
        <w:bottom w:val="none" w:sz="0" w:space="0" w:color="auto"/>
        <w:right w:val="none" w:sz="0" w:space="0" w:color="auto"/>
      </w:divBdr>
    </w:div>
    <w:div w:id="491682001">
      <w:bodyDiv w:val="1"/>
      <w:marLeft w:val="0"/>
      <w:marRight w:val="0"/>
      <w:marTop w:val="0"/>
      <w:marBottom w:val="0"/>
      <w:divBdr>
        <w:top w:val="none" w:sz="0" w:space="0" w:color="auto"/>
        <w:left w:val="none" w:sz="0" w:space="0" w:color="auto"/>
        <w:bottom w:val="none" w:sz="0" w:space="0" w:color="auto"/>
        <w:right w:val="none" w:sz="0" w:space="0" w:color="auto"/>
      </w:divBdr>
    </w:div>
    <w:div w:id="493686025">
      <w:bodyDiv w:val="1"/>
      <w:marLeft w:val="0"/>
      <w:marRight w:val="0"/>
      <w:marTop w:val="0"/>
      <w:marBottom w:val="0"/>
      <w:divBdr>
        <w:top w:val="none" w:sz="0" w:space="0" w:color="auto"/>
        <w:left w:val="none" w:sz="0" w:space="0" w:color="auto"/>
        <w:bottom w:val="none" w:sz="0" w:space="0" w:color="auto"/>
        <w:right w:val="none" w:sz="0" w:space="0" w:color="auto"/>
      </w:divBdr>
    </w:div>
    <w:div w:id="495153466">
      <w:bodyDiv w:val="1"/>
      <w:marLeft w:val="0"/>
      <w:marRight w:val="0"/>
      <w:marTop w:val="0"/>
      <w:marBottom w:val="0"/>
      <w:divBdr>
        <w:top w:val="none" w:sz="0" w:space="0" w:color="auto"/>
        <w:left w:val="none" w:sz="0" w:space="0" w:color="auto"/>
        <w:bottom w:val="none" w:sz="0" w:space="0" w:color="auto"/>
        <w:right w:val="none" w:sz="0" w:space="0" w:color="auto"/>
      </w:divBdr>
    </w:div>
    <w:div w:id="496464119">
      <w:bodyDiv w:val="1"/>
      <w:marLeft w:val="0"/>
      <w:marRight w:val="0"/>
      <w:marTop w:val="0"/>
      <w:marBottom w:val="0"/>
      <w:divBdr>
        <w:top w:val="none" w:sz="0" w:space="0" w:color="auto"/>
        <w:left w:val="none" w:sz="0" w:space="0" w:color="auto"/>
        <w:bottom w:val="none" w:sz="0" w:space="0" w:color="auto"/>
        <w:right w:val="none" w:sz="0" w:space="0" w:color="auto"/>
      </w:divBdr>
    </w:div>
    <w:div w:id="498277042">
      <w:bodyDiv w:val="1"/>
      <w:marLeft w:val="0"/>
      <w:marRight w:val="0"/>
      <w:marTop w:val="0"/>
      <w:marBottom w:val="0"/>
      <w:divBdr>
        <w:top w:val="none" w:sz="0" w:space="0" w:color="auto"/>
        <w:left w:val="none" w:sz="0" w:space="0" w:color="auto"/>
        <w:bottom w:val="none" w:sz="0" w:space="0" w:color="auto"/>
        <w:right w:val="none" w:sz="0" w:space="0" w:color="auto"/>
      </w:divBdr>
    </w:div>
    <w:div w:id="501822095">
      <w:bodyDiv w:val="1"/>
      <w:marLeft w:val="0"/>
      <w:marRight w:val="0"/>
      <w:marTop w:val="0"/>
      <w:marBottom w:val="0"/>
      <w:divBdr>
        <w:top w:val="none" w:sz="0" w:space="0" w:color="auto"/>
        <w:left w:val="none" w:sz="0" w:space="0" w:color="auto"/>
        <w:bottom w:val="none" w:sz="0" w:space="0" w:color="auto"/>
        <w:right w:val="none" w:sz="0" w:space="0" w:color="auto"/>
      </w:divBdr>
    </w:div>
    <w:div w:id="503084593">
      <w:bodyDiv w:val="1"/>
      <w:marLeft w:val="0"/>
      <w:marRight w:val="0"/>
      <w:marTop w:val="0"/>
      <w:marBottom w:val="0"/>
      <w:divBdr>
        <w:top w:val="none" w:sz="0" w:space="0" w:color="auto"/>
        <w:left w:val="none" w:sz="0" w:space="0" w:color="auto"/>
        <w:bottom w:val="none" w:sz="0" w:space="0" w:color="auto"/>
        <w:right w:val="none" w:sz="0" w:space="0" w:color="auto"/>
      </w:divBdr>
    </w:div>
    <w:div w:id="505167826">
      <w:bodyDiv w:val="1"/>
      <w:marLeft w:val="0"/>
      <w:marRight w:val="0"/>
      <w:marTop w:val="0"/>
      <w:marBottom w:val="0"/>
      <w:divBdr>
        <w:top w:val="none" w:sz="0" w:space="0" w:color="auto"/>
        <w:left w:val="none" w:sz="0" w:space="0" w:color="auto"/>
        <w:bottom w:val="none" w:sz="0" w:space="0" w:color="auto"/>
        <w:right w:val="none" w:sz="0" w:space="0" w:color="auto"/>
      </w:divBdr>
    </w:div>
    <w:div w:id="506411639">
      <w:bodyDiv w:val="1"/>
      <w:marLeft w:val="0"/>
      <w:marRight w:val="0"/>
      <w:marTop w:val="0"/>
      <w:marBottom w:val="0"/>
      <w:divBdr>
        <w:top w:val="none" w:sz="0" w:space="0" w:color="auto"/>
        <w:left w:val="none" w:sz="0" w:space="0" w:color="auto"/>
        <w:bottom w:val="none" w:sz="0" w:space="0" w:color="auto"/>
        <w:right w:val="none" w:sz="0" w:space="0" w:color="auto"/>
      </w:divBdr>
    </w:div>
    <w:div w:id="511914368">
      <w:bodyDiv w:val="1"/>
      <w:marLeft w:val="0"/>
      <w:marRight w:val="0"/>
      <w:marTop w:val="0"/>
      <w:marBottom w:val="0"/>
      <w:divBdr>
        <w:top w:val="none" w:sz="0" w:space="0" w:color="auto"/>
        <w:left w:val="none" w:sz="0" w:space="0" w:color="auto"/>
        <w:bottom w:val="none" w:sz="0" w:space="0" w:color="auto"/>
        <w:right w:val="none" w:sz="0" w:space="0" w:color="auto"/>
      </w:divBdr>
    </w:div>
    <w:div w:id="512232090">
      <w:bodyDiv w:val="1"/>
      <w:marLeft w:val="0"/>
      <w:marRight w:val="0"/>
      <w:marTop w:val="0"/>
      <w:marBottom w:val="0"/>
      <w:divBdr>
        <w:top w:val="none" w:sz="0" w:space="0" w:color="auto"/>
        <w:left w:val="none" w:sz="0" w:space="0" w:color="auto"/>
        <w:bottom w:val="none" w:sz="0" w:space="0" w:color="auto"/>
        <w:right w:val="none" w:sz="0" w:space="0" w:color="auto"/>
      </w:divBdr>
    </w:div>
    <w:div w:id="512307030">
      <w:bodyDiv w:val="1"/>
      <w:marLeft w:val="0"/>
      <w:marRight w:val="0"/>
      <w:marTop w:val="0"/>
      <w:marBottom w:val="0"/>
      <w:divBdr>
        <w:top w:val="none" w:sz="0" w:space="0" w:color="auto"/>
        <w:left w:val="none" w:sz="0" w:space="0" w:color="auto"/>
        <w:bottom w:val="none" w:sz="0" w:space="0" w:color="auto"/>
        <w:right w:val="none" w:sz="0" w:space="0" w:color="auto"/>
      </w:divBdr>
    </w:div>
    <w:div w:id="512837287">
      <w:bodyDiv w:val="1"/>
      <w:marLeft w:val="0"/>
      <w:marRight w:val="0"/>
      <w:marTop w:val="0"/>
      <w:marBottom w:val="0"/>
      <w:divBdr>
        <w:top w:val="none" w:sz="0" w:space="0" w:color="auto"/>
        <w:left w:val="none" w:sz="0" w:space="0" w:color="auto"/>
        <w:bottom w:val="none" w:sz="0" w:space="0" w:color="auto"/>
        <w:right w:val="none" w:sz="0" w:space="0" w:color="auto"/>
      </w:divBdr>
    </w:div>
    <w:div w:id="514541515">
      <w:bodyDiv w:val="1"/>
      <w:marLeft w:val="0"/>
      <w:marRight w:val="0"/>
      <w:marTop w:val="0"/>
      <w:marBottom w:val="0"/>
      <w:divBdr>
        <w:top w:val="none" w:sz="0" w:space="0" w:color="auto"/>
        <w:left w:val="none" w:sz="0" w:space="0" w:color="auto"/>
        <w:bottom w:val="none" w:sz="0" w:space="0" w:color="auto"/>
        <w:right w:val="none" w:sz="0" w:space="0" w:color="auto"/>
      </w:divBdr>
    </w:div>
    <w:div w:id="516163108">
      <w:bodyDiv w:val="1"/>
      <w:marLeft w:val="0"/>
      <w:marRight w:val="0"/>
      <w:marTop w:val="0"/>
      <w:marBottom w:val="0"/>
      <w:divBdr>
        <w:top w:val="none" w:sz="0" w:space="0" w:color="auto"/>
        <w:left w:val="none" w:sz="0" w:space="0" w:color="auto"/>
        <w:bottom w:val="none" w:sz="0" w:space="0" w:color="auto"/>
        <w:right w:val="none" w:sz="0" w:space="0" w:color="auto"/>
      </w:divBdr>
    </w:div>
    <w:div w:id="517626448">
      <w:bodyDiv w:val="1"/>
      <w:marLeft w:val="0"/>
      <w:marRight w:val="0"/>
      <w:marTop w:val="0"/>
      <w:marBottom w:val="0"/>
      <w:divBdr>
        <w:top w:val="none" w:sz="0" w:space="0" w:color="auto"/>
        <w:left w:val="none" w:sz="0" w:space="0" w:color="auto"/>
        <w:bottom w:val="none" w:sz="0" w:space="0" w:color="auto"/>
        <w:right w:val="none" w:sz="0" w:space="0" w:color="auto"/>
      </w:divBdr>
    </w:div>
    <w:div w:id="519438551">
      <w:bodyDiv w:val="1"/>
      <w:marLeft w:val="0"/>
      <w:marRight w:val="0"/>
      <w:marTop w:val="0"/>
      <w:marBottom w:val="0"/>
      <w:divBdr>
        <w:top w:val="none" w:sz="0" w:space="0" w:color="auto"/>
        <w:left w:val="none" w:sz="0" w:space="0" w:color="auto"/>
        <w:bottom w:val="none" w:sz="0" w:space="0" w:color="auto"/>
        <w:right w:val="none" w:sz="0" w:space="0" w:color="auto"/>
      </w:divBdr>
    </w:div>
    <w:div w:id="523176180">
      <w:bodyDiv w:val="1"/>
      <w:marLeft w:val="0"/>
      <w:marRight w:val="0"/>
      <w:marTop w:val="0"/>
      <w:marBottom w:val="0"/>
      <w:divBdr>
        <w:top w:val="none" w:sz="0" w:space="0" w:color="auto"/>
        <w:left w:val="none" w:sz="0" w:space="0" w:color="auto"/>
        <w:bottom w:val="none" w:sz="0" w:space="0" w:color="auto"/>
        <w:right w:val="none" w:sz="0" w:space="0" w:color="auto"/>
      </w:divBdr>
    </w:div>
    <w:div w:id="526872911">
      <w:bodyDiv w:val="1"/>
      <w:marLeft w:val="0"/>
      <w:marRight w:val="0"/>
      <w:marTop w:val="0"/>
      <w:marBottom w:val="0"/>
      <w:divBdr>
        <w:top w:val="none" w:sz="0" w:space="0" w:color="auto"/>
        <w:left w:val="none" w:sz="0" w:space="0" w:color="auto"/>
        <w:bottom w:val="none" w:sz="0" w:space="0" w:color="auto"/>
        <w:right w:val="none" w:sz="0" w:space="0" w:color="auto"/>
      </w:divBdr>
    </w:div>
    <w:div w:id="527914389">
      <w:bodyDiv w:val="1"/>
      <w:marLeft w:val="0"/>
      <w:marRight w:val="0"/>
      <w:marTop w:val="0"/>
      <w:marBottom w:val="0"/>
      <w:divBdr>
        <w:top w:val="none" w:sz="0" w:space="0" w:color="auto"/>
        <w:left w:val="none" w:sz="0" w:space="0" w:color="auto"/>
        <w:bottom w:val="none" w:sz="0" w:space="0" w:color="auto"/>
        <w:right w:val="none" w:sz="0" w:space="0" w:color="auto"/>
      </w:divBdr>
    </w:div>
    <w:div w:id="530069507">
      <w:bodyDiv w:val="1"/>
      <w:marLeft w:val="0"/>
      <w:marRight w:val="0"/>
      <w:marTop w:val="0"/>
      <w:marBottom w:val="0"/>
      <w:divBdr>
        <w:top w:val="none" w:sz="0" w:space="0" w:color="auto"/>
        <w:left w:val="none" w:sz="0" w:space="0" w:color="auto"/>
        <w:bottom w:val="none" w:sz="0" w:space="0" w:color="auto"/>
        <w:right w:val="none" w:sz="0" w:space="0" w:color="auto"/>
      </w:divBdr>
    </w:div>
    <w:div w:id="530529244">
      <w:bodyDiv w:val="1"/>
      <w:marLeft w:val="0"/>
      <w:marRight w:val="0"/>
      <w:marTop w:val="0"/>
      <w:marBottom w:val="0"/>
      <w:divBdr>
        <w:top w:val="none" w:sz="0" w:space="0" w:color="auto"/>
        <w:left w:val="none" w:sz="0" w:space="0" w:color="auto"/>
        <w:bottom w:val="none" w:sz="0" w:space="0" w:color="auto"/>
        <w:right w:val="none" w:sz="0" w:space="0" w:color="auto"/>
      </w:divBdr>
    </w:div>
    <w:div w:id="531109111">
      <w:bodyDiv w:val="1"/>
      <w:marLeft w:val="0"/>
      <w:marRight w:val="0"/>
      <w:marTop w:val="0"/>
      <w:marBottom w:val="0"/>
      <w:divBdr>
        <w:top w:val="none" w:sz="0" w:space="0" w:color="auto"/>
        <w:left w:val="none" w:sz="0" w:space="0" w:color="auto"/>
        <w:bottom w:val="none" w:sz="0" w:space="0" w:color="auto"/>
        <w:right w:val="none" w:sz="0" w:space="0" w:color="auto"/>
      </w:divBdr>
    </w:div>
    <w:div w:id="532574039">
      <w:bodyDiv w:val="1"/>
      <w:marLeft w:val="0"/>
      <w:marRight w:val="0"/>
      <w:marTop w:val="0"/>
      <w:marBottom w:val="0"/>
      <w:divBdr>
        <w:top w:val="none" w:sz="0" w:space="0" w:color="auto"/>
        <w:left w:val="none" w:sz="0" w:space="0" w:color="auto"/>
        <w:bottom w:val="none" w:sz="0" w:space="0" w:color="auto"/>
        <w:right w:val="none" w:sz="0" w:space="0" w:color="auto"/>
      </w:divBdr>
    </w:div>
    <w:div w:id="533351864">
      <w:bodyDiv w:val="1"/>
      <w:marLeft w:val="0"/>
      <w:marRight w:val="0"/>
      <w:marTop w:val="0"/>
      <w:marBottom w:val="0"/>
      <w:divBdr>
        <w:top w:val="none" w:sz="0" w:space="0" w:color="auto"/>
        <w:left w:val="none" w:sz="0" w:space="0" w:color="auto"/>
        <w:bottom w:val="none" w:sz="0" w:space="0" w:color="auto"/>
        <w:right w:val="none" w:sz="0" w:space="0" w:color="auto"/>
      </w:divBdr>
    </w:div>
    <w:div w:id="533884815">
      <w:bodyDiv w:val="1"/>
      <w:marLeft w:val="0"/>
      <w:marRight w:val="0"/>
      <w:marTop w:val="0"/>
      <w:marBottom w:val="0"/>
      <w:divBdr>
        <w:top w:val="none" w:sz="0" w:space="0" w:color="auto"/>
        <w:left w:val="none" w:sz="0" w:space="0" w:color="auto"/>
        <w:bottom w:val="none" w:sz="0" w:space="0" w:color="auto"/>
        <w:right w:val="none" w:sz="0" w:space="0" w:color="auto"/>
      </w:divBdr>
    </w:div>
    <w:div w:id="537014011">
      <w:bodyDiv w:val="1"/>
      <w:marLeft w:val="0"/>
      <w:marRight w:val="0"/>
      <w:marTop w:val="0"/>
      <w:marBottom w:val="0"/>
      <w:divBdr>
        <w:top w:val="none" w:sz="0" w:space="0" w:color="auto"/>
        <w:left w:val="none" w:sz="0" w:space="0" w:color="auto"/>
        <w:bottom w:val="none" w:sz="0" w:space="0" w:color="auto"/>
        <w:right w:val="none" w:sz="0" w:space="0" w:color="auto"/>
      </w:divBdr>
    </w:div>
    <w:div w:id="538278189">
      <w:bodyDiv w:val="1"/>
      <w:marLeft w:val="0"/>
      <w:marRight w:val="0"/>
      <w:marTop w:val="0"/>
      <w:marBottom w:val="0"/>
      <w:divBdr>
        <w:top w:val="none" w:sz="0" w:space="0" w:color="auto"/>
        <w:left w:val="none" w:sz="0" w:space="0" w:color="auto"/>
        <w:bottom w:val="none" w:sz="0" w:space="0" w:color="auto"/>
        <w:right w:val="none" w:sz="0" w:space="0" w:color="auto"/>
      </w:divBdr>
    </w:div>
    <w:div w:id="540363749">
      <w:bodyDiv w:val="1"/>
      <w:marLeft w:val="0"/>
      <w:marRight w:val="0"/>
      <w:marTop w:val="0"/>
      <w:marBottom w:val="0"/>
      <w:divBdr>
        <w:top w:val="none" w:sz="0" w:space="0" w:color="auto"/>
        <w:left w:val="none" w:sz="0" w:space="0" w:color="auto"/>
        <w:bottom w:val="none" w:sz="0" w:space="0" w:color="auto"/>
        <w:right w:val="none" w:sz="0" w:space="0" w:color="auto"/>
      </w:divBdr>
    </w:div>
    <w:div w:id="540827653">
      <w:bodyDiv w:val="1"/>
      <w:marLeft w:val="0"/>
      <w:marRight w:val="0"/>
      <w:marTop w:val="0"/>
      <w:marBottom w:val="0"/>
      <w:divBdr>
        <w:top w:val="none" w:sz="0" w:space="0" w:color="auto"/>
        <w:left w:val="none" w:sz="0" w:space="0" w:color="auto"/>
        <w:bottom w:val="none" w:sz="0" w:space="0" w:color="auto"/>
        <w:right w:val="none" w:sz="0" w:space="0" w:color="auto"/>
      </w:divBdr>
    </w:div>
    <w:div w:id="542836885">
      <w:bodyDiv w:val="1"/>
      <w:marLeft w:val="0"/>
      <w:marRight w:val="0"/>
      <w:marTop w:val="0"/>
      <w:marBottom w:val="0"/>
      <w:divBdr>
        <w:top w:val="none" w:sz="0" w:space="0" w:color="auto"/>
        <w:left w:val="none" w:sz="0" w:space="0" w:color="auto"/>
        <w:bottom w:val="none" w:sz="0" w:space="0" w:color="auto"/>
        <w:right w:val="none" w:sz="0" w:space="0" w:color="auto"/>
      </w:divBdr>
    </w:div>
    <w:div w:id="547425162">
      <w:bodyDiv w:val="1"/>
      <w:marLeft w:val="0"/>
      <w:marRight w:val="0"/>
      <w:marTop w:val="0"/>
      <w:marBottom w:val="0"/>
      <w:divBdr>
        <w:top w:val="none" w:sz="0" w:space="0" w:color="auto"/>
        <w:left w:val="none" w:sz="0" w:space="0" w:color="auto"/>
        <w:bottom w:val="none" w:sz="0" w:space="0" w:color="auto"/>
        <w:right w:val="none" w:sz="0" w:space="0" w:color="auto"/>
      </w:divBdr>
    </w:div>
    <w:div w:id="548030523">
      <w:bodyDiv w:val="1"/>
      <w:marLeft w:val="0"/>
      <w:marRight w:val="0"/>
      <w:marTop w:val="0"/>
      <w:marBottom w:val="0"/>
      <w:divBdr>
        <w:top w:val="none" w:sz="0" w:space="0" w:color="auto"/>
        <w:left w:val="none" w:sz="0" w:space="0" w:color="auto"/>
        <w:bottom w:val="none" w:sz="0" w:space="0" w:color="auto"/>
        <w:right w:val="none" w:sz="0" w:space="0" w:color="auto"/>
      </w:divBdr>
    </w:div>
    <w:div w:id="548687253">
      <w:bodyDiv w:val="1"/>
      <w:marLeft w:val="0"/>
      <w:marRight w:val="0"/>
      <w:marTop w:val="0"/>
      <w:marBottom w:val="0"/>
      <w:divBdr>
        <w:top w:val="none" w:sz="0" w:space="0" w:color="auto"/>
        <w:left w:val="none" w:sz="0" w:space="0" w:color="auto"/>
        <w:bottom w:val="none" w:sz="0" w:space="0" w:color="auto"/>
        <w:right w:val="none" w:sz="0" w:space="0" w:color="auto"/>
      </w:divBdr>
    </w:div>
    <w:div w:id="550462005">
      <w:bodyDiv w:val="1"/>
      <w:marLeft w:val="0"/>
      <w:marRight w:val="0"/>
      <w:marTop w:val="0"/>
      <w:marBottom w:val="0"/>
      <w:divBdr>
        <w:top w:val="none" w:sz="0" w:space="0" w:color="auto"/>
        <w:left w:val="none" w:sz="0" w:space="0" w:color="auto"/>
        <w:bottom w:val="none" w:sz="0" w:space="0" w:color="auto"/>
        <w:right w:val="none" w:sz="0" w:space="0" w:color="auto"/>
      </w:divBdr>
    </w:div>
    <w:div w:id="551186931">
      <w:bodyDiv w:val="1"/>
      <w:marLeft w:val="0"/>
      <w:marRight w:val="0"/>
      <w:marTop w:val="0"/>
      <w:marBottom w:val="0"/>
      <w:divBdr>
        <w:top w:val="none" w:sz="0" w:space="0" w:color="auto"/>
        <w:left w:val="none" w:sz="0" w:space="0" w:color="auto"/>
        <w:bottom w:val="none" w:sz="0" w:space="0" w:color="auto"/>
        <w:right w:val="none" w:sz="0" w:space="0" w:color="auto"/>
      </w:divBdr>
    </w:div>
    <w:div w:id="551236753">
      <w:bodyDiv w:val="1"/>
      <w:marLeft w:val="0"/>
      <w:marRight w:val="0"/>
      <w:marTop w:val="0"/>
      <w:marBottom w:val="0"/>
      <w:divBdr>
        <w:top w:val="none" w:sz="0" w:space="0" w:color="auto"/>
        <w:left w:val="none" w:sz="0" w:space="0" w:color="auto"/>
        <w:bottom w:val="none" w:sz="0" w:space="0" w:color="auto"/>
        <w:right w:val="none" w:sz="0" w:space="0" w:color="auto"/>
      </w:divBdr>
    </w:div>
    <w:div w:id="551425797">
      <w:bodyDiv w:val="1"/>
      <w:marLeft w:val="0"/>
      <w:marRight w:val="0"/>
      <w:marTop w:val="0"/>
      <w:marBottom w:val="0"/>
      <w:divBdr>
        <w:top w:val="none" w:sz="0" w:space="0" w:color="auto"/>
        <w:left w:val="none" w:sz="0" w:space="0" w:color="auto"/>
        <w:bottom w:val="none" w:sz="0" w:space="0" w:color="auto"/>
        <w:right w:val="none" w:sz="0" w:space="0" w:color="auto"/>
      </w:divBdr>
    </w:div>
    <w:div w:id="554008232">
      <w:bodyDiv w:val="1"/>
      <w:marLeft w:val="0"/>
      <w:marRight w:val="0"/>
      <w:marTop w:val="0"/>
      <w:marBottom w:val="0"/>
      <w:divBdr>
        <w:top w:val="none" w:sz="0" w:space="0" w:color="auto"/>
        <w:left w:val="none" w:sz="0" w:space="0" w:color="auto"/>
        <w:bottom w:val="none" w:sz="0" w:space="0" w:color="auto"/>
        <w:right w:val="none" w:sz="0" w:space="0" w:color="auto"/>
      </w:divBdr>
    </w:div>
    <w:div w:id="554243369">
      <w:bodyDiv w:val="1"/>
      <w:marLeft w:val="0"/>
      <w:marRight w:val="0"/>
      <w:marTop w:val="0"/>
      <w:marBottom w:val="0"/>
      <w:divBdr>
        <w:top w:val="none" w:sz="0" w:space="0" w:color="auto"/>
        <w:left w:val="none" w:sz="0" w:space="0" w:color="auto"/>
        <w:bottom w:val="none" w:sz="0" w:space="0" w:color="auto"/>
        <w:right w:val="none" w:sz="0" w:space="0" w:color="auto"/>
      </w:divBdr>
    </w:div>
    <w:div w:id="554851607">
      <w:bodyDiv w:val="1"/>
      <w:marLeft w:val="0"/>
      <w:marRight w:val="0"/>
      <w:marTop w:val="0"/>
      <w:marBottom w:val="0"/>
      <w:divBdr>
        <w:top w:val="none" w:sz="0" w:space="0" w:color="auto"/>
        <w:left w:val="none" w:sz="0" w:space="0" w:color="auto"/>
        <w:bottom w:val="none" w:sz="0" w:space="0" w:color="auto"/>
        <w:right w:val="none" w:sz="0" w:space="0" w:color="auto"/>
      </w:divBdr>
    </w:div>
    <w:div w:id="558829694">
      <w:bodyDiv w:val="1"/>
      <w:marLeft w:val="0"/>
      <w:marRight w:val="0"/>
      <w:marTop w:val="0"/>
      <w:marBottom w:val="0"/>
      <w:divBdr>
        <w:top w:val="none" w:sz="0" w:space="0" w:color="auto"/>
        <w:left w:val="none" w:sz="0" w:space="0" w:color="auto"/>
        <w:bottom w:val="none" w:sz="0" w:space="0" w:color="auto"/>
        <w:right w:val="none" w:sz="0" w:space="0" w:color="auto"/>
      </w:divBdr>
    </w:div>
    <w:div w:id="560294647">
      <w:bodyDiv w:val="1"/>
      <w:marLeft w:val="0"/>
      <w:marRight w:val="0"/>
      <w:marTop w:val="0"/>
      <w:marBottom w:val="0"/>
      <w:divBdr>
        <w:top w:val="none" w:sz="0" w:space="0" w:color="auto"/>
        <w:left w:val="none" w:sz="0" w:space="0" w:color="auto"/>
        <w:bottom w:val="none" w:sz="0" w:space="0" w:color="auto"/>
        <w:right w:val="none" w:sz="0" w:space="0" w:color="auto"/>
      </w:divBdr>
    </w:div>
    <w:div w:id="560554183">
      <w:bodyDiv w:val="1"/>
      <w:marLeft w:val="0"/>
      <w:marRight w:val="0"/>
      <w:marTop w:val="0"/>
      <w:marBottom w:val="0"/>
      <w:divBdr>
        <w:top w:val="none" w:sz="0" w:space="0" w:color="auto"/>
        <w:left w:val="none" w:sz="0" w:space="0" w:color="auto"/>
        <w:bottom w:val="none" w:sz="0" w:space="0" w:color="auto"/>
        <w:right w:val="none" w:sz="0" w:space="0" w:color="auto"/>
      </w:divBdr>
    </w:div>
    <w:div w:id="561214559">
      <w:bodyDiv w:val="1"/>
      <w:marLeft w:val="0"/>
      <w:marRight w:val="0"/>
      <w:marTop w:val="0"/>
      <w:marBottom w:val="0"/>
      <w:divBdr>
        <w:top w:val="none" w:sz="0" w:space="0" w:color="auto"/>
        <w:left w:val="none" w:sz="0" w:space="0" w:color="auto"/>
        <w:bottom w:val="none" w:sz="0" w:space="0" w:color="auto"/>
        <w:right w:val="none" w:sz="0" w:space="0" w:color="auto"/>
      </w:divBdr>
    </w:div>
    <w:div w:id="564920841">
      <w:bodyDiv w:val="1"/>
      <w:marLeft w:val="0"/>
      <w:marRight w:val="0"/>
      <w:marTop w:val="0"/>
      <w:marBottom w:val="0"/>
      <w:divBdr>
        <w:top w:val="none" w:sz="0" w:space="0" w:color="auto"/>
        <w:left w:val="none" w:sz="0" w:space="0" w:color="auto"/>
        <w:bottom w:val="none" w:sz="0" w:space="0" w:color="auto"/>
        <w:right w:val="none" w:sz="0" w:space="0" w:color="auto"/>
      </w:divBdr>
    </w:div>
    <w:div w:id="566839611">
      <w:bodyDiv w:val="1"/>
      <w:marLeft w:val="0"/>
      <w:marRight w:val="0"/>
      <w:marTop w:val="0"/>
      <w:marBottom w:val="0"/>
      <w:divBdr>
        <w:top w:val="none" w:sz="0" w:space="0" w:color="auto"/>
        <w:left w:val="none" w:sz="0" w:space="0" w:color="auto"/>
        <w:bottom w:val="none" w:sz="0" w:space="0" w:color="auto"/>
        <w:right w:val="none" w:sz="0" w:space="0" w:color="auto"/>
      </w:divBdr>
    </w:div>
    <w:div w:id="567812222">
      <w:bodyDiv w:val="1"/>
      <w:marLeft w:val="0"/>
      <w:marRight w:val="0"/>
      <w:marTop w:val="0"/>
      <w:marBottom w:val="0"/>
      <w:divBdr>
        <w:top w:val="none" w:sz="0" w:space="0" w:color="auto"/>
        <w:left w:val="none" w:sz="0" w:space="0" w:color="auto"/>
        <w:bottom w:val="none" w:sz="0" w:space="0" w:color="auto"/>
        <w:right w:val="none" w:sz="0" w:space="0" w:color="auto"/>
      </w:divBdr>
    </w:div>
    <w:div w:id="567954854">
      <w:bodyDiv w:val="1"/>
      <w:marLeft w:val="0"/>
      <w:marRight w:val="0"/>
      <w:marTop w:val="0"/>
      <w:marBottom w:val="0"/>
      <w:divBdr>
        <w:top w:val="none" w:sz="0" w:space="0" w:color="auto"/>
        <w:left w:val="none" w:sz="0" w:space="0" w:color="auto"/>
        <w:bottom w:val="none" w:sz="0" w:space="0" w:color="auto"/>
        <w:right w:val="none" w:sz="0" w:space="0" w:color="auto"/>
      </w:divBdr>
    </w:div>
    <w:div w:id="568732475">
      <w:bodyDiv w:val="1"/>
      <w:marLeft w:val="0"/>
      <w:marRight w:val="0"/>
      <w:marTop w:val="0"/>
      <w:marBottom w:val="0"/>
      <w:divBdr>
        <w:top w:val="none" w:sz="0" w:space="0" w:color="auto"/>
        <w:left w:val="none" w:sz="0" w:space="0" w:color="auto"/>
        <w:bottom w:val="none" w:sz="0" w:space="0" w:color="auto"/>
        <w:right w:val="none" w:sz="0" w:space="0" w:color="auto"/>
      </w:divBdr>
    </w:div>
    <w:div w:id="569273243">
      <w:bodyDiv w:val="1"/>
      <w:marLeft w:val="0"/>
      <w:marRight w:val="0"/>
      <w:marTop w:val="0"/>
      <w:marBottom w:val="0"/>
      <w:divBdr>
        <w:top w:val="none" w:sz="0" w:space="0" w:color="auto"/>
        <w:left w:val="none" w:sz="0" w:space="0" w:color="auto"/>
        <w:bottom w:val="none" w:sz="0" w:space="0" w:color="auto"/>
        <w:right w:val="none" w:sz="0" w:space="0" w:color="auto"/>
      </w:divBdr>
    </w:div>
    <w:div w:id="571701706">
      <w:bodyDiv w:val="1"/>
      <w:marLeft w:val="0"/>
      <w:marRight w:val="0"/>
      <w:marTop w:val="0"/>
      <w:marBottom w:val="0"/>
      <w:divBdr>
        <w:top w:val="none" w:sz="0" w:space="0" w:color="auto"/>
        <w:left w:val="none" w:sz="0" w:space="0" w:color="auto"/>
        <w:bottom w:val="none" w:sz="0" w:space="0" w:color="auto"/>
        <w:right w:val="none" w:sz="0" w:space="0" w:color="auto"/>
      </w:divBdr>
    </w:div>
    <w:div w:id="574322538">
      <w:bodyDiv w:val="1"/>
      <w:marLeft w:val="0"/>
      <w:marRight w:val="0"/>
      <w:marTop w:val="0"/>
      <w:marBottom w:val="0"/>
      <w:divBdr>
        <w:top w:val="none" w:sz="0" w:space="0" w:color="auto"/>
        <w:left w:val="none" w:sz="0" w:space="0" w:color="auto"/>
        <w:bottom w:val="none" w:sz="0" w:space="0" w:color="auto"/>
        <w:right w:val="none" w:sz="0" w:space="0" w:color="auto"/>
      </w:divBdr>
    </w:div>
    <w:div w:id="576211613">
      <w:bodyDiv w:val="1"/>
      <w:marLeft w:val="0"/>
      <w:marRight w:val="0"/>
      <w:marTop w:val="0"/>
      <w:marBottom w:val="0"/>
      <w:divBdr>
        <w:top w:val="none" w:sz="0" w:space="0" w:color="auto"/>
        <w:left w:val="none" w:sz="0" w:space="0" w:color="auto"/>
        <w:bottom w:val="none" w:sz="0" w:space="0" w:color="auto"/>
        <w:right w:val="none" w:sz="0" w:space="0" w:color="auto"/>
      </w:divBdr>
    </w:div>
    <w:div w:id="577911465">
      <w:bodyDiv w:val="1"/>
      <w:marLeft w:val="0"/>
      <w:marRight w:val="0"/>
      <w:marTop w:val="0"/>
      <w:marBottom w:val="0"/>
      <w:divBdr>
        <w:top w:val="none" w:sz="0" w:space="0" w:color="auto"/>
        <w:left w:val="none" w:sz="0" w:space="0" w:color="auto"/>
        <w:bottom w:val="none" w:sz="0" w:space="0" w:color="auto"/>
        <w:right w:val="none" w:sz="0" w:space="0" w:color="auto"/>
      </w:divBdr>
    </w:div>
    <w:div w:id="581063451">
      <w:bodyDiv w:val="1"/>
      <w:marLeft w:val="0"/>
      <w:marRight w:val="0"/>
      <w:marTop w:val="0"/>
      <w:marBottom w:val="0"/>
      <w:divBdr>
        <w:top w:val="none" w:sz="0" w:space="0" w:color="auto"/>
        <w:left w:val="none" w:sz="0" w:space="0" w:color="auto"/>
        <w:bottom w:val="none" w:sz="0" w:space="0" w:color="auto"/>
        <w:right w:val="none" w:sz="0" w:space="0" w:color="auto"/>
      </w:divBdr>
    </w:div>
    <w:div w:id="582448093">
      <w:bodyDiv w:val="1"/>
      <w:marLeft w:val="0"/>
      <w:marRight w:val="0"/>
      <w:marTop w:val="0"/>
      <w:marBottom w:val="0"/>
      <w:divBdr>
        <w:top w:val="none" w:sz="0" w:space="0" w:color="auto"/>
        <w:left w:val="none" w:sz="0" w:space="0" w:color="auto"/>
        <w:bottom w:val="none" w:sz="0" w:space="0" w:color="auto"/>
        <w:right w:val="none" w:sz="0" w:space="0" w:color="auto"/>
      </w:divBdr>
    </w:div>
    <w:div w:id="585770570">
      <w:bodyDiv w:val="1"/>
      <w:marLeft w:val="0"/>
      <w:marRight w:val="0"/>
      <w:marTop w:val="0"/>
      <w:marBottom w:val="0"/>
      <w:divBdr>
        <w:top w:val="none" w:sz="0" w:space="0" w:color="auto"/>
        <w:left w:val="none" w:sz="0" w:space="0" w:color="auto"/>
        <w:bottom w:val="none" w:sz="0" w:space="0" w:color="auto"/>
        <w:right w:val="none" w:sz="0" w:space="0" w:color="auto"/>
      </w:divBdr>
    </w:div>
    <w:div w:id="586815382">
      <w:bodyDiv w:val="1"/>
      <w:marLeft w:val="0"/>
      <w:marRight w:val="0"/>
      <w:marTop w:val="0"/>
      <w:marBottom w:val="0"/>
      <w:divBdr>
        <w:top w:val="none" w:sz="0" w:space="0" w:color="auto"/>
        <w:left w:val="none" w:sz="0" w:space="0" w:color="auto"/>
        <w:bottom w:val="none" w:sz="0" w:space="0" w:color="auto"/>
        <w:right w:val="none" w:sz="0" w:space="0" w:color="auto"/>
      </w:divBdr>
    </w:div>
    <w:div w:id="589853498">
      <w:bodyDiv w:val="1"/>
      <w:marLeft w:val="0"/>
      <w:marRight w:val="0"/>
      <w:marTop w:val="0"/>
      <w:marBottom w:val="0"/>
      <w:divBdr>
        <w:top w:val="none" w:sz="0" w:space="0" w:color="auto"/>
        <w:left w:val="none" w:sz="0" w:space="0" w:color="auto"/>
        <w:bottom w:val="none" w:sz="0" w:space="0" w:color="auto"/>
        <w:right w:val="none" w:sz="0" w:space="0" w:color="auto"/>
      </w:divBdr>
    </w:div>
    <w:div w:id="590436614">
      <w:bodyDiv w:val="1"/>
      <w:marLeft w:val="0"/>
      <w:marRight w:val="0"/>
      <w:marTop w:val="0"/>
      <w:marBottom w:val="0"/>
      <w:divBdr>
        <w:top w:val="none" w:sz="0" w:space="0" w:color="auto"/>
        <w:left w:val="none" w:sz="0" w:space="0" w:color="auto"/>
        <w:bottom w:val="none" w:sz="0" w:space="0" w:color="auto"/>
        <w:right w:val="none" w:sz="0" w:space="0" w:color="auto"/>
      </w:divBdr>
    </w:div>
    <w:div w:id="591671777">
      <w:bodyDiv w:val="1"/>
      <w:marLeft w:val="0"/>
      <w:marRight w:val="0"/>
      <w:marTop w:val="0"/>
      <w:marBottom w:val="0"/>
      <w:divBdr>
        <w:top w:val="none" w:sz="0" w:space="0" w:color="auto"/>
        <w:left w:val="none" w:sz="0" w:space="0" w:color="auto"/>
        <w:bottom w:val="none" w:sz="0" w:space="0" w:color="auto"/>
        <w:right w:val="none" w:sz="0" w:space="0" w:color="auto"/>
      </w:divBdr>
    </w:div>
    <w:div w:id="592397713">
      <w:bodyDiv w:val="1"/>
      <w:marLeft w:val="0"/>
      <w:marRight w:val="0"/>
      <w:marTop w:val="0"/>
      <w:marBottom w:val="0"/>
      <w:divBdr>
        <w:top w:val="none" w:sz="0" w:space="0" w:color="auto"/>
        <w:left w:val="none" w:sz="0" w:space="0" w:color="auto"/>
        <w:bottom w:val="none" w:sz="0" w:space="0" w:color="auto"/>
        <w:right w:val="none" w:sz="0" w:space="0" w:color="auto"/>
      </w:divBdr>
    </w:div>
    <w:div w:id="592712288">
      <w:bodyDiv w:val="1"/>
      <w:marLeft w:val="0"/>
      <w:marRight w:val="0"/>
      <w:marTop w:val="0"/>
      <w:marBottom w:val="0"/>
      <w:divBdr>
        <w:top w:val="none" w:sz="0" w:space="0" w:color="auto"/>
        <w:left w:val="none" w:sz="0" w:space="0" w:color="auto"/>
        <w:bottom w:val="none" w:sz="0" w:space="0" w:color="auto"/>
        <w:right w:val="none" w:sz="0" w:space="0" w:color="auto"/>
      </w:divBdr>
    </w:div>
    <w:div w:id="592856696">
      <w:bodyDiv w:val="1"/>
      <w:marLeft w:val="0"/>
      <w:marRight w:val="0"/>
      <w:marTop w:val="0"/>
      <w:marBottom w:val="0"/>
      <w:divBdr>
        <w:top w:val="none" w:sz="0" w:space="0" w:color="auto"/>
        <w:left w:val="none" w:sz="0" w:space="0" w:color="auto"/>
        <w:bottom w:val="none" w:sz="0" w:space="0" w:color="auto"/>
        <w:right w:val="none" w:sz="0" w:space="0" w:color="auto"/>
      </w:divBdr>
    </w:div>
    <w:div w:id="599341349">
      <w:bodyDiv w:val="1"/>
      <w:marLeft w:val="0"/>
      <w:marRight w:val="0"/>
      <w:marTop w:val="0"/>
      <w:marBottom w:val="0"/>
      <w:divBdr>
        <w:top w:val="none" w:sz="0" w:space="0" w:color="auto"/>
        <w:left w:val="none" w:sz="0" w:space="0" w:color="auto"/>
        <w:bottom w:val="none" w:sz="0" w:space="0" w:color="auto"/>
        <w:right w:val="none" w:sz="0" w:space="0" w:color="auto"/>
      </w:divBdr>
    </w:div>
    <w:div w:id="599681087">
      <w:bodyDiv w:val="1"/>
      <w:marLeft w:val="0"/>
      <w:marRight w:val="0"/>
      <w:marTop w:val="0"/>
      <w:marBottom w:val="0"/>
      <w:divBdr>
        <w:top w:val="none" w:sz="0" w:space="0" w:color="auto"/>
        <w:left w:val="none" w:sz="0" w:space="0" w:color="auto"/>
        <w:bottom w:val="none" w:sz="0" w:space="0" w:color="auto"/>
        <w:right w:val="none" w:sz="0" w:space="0" w:color="auto"/>
      </w:divBdr>
    </w:div>
    <w:div w:id="604925736">
      <w:bodyDiv w:val="1"/>
      <w:marLeft w:val="0"/>
      <w:marRight w:val="0"/>
      <w:marTop w:val="0"/>
      <w:marBottom w:val="0"/>
      <w:divBdr>
        <w:top w:val="none" w:sz="0" w:space="0" w:color="auto"/>
        <w:left w:val="none" w:sz="0" w:space="0" w:color="auto"/>
        <w:bottom w:val="none" w:sz="0" w:space="0" w:color="auto"/>
        <w:right w:val="none" w:sz="0" w:space="0" w:color="auto"/>
      </w:divBdr>
    </w:div>
    <w:div w:id="606887920">
      <w:bodyDiv w:val="1"/>
      <w:marLeft w:val="0"/>
      <w:marRight w:val="0"/>
      <w:marTop w:val="0"/>
      <w:marBottom w:val="0"/>
      <w:divBdr>
        <w:top w:val="none" w:sz="0" w:space="0" w:color="auto"/>
        <w:left w:val="none" w:sz="0" w:space="0" w:color="auto"/>
        <w:bottom w:val="none" w:sz="0" w:space="0" w:color="auto"/>
        <w:right w:val="none" w:sz="0" w:space="0" w:color="auto"/>
      </w:divBdr>
    </w:div>
    <w:div w:id="607086752">
      <w:bodyDiv w:val="1"/>
      <w:marLeft w:val="0"/>
      <w:marRight w:val="0"/>
      <w:marTop w:val="0"/>
      <w:marBottom w:val="0"/>
      <w:divBdr>
        <w:top w:val="none" w:sz="0" w:space="0" w:color="auto"/>
        <w:left w:val="none" w:sz="0" w:space="0" w:color="auto"/>
        <w:bottom w:val="none" w:sz="0" w:space="0" w:color="auto"/>
        <w:right w:val="none" w:sz="0" w:space="0" w:color="auto"/>
      </w:divBdr>
    </w:div>
    <w:div w:id="610011115">
      <w:bodyDiv w:val="1"/>
      <w:marLeft w:val="0"/>
      <w:marRight w:val="0"/>
      <w:marTop w:val="0"/>
      <w:marBottom w:val="0"/>
      <w:divBdr>
        <w:top w:val="none" w:sz="0" w:space="0" w:color="auto"/>
        <w:left w:val="none" w:sz="0" w:space="0" w:color="auto"/>
        <w:bottom w:val="none" w:sz="0" w:space="0" w:color="auto"/>
        <w:right w:val="none" w:sz="0" w:space="0" w:color="auto"/>
      </w:divBdr>
    </w:div>
    <w:div w:id="611204188">
      <w:bodyDiv w:val="1"/>
      <w:marLeft w:val="0"/>
      <w:marRight w:val="0"/>
      <w:marTop w:val="0"/>
      <w:marBottom w:val="0"/>
      <w:divBdr>
        <w:top w:val="none" w:sz="0" w:space="0" w:color="auto"/>
        <w:left w:val="none" w:sz="0" w:space="0" w:color="auto"/>
        <w:bottom w:val="none" w:sz="0" w:space="0" w:color="auto"/>
        <w:right w:val="none" w:sz="0" w:space="0" w:color="auto"/>
      </w:divBdr>
    </w:div>
    <w:div w:id="612253132">
      <w:bodyDiv w:val="1"/>
      <w:marLeft w:val="0"/>
      <w:marRight w:val="0"/>
      <w:marTop w:val="0"/>
      <w:marBottom w:val="0"/>
      <w:divBdr>
        <w:top w:val="none" w:sz="0" w:space="0" w:color="auto"/>
        <w:left w:val="none" w:sz="0" w:space="0" w:color="auto"/>
        <w:bottom w:val="none" w:sz="0" w:space="0" w:color="auto"/>
        <w:right w:val="none" w:sz="0" w:space="0" w:color="auto"/>
      </w:divBdr>
    </w:div>
    <w:div w:id="612519610">
      <w:bodyDiv w:val="1"/>
      <w:marLeft w:val="0"/>
      <w:marRight w:val="0"/>
      <w:marTop w:val="0"/>
      <w:marBottom w:val="0"/>
      <w:divBdr>
        <w:top w:val="none" w:sz="0" w:space="0" w:color="auto"/>
        <w:left w:val="none" w:sz="0" w:space="0" w:color="auto"/>
        <w:bottom w:val="none" w:sz="0" w:space="0" w:color="auto"/>
        <w:right w:val="none" w:sz="0" w:space="0" w:color="auto"/>
      </w:divBdr>
    </w:div>
    <w:div w:id="613513700">
      <w:bodyDiv w:val="1"/>
      <w:marLeft w:val="0"/>
      <w:marRight w:val="0"/>
      <w:marTop w:val="0"/>
      <w:marBottom w:val="0"/>
      <w:divBdr>
        <w:top w:val="none" w:sz="0" w:space="0" w:color="auto"/>
        <w:left w:val="none" w:sz="0" w:space="0" w:color="auto"/>
        <w:bottom w:val="none" w:sz="0" w:space="0" w:color="auto"/>
        <w:right w:val="none" w:sz="0" w:space="0" w:color="auto"/>
      </w:divBdr>
    </w:div>
    <w:div w:id="615916391">
      <w:bodyDiv w:val="1"/>
      <w:marLeft w:val="0"/>
      <w:marRight w:val="0"/>
      <w:marTop w:val="0"/>
      <w:marBottom w:val="0"/>
      <w:divBdr>
        <w:top w:val="none" w:sz="0" w:space="0" w:color="auto"/>
        <w:left w:val="none" w:sz="0" w:space="0" w:color="auto"/>
        <w:bottom w:val="none" w:sz="0" w:space="0" w:color="auto"/>
        <w:right w:val="none" w:sz="0" w:space="0" w:color="auto"/>
      </w:divBdr>
    </w:div>
    <w:div w:id="617878474">
      <w:bodyDiv w:val="1"/>
      <w:marLeft w:val="0"/>
      <w:marRight w:val="0"/>
      <w:marTop w:val="0"/>
      <w:marBottom w:val="0"/>
      <w:divBdr>
        <w:top w:val="none" w:sz="0" w:space="0" w:color="auto"/>
        <w:left w:val="none" w:sz="0" w:space="0" w:color="auto"/>
        <w:bottom w:val="none" w:sz="0" w:space="0" w:color="auto"/>
        <w:right w:val="none" w:sz="0" w:space="0" w:color="auto"/>
      </w:divBdr>
    </w:div>
    <w:div w:id="620113564">
      <w:bodyDiv w:val="1"/>
      <w:marLeft w:val="0"/>
      <w:marRight w:val="0"/>
      <w:marTop w:val="0"/>
      <w:marBottom w:val="0"/>
      <w:divBdr>
        <w:top w:val="none" w:sz="0" w:space="0" w:color="auto"/>
        <w:left w:val="none" w:sz="0" w:space="0" w:color="auto"/>
        <w:bottom w:val="none" w:sz="0" w:space="0" w:color="auto"/>
        <w:right w:val="none" w:sz="0" w:space="0" w:color="auto"/>
      </w:divBdr>
    </w:div>
    <w:div w:id="624434123">
      <w:bodyDiv w:val="1"/>
      <w:marLeft w:val="0"/>
      <w:marRight w:val="0"/>
      <w:marTop w:val="0"/>
      <w:marBottom w:val="0"/>
      <w:divBdr>
        <w:top w:val="none" w:sz="0" w:space="0" w:color="auto"/>
        <w:left w:val="none" w:sz="0" w:space="0" w:color="auto"/>
        <w:bottom w:val="none" w:sz="0" w:space="0" w:color="auto"/>
        <w:right w:val="none" w:sz="0" w:space="0" w:color="auto"/>
      </w:divBdr>
    </w:div>
    <w:div w:id="625551328">
      <w:bodyDiv w:val="1"/>
      <w:marLeft w:val="0"/>
      <w:marRight w:val="0"/>
      <w:marTop w:val="0"/>
      <w:marBottom w:val="0"/>
      <w:divBdr>
        <w:top w:val="none" w:sz="0" w:space="0" w:color="auto"/>
        <w:left w:val="none" w:sz="0" w:space="0" w:color="auto"/>
        <w:bottom w:val="none" w:sz="0" w:space="0" w:color="auto"/>
        <w:right w:val="none" w:sz="0" w:space="0" w:color="auto"/>
      </w:divBdr>
    </w:div>
    <w:div w:id="629097700">
      <w:bodyDiv w:val="1"/>
      <w:marLeft w:val="0"/>
      <w:marRight w:val="0"/>
      <w:marTop w:val="0"/>
      <w:marBottom w:val="0"/>
      <w:divBdr>
        <w:top w:val="none" w:sz="0" w:space="0" w:color="auto"/>
        <w:left w:val="none" w:sz="0" w:space="0" w:color="auto"/>
        <w:bottom w:val="none" w:sz="0" w:space="0" w:color="auto"/>
        <w:right w:val="none" w:sz="0" w:space="0" w:color="auto"/>
      </w:divBdr>
    </w:div>
    <w:div w:id="630088956">
      <w:bodyDiv w:val="1"/>
      <w:marLeft w:val="0"/>
      <w:marRight w:val="0"/>
      <w:marTop w:val="0"/>
      <w:marBottom w:val="0"/>
      <w:divBdr>
        <w:top w:val="none" w:sz="0" w:space="0" w:color="auto"/>
        <w:left w:val="none" w:sz="0" w:space="0" w:color="auto"/>
        <w:bottom w:val="none" w:sz="0" w:space="0" w:color="auto"/>
        <w:right w:val="none" w:sz="0" w:space="0" w:color="auto"/>
      </w:divBdr>
    </w:div>
    <w:div w:id="630862002">
      <w:bodyDiv w:val="1"/>
      <w:marLeft w:val="0"/>
      <w:marRight w:val="0"/>
      <w:marTop w:val="0"/>
      <w:marBottom w:val="0"/>
      <w:divBdr>
        <w:top w:val="none" w:sz="0" w:space="0" w:color="auto"/>
        <w:left w:val="none" w:sz="0" w:space="0" w:color="auto"/>
        <w:bottom w:val="none" w:sz="0" w:space="0" w:color="auto"/>
        <w:right w:val="none" w:sz="0" w:space="0" w:color="auto"/>
      </w:divBdr>
    </w:div>
    <w:div w:id="631209440">
      <w:bodyDiv w:val="1"/>
      <w:marLeft w:val="0"/>
      <w:marRight w:val="0"/>
      <w:marTop w:val="0"/>
      <w:marBottom w:val="0"/>
      <w:divBdr>
        <w:top w:val="none" w:sz="0" w:space="0" w:color="auto"/>
        <w:left w:val="none" w:sz="0" w:space="0" w:color="auto"/>
        <w:bottom w:val="none" w:sz="0" w:space="0" w:color="auto"/>
        <w:right w:val="none" w:sz="0" w:space="0" w:color="auto"/>
      </w:divBdr>
    </w:div>
    <w:div w:id="633222303">
      <w:bodyDiv w:val="1"/>
      <w:marLeft w:val="0"/>
      <w:marRight w:val="0"/>
      <w:marTop w:val="0"/>
      <w:marBottom w:val="0"/>
      <w:divBdr>
        <w:top w:val="none" w:sz="0" w:space="0" w:color="auto"/>
        <w:left w:val="none" w:sz="0" w:space="0" w:color="auto"/>
        <w:bottom w:val="none" w:sz="0" w:space="0" w:color="auto"/>
        <w:right w:val="none" w:sz="0" w:space="0" w:color="auto"/>
      </w:divBdr>
    </w:div>
    <w:div w:id="640353842">
      <w:bodyDiv w:val="1"/>
      <w:marLeft w:val="0"/>
      <w:marRight w:val="0"/>
      <w:marTop w:val="0"/>
      <w:marBottom w:val="0"/>
      <w:divBdr>
        <w:top w:val="none" w:sz="0" w:space="0" w:color="auto"/>
        <w:left w:val="none" w:sz="0" w:space="0" w:color="auto"/>
        <w:bottom w:val="none" w:sz="0" w:space="0" w:color="auto"/>
        <w:right w:val="none" w:sz="0" w:space="0" w:color="auto"/>
      </w:divBdr>
    </w:div>
    <w:div w:id="641734970">
      <w:bodyDiv w:val="1"/>
      <w:marLeft w:val="0"/>
      <w:marRight w:val="0"/>
      <w:marTop w:val="0"/>
      <w:marBottom w:val="0"/>
      <w:divBdr>
        <w:top w:val="none" w:sz="0" w:space="0" w:color="auto"/>
        <w:left w:val="none" w:sz="0" w:space="0" w:color="auto"/>
        <w:bottom w:val="none" w:sz="0" w:space="0" w:color="auto"/>
        <w:right w:val="none" w:sz="0" w:space="0" w:color="auto"/>
      </w:divBdr>
    </w:div>
    <w:div w:id="642151031">
      <w:bodyDiv w:val="1"/>
      <w:marLeft w:val="0"/>
      <w:marRight w:val="0"/>
      <w:marTop w:val="0"/>
      <w:marBottom w:val="0"/>
      <w:divBdr>
        <w:top w:val="none" w:sz="0" w:space="0" w:color="auto"/>
        <w:left w:val="none" w:sz="0" w:space="0" w:color="auto"/>
        <w:bottom w:val="none" w:sz="0" w:space="0" w:color="auto"/>
        <w:right w:val="none" w:sz="0" w:space="0" w:color="auto"/>
      </w:divBdr>
    </w:div>
    <w:div w:id="643005848">
      <w:bodyDiv w:val="1"/>
      <w:marLeft w:val="0"/>
      <w:marRight w:val="0"/>
      <w:marTop w:val="0"/>
      <w:marBottom w:val="0"/>
      <w:divBdr>
        <w:top w:val="none" w:sz="0" w:space="0" w:color="auto"/>
        <w:left w:val="none" w:sz="0" w:space="0" w:color="auto"/>
        <w:bottom w:val="none" w:sz="0" w:space="0" w:color="auto"/>
        <w:right w:val="none" w:sz="0" w:space="0" w:color="auto"/>
      </w:divBdr>
    </w:div>
    <w:div w:id="643463463">
      <w:bodyDiv w:val="1"/>
      <w:marLeft w:val="0"/>
      <w:marRight w:val="0"/>
      <w:marTop w:val="0"/>
      <w:marBottom w:val="0"/>
      <w:divBdr>
        <w:top w:val="none" w:sz="0" w:space="0" w:color="auto"/>
        <w:left w:val="none" w:sz="0" w:space="0" w:color="auto"/>
        <w:bottom w:val="none" w:sz="0" w:space="0" w:color="auto"/>
        <w:right w:val="none" w:sz="0" w:space="0" w:color="auto"/>
      </w:divBdr>
    </w:div>
    <w:div w:id="649790658">
      <w:bodyDiv w:val="1"/>
      <w:marLeft w:val="0"/>
      <w:marRight w:val="0"/>
      <w:marTop w:val="0"/>
      <w:marBottom w:val="0"/>
      <w:divBdr>
        <w:top w:val="none" w:sz="0" w:space="0" w:color="auto"/>
        <w:left w:val="none" w:sz="0" w:space="0" w:color="auto"/>
        <w:bottom w:val="none" w:sz="0" w:space="0" w:color="auto"/>
        <w:right w:val="none" w:sz="0" w:space="0" w:color="auto"/>
      </w:divBdr>
    </w:div>
    <w:div w:id="650988837">
      <w:bodyDiv w:val="1"/>
      <w:marLeft w:val="0"/>
      <w:marRight w:val="0"/>
      <w:marTop w:val="0"/>
      <w:marBottom w:val="0"/>
      <w:divBdr>
        <w:top w:val="none" w:sz="0" w:space="0" w:color="auto"/>
        <w:left w:val="none" w:sz="0" w:space="0" w:color="auto"/>
        <w:bottom w:val="none" w:sz="0" w:space="0" w:color="auto"/>
        <w:right w:val="none" w:sz="0" w:space="0" w:color="auto"/>
      </w:divBdr>
    </w:div>
    <w:div w:id="651065700">
      <w:bodyDiv w:val="1"/>
      <w:marLeft w:val="0"/>
      <w:marRight w:val="0"/>
      <w:marTop w:val="0"/>
      <w:marBottom w:val="0"/>
      <w:divBdr>
        <w:top w:val="none" w:sz="0" w:space="0" w:color="auto"/>
        <w:left w:val="none" w:sz="0" w:space="0" w:color="auto"/>
        <w:bottom w:val="none" w:sz="0" w:space="0" w:color="auto"/>
        <w:right w:val="none" w:sz="0" w:space="0" w:color="auto"/>
      </w:divBdr>
    </w:div>
    <w:div w:id="651643611">
      <w:bodyDiv w:val="1"/>
      <w:marLeft w:val="0"/>
      <w:marRight w:val="0"/>
      <w:marTop w:val="0"/>
      <w:marBottom w:val="0"/>
      <w:divBdr>
        <w:top w:val="none" w:sz="0" w:space="0" w:color="auto"/>
        <w:left w:val="none" w:sz="0" w:space="0" w:color="auto"/>
        <w:bottom w:val="none" w:sz="0" w:space="0" w:color="auto"/>
        <w:right w:val="none" w:sz="0" w:space="0" w:color="auto"/>
      </w:divBdr>
    </w:div>
    <w:div w:id="652298790">
      <w:bodyDiv w:val="1"/>
      <w:marLeft w:val="0"/>
      <w:marRight w:val="0"/>
      <w:marTop w:val="0"/>
      <w:marBottom w:val="0"/>
      <w:divBdr>
        <w:top w:val="none" w:sz="0" w:space="0" w:color="auto"/>
        <w:left w:val="none" w:sz="0" w:space="0" w:color="auto"/>
        <w:bottom w:val="none" w:sz="0" w:space="0" w:color="auto"/>
        <w:right w:val="none" w:sz="0" w:space="0" w:color="auto"/>
      </w:divBdr>
    </w:div>
    <w:div w:id="653607330">
      <w:bodyDiv w:val="1"/>
      <w:marLeft w:val="0"/>
      <w:marRight w:val="0"/>
      <w:marTop w:val="0"/>
      <w:marBottom w:val="0"/>
      <w:divBdr>
        <w:top w:val="none" w:sz="0" w:space="0" w:color="auto"/>
        <w:left w:val="none" w:sz="0" w:space="0" w:color="auto"/>
        <w:bottom w:val="none" w:sz="0" w:space="0" w:color="auto"/>
        <w:right w:val="none" w:sz="0" w:space="0" w:color="auto"/>
      </w:divBdr>
    </w:div>
    <w:div w:id="655112064">
      <w:bodyDiv w:val="1"/>
      <w:marLeft w:val="0"/>
      <w:marRight w:val="0"/>
      <w:marTop w:val="0"/>
      <w:marBottom w:val="0"/>
      <w:divBdr>
        <w:top w:val="none" w:sz="0" w:space="0" w:color="auto"/>
        <w:left w:val="none" w:sz="0" w:space="0" w:color="auto"/>
        <w:bottom w:val="none" w:sz="0" w:space="0" w:color="auto"/>
        <w:right w:val="none" w:sz="0" w:space="0" w:color="auto"/>
      </w:divBdr>
    </w:div>
    <w:div w:id="655955463">
      <w:bodyDiv w:val="1"/>
      <w:marLeft w:val="0"/>
      <w:marRight w:val="0"/>
      <w:marTop w:val="0"/>
      <w:marBottom w:val="0"/>
      <w:divBdr>
        <w:top w:val="none" w:sz="0" w:space="0" w:color="auto"/>
        <w:left w:val="none" w:sz="0" w:space="0" w:color="auto"/>
        <w:bottom w:val="none" w:sz="0" w:space="0" w:color="auto"/>
        <w:right w:val="none" w:sz="0" w:space="0" w:color="auto"/>
      </w:divBdr>
    </w:div>
    <w:div w:id="656149885">
      <w:bodyDiv w:val="1"/>
      <w:marLeft w:val="0"/>
      <w:marRight w:val="0"/>
      <w:marTop w:val="0"/>
      <w:marBottom w:val="0"/>
      <w:divBdr>
        <w:top w:val="none" w:sz="0" w:space="0" w:color="auto"/>
        <w:left w:val="none" w:sz="0" w:space="0" w:color="auto"/>
        <w:bottom w:val="none" w:sz="0" w:space="0" w:color="auto"/>
        <w:right w:val="none" w:sz="0" w:space="0" w:color="auto"/>
      </w:divBdr>
    </w:div>
    <w:div w:id="659886558">
      <w:bodyDiv w:val="1"/>
      <w:marLeft w:val="0"/>
      <w:marRight w:val="0"/>
      <w:marTop w:val="0"/>
      <w:marBottom w:val="0"/>
      <w:divBdr>
        <w:top w:val="none" w:sz="0" w:space="0" w:color="auto"/>
        <w:left w:val="none" w:sz="0" w:space="0" w:color="auto"/>
        <w:bottom w:val="none" w:sz="0" w:space="0" w:color="auto"/>
        <w:right w:val="none" w:sz="0" w:space="0" w:color="auto"/>
      </w:divBdr>
    </w:div>
    <w:div w:id="660734576">
      <w:bodyDiv w:val="1"/>
      <w:marLeft w:val="0"/>
      <w:marRight w:val="0"/>
      <w:marTop w:val="0"/>
      <w:marBottom w:val="0"/>
      <w:divBdr>
        <w:top w:val="none" w:sz="0" w:space="0" w:color="auto"/>
        <w:left w:val="none" w:sz="0" w:space="0" w:color="auto"/>
        <w:bottom w:val="none" w:sz="0" w:space="0" w:color="auto"/>
        <w:right w:val="none" w:sz="0" w:space="0" w:color="auto"/>
      </w:divBdr>
    </w:div>
    <w:div w:id="661078710">
      <w:bodyDiv w:val="1"/>
      <w:marLeft w:val="0"/>
      <w:marRight w:val="0"/>
      <w:marTop w:val="0"/>
      <w:marBottom w:val="0"/>
      <w:divBdr>
        <w:top w:val="none" w:sz="0" w:space="0" w:color="auto"/>
        <w:left w:val="none" w:sz="0" w:space="0" w:color="auto"/>
        <w:bottom w:val="none" w:sz="0" w:space="0" w:color="auto"/>
        <w:right w:val="none" w:sz="0" w:space="0" w:color="auto"/>
      </w:divBdr>
    </w:div>
    <w:div w:id="662784658">
      <w:bodyDiv w:val="1"/>
      <w:marLeft w:val="0"/>
      <w:marRight w:val="0"/>
      <w:marTop w:val="0"/>
      <w:marBottom w:val="0"/>
      <w:divBdr>
        <w:top w:val="none" w:sz="0" w:space="0" w:color="auto"/>
        <w:left w:val="none" w:sz="0" w:space="0" w:color="auto"/>
        <w:bottom w:val="none" w:sz="0" w:space="0" w:color="auto"/>
        <w:right w:val="none" w:sz="0" w:space="0" w:color="auto"/>
      </w:divBdr>
    </w:div>
    <w:div w:id="665980536">
      <w:bodyDiv w:val="1"/>
      <w:marLeft w:val="0"/>
      <w:marRight w:val="0"/>
      <w:marTop w:val="0"/>
      <w:marBottom w:val="0"/>
      <w:divBdr>
        <w:top w:val="none" w:sz="0" w:space="0" w:color="auto"/>
        <w:left w:val="none" w:sz="0" w:space="0" w:color="auto"/>
        <w:bottom w:val="none" w:sz="0" w:space="0" w:color="auto"/>
        <w:right w:val="none" w:sz="0" w:space="0" w:color="auto"/>
      </w:divBdr>
    </w:div>
    <w:div w:id="677460536">
      <w:bodyDiv w:val="1"/>
      <w:marLeft w:val="0"/>
      <w:marRight w:val="0"/>
      <w:marTop w:val="0"/>
      <w:marBottom w:val="0"/>
      <w:divBdr>
        <w:top w:val="none" w:sz="0" w:space="0" w:color="auto"/>
        <w:left w:val="none" w:sz="0" w:space="0" w:color="auto"/>
        <w:bottom w:val="none" w:sz="0" w:space="0" w:color="auto"/>
        <w:right w:val="none" w:sz="0" w:space="0" w:color="auto"/>
      </w:divBdr>
    </w:div>
    <w:div w:id="682560555">
      <w:bodyDiv w:val="1"/>
      <w:marLeft w:val="0"/>
      <w:marRight w:val="0"/>
      <w:marTop w:val="0"/>
      <w:marBottom w:val="0"/>
      <w:divBdr>
        <w:top w:val="none" w:sz="0" w:space="0" w:color="auto"/>
        <w:left w:val="none" w:sz="0" w:space="0" w:color="auto"/>
        <w:bottom w:val="none" w:sz="0" w:space="0" w:color="auto"/>
        <w:right w:val="none" w:sz="0" w:space="0" w:color="auto"/>
      </w:divBdr>
    </w:div>
    <w:div w:id="682777601">
      <w:bodyDiv w:val="1"/>
      <w:marLeft w:val="0"/>
      <w:marRight w:val="0"/>
      <w:marTop w:val="0"/>
      <w:marBottom w:val="0"/>
      <w:divBdr>
        <w:top w:val="none" w:sz="0" w:space="0" w:color="auto"/>
        <w:left w:val="none" w:sz="0" w:space="0" w:color="auto"/>
        <w:bottom w:val="none" w:sz="0" w:space="0" w:color="auto"/>
        <w:right w:val="none" w:sz="0" w:space="0" w:color="auto"/>
      </w:divBdr>
    </w:div>
    <w:div w:id="682829316">
      <w:bodyDiv w:val="1"/>
      <w:marLeft w:val="0"/>
      <w:marRight w:val="0"/>
      <w:marTop w:val="0"/>
      <w:marBottom w:val="0"/>
      <w:divBdr>
        <w:top w:val="none" w:sz="0" w:space="0" w:color="auto"/>
        <w:left w:val="none" w:sz="0" w:space="0" w:color="auto"/>
        <w:bottom w:val="none" w:sz="0" w:space="0" w:color="auto"/>
        <w:right w:val="none" w:sz="0" w:space="0" w:color="auto"/>
      </w:divBdr>
    </w:div>
    <w:div w:id="685910055">
      <w:bodyDiv w:val="1"/>
      <w:marLeft w:val="0"/>
      <w:marRight w:val="0"/>
      <w:marTop w:val="0"/>
      <w:marBottom w:val="0"/>
      <w:divBdr>
        <w:top w:val="none" w:sz="0" w:space="0" w:color="auto"/>
        <w:left w:val="none" w:sz="0" w:space="0" w:color="auto"/>
        <w:bottom w:val="none" w:sz="0" w:space="0" w:color="auto"/>
        <w:right w:val="none" w:sz="0" w:space="0" w:color="auto"/>
      </w:divBdr>
    </w:div>
    <w:div w:id="689065606">
      <w:bodyDiv w:val="1"/>
      <w:marLeft w:val="0"/>
      <w:marRight w:val="0"/>
      <w:marTop w:val="0"/>
      <w:marBottom w:val="0"/>
      <w:divBdr>
        <w:top w:val="none" w:sz="0" w:space="0" w:color="auto"/>
        <w:left w:val="none" w:sz="0" w:space="0" w:color="auto"/>
        <w:bottom w:val="none" w:sz="0" w:space="0" w:color="auto"/>
        <w:right w:val="none" w:sz="0" w:space="0" w:color="auto"/>
      </w:divBdr>
    </w:div>
    <w:div w:id="691304300">
      <w:bodyDiv w:val="1"/>
      <w:marLeft w:val="0"/>
      <w:marRight w:val="0"/>
      <w:marTop w:val="0"/>
      <w:marBottom w:val="0"/>
      <w:divBdr>
        <w:top w:val="none" w:sz="0" w:space="0" w:color="auto"/>
        <w:left w:val="none" w:sz="0" w:space="0" w:color="auto"/>
        <w:bottom w:val="none" w:sz="0" w:space="0" w:color="auto"/>
        <w:right w:val="none" w:sz="0" w:space="0" w:color="auto"/>
      </w:divBdr>
    </w:div>
    <w:div w:id="692803772">
      <w:bodyDiv w:val="1"/>
      <w:marLeft w:val="0"/>
      <w:marRight w:val="0"/>
      <w:marTop w:val="0"/>
      <w:marBottom w:val="0"/>
      <w:divBdr>
        <w:top w:val="none" w:sz="0" w:space="0" w:color="auto"/>
        <w:left w:val="none" w:sz="0" w:space="0" w:color="auto"/>
        <w:bottom w:val="none" w:sz="0" w:space="0" w:color="auto"/>
        <w:right w:val="none" w:sz="0" w:space="0" w:color="auto"/>
      </w:divBdr>
    </w:div>
    <w:div w:id="697466654">
      <w:bodyDiv w:val="1"/>
      <w:marLeft w:val="0"/>
      <w:marRight w:val="0"/>
      <w:marTop w:val="0"/>
      <w:marBottom w:val="0"/>
      <w:divBdr>
        <w:top w:val="none" w:sz="0" w:space="0" w:color="auto"/>
        <w:left w:val="none" w:sz="0" w:space="0" w:color="auto"/>
        <w:bottom w:val="none" w:sz="0" w:space="0" w:color="auto"/>
        <w:right w:val="none" w:sz="0" w:space="0" w:color="auto"/>
      </w:divBdr>
    </w:div>
    <w:div w:id="700399805">
      <w:bodyDiv w:val="1"/>
      <w:marLeft w:val="0"/>
      <w:marRight w:val="0"/>
      <w:marTop w:val="0"/>
      <w:marBottom w:val="0"/>
      <w:divBdr>
        <w:top w:val="none" w:sz="0" w:space="0" w:color="auto"/>
        <w:left w:val="none" w:sz="0" w:space="0" w:color="auto"/>
        <w:bottom w:val="none" w:sz="0" w:space="0" w:color="auto"/>
        <w:right w:val="none" w:sz="0" w:space="0" w:color="auto"/>
      </w:divBdr>
    </w:div>
    <w:div w:id="700977653">
      <w:bodyDiv w:val="1"/>
      <w:marLeft w:val="0"/>
      <w:marRight w:val="0"/>
      <w:marTop w:val="0"/>
      <w:marBottom w:val="0"/>
      <w:divBdr>
        <w:top w:val="none" w:sz="0" w:space="0" w:color="auto"/>
        <w:left w:val="none" w:sz="0" w:space="0" w:color="auto"/>
        <w:bottom w:val="none" w:sz="0" w:space="0" w:color="auto"/>
        <w:right w:val="none" w:sz="0" w:space="0" w:color="auto"/>
      </w:divBdr>
    </w:div>
    <w:div w:id="705711995">
      <w:bodyDiv w:val="1"/>
      <w:marLeft w:val="0"/>
      <w:marRight w:val="0"/>
      <w:marTop w:val="0"/>
      <w:marBottom w:val="0"/>
      <w:divBdr>
        <w:top w:val="none" w:sz="0" w:space="0" w:color="auto"/>
        <w:left w:val="none" w:sz="0" w:space="0" w:color="auto"/>
        <w:bottom w:val="none" w:sz="0" w:space="0" w:color="auto"/>
        <w:right w:val="none" w:sz="0" w:space="0" w:color="auto"/>
      </w:divBdr>
    </w:div>
    <w:div w:id="705837881">
      <w:bodyDiv w:val="1"/>
      <w:marLeft w:val="0"/>
      <w:marRight w:val="0"/>
      <w:marTop w:val="0"/>
      <w:marBottom w:val="0"/>
      <w:divBdr>
        <w:top w:val="none" w:sz="0" w:space="0" w:color="auto"/>
        <w:left w:val="none" w:sz="0" w:space="0" w:color="auto"/>
        <w:bottom w:val="none" w:sz="0" w:space="0" w:color="auto"/>
        <w:right w:val="none" w:sz="0" w:space="0" w:color="auto"/>
      </w:divBdr>
    </w:div>
    <w:div w:id="706950230">
      <w:bodyDiv w:val="1"/>
      <w:marLeft w:val="0"/>
      <w:marRight w:val="0"/>
      <w:marTop w:val="0"/>
      <w:marBottom w:val="0"/>
      <w:divBdr>
        <w:top w:val="none" w:sz="0" w:space="0" w:color="auto"/>
        <w:left w:val="none" w:sz="0" w:space="0" w:color="auto"/>
        <w:bottom w:val="none" w:sz="0" w:space="0" w:color="auto"/>
        <w:right w:val="none" w:sz="0" w:space="0" w:color="auto"/>
      </w:divBdr>
    </w:div>
    <w:div w:id="707221307">
      <w:bodyDiv w:val="1"/>
      <w:marLeft w:val="0"/>
      <w:marRight w:val="0"/>
      <w:marTop w:val="0"/>
      <w:marBottom w:val="0"/>
      <w:divBdr>
        <w:top w:val="none" w:sz="0" w:space="0" w:color="auto"/>
        <w:left w:val="none" w:sz="0" w:space="0" w:color="auto"/>
        <w:bottom w:val="none" w:sz="0" w:space="0" w:color="auto"/>
        <w:right w:val="none" w:sz="0" w:space="0" w:color="auto"/>
      </w:divBdr>
    </w:div>
    <w:div w:id="708333636">
      <w:bodyDiv w:val="1"/>
      <w:marLeft w:val="0"/>
      <w:marRight w:val="0"/>
      <w:marTop w:val="0"/>
      <w:marBottom w:val="0"/>
      <w:divBdr>
        <w:top w:val="none" w:sz="0" w:space="0" w:color="auto"/>
        <w:left w:val="none" w:sz="0" w:space="0" w:color="auto"/>
        <w:bottom w:val="none" w:sz="0" w:space="0" w:color="auto"/>
        <w:right w:val="none" w:sz="0" w:space="0" w:color="auto"/>
      </w:divBdr>
    </w:div>
    <w:div w:id="713041464">
      <w:bodyDiv w:val="1"/>
      <w:marLeft w:val="0"/>
      <w:marRight w:val="0"/>
      <w:marTop w:val="0"/>
      <w:marBottom w:val="0"/>
      <w:divBdr>
        <w:top w:val="none" w:sz="0" w:space="0" w:color="auto"/>
        <w:left w:val="none" w:sz="0" w:space="0" w:color="auto"/>
        <w:bottom w:val="none" w:sz="0" w:space="0" w:color="auto"/>
        <w:right w:val="none" w:sz="0" w:space="0" w:color="auto"/>
      </w:divBdr>
    </w:div>
    <w:div w:id="716777391">
      <w:bodyDiv w:val="1"/>
      <w:marLeft w:val="0"/>
      <w:marRight w:val="0"/>
      <w:marTop w:val="0"/>
      <w:marBottom w:val="0"/>
      <w:divBdr>
        <w:top w:val="none" w:sz="0" w:space="0" w:color="auto"/>
        <w:left w:val="none" w:sz="0" w:space="0" w:color="auto"/>
        <w:bottom w:val="none" w:sz="0" w:space="0" w:color="auto"/>
        <w:right w:val="none" w:sz="0" w:space="0" w:color="auto"/>
      </w:divBdr>
    </w:div>
    <w:div w:id="718091879">
      <w:bodyDiv w:val="1"/>
      <w:marLeft w:val="0"/>
      <w:marRight w:val="0"/>
      <w:marTop w:val="0"/>
      <w:marBottom w:val="0"/>
      <w:divBdr>
        <w:top w:val="none" w:sz="0" w:space="0" w:color="auto"/>
        <w:left w:val="none" w:sz="0" w:space="0" w:color="auto"/>
        <w:bottom w:val="none" w:sz="0" w:space="0" w:color="auto"/>
        <w:right w:val="none" w:sz="0" w:space="0" w:color="auto"/>
      </w:divBdr>
    </w:div>
    <w:div w:id="718821313">
      <w:bodyDiv w:val="1"/>
      <w:marLeft w:val="0"/>
      <w:marRight w:val="0"/>
      <w:marTop w:val="0"/>
      <w:marBottom w:val="0"/>
      <w:divBdr>
        <w:top w:val="none" w:sz="0" w:space="0" w:color="auto"/>
        <w:left w:val="none" w:sz="0" w:space="0" w:color="auto"/>
        <w:bottom w:val="none" w:sz="0" w:space="0" w:color="auto"/>
        <w:right w:val="none" w:sz="0" w:space="0" w:color="auto"/>
      </w:divBdr>
    </w:div>
    <w:div w:id="718938476">
      <w:bodyDiv w:val="1"/>
      <w:marLeft w:val="0"/>
      <w:marRight w:val="0"/>
      <w:marTop w:val="0"/>
      <w:marBottom w:val="0"/>
      <w:divBdr>
        <w:top w:val="none" w:sz="0" w:space="0" w:color="auto"/>
        <w:left w:val="none" w:sz="0" w:space="0" w:color="auto"/>
        <w:bottom w:val="none" w:sz="0" w:space="0" w:color="auto"/>
        <w:right w:val="none" w:sz="0" w:space="0" w:color="auto"/>
      </w:divBdr>
    </w:div>
    <w:div w:id="720128928">
      <w:bodyDiv w:val="1"/>
      <w:marLeft w:val="0"/>
      <w:marRight w:val="0"/>
      <w:marTop w:val="0"/>
      <w:marBottom w:val="0"/>
      <w:divBdr>
        <w:top w:val="none" w:sz="0" w:space="0" w:color="auto"/>
        <w:left w:val="none" w:sz="0" w:space="0" w:color="auto"/>
        <w:bottom w:val="none" w:sz="0" w:space="0" w:color="auto"/>
        <w:right w:val="none" w:sz="0" w:space="0" w:color="auto"/>
      </w:divBdr>
    </w:div>
    <w:div w:id="722141879">
      <w:bodyDiv w:val="1"/>
      <w:marLeft w:val="0"/>
      <w:marRight w:val="0"/>
      <w:marTop w:val="0"/>
      <w:marBottom w:val="0"/>
      <w:divBdr>
        <w:top w:val="none" w:sz="0" w:space="0" w:color="auto"/>
        <w:left w:val="none" w:sz="0" w:space="0" w:color="auto"/>
        <w:bottom w:val="none" w:sz="0" w:space="0" w:color="auto"/>
        <w:right w:val="none" w:sz="0" w:space="0" w:color="auto"/>
      </w:divBdr>
    </w:div>
    <w:div w:id="722678906">
      <w:bodyDiv w:val="1"/>
      <w:marLeft w:val="0"/>
      <w:marRight w:val="0"/>
      <w:marTop w:val="0"/>
      <w:marBottom w:val="0"/>
      <w:divBdr>
        <w:top w:val="none" w:sz="0" w:space="0" w:color="auto"/>
        <w:left w:val="none" w:sz="0" w:space="0" w:color="auto"/>
        <w:bottom w:val="none" w:sz="0" w:space="0" w:color="auto"/>
        <w:right w:val="none" w:sz="0" w:space="0" w:color="auto"/>
      </w:divBdr>
    </w:div>
    <w:div w:id="723261866">
      <w:bodyDiv w:val="1"/>
      <w:marLeft w:val="0"/>
      <w:marRight w:val="0"/>
      <w:marTop w:val="0"/>
      <w:marBottom w:val="0"/>
      <w:divBdr>
        <w:top w:val="none" w:sz="0" w:space="0" w:color="auto"/>
        <w:left w:val="none" w:sz="0" w:space="0" w:color="auto"/>
        <w:bottom w:val="none" w:sz="0" w:space="0" w:color="auto"/>
        <w:right w:val="none" w:sz="0" w:space="0" w:color="auto"/>
      </w:divBdr>
    </w:div>
    <w:div w:id="724451068">
      <w:bodyDiv w:val="1"/>
      <w:marLeft w:val="0"/>
      <w:marRight w:val="0"/>
      <w:marTop w:val="0"/>
      <w:marBottom w:val="0"/>
      <w:divBdr>
        <w:top w:val="none" w:sz="0" w:space="0" w:color="auto"/>
        <w:left w:val="none" w:sz="0" w:space="0" w:color="auto"/>
        <w:bottom w:val="none" w:sz="0" w:space="0" w:color="auto"/>
        <w:right w:val="none" w:sz="0" w:space="0" w:color="auto"/>
      </w:divBdr>
    </w:div>
    <w:div w:id="728647543">
      <w:bodyDiv w:val="1"/>
      <w:marLeft w:val="0"/>
      <w:marRight w:val="0"/>
      <w:marTop w:val="0"/>
      <w:marBottom w:val="0"/>
      <w:divBdr>
        <w:top w:val="none" w:sz="0" w:space="0" w:color="auto"/>
        <w:left w:val="none" w:sz="0" w:space="0" w:color="auto"/>
        <w:bottom w:val="none" w:sz="0" w:space="0" w:color="auto"/>
        <w:right w:val="none" w:sz="0" w:space="0" w:color="auto"/>
      </w:divBdr>
    </w:div>
    <w:div w:id="730888095">
      <w:bodyDiv w:val="1"/>
      <w:marLeft w:val="0"/>
      <w:marRight w:val="0"/>
      <w:marTop w:val="0"/>
      <w:marBottom w:val="0"/>
      <w:divBdr>
        <w:top w:val="none" w:sz="0" w:space="0" w:color="auto"/>
        <w:left w:val="none" w:sz="0" w:space="0" w:color="auto"/>
        <w:bottom w:val="none" w:sz="0" w:space="0" w:color="auto"/>
        <w:right w:val="none" w:sz="0" w:space="0" w:color="auto"/>
      </w:divBdr>
    </w:div>
    <w:div w:id="731385701">
      <w:bodyDiv w:val="1"/>
      <w:marLeft w:val="0"/>
      <w:marRight w:val="0"/>
      <w:marTop w:val="0"/>
      <w:marBottom w:val="0"/>
      <w:divBdr>
        <w:top w:val="none" w:sz="0" w:space="0" w:color="auto"/>
        <w:left w:val="none" w:sz="0" w:space="0" w:color="auto"/>
        <w:bottom w:val="none" w:sz="0" w:space="0" w:color="auto"/>
        <w:right w:val="none" w:sz="0" w:space="0" w:color="auto"/>
      </w:divBdr>
    </w:div>
    <w:div w:id="732317396">
      <w:bodyDiv w:val="1"/>
      <w:marLeft w:val="0"/>
      <w:marRight w:val="0"/>
      <w:marTop w:val="0"/>
      <w:marBottom w:val="0"/>
      <w:divBdr>
        <w:top w:val="none" w:sz="0" w:space="0" w:color="auto"/>
        <w:left w:val="none" w:sz="0" w:space="0" w:color="auto"/>
        <w:bottom w:val="none" w:sz="0" w:space="0" w:color="auto"/>
        <w:right w:val="none" w:sz="0" w:space="0" w:color="auto"/>
      </w:divBdr>
    </w:div>
    <w:div w:id="733090707">
      <w:bodyDiv w:val="1"/>
      <w:marLeft w:val="0"/>
      <w:marRight w:val="0"/>
      <w:marTop w:val="0"/>
      <w:marBottom w:val="0"/>
      <w:divBdr>
        <w:top w:val="none" w:sz="0" w:space="0" w:color="auto"/>
        <w:left w:val="none" w:sz="0" w:space="0" w:color="auto"/>
        <w:bottom w:val="none" w:sz="0" w:space="0" w:color="auto"/>
        <w:right w:val="none" w:sz="0" w:space="0" w:color="auto"/>
      </w:divBdr>
    </w:div>
    <w:div w:id="734814871">
      <w:bodyDiv w:val="1"/>
      <w:marLeft w:val="0"/>
      <w:marRight w:val="0"/>
      <w:marTop w:val="0"/>
      <w:marBottom w:val="0"/>
      <w:divBdr>
        <w:top w:val="none" w:sz="0" w:space="0" w:color="auto"/>
        <w:left w:val="none" w:sz="0" w:space="0" w:color="auto"/>
        <w:bottom w:val="none" w:sz="0" w:space="0" w:color="auto"/>
        <w:right w:val="none" w:sz="0" w:space="0" w:color="auto"/>
      </w:divBdr>
    </w:div>
    <w:div w:id="736170344">
      <w:bodyDiv w:val="1"/>
      <w:marLeft w:val="0"/>
      <w:marRight w:val="0"/>
      <w:marTop w:val="0"/>
      <w:marBottom w:val="0"/>
      <w:divBdr>
        <w:top w:val="none" w:sz="0" w:space="0" w:color="auto"/>
        <w:left w:val="none" w:sz="0" w:space="0" w:color="auto"/>
        <w:bottom w:val="none" w:sz="0" w:space="0" w:color="auto"/>
        <w:right w:val="none" w:sz="0" w:space="0" w:color="auto"/>
      </w:divBdr>
    </w:div>
    <w:div w:id="736392121">
      <w:bodyDiv w:val="1"/>
      <w:marLeft w:val="0"/>
      <w:marRight w:val="0"/>
      <w:marTop w:val="0"/>
      <w:marBottom w:val="0"/>
      <w:divBdr>
        <w:top w:val="none" w:sz="0" w:space="0" w:color="auto"/>
        <w:left w:val="none" w:sz="0" w:space="0" w:color="auto"/>
        <w:bottom w:val="none" w:sz="0" w:space="0" w:color="auto"/>
        <w:right w:val="none" w:sz="0" w:space="0" w:color="auto"/>
      </w:divBdr>
    </w:div>
    <w:div w:id="736901769">
      <w:bodyDiv w:val="1"/>
      <w:marLeft w:val="0"/>
      <w:marRight w:val="0"/>
      <w:marTop w:val="0"/>
      <w:marBottom w:val="0"/>
      <w:divBdr>
        <w:top w:val="none" w:sz="0" w:space="0" w:color="auto"/>
        <w:left w:val="none" w:sz="0" w:space="0" w:color="auto"/>
        <w:bottom w:val="none" w:sz="0" w:space="0" w:color="auto"/>
        <w:right w:val="none" w:sz="0" w:space="0" w:color="auto"/>
      </w:divBdr>
    </w:div>
    <w:div w:id="738207072">
      <w:bodyDiv w:val="1"/>
      <w:marLeft w:val="0"/>
      <w:marRight w:val="0"/>
      <w:marTop w:val="0"/>
      <w:marBottom w:val="0"/>
      <w:divBdr>
        <w:top w:val="none" w:sz="0" w:space="0" w:color="auto"/>
        <w:left w:val="none" w:sz="0" w:space="0" w:color="auto"/>
        <w:bottom w:val="none" w:sz="0" w:space="0" w:color="auto"/>
        <w:right w:val="none" w:sz="0" w:space="0" w:color="auto"/>
      </w:divBdr>
    </w:div>
    <w:div w:id="739862427">
      <w:bodyDiv w:val="1"/>
      <w:marLeft w:val="0"/>
      <w:marRight w:val="0"/>
      <w:marTop w:val="0"/>
      <w:marBottom w:val="0"/>
      <w:divBdr>
        <w:top w:val="none" w:sz="0" w:space="0" w:color="auto"/>
        <w:left w:val="none" w:sz="0" w:space="0" w:color="auto"/>
        <w:bottom w:val="none" w:sz="0" w:space="0" w:color="auto"/>
        <w:right w:val="none" w:sz="0" w:space="0" w:color="auto"/>
      </w:divBdr>
    </w:div>
    <w:div w:id="741147239">
      <w:bodyDiv w:val="1"/>
      <w:marLeft w:val="0"/>
      <w:marRight w:val="0"/>
      <w:marTop w:val="0"/>
      <w:marBottom w:val="0"/>
      <w:divBdr>
        <w:top w:val="none" w:sz="0" w:space="0" w:color="auto"/>
        <w:left w:val="none" w:sz="0" w:space="0" w:color="auto"/>
        <w:bottom w:val="none" w:sz="0" w:space="0" w:color="auto"/>
        <w:right w:val="none" w:sz="0" w:space="0" w:color="auto"/>
      </w:divBdr>
    </w:div>
    <w:div w:id="742290095">
      <w:bodyDiv w:val="1"/>
      <w:marLeft w:val="0"/>
      <w:marRight w:val="0"/>
      <w:marTop w:val="0"/>
      <w:marBottom w:val="0"/>
      <w:divBdr>
        <w:top w:val="none" w:sz="0" w:space="0" w:color="auto"/>
        <w:left w:val="none" w:sz="0" w:space="0" w:color="auto"/>
        <w:bottom w:val="none" w:sz="0" w:space="0" w:color="auto"/>
        <w:right w:val="none" w:sz="0" w:space="0" w:color="auto"/>
      </w:divBdr>
    </w:div>
    <w:div w:id="744374058">
      <w:bodyDiv w:val="1"/>
      <w:marLeft w:val="0"/>
      <w:marRight w:val="0"/>
      <w:marTop w:val="0"/>
      <w:marBottom w:val="0"/>
      <w:divBdr>
        <w:top w:val="none" w:sz="0" w:space="0" w:color="auto"/>
        <w:left w:val="none" w:sz="0" w:space="0" w:color="auto"/>
        <w:bottom w:val="none" w:sz="0" w:space="0" w:color="auto"/>
        <w:right w:val="none" w:sz="0" w:space="0" w:color="auto"/>
      </w:divBdr>
    </w:div>
    <w:div w:id="745953412">
      <w:bodyDiv w:val="1"/>
      <w:marLeft w:val="0"/>
      <w:marRight w:val="0"/>
      <w:marTop w:val="0"/>
      <w:marBottom w:val="0"/>
      <w:divBdr>
        <w:top w:val="none" w:sz="0" w:space="0" w:color="auto"/>
        <w:left w:val="none" w:sz="0" w:space="0" w:color="auto"/>
        <w:bottom w:val="none" w:sz="0" w:space="0" w:color="auto"/>
        <w:right w:val="none" w:sz="0" w:space="0" w:color="auto"/>
      </w:divBdr>
    </w:div>
    <w:div w:id="747657615">
      <w:bodyDiv w:val="1"/>
      <w:marLeft w:val="0"/>
      <w:marRight w:val="0"/>
      <w:marTop w:val="0"/>
      <w:marBottom w:val="0"/>
      <w:divBdr>
        <w:top w:val="none" w:sz="0" w:space="0" w:color="auto"/>
        <w:left w:val="none" w:sz="0" w:space="0" w:color="auto"/>
        <w:bottom w:val="none" w:sz="0" w:space="0" w:color="auto"/>
        <w:right w:val="none" w:sz="0" w:space="0" w:color="auto"/>
      </w:divBdr>
    </w:div>
    <w:div w:id="748355987">
      <w:bodyDiv w:val="1"/>
      <w:marLeft w:val="0"/>
      <w:marRight w:val="0"/>
      <w:marTop w:val="0"/>
      <w:marBottom w:val="0"/>
      <w:divBdr>
        <w:top w:val="none" w:sz="0" w:space="0" w:color="auto"/>
        <w:left w:val="none" w:sz="0" w:space="0" w:color="auto"/>
        <w:bottom w:val="none" w:sz="0" w:space="0" w:color="auto"/>
        <w:right w:val="none" w:sz="0" w:space="0" w:color="auto"/>
      </w:divBdr>
    </w:div>
    <w:div w:id="749078043">
      <w:bodyDiv w:val="1"/>
      <w:marLeft w:val="0"/>
      <w:marRight w:val="0"/>
      <w:marTop w:val="0"/>
      <w:marBottom w:val="0"/>
      <w:divBdr>
        <w:top w:val="none" w:sz="0" w:space="0" w:color="auto"/>
        <w:left w:val="none" w:sz="0" w:space="0" w:color="auto"/>
        <w:bottom w:val="none" w:sz="0" w:space="0" w:color="auto"/>
        <w:right w:val="none" w:sz="0" w:space="0" w:color="auto"/>
      </w:divBdr>
    </w:div>
    <w:div w:id="750927954">
      <w:bodyDiv w:val="1"/>
      <w:marLeft w:val="0"/>
      <w:marRight w:val="0"/>
      <w:marTop w:val="0"/>
      <w:marBottom w:val="0"/>
      <w:divBdr>
        <w:top w:val="none" w:sz="0" w:space="0" w:color="auto"/>
        <w:left w:val="none" w:sz="0" w:space="0" w:color="auto"/>
        <w:bottom w:val="none" w:sz="0" w:space="0" w:color="auto"/>
        <w:right w:val="none" w:sz="0" w:space="0" w:color="auto"/>
      </w:divBdr>
    </w:div>
    <w:div w:id="752967944">
      <w:bodyDiv w:val="1"/>
      <w:marLeft w:val="0"/>
      <w:marRight w:val="0"/>
      <w:marTop w:val="0"/>
      <w:marBottom w:val="0"/>
      <w:divBdr>
        <w:top w:val="none" w:sz="0" w:space="0" w:color="auto"/>
        <w:left w:val="none" w:sz="0" w:space="0" w:color="auto"/>
        <w:bottom w:val="none" w:sz="0" w:space="0" w:color="auto"/>
        <w:right w:val="none" w:sz="0" w:space="0" w:color="auto"/>
      </w:divBdr>
    </w:div>
    <w:div w:id="753011198">
      <w:bodyDiv w:val="1"/>
      <w:marLeft w:val="0"/>
      <w:marRight w:val="0"/>
      <w:marTop w:val="0"/>
      <w:marBottom w:val="0"/>
      <w:divBdr>
        <w:top w:val="none" w:sz="0" w:space="0" w:color="auto"/>
        <w:left w:val="none" w:sz="0" w:space="0" w:color="auto"/>
        <w:bottom w:val="none" w:sz="0" w:space="0" w:color="auto"/>
        <w:right w:val="none" w:sz="0" w:space="0" w:color="auto"/>
      </w:divBdr>
    </w:div>
    <w:div w:id="753472363">
      <w:bodyDiv w:val="1"/>
      <w:marLeft w:val="0"/>
      <w:marRight w:val="0"/>
      <w:marTop w:val="0"/>
      <w:marBottom w:val="0"/>
      <w:divBdr>
        <w:top w:val="none" w:sz="0" w:space="0" w:color="auto"/>
        <w:left w:val="none" w:sz="0" w:space="0" w:color="auto"/>
        <w:bottom w:val="none" w:sz="0" w:space="0" w:color="auto"/>
        <w:right w:val="none" w:sz="0" w:space="0" w:color="auto"/>
      </w:divBdr>
    </w:div>
    <w:div w:id="753816395">
      <w:bodyDiv w:val="1"/>
      <w:marLeft w:val="0"/>
      <w:marRight w:val="0"/>
      <w:marTop w:val="0"/>
      <w:marBottom w:val="0"/>
      <w:divBdr>
        <w:top w:val="none" w:sz="0" w:space="0" w:color="auto"/>
        <w:left w:val="none" w:sz="0" w:space="0" w:color="auto"/>
        <w:bottom w:val="none" w:sz="0" w:space="0" w:color="auto"/>
        <w:right w:val="none" w:sz="0" w:space="0" w:color="auto"/>
      </w:divBdr>
    </w:div>
    <w:div w:id="753824973">
      <w:bodyDiv w:val="1"/>
      <w:marLeft w:val="0"/>
      <w:marRight w:val="0"/>
      <w:marTop w:val="0"/>
      <w:marBottom w:val="0"/>
      <w:divBdr>
        <w:top w:val="none" w:sz="0" w:space="0" w:color="auto"/>
        <w:left w:val="none" w:sz="0" w:space="0" w:color="auto"/>
        <w:bottom w:val="none" w:sz="0" w:space="0" w:color="auto"/>
        <w:right w:val="none" w:sz="0" w:space="0" w:color="auto"/>
      </w:divBdr>
    </w:div>
    <w:div w:id="755710857">
      <w:bodyDiv w:val="1"/>
      <w:marLeft w:val="0"/>
      <w:marRight w:val="0"/>
      <w:marTop w:val="0"/>
      <w:marBottom w:val="0"/>
      <w:divBdr>
        <w:top w:val="none" w:sz="0" w:space="0" w:color="auto"/>
        <w:left w:val="none" w:sz="0" w:space="0" w:color="auto"/>
        <w:bottom w:val="none" w:sz="0" w:space="0" w:color="auto"/>
        <w:right w:val="none" w:sz="0" w:space="0" w:color="auto"/>
      </w:divBdr>
    </w:div>
    <w:div w:id="758721705">
      <w:bodyDiv w:val="1"/>
      <w:marLeft w:val="0"/>
      <w:marRight w:val="0"/>
      <w:marTop w:val="0"/>
      <w:marBottom w:val="0"/>
      <w:divBdr>
        <w:top w:val="none" w:sz="0" w:space="0" w:color="auto"/>
        <w:left w:val="none" w:sz="0" w:space="0" w:color="auto"/>
        <w:bottom w:val="none" w:sz="0" w:space="0" w:color="auto"/>
        <w:right w:val="none" w:sz="0" w:space="0" w:color="auto"/>
      </w:divBdr>
    </w:div>
    <w:div w:id="759376491">
      <w:bodyDiv w:val="1"/>
      <w:marLeft w:val="0"/>
      <w:marRight w:val="0"/>
      <w:marTop w:val="0"/>
      <w:marBottom w:val="0"/>
      <w:divBdr>
        <w:top w:val="none" w:sz="0" w:space="0" w:color="auto"/>
        <w:left w:val="none" w:sz="0" w:space="0" w:color="auto"/>
        <w:bottom w:val="none" w:sz="0" w:space="0" w:color="auto"/>
        <w:right w:val="none" w:sz="0" w:space="0" w:color="auto"/>
      </w:divBdr>
    </w:div>
    <w:div w:id="760024939">
      <w:bodyDiv w:val="1"/>
      <w:marLeft w:val="0"/>
      <w:marRight w:val="0"/>
      <w:marTop w:val="0"/>
      <w:marBottom w:val="0"/>
      <w:divBdr>
        <w:top w:val="none" w:sz="0" w:space="0" w:color="auto"/>
        <w:left w:val="none" w:sz="0" w:space="0" w:color="auto"/>
        <w:bottom w:val="none" w:sz="0" w:space="0" w:color="auto"/>
        <w:right w:val="none" w:sz="0" w:space="0" w:color="auto"/>
      </w:divBdr>
    </w:div>
    <w:div w:id="760881946">
      <w:bodyDiv w:val="1"/>
      <w:marLeft w:val="0"/>
      <w:marRight w:val="0"/>
      <w:marTop w:val="0"/>
      <w:marBottom w:val="0"/>
      <w:divBdr>
        <w:top w:val="none" w:sz="0" w:space="0" w:color="auto"/>
        <w:left w:val="none" w:sz="0" w:space="0" w:color="auto"/>
        <w:bottom w:val="none" w:sz="0" w:space="0" w:color="auto"/>
        <w:right w:val="none" w:sz="0" w:space="0" w:color="auto"/>
      </w:divBdr>
    </w:div>
    <w:div w:id="765150309">
      <w:bodyDiv w:val="1"/>
      <w:marLeft w:val="0"/>
      <w:marRight w:val="0"/>
      <w:marTop w:val="0"/>
      <w:marBottom w:val="0"/>
      <w:divBdr>
        <w:top w:val="none" w:sz="0" w:space="0" w:color="auto"/>
        <w:left w:val="none" w:sz="0" w:space="0" w:color="auto"/>
        <w:bottom w:val="none" w:sz="0" w:space="0" w:color="auto"/>
        <w:right w:val="none" w:sz="0" w:space="0" w:color="auto"/>
      </w:divBdr>
    </w:div>
    <w:div w:id="765344665">
      <w:bodyDiv w:val="1"/>
      <w:marLeft w:val="0"/>
      <w:marRight w:val="0"/>
      <w:marTop w:val="0"/>
      <w:marBottom w:val="0"/>
      <w:divBdr>
        <w:top w:val="none" w:sz="0" w:space="0" w:color="auto"/>
        <w:left w:val="none" w:sz="0" w:space="0" w:color="auto"/>
        <w:bottom w:val="none" w:sz="0" w:space="0" w:color="auto"/>
        <w:right w:val="none" w:sz="0" w:space="0" w:color="auto"/>
      </w:divBdr>
    </w:div>
    <w:div w:id="765660783">
      <w:bodyDiv w:val="1"/>
      <w:marLeft w:val="0"/>
      <w:marRight w:val="0"/>
      <w:marTop w:val="0"/>
      <w:marBottom w:val="0"/>
      <w:divBdr>
        <w:top w:val="none" w:sz="0" w:space="0" w:color="auto"/>
        <w:left w:val="none" w:sz="0" w:space="0" w:color="auto"/>
        <w:bottom w:val="none" w:sz="0" w:space="0" w:color="auto"/>
        <w:right w:val="none" w:sz="0" w:space="0" w:color="auto"/>
      </w:divBdr>
    </w:div>
    <w:div w:id="767046121">
      <w:bodyDiv w:val="1"/>
      <w:marLeft w:val="0"/>
      <w:marRight w:val="0"/>
      <w:marTop w:val="0"/>
      <w:marBottom w:val="0"/>
      <w:divBdr>
        <w:top w:val="none" w:sz="0" w:space="0" w:color="auto"/>
        <w:left w:val="none" w:sz="0" w:space="0" w:color="auto"/>
        <w:bottom w:val="none" w:sz="0" w:space="0" w:color="auto"/>
        <w:right w:val="none" w:sz="0" w:space="0" w:color="auto"/>
      </w:divBdr>
    </w:div>
    <w:div w:id="767429162">
      <w:bodyDiv w:val="1"/>
      <w:marLeft w:val="0"/>
      <w:marRight w:val="0"/>
      <w:marTop w:val="0"/>
      <w:marBottom w:val="0"/>
      <w:divBdr>
        <w:top w:val="none" w:sz="0" w:space="0" w:color="auto"/>
        <w:left w:val="none" w:sz="0" w:space="0" w:color="auto"/>
        <w:bottom w:val="none" w:sz="0" w:space="0" w:color="auto"/>
        <w:right w:val="none" w:sz="0" w:space="0" w:color="auto"/>
      </w:divBdr>
    </w:div>
    <w:div w:id="768310758">
      <w:bodyDiv w:val="1"/>
      <w:marLeft w:val="0"/>
      <w:marRight w:val="0"/>
      <w:marTop w:val="0"/>
      <w:marBottom w:val="0"/>
      <w:divBdr>
        <w:top w:val="none" w:sz="0" w:space="0" w:color="auto"/>
        <w:left w:val="none" w:sz="0" w:space="0" w:color="auto"/>
        <w:bottom w:val="none" w:sz="0" w:space="0" w:color="auto"/>
        <w:right w:val="none" w:sz="0" w:space="0" w:color="auto"/>
      </w:divBdr>
    </w:div>
    <w:div w:id="768815797">
      <w:bodyDiv w:val="1"/>
      <w:marLeft w:val="0"/>
      <w:marRight w:val="0"/>
      <w:marTop w:val="0"/>
      <w:marBottom w:val="0"/>
      <w:divBdr>
        <w:top w:val="none" w:sz="0" w:space="0" w:color="auto"/>
        <w:left w:val="none" w:sz="0" w:space="0" w:color="auto"/>
        <w:bottom w:val="none" w:sz="0" w:space="0" w:color="auto"/>
        <w:right w:val="none" w:sz="0" w:space="0" w:color="auto"/>
      </w:divBdr>
    </w:div>
    <w:div w:id="769349961">
      <w:bodyDiv w:val="1"/>
      <w:marLeft w:val="0"/>
      <w:marRight w:val="0"/>
      <w:marTop w:val="0"/>
      <w:marBottom w:val="0"/>
      <w:divBdr>
        <w:top w:val="none" w:sz="0" w:space="0" w:color="auto"/>
        <w:left w:val="none" w:sz="0" w:space="0" w:color="auto"/>
        <w:bottom w:val="none" w:sz="0" w:space="0" w:color="auto"/>
        <w:right w:val="none" w:sz="0" w:space="0" w:color="auto"/>
      </w:divBdr>
    </w:div>
    <w:div w:id="770317802">
      <w:bodyDiv w:val="1"/>
      <w:marLeft w:val="0"/>
      <w:marRight w:val="0"/>
      <w:marTop w:val="0"/>
      <w:marBottom w:val="0"/>
      <w:divBdr>
        <w:top w:val="none" w:sz="0" w:space="0" w:color="auto"/>
        <w:left w:val="none" w:sz="0" w:space="0" w:color="auto"/>
        <w:bottom w:val="none" w:sz="0" w:space="0" w:color="auto"/>
        <w:right w:val="none" w:sz="0" w:space="0" w:color="auto"/>
      </w:divBdr>
    </w:div>
    <w:div w:id="770660975">
      <w:bodyDiv w:val="1"/>
      <w:marLeft w:val="0"/>
      <w:marRight w:val="0"/>
      <w:marTop w:val="0"/>
      <w:marBottom w:val="0"/>
      <w:divBdr>
        <w:top w:val="none" w:sz="0" w:space="0" w:color="auto"/>
        <w:left w:val="none" w:sz="0" w:space="0" w:color="auto"/>
        <w:bottom w:val="none" w:sz="0" w:space="0" w:color="auto"/>
        <w:right w:val="none" w:sz="0" w:space="0" w:color="auto"/>
      </w:divBdr>
    </w:div>
    <w:div w:id="771246977">
      <w:bodyDiv w:val="1"/>
      <w:marLeft w:val="0"/>
      <w:marRight w:val="0"/>
      <w:marTop w:val="0"/>
      <w:marBottom w:val="0"/>
      <w:divBdr>
        <w:top w:val="none" w:sz="0" w:space="0" w:color="auto"/>
        <w:left w:val="none" w:sz="0" w:space="0" w:color="auto"/>
        <w:bottom w:val="none" w:sz="0" w:space="0" w:color="auto"/>
        <w:right w:val="none" w:sz="0" w:space="0" w:color="auto"/>
      </w:divBdr>
    </w:div>
    <w:div w:id="771583192">
      <w:bodyDiv w:val="1"/>
      <w:marLeft w:val="0"/>
      <w:marRight w:val="0"/>
      <w:marTop w:val="0"/>
      <w:marBottom w:val="0"/>
      <w:divBdr>
        <w:top w:val="none" w:sz="0" w:space="0" w:color="auto"/>
        <w:left w:val="none" w:sz="0" w:space="0" w:color="auto"/>
        <w:bottom w:val="none" w:sz="0" w:space="0" w:color="auto"/>
        <w:right w:val="none" w:sz="0" w:space="0" w:color="auto"/>
      </w:divBdr>
    </w:div>
    <w:div w:id="772866484">
      <w:bodyDiv w:val="1"/>
      <w:marLeft w:val="0"/>
      <w:marRight w:val="0"/>
      <w:marTop w:val="0"/>
      <w:marBottom w:val="0"/>
      <w:divBdr>
        <w:top w:val="none" w:sz="0" w:space="0" w:color="auto"/>
        <w:left w:val="none" w:sz="0" w:space="0" w:color="auto"/>
        <w:bottom w:val="none" w:sz="0" w:space="0" w:color="auto"/>
        <w:right w:val="none" w:sz="0" w:space="0" w:color="auto"/>
      </w:divBdr>
    </w:div>
    <w:div w:id="775253083">
      <w:bodyDiv w:val="1"/>
      <w:marLeft w:val="0"/>
      <w:marRight w:val="0"/>
      <w:marTop w:val="0"/>
      <w:marBottom w:val="0"/>
      <w:divBdr>
        <w:top w:val="none" w:sz="0" w:space="0" w:color="auto"/>
        <w:left w:val="none" w:sz="0" w:space="0" w:color="auto"/>
        <w:bottom w:val="none" w:sz="0" w:space="0" w:color="auto"/>
        <w:right w:val="none" w:sz="0" w:space="0" w:color="auto"/>
      </w:divBdr>
    </w:div>
    <w:div w:id="775445610">
      <w:bodyDiv w:val="1"/>
      <w:marLeft w:val="0"/>
      <w:marRight w:val="0"/>
      <w:marTop w:val="0"/>
      <w:marBottom w:val="0"/>
      <w:divBdr>
        <w:top w:val="none" w:sz="0" w:space="0" w:color="auto"/>
        <w:left w:val="none" w:sz="0" w:space="0" w:color="auto"/>
        <w:bottom w:val="none" w:sz="0" w:space="0" w:color="auto"/>
        <w:right w:val="none" w:sz="0" w:space="0" w:color="auto"/>
      </w:divBdr>
    </w:div>
    <w:div w:id="777678949">
      <w:bodyDiv w:val="1"/>
      <w:marLeft w:val="0"/>
      <w:marRight w:val="0"/>
      <w:marTop w:val="0"/>
      <w:marBottom w:val="0"/>
      <w:divBdr>
        <w:top w:val="none" w:sz="0" w:space="0" w:color="auto"/>
        <w:left w:val="none" w:sz="0" w:space="0" w:color="auto"/>
        <w:bottom w:val="none" w:sz="0" w:space="0" w:color="auto"/>
        <w:right w:val="none" w:sz="0" w:space="0" w:color="auto"/>
      </w:divBdr>
    </w:div>
    <w:div w:id="778917218">
      <w:bodyDiv w:val="1"/>
      <w:marLeft w:val="0"/>
      <w:marRight w:val="0"/>
      <w:marTop w:val="0"/>
      <w:marBottom w:val="0"/>
      <w:divBdr>
        <w:top w:val="none" w:sz="0" w:space="0" w:color="auto"/>
        <w:left w:val="none" w:sz="0" w:space="0" w:color="auto"/>
        <w:bottom w:val="none" w:sz="0" w:space="0" w:color="auto"/>
        <w:right w:val="none" w:sz="0" w:space="0" w:color="auto"/>
      </w:divBdr>
    </w:div>
    <w:div w:id="778985202">
      <w:bodyDiv w:val="1"/>
      <w:marLeft w:val="0"/>
      <w:marRight w:val="0"/>
      <w:marTop w:val="0"/>
      <w:marBottom w:val="0"/>
      <w:divBdr>
        <w:top w:val="none" w:sz="0" w:space="0" w:color="auto"/>
        <w:left w:val="none" w:sz="0" w:space="0" w:color="auto"/>
        <w:bottom w:val="none" w:sz="0" w:space="0" w:color="auto"/>
        <w:right w:val="none" w:sz="0" w:space="0" w:color="auto"/>
      </w:divBdr>
    </w:div>
    <w:div w:id="782043544">
      <w:bodyDiv w:val="1"/>
      <w:marLeft w:val="0"/>
      <w:marRight w:val="0"/>
      <w:marTop w:val="0"/>
      <w:marBottom w:val="0"/>
      <w:divBdr>
        <w:top w:val="none" w:sz="0" w:space="0" w:color="auto"/>
        <w:left w:val="none" w:sz="0" w:space="0" w:color="auto"/>
        <w:bottom w:val="none" w:sz="0" w:space="0" w:color="auto"/>
        <w:right w:val="none" w:sz="0" w:space="0" w:color="auto"/>
      </w:divBdr>
    </w:div>
    <w:div w:id="782922879">
      <w:bodyDiv w:val="1"/>
      <w:marLeft w:val="0"/>
      <w:marRight w:val="0"/>
      <w:marTop w:val="0"/>
      <w:marBottom w:val="0"/>
      <w:divBdr>
        <w:top w:val="none" w:sz="0" w:space="0" w:color="auto"/>
        <w:left w:val="none" w:sz="0" w:space="0" w:color="auto"/>
        <w:bottom w:val="none" w:sz="0" w:space="0" w:color="auto"/>
        <w:right w:val="none" w:sz="0" w:space="0" w:color="auto"/>
      </w:divBdr>
    </w:div>
    <w:div w:id="791171269">
      <w:bodyDiv w:val="1"/>
      <w:marLeft w:val="0"/>
      <w:marRight w:val="0"/>
      <w:marTop w:val="0"/>
      <w:marBottom w:val="0"/>
      <w:divBdr>
        <w:top w:val="none" w:sz="0" w:space="0" w:color="auto"/>
        <w:left w:val="none" w:sz="0" w:space="0" w:color="auto"/>
        <w:bottom w:val="none" w:sz="0" w:space="0" w:color="auto"/>
        <w:right w:val="none" w:sz="0" w:space="0" w:color="auto"/>
      </w:divBdr>
    </w:div>
    <w:div w:id="794761602">
      <w:bodyDiv w:val="1"/>
      <w:marLeft w:val="0"/>
      <w:marRight w:val="0"/>
      <w:marTop w:val="0"/>
      <w:marBottom w:val="0"/>
      <w:divBdr>
        <w:top w:val="none" w:sz="0" w:space="0" w:color="auto"/>
        <w:left w:val="none" w:sz="0" w:space="0" w:color="auto"/>
        <w:bottom w:val="none" w:sz="0" w:space="0" w:color="auto"/>
        <w:right w:val="none" w:sz="0" w:space="0" w:color="auto"/>
      </w:divBdr>
    </w:div>
    <w:div w:id="795180099">
      <w:bodyDiv w:val="1"/>
      <w:marLeft w:val="0"/>
      <w:marRight w:val="0"/>
      <w:marTop w:val="0"/>
      <w:marBottom w:val="0"/>
      <w:divBdr>
        <w:top w:val="none" w:sz="0" w:space="0" w:color="auto"/>
        <w:left w:val="none" w:sz="0" w:space="0" w:color="auto"/>
        <w:bottom w:val="none" w:sz="0" w:space="0" w:color="auto"/>
        <w:right w:val="none" w:sz="0" w:space="0" w:color="auto"/>
      </w:divBdr>
    </w:div>
    <w:div w:id="795760739">
      <w:bodyDiv w:val="1"/>
      <w:marLeft w:val="0"/>
      <w:marRight w:val="0"/>
      <w:marTop w:val="0"/>
      <w:marBottom w:val="0"/>
      <w:divBdr>
        <w:top w:val="none" w:sz="0" w:space="0" w:color="auto"/>
        <w:left w:val="none" w:sz="0" w:space="0" w:color="auto"/>
        <w:bottom w:val="none" w:sz="0" w:space="0" w:color="auto"/>
        <w:right w:val="none" w:sz="0" w:space="0" w:color="auto"/>
      </w:divBdr>
    </w:div>
    <w:div w:id="797794372">
      <w:bodyDiv w:val="1"/>
      <w:marLeft w:val="0"/>
      <w:marRight w:val="0"/>
      <w:marTop w:val="0"/>
      <w:marBottom w:val="0"/>
      <w:divBdr>
        <w:top w:val="none" w:sz="0" w:space="0" w:color="auto"/>
        <w:left w:val="none" w:sz="0" w:space="0" w:color="auto"/>
        <w:bottom w:val="none" w:sz="0" w:space="0" w:color="auto"/>
        <w:right w:val="none" w:sz="0" w:space="0" w:color="auto"/>
      </w:divBdr>
    </w:div>
    <w:div w:id="799033310">
      <w:bodyDiv w:val="1"/>
      <w:marLeft w:val="0"/>
      <w:marRight w:val="0"/>
      <w:marTop w:val="0"/>
      <w:marBottom w:val="0"/>
      <w:divBdr>
        <w:top w:val="none" w:sz="0" w:space="0" w:color="auto"/>
        <w:left w:val="none" w:sz="0" w:space="0" w:color="auto"/>
        <w:bottom w:val="none" w:sz="0" w:space="0" w:color="auto"/>
        <w:right w:val="none" w:sz="0" w:space="0" w:color="auto"/>
      </w:divBdr>
    </w:div>
    <w:div w:id="807432550">
      <w:bodyDiv w:val="1"/>
      <w:marLeft w:val="0"/>
      <w:marRight w:val="0"/>
      <w:marTop w:val="0"/>
      <w:marBottom w:val="0"/>
      <w:divBdr>
        <w:top w:val="none" w:sz="0" w:space="0" w:color="auto"/>
        <w:left w:val="none" w:sz="0" w:space="0" w:color="auto"/>
        <w:bottom w:val="none" w:sz="0" w:space="0" w:color="auto"/>
        <w:right w:val="none" w:sz="0" w:space="0" w:color="auto"/>
      </w:divBdr>
    </w:div>
    <w:div w:id="809326910">
      <w:bodyDiv w:val="1"/>
      <w:marLeft w:val="0"/>
      <w:marRight w:val="0"/>
      <w:marTop w:val="0"/>
      <w:marBottom w:val="0"/>
      <w:divBdr>
        <w:top w:val="none" w:sz="0" w:space="0" w:color="auto"/>
        <w:left w:val="none" w:sz="0" w:space="0" w:color="auto"/>
        <w:bottom w:val="none" w:sz="0" w:space="0" w:color="auto"/>
        <w:right w:val="none" w:sz="0" w:space="0" w:color="auto"/>
      </w:divBdr>
    </w:div>
    <w:div w:id="813372918">
      <w:bodyDiv w:val="1"/>
      <w:marLeft w:val="0"/>
      <w:marRight w:val="0"/>
      <w:marTop w:val="0"/>
      <w:marBottom w:val="0"/>
      <w:divBdr>
        <w:top w:val="none" w:sz="0" w:space="0" w:color="auto"/>
        <w:left w:val="none" w:sz="0" w:space="0" w:color="auto"/>
        <w:bottom w:val="none" w:sz="0" w:space="0" w:color="auto"/>
        <w:right w:val="none" w:sz="0" w:space="0" w:color="auto"/>
      </w:divBdr>
    </w:div>
    <w:div w:id="813566507">
      <w:bodyDiv w:val="1"/>
      <w:marLeft w:val="0"/>
      <w:marRight w:val="0"/>
      <w:marTop w:val="0"/>
      <w:marBottom w:val="0"/>
      <w:divBdr>
        <w:top w:val="none" w:sz="0" w:space="0" w:color="auto"/>
        <w:left w:val="none" w:sz="0" w:space="0" w:color="auto"/>
        <w:bottom w:val="none" w:sz="0" w:space="0" w:color="auto"/>
        <w:right w:val="none" w:sz="0" w:space="0" w:color="auto"/>
      </w:divBdr>
    </w:div>
    <w:div w:id="814184704">
      <w:bodyDiv w:val="1"/>
      <w:marLeft w:val="0"/>
      <w:marRight w:val="0"/>
      <w:marTop w:val="0"/>
      <w:marBottom w:val="0"/>
      <w:divBdr>
        <w:top w:val="none" w:sz="0" w:space="0" w:color="auto"/>
        <w:left w:val="none" w:sz="0" w:space="0" w:color="auto"/>
        <w:bottom w:val="none" w:sz="0" w:space="0" w:color="auto"/>
        <w:right w:val="none" w:sz="0" w:space="0" w:color="auto"/>
      </w:divBdr>
    </w:div>
    <w:div w:id="815413656">
      <w:bodyDiv w:val="1"/>
      <w:marLeft w:val="0"/>
      <w:marRight w:val="0"/>
      <w:marTop w:val="0"/>
      <w:marBottom w:val="0"/>
      <w:divBdr>
        <w:top w:val="none" w:sz="0" w:space="0" w:color="auto"/>
        <w:left w:val="none" w:sz="0" w:space="0" w:color="auto"/>
        <w:bottom w:val="none" w:sz="0" w:space="0" w:color="auto"/>
        <w:right w:val="none" w:sz="0" w:space="0" w:color="auto"/>
      </w:divBdr>
    </w:div>
    <w:div w:id="815992417">
      <w:bodyDiv w:val="1"/>
      <w:marLeft w:val="0"/>
      <w:marRight w:val="0"/>
      <w:marTop w:val="0"/>
      <w:marBottom w:val="0"/>
      <w:divBdr>
        <w:top w:val="none" w:sz="0" w:space="0" w:color="auto"/>
        <w:left w:val="none" w:sz="0" w:space="0" w:color="auto"/>
        <w:bottom w:val="none" w:sz="0" w:space="0" w:color="auto"/>
        <w:right w:val="none" w:sz="0" w:space="0" w:color="auto"/>
      </w:divBdr>
    </w:div>
    <w:div w:id="816847720">
      <w:bodyDiv w:val="1"/>
      <w:marLeft w:val="0"/>
      <w:marRight w:val="0"/>
      <w:marTop w:val="0"/>
      <w:marBottom w:val="0"/>
      <w:divBdr>
        <w:top w:val="none" w:sz="0" w:space="0" w:color="auto"/>
        <w:left w:val="none" w:sz="0" w:space="0" w:color="auto"/>
        <w:bottom w:val="none" w:sz="0" w:space="0" w:color="auto"/>
        <w:right w:val="none" w:sz="0" w:space="0" w:color="auto"/>
      </w:divBdr>
    </w:div>
    <w:div w:id="826826504">
      <w:bodyDiv w:val="1"/>
      <w:marLeft w:val="0"/>
      <w:marRight w:val="0"/>
      <w:marTop w:val="0"/>
      <w:marBottom w:val="0"/>
      <w:divBdr>
        <w:top w:val="none" w:sz="0" w:space="0" w:color="auto"/>
        <w:left w:val="none" w:sz="0" w:space="0" w:color="auto"/>
        <w:bottom w:val="none" w:sz="0" w:space="0" w:color="auto"/>
        <w:right w:val="none" w:sz="0" w:space="0" w:color="auto"/>
      </w:divBdr>
    </w:div>
    <w:div w:id="828593665">
      <w:bodyDiv w:val="1"/>
      <w:marLeft w:val="0"/>
      <w:marRight w:val="0"/>
      <w:marTop w:val="0"/>
      <w:marBottom w:val="0"/>
      <w:divBdr>
        <w:top w:val="none" w:sz="0" w:space="0" w:color="auto"/>
        <w:left w:val="none" w:sz="0" w:space="0" w:color="auto"/>
        <w:bottom w:val="none" w:sz="0" w:space="0" w:color="auto"/>
        <w:right w:val="none" w:sz="0" w:space="0" w:color="auto"/>
      </w:divBdr>
    </w:div>
    <w:div w:id="832137405">
      <w:bodyDiv w:val="1"/>
      <w:marLeft w:val="0"/>
      <w:marRight w:val="0"/>
      <w:marTop w:val="0"/>
      <w:marBottom w:val="0"/>
      <w:divBdr>
        <w:top w:val="none" w:sz="0" w:space="0" w:color="auto"/>
        <w:left w:val="none" w:sz="0" w:space="0" w:color="auto"/>
        <w:bottom w:val="none" w:sz="0" w:space="0" w:color="auto"/>
        <w:right w:val="none" w:sz="0" w:space="0" w:color="auto"/>
      </w:divBdr>
    </w:div>
    <w:div w:id="833571341">
      <w:bodyDiv w:val="1"/>
      <w:marLeft w:val="0"/>
      <w:marRight w:val="0"/>
      <w:marTop w:val="0"/>
      <w:marBottom w:val="0"/>
      <w:divBdr>
        <w:top w:val="none" w:sz="0" w:space="0" w:color="auto"/>
        <w:left w:val="none" w:sz="0" w:space="0" w:color="auto"/>
        <w:bottom w:val="none" w:sz="0" w:space="0" w:color="auto"/>
        <w:right w:val="none" w:sz="0" w:space="0" w:color="auto"/>
      </w:divBdr>
    </w:div>
    <w:div w:id="838423623">
      <w:bodyDiv w:val="1"/>
      <w:marLeft w:val="0"/>
      <w:marRight w:val="0"/>
      <w:marTop w:val="0"/>
      <w:marBottom w:val="0"/>
      <w:divBdr>
        <w:top w:val="none" w:sz="0" w:space="0" w:color="auto"/>
        <w:left w:val="none" w:sz="0" w:space="0" w:color="auto"/>
        <w:bottom w:val="none" w:sz="0" w:space="0" w:color="auto"/>
        <w:right w:val="none" w:sz="0" w:space="0" w:color="auto"/>
      </w:divBdr>
    </w:div>
    <w:div w:id="839540195">
      <w:bodyDiv w:val="1"/>
      <w:marLeft w:val="0"/>
      <w:marRight w:val="0"/>
      <w:marTop w:val="0"/>
      <w:marBottom w:val="0"/>
      <w:divBdr>
        <w:top w:val="none" w:sz="0" w:space="0" w:color="auto"/>
        <w:left w:val="none" w:sz="0" w:space="0" w:color="auto"/>
        <w:bottom w:val="none" w:sz="0" w:space="0" w:color="auto"/>
        <w:right w:val="none" w:sz="0" w:space="0" w:color="auto"/>
      </w:divBdr>
    </w:div>
    <w:div w:id="839584318">
      <w:bodyDiv w:val="1"/>
      <w:marLeft w:val="0"/>
      <w:marRight w:val="0"/>
      <w:marTop w:val="0"/>
      <w:marBottom w:val="0"/>
      <w:divBdr>
        <w:top w:val="none" w:sz="0" w:space="0" w:color="auto"/>
        <w:left w:val="none" w:sz="0" w:space="0" w:color="auto"/>
        <w:bottom w:val="none" w:sz="0" w:space="0" w:color="auto"/>
        <w:right w:val="none" w:sz="0" w:space="0" w:color="auto"/>
      </w:divBdr>
    </w:div>
    <w:div w:id="840466198">
      <w:bodyDiv w:val="1"/>
      <w:marLeft w:val="0"/>
      <w:marRight w:val="0"/>
      <w:marTop w:val="0"/>
      <w:marBottom w:val="0"/>
      <w:divBdr>
        <w:top w:val="none" w:sz="0" w:space="0" w:color="auto"/>
        <w:left w:val="none" w:sz="0" w:space="0" w:color="auto"/>
        <w:bottom w:val="none" w:sz="0" w:space="0" w:color="auto"/>
        <w:right w:val="none" w:sz="0" w:space="0" w:color="auto"/>
      </w:divBdr>
    </w:div>
    <w:div w:id="844563087">
      <w:bodyDiv w:val="1"/>
      <w:marLeft w:val="0"/>
      <w:marRight w:val="0"/>
      <w:marTop w:val="0"/>
      <w:marBottom w:val="0"/>
      <w:divBdr>
        <w:top w:val="none" w:sz="0" w:space="0" w:color="auto"/>
        <w:left w:val="none" w:sz="0" w:space="0" w:color="auto"/>
        <w:bottom w:val="none" w:sz="0" w:space="0" w:color="auto"/>
        <w:right w:val="none" w:sz="0" w:space="0" w:color="auto"/>
      </w:divBdr>
    </w:div>
    <w:div w:id="845247560">
      <w:bodyDiv w:val="1"/>
      <w:marLeft w:val="0"/>
      <w:marRight w:val="0"/>
      <w:marTop w:val="0"/>
      <w:marBottom w:val="0"/>
      <w:divBdr>
        <w:top w:val="none" w:sz="0" w:space="0" w:color="auto"/>
        <w:left w:val="none" w:sz="0" w:space="0" w:color="auto"/>
        <w:bottom w:val="none" w:sz="0" w:space="0" w:color="auto"/>
        <w:right w:val="none" w:sz="0" w:space="0" w:color="auto"/>
      </w:divBdr>
    </w:div>
    <w:div w:id="845824831">
      <w:bodyDiv w:val="1"/>
      <w:marLeft w:val="0"/>
      <w:marRight w:val="0"/>
      <w:marTop w:val="0"/>
      <w:marBottom w:val="0"/>
      <w:divBdr>
        <w:top w:val="none" w:sz="0" w:space="0" w:color="auto"/>
        <w:left w:val="none" w:sz="0" w:space="0" w:color="auto"/>
        <w:bottom w:val="none" w:sz="0" w:space="0" w:color="auto"/>
        <w:right w:val="none" w:sz="0" w:space="0" w:color="auto"/>
      </w:divBdr>
    </w:div>
    <w:div w:id="847132295">
      <w:bodyDiv w:val="1"/>
      <w:marLeft w:val="0"/>
      <w:marRight w:val="0"/>
      <w:marTop w:val="0"/>
      <w:marBottom w:val="0"/>
      <w:divBdr>
        <w:top w:val="none" w:sz="0" w:space="0" w:color="auto"/>
        <w:left w:val="none" w:sz="0" w:space="0" w:color="auto"/>
        <w:bottom w:val="none" w:sz="0" w:space="0" w:color="auto"/>
        <w:right w:val="none" w:sz="0" w:space="0" w:color="auto"/>
      </w:divBdr>
    </w:div>
    <w:div w:id="849637728">
      <w:bodyDiv w:val="1"/>
      <w:marLeft w:val="0"/>
      <w:marRight w:val="0"/>
      <w:marTop w:val="0"/>
      <w:marBottom w:val="0"/>
      <w:divBdr>
        <w:top w:val="none" w:sz="0" w:space="0" w:color="auto"/>
        <w:left w:val="none" w:sz="0" w:space="0" w:color="auto"/>
        <w:bottom w:val="none" w:sz="0" w:space="0" w:color="auto"/>
        <w:right w:val="none" w:sz="0" w:space="0" w:color="auto"/>
      </w:divBdr>
    </w:div>
    <w:div w:id="850531641">
      <w:bodyDiv w:val="1"/>
      <w:marLeft w:val="0"/>
      <w:marRight w:val="0"/>
      <w:marTop w:val="0"/>
      <w:marBottom w:val="0"/>
      <w:divBdr>
        <w:top w:val="none" w:sz="0" w:space="0" w:color="auto"/>
        <w:left w:val="none" w:sz="0" w:space="0" w:color="auto"/>
        <w:bottom w:val="none" w:sz="0" w:space="0" w:color="auto"/>
        <w:right w:val="none" w:sz="0" w:space="0" w:color="auto"/>
      </w:divBdr>
    </w:div>
    <w:div w:id="851531575">
      <w:bodyDiv w:val="1"/>
      <w:marLeft w:val="0"/>
      <w:marRight w:val="0"/>
      <w:marTop w:val="0"/>
      <w:marBottom w:val="0"/>
      <w:divBdr>
        <w:top w:val="none" w:sz="0" w:space="0" w:color="auto"/>
        <w:left w:val="none" w:sz="0" w:space="0" w:color="auto"/>
        <w:bottom w:val="none" w:sz="0" w:space="0" w:color="auto"/>
        <w:right w:val="none" w:sz="0" w:space="0" w:color="auto"/>
      </w:divBdr>
    </w:div>
    <w:div w:id="853302970">
      <w:bodyDiv w:val="1"/>
      <w:marLeft w:val="0"/>
      <w:marRight w:val="0"/>
      <w:marTop w:val="0"/>
      <w:marBottom w:val="0"/>
      <w:divBdr>
        <w:top w:val="none" w:sz="0" w:space="0" w:color="auto"/>
        <w:left w:val="none" w:sz="0" w:space="0" w:color="auto"/>
        <w:bottom w:val="none" w:sz="0" w:space="0" w:color="auto"/>
        <w:right w:val="none" w:sz="0" w:space="0" w:color="auto"/>
      </w:divBdr>
    </w:div>
    <w:div w:id="855073687">
      <w:bodyDiv w:val="1"/>
      <w:marLeft w:val="0"/>
      <w:marRight w:val="0"/>
      <w:marTop w:val="0"/>
      <w:marBottom w:val="0"/>
      <w:divBdr>
        <w:top w:val="none" w:sz="0" w:space="0" w:color="auto"/>
        <w:left w:val="none" w:sz="0" w:space="0" w:color="auto"/>
        <w:bottom w:val="none" w:sz="0" w:space="0" w:color="auto"/>
        <w:right w:val="none" w:sz="0" w:space="0" w:color="auto"/>
      </w:divBdr>
    </w:div>
    <w:div w:id="855994751">
      <w:bodyDiv w:val="1"/>
      <w:marLeft w:val="0"/>
      <w:marRight w:val="0"/>
      <w:marTop w:val="0"/>
      <w:marBottom w:val="0"/>
      <w:divBdr>
        <w:top w:val="none" w:sz="0" w:space="0" w:color="auto"/>
        <w:left w:val="none" w:sz="0" w:space="0" w:color="auto"/>
        <w:bottom w:val="none" w:sz="0" w:space="0" w:color="auto"/>
        <w:right w:val="none" w:sz="0" w:space="0" w:color="auto"/>
      </w:divBdr>
    </w:div>
    <w:div w:id="856579169">
      <w:bodyDiv w:val="1"/>
      <w:marLeft w:val="0"/>
      <w:marRight w:val="0"/>
      <w:marTop w:val="0"/>
      <w:marBottom w:val="0"/>
      <w:divBdr>
        <w:top w:val="none" w:sz="0" w:space="0" w:color="auto"/>
        <w:left w:val="none" w:sz="0" w:space="0" w:color="auto"/>
        <w:bottom w:val="none" w:sz="0" w:space="0" w:color="auto"/>
        <w:right w:val="none" w:sz="0" w:space="0" w:color="auto"/>
      </w:divBdr>
    </w:div>
    <w:div w:id="857503268">
      <w:bodyDiv w:val="1"/>
      <w:marLeft w:val="0"/>
      <w:marRight w:val="0"/>
      <w:marTop w:val="0"/>
      <w:marBottom w:val="0"/>
      <w:divBdr>
        <w:top w:val="none" w:sz="0" w:space="0" w:color="auto"/>
        <w:left w:val="none" w:sz="0" w:space="0" w:color="auto"/>
        <w:bottom w:val="none" w:sz="0" w:space="0" w:color="auto"/>
        <w:right w:val="none" w:sz="0" w:space="0" w:color="auto"/>
      </w:divBdr>
    </w:div>
    <w:div w:id="859391058">
      <w:bodyDiv w:val="1"/>
      <w:marLeft w:val="0"/>
      <w:marRight w:val="0"/>
      <w:marTop w:val="0"/>
      <w:marBottom w:val="0"/>
      <w:divBdr>
        <w:top w:val="none" w:sz="0" w:space="0" w:color="auto"/>
        <w:left w:val="none" w:sz="0" w:space="0" w:color="auto"/>
        <w:bottom w:val="none" w:sz="0" w:space="0" w:color="auto"/>
        <w:right w:val="none" w:sz="0" w:space="0" w:color="auto"/>
      </w:divBdr>
    </w:div>
    <w:div w:id="861364440">
      <w:bodyDiv w:val="1"/>
      <w:marLeft w:val="0"/>
      <w:marRight w:val="0"/>
      <w:marTop w:val="0"/>
      <w:marBottom w:val="0"/>
      <w:divBdr>
        <w:top w:val="none" w:sz="0" w:space="0" w:color="auto"/>
        <w:left w:val="none" w:sz="0" w:space="0" w:color="auto"/>
        <w:bottom w:val="none" w:sz="0" w:space="0" w:color="auto"/>
        <w:right w:val="none" w:sz="0" w:space="0" w:color="auto"/>
      </w:divBdr>
    </w:div>
    <w:div w:id="865631751">
      <w:bodyDiv w:val="1"/>
      <w:marLeft w:val="0"/>
      <w:marRight w:val="0"/>
      <w:marTop w:val="0"/>
      <w:marBottom w:val="0"/>
      <w:divBdr>
        <w:top w:val="none" w:sz="0" w:space="0" w:color="auto"/>
        <w:left w:val="none" w:sz="0" w:space="0" w:color="auto"/>
        <w:bottom w:val="none" w:sz="0" w:space="0" w:color="auto"/>
        <w:right w:val="none" w:sz="0" w:space="0" w:color="auto"/>
      </w:divBdr>
    </w:div>
    <w:div w:id="868690412">
      <w:bodyDiv w:val="1"/>
      <w:marLeft w:val="0"/>
      <w:marRight w:val="0"/>
      <w:marTop w:val="0"/>
      <w:marBottom w:val="0"/>
      <w:divBdr>
        <w:top w:val="none" w:sz="0" w:space="0" w:color="auto"/>
        <w:left w:val="none" w:sz="0" w:space="0" w:color="auto"/>
        <w:bottom w:val="none" w:sz="0" w:space="0" w:color="auto"/>
        <w:right w:val="none" w:sz="0" w:space="0" w:color="auto"/>
      </w:divBdr>
    </w:div>
    <w:div w:id="868836253">
      <w:bodyDiv w:val="1"/>
      <w:marLeft w:val="0"/>
      <w:marRight w:val="0"/>
      <w:marTop w:val="0"/>
      <w:marBottom w:val="0"/>
      <w:divBdr>
        <w:top w:val="none" w:sz="0" w:space="0" w:color="auto"/>
        <w:left w:val="none" w:sz="0" w:space="0" w:color="auto"/>
        <w:bottom w:val="none" w:sz="0" w:space="0" w:color="auto"/>
        <w:right w:val="none" w:sz="0" w:space="0" w:color="auto"/>
      </w:divBdr>
    </w:div>
    <w:div w:id="869143957">
      <w:bodyDiv w:val="1"/>
      <w:marLeft w:val="0"/>
      <w:marRight w:val="0"/>
      <w:marTop w:val="0"/>
      <w:marBottom w:val="0"/>
      <w:divBdr>
        <w:top w:val="none" w:sz="0" w:space="0" w:color="auto"/>
        <w:left w:val="none" w:sz="0" w:space="0" w:color="auto"/>
        <w:bottom w:val="none" w:sz="0" w:space="0" w:color="auto"/>
        <w:right w:val="none" w:sz="0" w:space="0" w:color="auto"/>
      </w:divBdr>
    </w:div>
    <w:div w:id="874539582">
      <w:bodyDiv w:val="1"/>
      <w:marLeft w:val="0"/>
      <w:marRight w:val="0"/>
      <w:marTop w:val="0"/>
      <w:marBottom w:val="0"/>
      <w:divBdr>
        <w:top w:val="none" w:sz="0" w:space="0" w:color="auto"/>
        <w:left w:val="none" w:sz="0" w:space="0" w:color="auto"/>
        <w:bottom w:val="none" w:sz="0" w:space="0" w:color="auto"/>
        <w:right w:val="none" w:sz="0" w:space="0" w:color="auto"/>
      </w:divBdr>
    </w:div>
    <w:div w:id="886916364">
      <w:bodyDiv w:val="1"/>
      <w:marLeft w:val="0"/>
      <w:marRight w:val="0"/>
      <w:marTop w:val="0"/>
      <w:marBottom w:val="0"/>
      <w:divBdr>
        <w:top w:val="none" w:sz="0" w:space="0" w:color="auto"/>
        <w:left w:val="none" w:sz="0" w:space="0" w:color="auto"/>
        <w:bottom w:val="none" w:sz="0" w:space="0" w:color="auto"/>
        <w:right w:val="none" w:sz="0" w:space="0" w:color="auto"/>
      </w:divBdr>
    </w:div>
    <w:div w:id="890575249">
      <w:bodyDiv w:val="1"/>
      <w:marLeft w:val="0"/>
      <w:marRight w:val="0"/>
      <w:marTop w:val="0"/>
      <w:marBottom w:val="0"/>
      <w:divBdr>
        <w:top w:val="none" w:sz="0" w:space="0" w:color="auto"/>
        <w:left w:val="none" w:sz="0" w:space="0" w:color="auto"/>
        <w:bottom w:val="none" w:sz="0" w:space="0" w:color="auto"/>
        <w:right w:val="none" w:sz="0" w:space="0" w:color="auto"/>
      </w:divBdr>
    </w:div>
    <w:div w:id="893392949">
      <w:bodyDiv w:val="1"/>
      <w:marLeft w:val="0"/>
      <w:marRight w:val="0"/>
      <w:marTop w:val="0"/>
      <w:marBottom w:val="0"/>
      <w:divBdr>
        <w:top w:val="none" w:sz="0" w:space="0" w:color="auto"/>
        <w:left w:val="none" w:sz="0" w:space="0" w:color="auto"/>
        <w:bottom w:val="none" w:sz="0" w:space="0" w:color="auto"/>
        <w:right w:val="none" w:sz="0" w:space="0" w:color="auto"/>
      </w:divBdr>
    </w:div>
    <w:div w:id="893731990">
      <w:bodyDiv w:val="1"/>
      <w:marLeft w:val="0"/>
      <w:marRight w:val="0"/>
      <w:marTop w:val="0"/>
      <w:marBottom w:val="0"/>
      <w:divBdr>
        <w:top w:val="none" w:sz="0" w:space="0" w:color="auto"/>
        <w:left w:val="none" w:sz="0" w:space="0" w:color="auto"/>
        <w:bottom w:val="none" w:sz="0" w:space="0" w:color="auto"/>
        <w:right w:val="none" w:sz="0" w:space="0" w:color="auto"/>
      </w:divBdr>
    </w:div>
    <w:div w:id="894776167">
      <w:bodyDiv w:val="1"/>
      <w:marLeft w:val="0"/>
      <w:marRight w:val="0"/>
      <w:marTop w:val="0"/>
      <w:marBottom w:val="0"/>
      <w:divBdr>
        <w:top w:val="none" w:sz="0" w:space="0" w:color="auto"/>
        <w:left w:val="none" w:sz="0" w:space="0" w:color="auto"/>
        <w:bottom w:val="none" w:sz="0" w:space="0" w:color="auto"/>
        <w:right w:val="none" w:sz="0" w:space="0" w:color="auto"/>
      </w:divBdr>
    </w:div>
    <w:div w:id="905919372">
      <w:bodyDiv w:val="1"/>
      <w:marLeft w:val="0"/>
      <w:marRight w:val="0"/>
      <w:marTop w:val="0"/>
      <w:marBottom w:val="0"/>
      <w:divBdr>
        <w:top w:val="none" w:sz="0" w:space="0" w:color="auto"/>
        <w:left w:val="none" w:sz="0" w:space="0" w:color="auto"/>
        <w:bottom w:val="none" w:sz="0" w:space="0" w:color="auto"/>
        <w:right w:val="none" w:sz="0" w:space="0" w:color="auto"/>
      </w:divBdr>
    </w:div>
    <w:div w:id="906577836">
      <w:bodyDiv w:val="1"/>
      <w:marLeft w:val="0"/>
      <w:marRight w:val="0"/>
      <w:marTop w:val="0"/>
      <w:marBottom w:val="0"/>
      <w:divBdr>
        <w:top w:val="none" w:sz="0" w:space="0" w:color="auto"/>
        <w:left w:val="none" w:sz="0" w:space="0" w:color="auto"/>
        <w:bottom w:val="none" w:sz="0" w:space="0" w:color="auto"/>
        <w:right w:val="none" w:sz="0" w:space="0" w:color="auto"/>
      </w:divBdr>
    </w:div>
    <w:div w:id="906963464">
      <w:bodyDiv w:val="1"/>
      <w:marLeft w:val="0"/>
      <w:marRight w:val="0"/>
      <w:marTop w:val="0"/>
      <w:marBottom w:val="0"/>
      <w:divBdr>
        <w:top w:val="none" w:sz="0" w:space="0" w:color="auto"/>
        <w:left w:val="none" w:sz="0" w:space="0" w:color="auto"/>
        <w:bottom w:val="none" w:sz="0" w:space="0" w:color="auto"/>
        <w:right w:val="none" w:sz="0" w:space="0" w:color="auto"/>
      </w:divBdr>
    </w:div>
    <w:div w:id="909466635">
      <w:bodyDiv w:val="1"/>
      <w:marLeft w:val="0"/>
      <w:marRight w:val="0"/>
      <w:marTop w:val="0"/>
      <w:marBottom w:val="0"/>
      <w:divBdr>
        <w:top w:val="none" w:sz="0" w:space="0" w:color="auto"/>
        <w:left w:val="none" w:sz="0" w:space="0" w:color="auto"/>
        <w:bottom w:val="none" w:sz="0" w:space="0" w:color="auto"/>
        <w:right w:val="none" w:sz="0" w:space="0" w:color="auto"/>
      </w:divBdr>
    </w:div>
    <w:div w:id="909577855">
      <w:bodyDiv w:val="1"/>
      <w:marLeft w:val="0"/>
      <w:marRight w:val="0"/>
      <w:marTop w:val="0"/>
      <w:marBottom w:val="0"/>
      <w:divBdr>
        <w:top w:val="none" w:sz="0" w:space="0" w:color="auto"/>
        <w:left w:val="none" w:sz="0" w:space="0" w:color="auto"/>
        <w:bottom w:val="none" w:sz="0" w:space="0" w:color="auto"/>
        <w:right w:val="none" w:sz="0" w:space="0" w:color="auto"/>
      </w:divBdr>
    </w:div>
    <w:div w:id="910116249">
      <w:bodyDiv w:val="1"/>
      <w:marLeft w:val="0"/>
      <w:marRight w:val="0"/>
      <w:marTop w:val="0"/>
      <w:marBottom w:val="0"/>
      <w:divBdr>
        <w:top w:val="none" w:sz="0" w:space="0" w:color="auto"/>
        <w:left w:val="none" w:sz="0" w:space="0" w:color="auto"/>
        <w:bottom w:val="none" w:sz="0" w:space="0" w:color="auto"/>
        <w:right w:val="none" w:sz="0" w:space="0" w:color="auto"/>
      </w:divBdr>
    </w:div>
    <w:div w:id="911619008">
      <w:bodyDiv w:val="1"/>
      <w:marLeft w:val="0"/>
      <w:marRight w:val="0"/>
      <w:marTop w:val="0"/>
      <w:marBottom w:val="0"/>
      <w:divBdr>
        <w:top w:val="none" w:sz="0" w:space="0" w:color="auto"/>
        <w:left w:val="none" w:sz="0" w:space="0" w:color="auto"/>
        <w:bottom w:val="none" w:sz="0" w:space="0" w:color="auto"/>
        <w:right w:val="none" w:sz="0" w:space="0" w:color="auto"/>
      </w:divBdr>
    </w:div>
    <w:div w:id="912548500">
      <w:bodyDiv w:val="1"/>
      <w:marLeft w:val="0"/>
      <w:marRight w:val="0"/>
      <w:marTop w:val="0"/>
      <w:marBottom w:val="0"/>
      <w:divBdr>
        <w:top w:val="none" w:sz="0" w:space="0" w:color="auto"/>
        <w:left w:val="none" w:sz="0" w:space="0" w:color="auto"/>
        <w:bottom w:val="none" w:sz="0" w:space="0" w:color="auto"/>
        <w:right w:val="none" w:sz="0" w:space="0" w:color="auto"/>
      </w:divBdr>
    </w:div>
    <w:div w:id="913707496">
      <w:bodyDiv w:val="1"/>
      <w:marLeft w:val="0"/>
      <w:marRight w:val="0"/>
      <w:marTop w:val="0"/>
      <w:marBottom w:val="0"/>
      <w:divBdr>
        <w:top w:val="none" w:sz="0" w:space="0" w:color="auto"/>
        <w:left w:val="none" w:sz="0" w:space="0" w:color="auto"/>
        <w:bottom w:val="none" w:sz="0" w:space="0" w:color="auto"/>
        <w:right w:val="none" w:sz="0" w:space="0" w:color="auto"/>
      </w:divBdr>
    </w:div>
    <w:div w:id="916136530">
      <w:bodyDiv w:val="1"/>
      <w:marLeft w:val="0"/>
      <w:marRight w:val="0"/>
      <w:marTop w:val="0"/>
      <w:marBottom w:val="0"/>
      <w:divBdr>
        <w:top w:val="none" w:sz="0" w:space="0" w:color="auto"/>
        <w:left w:val="none" w:sz="0" w:space="0" w:color="auto"/>
        <w:bottom w:val="none" w:sz="0" w:space="0" w:color="auto"/>
        <w:right w:val="none" w:sz="0" w:space="0" w:color="auto"/>
      </w:divBdr>
    </w:div>
    <w:div w:id="916790674">
      <w:bodyDiv w:val="1"/>
      <w:marLeft w:val="0"/>
      <w:marRight w:val="0"/>
      <w:marTop w:val="0"/>
      <w:marBottom w:val="0"/>
      <w:divBdr>
        <w:top w:val="none" w:sz="0" w:space="0" w:color="auto"/>
        <w:left w:val="none" w:sz="0" w:space="0" w:color="auto"/>
        <w:bottom w:val="none" w:sz="0" w:space="0" w:color="auto"/>
        <w:right w:val="none" w:sz="0" w:space="0" w:color="auto"/>
      </w:divBdr>
    </w:div>
    <w:div w:id="918834625">
      <w:bodyDiv w:val="1"/>
      <w:marLeft w:val="0"/>
      <w:marRight w:val="0"/>
      <w:marTop w:val="0"/>
      <w:marBottom w:val="0"/>
      <w:divBdr>
        <w:top w:val="none" w:sz="0" w:space="0" w:color="auto"/>
        <w:left w:val="none" w:sz="0" w:space="0" w:color="auto"/>
        <w:bottom w:val="none" w:sz="0" w:space="0" w:color="auto"/>
        <w:right w:val="none" w:sz="0" w:space="0" w:color="auto"/>
      </w:divBdr>
    </w:div>
    <w:div w:id="919023390">
      <w:bodyDiv w:val="1"/>
      <w:marLeft w:val="0"/>
      <w:marRight w:val="0"/>
      <w:marTop w:val="0"/>
      <w:marBottom w:val="0"/>
      <w:divBdr>
        <w:top w:val="none" w:sz="0" w:space="0" w:color="auto"/>
        <w:left w:val="none" w:sz="0" w:space="0" w:color="auto"/>
        <w:bottom w:val="none" w:sz="0" w:space="0" w:color="auto"/>
        <w:right w:val="none" w:sz="0" w:space="0" w:color="auto"/>
      </w:divBdr>
    </w:div>
    <w:div w:id="919827797">
      <w:bodyDiv w:val="1"/>
      <w:marLeft w:val="0"/>
      <w:marRight w:val="0"/>
      <w:marTop w:val="0"/>
      <w:marBottom w:val="0"/>
      <w:divBdr>
        <w:top w:val="none" w:sz="0" w:space="0" w:color="auto"/>
        <w:left w:val="none" w:sz="0" w:space="0" w:color="auto"/>
        <w:bottom w:val="none" w:sz="0" w:space="0" w:color="auto"/>
        <w:right w:val="none" w:sz="0" w:space="0" w:color="auto"/>
      </w:divBdr>
    </w:div>
    <w:div w:id="921372157">
      <w:bodyDiv w:val="1"/>
      <w:marLeft w:val="0"/>
      <w:marRight w:val="0"/>
      <w:marTop w:val="0"/>
      <w:marBottom w:val="0"/>
      <w:divBdr>
        <w:top w:val="none" w:sz="0" w:space="0" w:color="auto"/>
        <w:left w:val="none" w:sz="0" w:space="0" w:color="auto"/>
        <w:bottom w:val="none" w:sz="0" w:space="0" w:color="auto"/>
        <w:right w:val="none" w:sz="0" w:space="0" w:color="auto"/>
      </w:divBdr>
    </w:div>
    <w:div w:id="921450777">
      <w:bodyDiv w:val="1"/>
      <w:marLeft w:val="0"/>
      <w:marRight w:val="0"/>
      <w:marTop w:val="0"/>
      <w:marBottom w:val="0"/>
      <w:divBdr>
        <w:top w:val="none" w:sz="0" w:space="0" w:color="auto"/>
        <w:left w:val="none" w:sz="0" w:space="0" w:color="auto"/>
        <w:bottom w:val="none" w:sz="0" w:space="0" w:color="auto"/>
        <w:right w:val="none" w:sz="0" w:space="0" w:color="auto"/>
      </w:divBdr>
    </w:div>
    <w:div w:id="922102447">
      <w:bodyDiv w:val="1"/>
      <w:marLeft w:val="0"/>
      <w:marRight w:val="0"/>
      <w:marTop w:val="0"/>
      <w:marBottom w:val="0"/>
      <w:divBdr>
        <w:top w:val="none" w:sz="0" w:space="0" w:color="auto"/>
        <w:left w:val="none" w:sz="0" w:space="0" w:color="auto"/>
        <w:bottom w:val="none" w:sz="0" w:space="0" w:color="auto"/>
        <w:right w:val="none" w:sz="0" w:space="0" w:color="auto"/>
      </w:divBdr>
    </w:div>
    <w:div w:id="922302776">
      <w:bodyDiv w:val="1"/>
      <w:marLeft w:val="0"/>
      <w:marRight w:val="0"/>
      <w:marTop w:val="0"/>
      <w:marBottom w:val="0"/>
      <w:divBdr>
        <w:top w:val="none" w:sz="0" w:space="0" w:color="auto"/>
        <w:left w:val="none" w:sz="0" w:space="0" w:color="auto"/>
        <w:bottom w:val="none" w:sz="0" w:space="0" w:color="auto"/>
        <w:right w:val="none" w:sz="0" w:space="0" w:color="auto"/>
      </w:divBdr>
    </w:div>
    <w:div w:id="922880205">
      <w:bodyDiv w:val="1"/>
      <w:marLeft w:val="0"/>
      <w:marRight w:val="0"/>
      <w:marTop w:val="0"/>
      <w:marBottom w:val="0"/>
      <w:divBdr>
        <w:top w:val="none" w:sz="0" w:space="0" w:color="auto"/>
        <w:left w:val="none" w:sz="0" w:space="0" w:color="auto"/>
        <w:bottom w:val="none" w:sz="0" w:space="0" w:color="auto"/>
        <w:right w:val="none" w:sz="0" w:space="0" w:color="auto"/>
      </w:divBdr>
    </w:div>
    <w:div w:id="923303860">
      <w:bodyDiv w:val="1"/>
      <w:marLeft w:val="0"/>
      <w:marRight w:val="0"/>
      <w:marTop w:val="0"/>
      <w:marBottom w:val="0"/>
      <w:divBdr>
        <w:top w:val="none" w:sz="0" w:space="0" w:color="auto"/>
        <w:left w:val="none" w:sz="0" w:space="0" w:color="auto"/>
        <w:bottom w:val="none" w:sz="0" w:space="0" w:color="auto"/>
        <w:right w:val="none" w:sz="0" w:space="0" w:color="auto"/>
      </w:divBdr>
    </w:div>
    <w:div w:id="924612547">
      <w:bodyDiv w:val="1"/>
      <w:marLeft w:val="0"/>
      <w:marRight w:val="0"/>
      <w:marTop w:val="0"/>
      <w:marBottom w:val="0"/>
      <w:divBdr>
        <w:top w:val="none" w:sz="0" w:space="0" w:color="auto"/>
        <w:left w:val="none" w:sz="0" w:space="0" w:color="auto"/>
        <w:bottom w:val="none" w:sz="0" w:space="0" w:color="auto"/>
        <w:right w:val="none" w:sz="0" w:space="0" w:color="auto"/>
      </w:divBdr>
    </w:div>
    <w:div w:id="924653455">
      <w:bodyDiv w:val="1"/>
      <w:marLeft w:val="0"/>
      <w:marRight w:val="0"/>
      <w:marTop w:val="0"/>
      <w:marBottom w:val="0"/>
      <w:divBdr>
        <w:top w:val="none" w:sz="0" w:space="0" w:color="auto"/>
        <w:left w:val="none" w:sz="0" w:space="0" w:color="auto"/>
        <w:bottom w:val="none" w:sz="0" w:space="0" w:color="auto"/>
        <w:right w:val="none" w:sz="0" w:space="0" w:color="auto"/>
      </w:divBdr>
    </w:div>
    <w:div w:id="924726647">
      <w:bodyDiv w:val="1"/>
      <w:marLeft w:val="0"/>
      <w:marRight w:val="0"/>
      <w:marTop w:val="0"/>
      <w:marBottom w:val="0"/>
      <w:divBdr>
        <w:top w:val="none" w:sz="0" w:space="0" w:color="auto"/>
        <w:left w:val="none" w:sz="0" w:space="0" w:color="auto"/>
        <w:bottom w:val="none" w:sz="0" w:space="0" w:color="auto"/>
        <w:right w:val="none" w:sz="0" w:space="0" w:color="auto"/>
      </w:divBdr>
    </w:div>
    <w:div w:id="925305426">
      <w:bodyDiv w:val="1"/>
      <w:marLeft w:val="0"/>
      <w:marRight w:val="0"/>
      <w:marTop w:val="0"/>
      <w:marBottom w:val="0"/>
      <w:divBdr>
        <w:top w:val="none" w:sz="0" w:space="0" w:color="auto"/>
        <w:left w:val="none" w:sz="0" w:space="0" w:color="auto"/>
        <w:bottom w:val="none" w:sz="0" w:space="0" w:color="auto"/>
        <w:right w:val="none" w:sz="0" w:space="0" w:color="auto"/>
      </w:divBdr>
    </w:div>
    <w:div w:id="927426581">
      <w:bodyDiv w:val="1"/>
      <w:marLeft w:val="0"/>
      <w:marRight w:val="0"/>
      <w:marTop w:val="0"/>
      <w:marBottom w:val="0"/>
      <w:divBdr>
        <w:top w:val="none" w:sz="0" w:space="0" w:color="auto"/>
        <w:left w:val="none" w:sz="0" w:space="0" w:color="auto"/>
        <w:bottom w:val="none" w:sz="0" w:space="0" w:color="auto"/>
        <w:right w:val="none" w:sz="0" w:space="0" w:color="auto"/>
      </w:divBdr>
    </w:div>
    <w:div w:id="927540991">
      <w:bodyDiv w:val="1"/>
      <w:marLeft w:val="0"/>
      <w:marRight w:val="0"/>
      <w:marTop w:val="0"/>
      <w:marBottom w:val="0"/>
      <w:divBdr>
        <w:top w:val="none" w:sz="0" w:space="0" w:color="auto"/>
        <w:left w:val="none" w:sz="0" w:space="0" w:color="auto"/>
        <w:bottom w:val="none" w:sz="0" w:space="0" w:color="auto"/>
        <w:right w:val="none" w:sz="0" w:space="0" w:color="auto"/>
      </w:divBdr>
    </w:div>
    <w:div w:id="928738203">
      <w:bodyDiv w:val="1"/>
      <w:marLeft w:val="0"/>
      <w:marRight w:val="0"/>
      <w:marTop w:val="0"/>
      <w:marBottom w:val="0"/>
      <w:divBdr>
        <w:top w:val="none" w:sz="0" w:space="0" w:color="auto"/>
        <w:left w:val="none" w:sz="0" w:space="0" w:color="auto"/>
        <w:bottom w:val="none" w:sz="0" w:space="0" w:color="auto"/>
        <w:right w:val="none" w:sz="0" w:space="0" w:color="auto"/>
      </w:divBdr>
    </w:div>
    <w:div w:id="929510227">
      <w:bodyDiv w:val="1"/>
      <w:marLeft w:val="0"/>
      <w:marRight w:val="0"/>
      <w:marTop w:val="0"/>
      <w:marBottom w:val="0"/>
      <w:divBdr>
        <w:top w:val="none" w:sz="0" w:space="0" w:color="auto"/>
        <w:left w:val="none" w:sz="0" w:space="0" w:color="auto"/>
        <w:bottom w:val="none" w:sz="0" w:space="0" w:color="auto"/>
        <w:right w:val="none" w:sz="0" w:space="0" w:color="auto"/>
      </w:divBdr>
    </w:div>
    <w:div w:id="929850126">
      <w:bodyDiv w:val="1"/>
      <w:marLeft w:val="0"/>
      <w:marRight w:val="0"/>
      <w:marTop w:val="0"/>
      <w:marBottom w:val="0"/>
      <w:divBdr>
        <w:top w:val="none" w:sz="0" w:space="0" w:color="auto"/>
        <w:left w:val="none" w:sz="0" w:space="0" w:color="auto"/>
        <w:bottom w:val="none" w:sz="0" w:space="0" w:color="auto"/>
        <w:right w:val="none" w:sz="0" w:space="0" w:color="auto"/>
      </w:divBdr>
    </w:div>
    <w:div w:id="938489559">
      <w:bodyDiv w:val="1"/>
      <w:marLeft w:val="0"/>
      <w:marRight w:val="0"/>
      <w:marTop w:val="0"/>
      <w:marBottom w:val="0"/>
      <w:divBdr>
        <w:top w:val="none" w:sz="0" w:space="0" w:color="auto"/>
        <w:left w:val="none" w:sz="0" w:space="0" w:color="auto"/>
        <w:bottom w:val="none" w:sz="0" w:space="0" w:color="auto"/>
        <w:right w:val="none" w:sz="0" w:space="0" w:color="auto"/>
      </w:divBdr>
    </w:div>
    <w:div w:id="940187776">
      <w:bodyDiv w:val="1"/>
      <w:marLeft w:val="0"/>
      <w:marRight w:val="0"/>
      <w:marTop w:val="0"/>
      <w:marBottom w:val="0"/>
      <w:divBdr>
        <w:top w:val="none" w:sz="0" w:space="0" w:color="auto"/>
        <w:left w:val="none" w:sz="0" w:space="0" w:color="auto"/>
        <w:bottom w:val="none" w:sz="0" w:space="0" w:color="auto"/>
        <w:right w:val="none" w:sz="0" w:space="0" w:color="auto"/>
      </w:divBdr>
    </w:div>
    <w:div w:id="943271769">
      <w:bodyDiv w:val="1"/>
      <w:marLeft w:val="0"/>
      <w:marRight w:val="0"/>
      <w:marTop w:val="0"/>
      <w:marBottom w:val="0"/>
      <w:divBdr>
        <w:top w:val="none" w:sz="0" w:space="0" w:color="auto"/>
        <w:left w:val="none" w:sz="0" w:space="0" w:color="auto"/>
        <w:bottom w:val="none" w:sz="0" w:space="0" w:color="auto"/>
        <w:right w:val="none" w:sz="0" w:space="0" w:color="auto"/>
      </w:divBdr>
    </w:div>
    <w:div w:id="944927665">
      <w:bodyDiv w:val="1"/>
      <w:marLeft w:val="0"/>
      <w:marRight w:val="0"/>
      <w:marTop w:val="0"/>
      <w:marBottom w:val="0"/>
      <w:divBdr>
        <w:top w:val="none" w:sz="0" w:space="0" w:color="auto"/>
        <w:left w:val="none" w:sz="0" w:space="0" w:color="auto"/>
        <w:bottom w:val="none" w:sz="0" w:space="0" w:color="auto"/>
        <w:right w:val="none" w:sz="0" w:space="0" w:color="auto"/>
      </w:divBdr>
    </w:div>
    <w:div w:id="945424132">
      <w:bodyDiv w:val="1"/>
      <w:marLeft w:val="0"/>
      <w:marRight w:val="0"/>
      <w:marTop w:val="0"/>
      <w:marBottom w:val="0"/>
      <w:divBdr>
        <w:top w:val="none" w:sz="0" w:space="0" w:color="auto"/>
        <w:left w:val="none" w:sz="0" w:space="0" w:color="auto"/>
        <w:bottom w:val="none" w:sz="0" w:space="0" w:color="auto"/>
        <w:right w:val="none" w:sz="0" w:space="0" w:color="auto"/>
      </w:divBdr>
    </w:div>
    <w:div w:id="947466371">
      <w:bodyDiv w:val="1"/>
      <w:marLeft w:val="0"/>
      <w:marRight w:val="0"/>
      <w:marTop w:val="0"/>
      <w:marBottom w:val="0"/>
      <w:divBdr>
        <w:top w:val="none" w:sz="0" w:space="0" w:color="auto"/>
        <w:left w:val="none" w:sz="0" w:space="0" w:color="auto"/>
        <w:bottom w:val="none" w:sz="0" w:space="0" w:color="auto"/>
        <w:right w:val="none" w:sz="0" w:space="0" w:color="auto"/>
      </w:divBdr>
    </w:div>
    <w:div w:id="948849830">
      <w:bodyDiv w:val="1"/>
      <w:marLeft w:val="0"/>
      <w:marRight w:val="0"/>
      <w:marTop w:val="0"/>
      <w:marBottom w:val="0"/>
      <w:divBdr>
        <w:top w:val="none" w:sz="0" w:space="0" w:color="auto"/>
        <w:left w:val="none" w:sz="0" w:space="0" w:color="auto"/>
        <w:bottom w:val="none" w:sz="0" w:space="0" w:color="auto"/>
        <w:right w:val="none" w:sz="0" w:space="0" w:color="auto"/>
      </w:divBdr>
    </w:div>
    <w:div w:id="951864011">
      <w:bodyDiv w:val="1"/>
      <w:marLeft w:val="0"/>
      <w:marRight w:val="0"/>
      <w:marTop w:val="0"/>
      <w:marBottom w:val="0"/>
      <w:divBdr>
        <w:top w:val="none" w:sz="0" w:space="0" w:color="auto"/>
        <w:left w:val="none" w:sz="0" w:space="0" w:color="auto"/>
        <w:bottom w:val="none" w:sz="0" w:space="0" w:color="auto"/>
        <w:right w:val="none" w:sz="0" w:space="0" w:color="auto"/>
      </w:divBdr>
    </w:div>
    <w:div w:id="952514279">
      <w:bodyDiv w:val="1"/>
      <w:marLeft w:val="0"/>
      <w:marRight w:val="0"/>
      <w:marTop w:val="0"/>
      <w:marBottom w:val="0"/>
      <w:divBdr>
        <w:top w:val="none" w:sz="0" w:space="0" w:color="auto"/>
        <w:left w:val="none" w:sz="0" w:space="0" w:color="auto"/>
        <w:bottom w:val="none" w:sz="0" w:space="0" w:color="auto"/>
        <w:right w:val="none" w:sz="0" w:space="0" w:color="auto"/>
      </w:divBdr>
    </w:div>
    <w:div w:id="952706617">
      <w:bodyDiv w:val="1"/>
      <w:marLeft w:val="0"/>
      <w:marRight w:val="0"/>
      <w:marTop w:val="0"/>
      <w:marBottom w:val="0"/>
      <w:divBdr>
        <w:top w:val="none" w:sz="0" w:space="0" w:color="auto"/>
        <w:left w:val="none" w:sz="0" w:space="0" w:color="auto"/>
        <w:bottom w:val="none" w:sz="0" w:space="0" w:color="auto"/>
        <w:right w:val="none" w:sz="0" w:space="0" w:color="auto"/>
      </w:divBdr>
    </w:div>
    <w:div w:id="952788360">
      <w:bodyDiv w:val="1"/>
      <w:marLeft w:val="0"/>
      <w:marRight w:val="0"/>
      <w:marTop w:val="0"/>
      <w:marBottom w:val="0"/>
      <w:divBdr>
        <w:top w:val="none" w:sz="0" w:space="0" w:color="auto"/>
        <w:left w:val="none" w:sz="0" w:space="0" w:color="auto"/>
        <w:bottom w:val="none" w:sz="0" w:space="0" w:color="auto"/>
        <w:right w:val="none" w:sz="0" w:space="0" w:color="auto"/>
      </w:divBdr>
    </w:div>
    <w:div w:id="954411029">
      <w:bodyDiv w:val="1"/>
      <w:marLeft w:val="0"/>
      <w:marRight w:val="0"/>
      <w:marTop w:val="0"/>
      <w:marBottom w:val="0"/>
      <w:divBdr>
        <w:top w:val="none" w:sz="0" w:space="0" w:color="auto"/>
        <w:left w:val="none" w:sz="0" w:space="0" w:color="auto"/>
        <w:bottom w:val="none" w:sz="0" w:space="0" w:color="auto"/>
        <w:right w:val="none" w:sz="0" w:space="0" w:color="auto"/>
      </w:divBdr>
    </w:div>
    <w:div w:id="956328146">
      <w:bodyDiv w:val="1"/>
      <w:marLeft w:val="0"/>
      <w:marRight w:val="0"/>
      <w:marTop w:val="0"/>
      <w:marBottom w:val="0"/>
      <w:divBdr>
        <w:top w:val="none" w:sz="0" w:space="0" w:color="auto"/>
        <w:left w:val="none" w:sz="0" w:space="0" w:color="auto"/>
        <w:bottom w:val="none" w:sz="0" w:space="0" w:color="auto"/>
        <w:right w:val="none" w:sz="0" w:space="0" w:color="auto"/>
      </w:divBdr>
    </w:div>
    <w:div w:id="957641214">
      <w:bodyDiv w:val="1"/>
      <w:marLeft w:val="0"/>
      <w:marRight w:val="0"/>
      <w:marTop w:val="0"/>
      <w:marBottom w:val="0"/>
      <w:divBdr>
        <w:top w:val="none" w:sz="0" w:space="0" w:color="auto"/>
        <w:left w:val="none" w:sz="0" w:space="0" w:color="auto"/>
        <w:bottom w:val="none" w:sz="0" w:space="0" w:color="auto"/>
        <w:right w:val="none" w:sz="0" w:space="0" w:color="auto"/>
      </w:divBdr>
    </w:div>
    <w:div w:id="958225027">
      <w:bodyDiv w:val="1"/>
      <w:marLeft w:val="0"/>
      <w:marRight w:val="0"/>
      <w:marTop w:val="0"/>
      <w:marBottom w:val="0"/>
      <w:divBdr>
        <w:top w:val="none" w:sz="0" w:space="0" w:color="auto"/>
        <w:left w:val="none" w:sz="0" w:space="0" w:color="auto"/>
        <w:bottom w:val="none" w:sz="0" w:space="0" w:color="auto"/>
        <w:right w:val="none" w:sz="0" w:space="0" w:color="auto"/>
      </w:divBdr>
    </w:div>
    <w:div w:id="960381130">
      <w:bodyDiv w:val="1"/>
      <w:marLeft w:val="0"/>
      <w:marRight w:val="0"/>
      <w:marTop w:val="0"/>
      <w:marBottom w:val="0"/>
      <w:divBdr>
        <w:top w:val="none" w:sz="0" w:space="0" w:color="auto"/>
        <w:left w:val="none" w:sz="0" w:space="0" w:color="auto"/>
        <w:bottom w:val="none" w:sz="0" w:space="0" w:color="auto"/>
        <w:right w:val="none" w:sz="0" w:space="0" w:color="auto"/>
      </w:divBdr>
    </w:div>
    <w:div w:id="960720852">
      <w:bodyDiv w:val="1"/>
      <w:marLeft w:val="0"/>
      <w:marRight w:val="0"/>
      <w:marTop w:val="0"/>
      <w:marBottom w:val="0"/>
      <w:divBdr>
        <w:top w:val="none" w:sz="0" w:space="0" w:color="auto"/>
        <w:left w:val="none" w:sz="0" w:space="0" w:color="auto"/>
        <w:bottom w:val="none" w:sz="0" w:space="0" w:color="auto"/>
        <w:right w:val="none" w:sz="0" w:space="0" w:color="auto"/>
      </w:divBdr>
    </w:div>
    <w:div w:id="961963166">
      <w:bodyDiv w:val="1"/>
      <w:marLeft w:val="0"/>
      <w:marRight w:val="0"/>
      <w:marTop w:val="0"/>
      <w:marBottom w:val="0"/>
      <w:divBdr>
        <w:top w:val="none" w:sz="0" w:space="0" w:color="auto"/>
        <w:left w:val="none" w:sz="0" w:space="0" w:color="auto"/>
        <w:bottom w:val="none" w:sz="0" w:space="0" w:color="auto"/>
        <w:right w:val="none" w:sz="0" w:space="0" w:color="auto"/>
      </w:divBdr>
    </w:div>
    <w:div w:id="964122902">
      <w:bodyDiv w:val="1"/>
      <w:marLeft w:val="0"/>
      <w:marRight w:val="0"/>
      <w:marTop w:val="0"/>
      <w:marBottom w:val="0"/>
      <w:divBdr>
        <w:top w:val="none" w:sz="0" w:space="0" w:color="auto"/>
        <w:left w:val="none" w:sz="0" w:space="0" w:color="auto"/>
        <w:bottom w:val="none" w:sz="0" w:space="0" w:color="auto"/>
        <w:right w:val="none" w:sz="0" w:space="0" w:color="auto"/>
      </w:divBdr>
    </w:div>
    <w:div w:id="964460380">
      <w:bodyDiv w:val="1"/>
      <w:marLeft w:val="0"/>
      <w:marRight w:val="0"/>
      <w:marTop w:val="0"/>
      <w:marBottom w:val="0"/>
      <w:divBdr>
        <w:top w:val="none" w:sz="0" w:space="0" w:color="auto"/>
        <w:left w:val="none" w:sz="0" w:space="0" w:color="auto"/>
        <w:bottom w:val="none" w:sz="0" w:space="0" w:color="auto"/>
        <w:right w:val="none" w:sz="0" w:space="0" w:color="auto"/>
      </w:divBdr>
    </w:div>
    <w:div w:id="964505241">
      <w:bodyDiv w:val="1"/>
      <w:marLeft w:val="0"/>
      <w:marRight w:val="0"/>
      <w:marTop w:val="0"/>
      <w:marBottom w:val="0"/>
      <w:divBdr>
        <w:top w:val="none" w:sz="0" w:space="0" w:color="auto"/>
        <w:left w:val="none" w:sz="0" w:space="0" w:color="auto"/>
        <w:bottom w:val="none" w:sz="0" w:space="0" w:color="auto"/>
        <w:right w:val="none" w:sz="0" w:space="0" w:color="auto"/>
      </w:divBdr>
    </w:div>
    <w:div w:id="967786816">
      <w:bodyDiv w:val="1"/>
      <w:marLeft w:val="0"/>
      <w:marRight w:val="0"/>
      <w:marTop w:val="0"/>
      <w:marBottom w:val="0"/>
      <w:divBdr>
        <w:top w:val="none" w:sz="0" w:space="0" w:color="auto"/>
        <w:left w:val="none" w:sz="0" w:space="0" w:color="auto"/>
        <w:bottom w:val="none" w:sz="0" w:space="0" w:color="auto"/>
        <w:right w:val="none" w:sz="0" w:space="0" w:color="auto"/>
      </w:divBdr>
    </w:div>
    <w:div w:id="970944982">
      <w:bodyDiv w:val="1"/>
      <w:marLeft w:val="0"/>
      <w:marRight w:val="0"/>
      <w:marTop w:val="0"/>
      <w:marBottom w:val="0"/>
      <w:divBdr>
        <w:top w:val="none" w:sz="0" w:space="0" w:color="auto"/>
        <w:left w:val="none" w:sz="0" w:space="0" w:color="auto"/>
        <w:bottom w:val="none" w:sz="0" w:space="0" w:color="auto"/>
        <w:right w:val="none" w:sz="0" w:space="0" w:color="auto"/>
      </w:divBdr>
    </w:div>
    <w:div w:id="971399093">
      <w:bodyDiv w:val="1"/>
      <w:marLeft w:val="0"/>
      <w:marRight w:val="0"/>
      <w:marTop w:val="0"/>
      <w:marBottom w:val="0"/>
      <w:divBdr>
        <w:top w:val="none" w:sz="0" w:space="0" w:color="auto"/>
        <w:left w:val="none" w:sz="0" w:space="0" w:color="auto"/>
        <w:bottom w:val="none" w:sz="0" w:space="0" w:color="auto"/>
        <w:right w:val="none" w:sz="0" w:space="0" w:color="auto"/>
      </w:divBdr>
    </w:div>
    <w:div w:id="972252017">
      <w:bodyDiv w:val="1"/>
      <w:marLeft w:val="0"/>
      <w:marRight w:val="0"/>
      <w:marTop w:val="0"/>
      <w:marBottom w:val="0"/>
      <w:divBdr>
        <w:top w:val="none" w:sz="0" w:space="0" w:color="auto"/>
        <w:left w:val="none" w:sz="0" w:space="0" w:color="auto"/>
        <w:bottom w:val="none" w:sz="0" w:space="0" w:color="auto"/>
        <w:right w:val="none" w:sz="0" w:space="0" w:color="auto"/>
      </w:divBdr>
    </w:div>
    <w:div w:id="972754049">
      <w:bodyDiv w:val="1"/>
      <w:marLeft w:val="0"/>
      <w:marRight w:val="0"/>
      <w:marTop w:val="0"/>
      <w:marBottom w:val="0"/>
      <w:divBdr>
        <w:top w:val="none" w:sz="0" w:space="0" w:color="auto"/>
        <w:left w:val="none" w:sz="0" w:space="0" w:color="auto"/>
        <w:bottom w:val="none" w:sz="0" w:space="0" w:color="auto"/>
        <w:right w:val="none" w:sz="0" w:space="0" w:color="auto"/>
      </w:divBdr>
    </w:div>
    <w:div w:id="978455723">
      <w:bodyDiv w:val="1"/>
      <w:marLeft w:val="0"/>
      <w:marRight w:val="0"/>
      <w:marTop w:val="0"/>
      <w:marBottom w:val="0"/>
      <w:divBdr>
        <w:top w:val="none" w:sz="0" w:space="0" w:color="auto"/>
        <w:left w:val="none" w:sz="0" w:space="0" w:color="auto"/>
        <w:bottom w:val="none" w:sz="0" w:space="0" w:color="auto"/>
        <w:right w:val="none" w:sz="0" w:space="0" w:color="auto"/>
      </w:divBdr>
    </w:div>
    <w:div w:id="979071452">
      <w:bodyDiv w:val="1"/>
      <w:marLeft w:val="0"/>
      <w:marRight w:val="0"/>
      <w:marTop w:val="0"/>
      <w:marBottom w:val="0"/>
      <w:divBdr>
        <w:top w:val="none" w:sz="0" w:space="0" w:color="auto"/>
        <w:left w:val="none" w:sz="0" w:space="0" w:color="auto"/>
        <w:bottom w:val="none" w:sz="0" w:space="0" w:color="auto"/>
        <w:right w:val="none" w:sz="0" w:space="0" w:color="auto"/>
      </w:divBdr>
    </w:div>
    <w:div w:id="980575717">
      <w:bodyDiv w:val="1"/>
      <w:marLeft w:val="0"/>
      <w:marRight w:val="0"/>
      <w:marTop w:val="0"/>
      <w:marBottom w:val="0"/>
      <w:divBdr>
        <w:top w:val="none" w:sz="0" w:space="0" w:color="auto"/>
        <w:left w:val="none" w:sz="0" w:space="0" w:color="auto"/>
        <w:bottom w:val="none" w:sz="0" w:space="0" w:color="auto"/>
        <w:right w:val="none" w:sz="0" w:space="0" w:color="auto"/>
      </w:divBdr>
    </w:div>
    <w:div w:id="981158756">
      <w:bodyDiv w:val="1"/>
      <w:marLeft w:val="0"/>
      <w:marRight w:val="0"/>
      <w:marTop w:val="0"/>
      <w:marBottom w:val="0"/>
      <w:divBdr>
        <w:top w:val="none" w:sz="0" w:space="0" w:color="auto"/>
        <w:left w:val="none" w:sz="0" w:space="0" w:color="auto"/>
        <w:bottom w:val="none" w:sz="0" w:space="0" w:color="auto"/>
        <w:right w:val="none" w:sz="0" w:space="0" w:color="auto"/>
      </w:divBdr>
    </w:div>
    <w:div w:id="982853898">
      <w:bodyDiv w:val="1"/>
      <w:marLeft w:val="0"/>
      <w:marRight w:val="0"/>
      <w:marTop w:val="0"/>
      <w:marBottom w:val="0"/>
      <w:divBdr>
        <w:top w:val="none" w:sz="0" w:space="0" w:color="auto"/>
        <w:left w:val="none" w:sz="0" w:space="0" w:color="auto"/>
        <w:bottom w:val="none" w:sz="0" w:space="0" w:color="auto"/>
        <w:right w:val="none" w:sz="0" w:space="0" w:color="auto"/>
      </w:divBdr>
    </w:div>
    <w:div w:id="986016278">
      <w:bodyDiv w:val="1"/>
      <w:marLeft w:val="0"/>
      <w:marRight w:val="0"/>
      <w:marTop w:val="0"/>
      <w:marBottom w:val="0"/>
      <w:divBdr>
        <w:top w:val="none" w:sz="0" w:space="0" w:color="auto"/>
        <w:left w:val="none" w:sz="0" w:space="0" w:color="auto"/>
        <w:bottom w:val="none" w:sz="0" w:space="0" w:color="auto"/>
        <w:right w:val="none" w:sz="0" w:space="0" w:color="auto"/>
      </w:divBdr>
    </w:div>
    <w:div w:id="987242642">
      <w:bodyDiv w:val="1"/>
      <w:marLeft w:val="0"/>
      <w:marRight w:val="0"/>
      <w:marTop w:val="0"/>
      <w:marBottom w:val="0"/>
      <w:divBdr>
        <w:top w:val="none" w:sz="0" w:space="0" w:color="auto"/>
        <w:left w:val="none" w:sz="0" w:space="0" w:color="auto"/>
        <w:bottom w:val="none" w:sz="0" w:space="0" w:color="auto"/>
        <w:right w:val="none" w:sz="0" w:space="0" w:color="auto"/>
      </w:divBdr>
    </w:div>
    <w:div w:id="987249543">
      <w:bodyDiv w:val="1"/>
      <w:marLeft w:val="0"/>
      <w:marRight w:val="0"/>
      <w:marTop w:val="0"/>
      <w:marBottom w:val="0"/>
      <w:divBdr>
        <w:top w:val="none" w:sz="0" w:space="0" w:color="auto"/>
        <w:left w:val="none" w:sz="0" w:space="0" w:color="auto"/>
        <w:bottom w:val="none" w:sz="0" w:space="0" w:color="auto"/>
        <w:right w:val="none" w:sz="0" w:space="0" w:color="auto"/>
      </w:divBdr>
    </w:div>
    <w:div w:id="988679109">
      <w:bodyDiv w:val="1"/>
      <w:marLeft w:val="0"/>
      <w:marRight w:val="0"/>
      <w:marTop w:val="0"/>
      <w:marBottom w:val="0"/>
      <w:divBdr>
        <w:top w:val="none" w:sz="0" w:space="0" w:color="auto"/>
        <w:left w:val="none" w:sz="0" w:space="0" w:color="auto"/>
        <w:bottom w:val="none" w:sz="0" w:space="0" w:color="auto"/>
        <w:right w:val="none" w:sz="0" w:space="0" w:color="auto"/>
      </w:divBdr>
    </w:div>
    <w:div w:id="988754945">
      <w:bodyDiv w:val="1"/>
      <w:marLeft w:val="0"/>
      <w:marRight w:val="0"/>
      <w:marTop w:val="0"/>
      <w:marBottom w:val="0"/>
      <w:divBdr>
        <w:top w:val="none" w:sz="0" w:space="0" w:color="auto"/>
        <w:left w:val="none" w:sz="0" w:space="0" w:color="auto"/>
        <w:bottom w:val="none" w:sz="0" w:space="0" w:color="auto"/>
        <w:right w:val="none" w:sz="0" w:space="0" w:color="auto"/>
      </w:divBdr>
    </w:div>
    <w:div w:id="990405144">
      <w:bodyDiv w:val="1"/>
      <w:marLeft w:val="0"/>
      <w:marRight w:val="0"/>
      <w:marTop w:val="0"/>
      <w:marBottom w:val="0"/>
      <w:divBdr>
        <w:top w:val="none" w:sz="0" w:space="0" w:color="auto"/>
        <w:left w:val="none" w:sz="0" w:space="0" w:color="auto"/>
        <w:bottom w:val="none" w:sz="0" w:space="0" w:color="auto"/>
        <w:right w:val="none" w:sz="0" w:space="0" w:color="auto"/>
      </w:divBdr>
    </w:div>
    <w:div w:id="992492814">
      <w:bodyDiv w:val="1"/>
      <w:marLeft w:val="0"/>
      <w:marRight w:val="0"/>
      <w:marTop w:val="0"/>
      <w:marBottom w:val="0"/>
      <w:divBdr>
        <w:top w:val="none" w:sz="0" w:space="0" w:color="auto"/>
        <w:left w:val="none" w:sz="0" w:space="0" w:color="auto"/>
        <w:bottom w:val="none" w:sz="0" w:space="0" w:color="auto"/>
        <w:right w:val="none" w:sz="0" w:space="0" w:color="auto"/>
      </w:divBdr>
    </w:div>
    <w:div w:id="994147621">
      <w:bodyDiv w:val="1"/>
      <w:marLeft w:val="0"/>
      <w:marRight w:val="0"/>
      <w:marTop w:val="0"/>
      <w:marBottom w:val="0"/>
      <w:divBdr>
        <w:top w:val="none" w:sz="0" w:space="0" w:color="auto"/>
        <w:left w:val="none" w:sz="0" w:space="0" w:color="auto"/>
        <w:bottom w:val="none" w:sz="0" w:space="0" w:color="auto"/>
        <w:right w:val="none" w:sz="0" w:space="0" w:color="auto"/>
      </w:divBdr>
    </w:div>
    <w:div w:id="995376614">
      <w:bodyDiv w:val="1"/>
      <w:marLeft w:val="0"/>
      <w:marRight w:val="0"/>
      <w:marTop w:val="0"/>
      <w:marBottom w:val="0"/>
      <w:divBdr>
        <w:top w:val="none" w:sz="0" w:space="0" w:color="auto"/>
        <w:left w:val="none" w:sz="0" w:space="0" w:color="auto"/>
        <w:bottom w:val="none" w:sz="0" w:space="0" w:color="auto"/>
        <w:right w:val="none" w:sz="0" w:space="0" w:color="auto"/>
      </w:divBdr>
    </w:div>
    <w:div w:id="999431957">
      <w:bodyDiv w:val="1"/>
      <w:marLeft w:val="0"/>
      <w:marRight w:val="0"/>
      <w:marTop w:val="0"/>
      <w:marBottom w:val="0"/>
      <w:divBdr>
        <w:top w:val="none" w:sz="0" w:space="0" w:color="auto"/>
        <w:left w:val="none" w:sz="0" w:space="0" w:color="auto"/>
        <w:bottom w:val="none" w:sz="0" w:space="0" w:color="auto"/>
        <w:right w:val="none" w:sz="0" w:space="0" w:color="auto"/>
      </w:divBdr>
    </w:div>
    <w:div w:id="1001356154">
      <w:bodyDiv w:val="1"/>
      <w:marLeft w:val="0"/>
      <w:marRight w:val="0"/>
      <w:marTop w:val="0"/>
      <w:marBottom w:val="0"/>
      <w:divBdr>
        <w:top w:val="none" w:sz="0" w:space="0" w:color="auto"/>
        <w:left w:val="none" w:sz="0" w:space="0" w:color="auto"/>
        <w:bottom w:val="none" w:sz="0" w:space="0" w:color="auto"/>
        <w:right w:val="none" w:sz="0" w:space="0" w:color="auto"/>
      </w:divBdr>
    </w:div>
    <w:div w:id="1002313689">
      <w:bodyDiv w:val="1"/>
      <w:marLeft w:val="0"/>
      <w:marRight w:val="0"/>
      <w:marTop w:val="0"/>
      <w:marBottom w:val="0"/>
      <w:divBdr>
        <w:top w:val="none" w:sz="0" w:space="0" w:color="auto"/>
        <w:left w:val="none" w:sz="0" w:space="0" w:color="auto"/>
        <w:bottom w:val="none" w:sz="0" w:space="0" w:color="auto"/>
        <w:right w:val="none" w:sz="0" w:space="0" w:color="auto"/>
      </w:divBdr>
    </w:div>
    <w:div w:id="1003162612">
      <w:bodyDiv w:val="1"/>
      <w:marLeft w:val="0"/>
      <w:marRight w:val="0"/>
      <w:marTop w:val="0"/>
      <w:marBottom w:val="0"/>
      <w:divBdr>
        <w:top w:val="none" w:sz="0" w:space="0" w:color="auto"/>
        <w:left w:val="none" w:sz="0" w:space="0" w:color="auto"/>
        <w:bottom w:val="none" w:sz="0" w:space="0" w:color="auto"/>
        <w:right w:val="none" w:sz="0" w:space="0" w:color="auto"/>
      </w:divBdr>
    </w:div>
    <w:div w:id="1003513424">
      <w:bodyDiv w:val="1"/>
      <w:marLeft w:val="0"/>
      <w:marRight w:val="0"/>
      <w:marTop w:val="0"/>
      <w:marBottom w:val="0"/>
      <w:divBdr>
        <w:top w:val="none" w:sz="0" w:space="0" w:color="auto"/>
        <w:left w:val="none" w:sz="0" w:space="0" w:color="auto"/>
        <w:bottom w:val="none" w:sz="0" w:space="0" w:color="auto"/>
        <w:right w:val="none" w:sz="0" w:space="0" w:color="auto"/>
      </w:divBdr>
    </w:div>
    <w:div w:id="1003781545">
      <w:bodyDiv w:val="1"/>
      <w:marLeft w:val="0"/>
      <w:marRight w:val="0"/>
      <w:marTop w:val="0"/>
      <w:marBottom w:val="0"/>
      <w:divBdr>
        <w:top w:val="none" w:sz="0" w:space="0" w:color="auto"/>
        <w:left w:val="none" w:sz="0" w:space="0" w:color="auto"/>
        <w:bottom w:val="none" w:sz="0" w:space="0" w:color="auto"/>
        <w:right w:val="none" w:sz="0" w:space="0" w:color="auto"/>
      </w:divBdr>
    </w:div>
    <w:div w:id="1004474748">
      <w:bodyDiv w:val="1"/>
      <w:marLeft w:val="0"/>
      <w:marRight w:val="0"/>
      <w:marTop w:val="0"/>
      <w:marBottom w:val="0"/>
      <w:divBdr>
        <w:top w:val="none" w:sz="0" w:space="0" w:color="auto"/>
        <w:left w:val="none" w:sz="0" w:space="0" w:color="auto"/>
        <w:bottom w:val="none" w:sz="0" w:space="0" w:color="auto"/>
        <w:right w:val="none" w:sz="0" w:space="0" w:color="auto"/>
      </w:divBdr>
    </w:div>
    <w:div w:id="1007517411">
      <w:bodyDiv w:val="1"/>
      <w:marLeft w:val="0"/>
      <w:marRight w:val="0"/>
      <w:marTop w:val="0"/>
      <w:marBottom w:val="0"/>
      <w:divBdr>
        <w:top w:val="none" w:sz="0" w:space="0" w:color="auto"/>
        <w:left w:val="none" w:sz="0" w:space="0" w:color="auto"/>
        <w:bottom w:val="none" w:sz="0" w:space="0" w:color="auto"/>
        <w:right w:val="none" w:sz="0" w:space="0" w:color="auto"/>
      </w:divBdr>
    </w:div>
    <w:div w:id="1012222759">
      <w:bodyDiv w:val="1"/>
      <w:marLeft w:val="0"/>
      <w:marRight w:val="0"/>
      <w:marTop w:val="0"/>
      <w:marBottom w:val="0"/>
      <w:divBdr>
        <w:top w:val="none" w:sz="0" w:space="0" w:color="auto"/>
        <w:left w:val="none" w:sz="0" w:space="0" w:color="auto"/>
        <w:bottom w:val="none" w:sz="0" w:space="0" w:color="auto"/>
        <w:right w:val="none" w:sz="0" w:space="0" w:color="auto"/>
      </w:divBdr>
    </w:div>
    <w:div w:id="1012604788">
      <w:bodyDiv w:val="1"/>
      <w:marLeft w:val="0"/>
      <w:marRight w:val="0"/>
      <w:marTop w:val="0"/>
      <w:marBottom w:val="0"/>
      <w:divBdr>
        <w:top w:val="none" w:sz="0" w:space="0" w:color="auto"/>
        <w:left w:val="none" w:sz="0" w:space="0" w:color="auto"/>
        <w:bottom w:val="none" w:sz="0" w:space="0" w:color="auto"/>
        <w:right w:val="none" w:sz="0" w:space="0" w:color="auto"/>
      </w:divBdr>
    </w:div>
    <w:div w:id="1013997519">
      <w:bodyDiv w:val="1"/>
      <w:marLeft w:val="0"/>
      <w:marRight w:val="0"/>
      <w:marTop w:val="0"/>
      <w:marBottom w:val="0"/>
      <w:divBdr>
        <w:top w:val="none" w:sz="0" w:space="0" w:color="auto"/>
        <w:left w:val="none" w:sz="0" w:space="0" w:color="auto"/>
        <w:bottom w:val="none" w:sz="0" w:space="0" w:color="auto"/>
        <w:right w:val="none" w:sz="0" w:space="0" w:color="auto"/>
      </w:divBdr>
    </w:div>
    <w:div w:id="1014116734">
      <w:bodyDiv w:val="1"/>
      <w:marLeft w:val="0"/>
      <w:marRight w:val="0"/>
      <w:marTop w:val="0"/>
      <w:marBottom w:val="0"/>
      <w:divBdr>
        <w:top w:val="none" w:sz="0" w:space="0" w:color="auto"/>
        <w:left w:val="none" w:sz="0" w:space="0" w:color="auto"/>
        <w:bottom w:val="none" w:sz="0" w:space="0" w:color="auto"/>
        <w:right w:val="none" w:sz="0" w:space="0" w:color="auto"/>
      </w:divBdr>
    </w:div>
    <w:div w:id="1015233729">
      <w:bodyDiv w:val="1"/>
      <w:marLeft w:val="0"/>
      <w:marRight w:val="0"/>
      <w:marTop w:val="0"/>
      <w:marBottom w:val="0"/>
      <w:divBdr>
        <w:top w:val="none" w:sz="0" w:space="0" w:color="auto"/>
        <w:left w:val="none" w:sz="0" w:space="0" w:color="auto"/>
        <w:bottom w:val="none" w:sz="0" w:space="0" w:color="auto"/>
        <w:right w:val="none" w:sz="0" w:space="0" w:color="auto"/>
      </w:divBdr>
    </w:div>
    <w:div w:id="1015349333">
      <w:bodyDiv w:val="1"/>
      <w:marLeft w:val="0"/>
      <w:marRight w:val="0"/>
      <w:marTop w:val="0"/>
      <w:marBottom w:val="0"/>
      <w:divBdr>
        <w:top w:val="none" w:sz="0" w:space="0" w:color="auto"/>
        <w:left w:val="none" w:sz="0" w:space="0" w:color="auto"/>
        <w:bottom w:val="none" w:sz="0" w:space="0" w:color="auto"/>
        <w:right w:val="none" w:sz="0" w:space="0" w:color="auto"/>
      </w:divBdr>
    </w:div>
    <w:div w:id="1015956966">
      <w:bodyDiv w:val="1"/>
      <w:marLeft w:val="0"/>
      <w:marRight w:val="0"/>
      <w:marTop w:val="0"/>
      <w:marBottom w:val="0"/>
      <w:divBdr>
        <w:top w:val="none" w:sz="0" w:space="0" w:color="auto"/>
        <w:left w:val="none" w:sz="0" w:space="0" w:color="auto"/>
        <w:bottom w:val="none" w:sz="0" w:space="0" w:color="auto"/>
        <w:right w:val="none" w:sz="0" w:space="0" w:color="auto"/>
      </w:divBdr>
    </w:div>
    <w:div w:id="1019239024">
      <w:bodyDiv w:val="1"/>
      <w:marLeft w:val="0"/>
      <w:marRight w:val="0"/>
      <w:marTop w:val="0"/>
      <w:marBottom w:val="0"/>
      <w:divBdr>
        <w:top w:val="none" w:sz="0" w:space="0" w:color="auto"/>
        <w:left w:val="none" w:sz="0" w:space="0" w:color="auto"/>
        <w:bottom w:val="none" w:sz="0" w:space="0" w:color="auto"/>
        <w:right w:val="none" w:sz="0" w:space="0" w:color="auto"/>
      </w:divBdr>
    </w:div>
    <w:div w:id="1022822835">
      <w:bodyDiv w:val="1"/>
      <w:marLeft w:val="0"/>
      <w:marRight w:val="0"/>
      <w:marTop w:val="0"/>
      <w:marBottom w:val="0"/>
      <w:divBdr>
        <w:top w:val="none" w:sz="0" w:space="0" w:color="auto"/>
        <w:left w:val="none" w:sz="0" w:space="0" w:color="auto"/>
        <w:bottom w:val="none" w:sz="0" w:space="0" w:color="auto"/>
        <w:right w:val="none" w:sz="0" w:space="0" w:color="auto"/>
      </w:divBdr>
    </w:div>
    <w:div w:id="1026060989">
      <w:bodyDiv w:val="1"/>
      <w:marLeft w:val="0"/>
      <w:marRight w:val="0"/>
      <w:marTop w:val="0"/>
      <w:marBottom w:val="0"/>
      <w:divBdr>
        <w:top w:val="none" w:sz="0" w:space="0" w:color="auto"/>
        <w:left w:val="none" w:sz="0" w:space="0" w:color="auto"/>
        <w:bottom w:val="none" w:sz="0" w:space="0" w:color="auto"/>
        <w:right w:val="none" w:sz="0" w:space="0" w:color="auto"/>
      </w:divBdr>
    </w:div>
    <w:div w:id="1026954204">
      <w:bodyDiv w:val="1"/>
      <w:marLeft w:val="0"/>
      <w:marRight w:val="0"/>
      <w:marTop w:val="0"/>
      <w:marBottom w:val="0"/>
      <w:divBdr>
        <w:top w:val="none" w:sz="0" w:space="0" w:color="auto"/>
        <w:left w:val="none" w:sz="0" w:space="0" w:color="auto"/>
        <w:bottom w:val="none" w:sz="0" w:space="0" w:color="auto"/>
        <w:right w:val="none" w:sz="0" w:space="0" w:color="auto"/>
      </w:divBdr>
    </w:div>
    <w:div w:id="1029067172">
      <w:bodyDiv w:val="1"/>
      <w:marLeft w:val="0"/>
      <w:marRight w:val="0"/>
      <w:marTop w:val="0"/>
      <w:marBottom w:val="0"/>
      <w:divBdr>
        <w:top w:val="none" w:sz="0" w:space="0" w:color="auto"/>
        <w:left w:val="none" w:sz="0" w:space="0" w:color="auto"/>
        <w:bottom w:val="none" w:sz="0" w:space="0" w:color="auto"/>
        <w:right w:val="none" w:sz="0" w:space="0" w:color="auto"/>
      </w:divBdr>
    </w:div>
    <w:div w:id="1030183350">
      <w:bodyDiv w:val="1"/>
      <w:marLeft w:val="0"/>
      <w:marRight w:val="0"/>
      <w:marTop w:val="0"/>
      <w:marBottom w:val="0"/>
      <w:divBdr>
        <w:top w:val="none" w:sz="0" w:space="0" w:color="auto"/>
        <w:left w:val="none" w:sz="0" w:space="0" w:color="auto"/>
        <w:bottom w:val="none" w:sz="0" w:space="0" w:color="auto"/>
        <w:right w:val="none" w:sz="0" w:space="0" w:color="auto"/>
      </w:divBdr>
    </w:div>
    <w:div w:id="1031027996">
      <w:bodyDiv w:val="1"/>
      <w:marLeft w:val="0"/>
      <w:marRight w:val="0"/>
      <w:marTop w:val="0"/>
      <w:marBottom w:val="0"/>
      <w:divBdr>
        <w:top w:val="none" w:sz="0" w:space="0" w:color="auto"/>
        <w:left w:val="none" w:sz="0" w:space="0" w:color="auto"/>
        <w:bottom w:val="none" w:sz="0" w:space="0" w:color="auto"/>
        <w:right w:val="none" w:sz="0" w:space="0" w:color="auto"/>
      </w:divBdr>
    </w:div>
    <w:div w:id="1033045052">
      <w:bodyDiv w:val="1"/>
      <w:marLeft w:val="0"/>
      <w:marRight w:val="0"/>
      <w:marTop w:val="0"/>
      <w:marBottom w:val="0"/>
      <w:divBdr>
        <w:top w:val="none" w:sz="0" w:space="0" w:color="auto"/>
        <w:left w:val="none" w:sz="0" w:space="0" w:color="auto"/>
        <w:bottom w:val="none" w:sz="0" w:space="0" w:color="auto"/>
        <w:right w:val="none" w:sz="0" w:space="0" w:color="auto"/>
      </w:divBdr>
    </w:div>
    <w:div w:id="1033773321">
      <w:bodyDiv w:val="1"/>
      <w:marLeft w:val="0"/>
      <w:marRight w:val="0"/>
      <w:marTop w:val="0"/>
      <w:marBottom w:val="0"/>
      <w:divBdr>
        <w:top w:val="none" w:sz="0" w:space="0" w:color="auto"/>
        <w:left w:val="none" w:sz="0" w:space="0" w:color="auto"/>
        <w:bottom w:val="none" w:sz="0" w:space="0" w:color="auto"/>
        <w:right w:val="none" w:sz="0" w:space="0" w:color="auto"/>
      </w:divBdr>
    </w:div>
    <w:div w:id="1036277283">
      <w:bodyDiv w:val="1"/>
      <w:marLeft w:val="0"/>
      <w:marRight w:val="0"/>
      <w:marTop w:val="0"/>
      <w:marBottom w:val="0"/>
      <w:divBdr>
        <w:top w:val="none" w:sz="0" w:space="0" w:color="auto"/>
        <w:left w:val="none" w:sz="0" w:space="0" w:color="auto"/>
        <w:bottom w:val="none" w:sz="0" w:space="0" w:color="auto"/>
        <w:right w:val="none" w:sz="0" w:space="0" w:color="auto"/>
      </w:divBdr>
    </w:div>
    <w:div w:id="1036811671">
      <w:bodyDiv w:val="1"/>
      <w:marLeft w:val="0"/>
      <w:marRight w:val="0"/>
      <w:marTop w:val="0"/>
      <w:marBottom w:val="0"/>
      <w:divBdr>
        <w:top w:val="none" w:sz="0" w:space="0" w:color="auto"/>
        <w:left w:val="none" w:sz="0" w:space="0" w:color="auto"/>
        <w:bottom w:val="none" w:sz="0" w:space="0" w:color="auto"/>
        <w:right w:val="none" w:sz="0" w:space="0" w:color="auto"/>
      </w:divBdr>
    </w:div>
    <w:div w:id="1038775417">
      <w:bodyDiv w:val="1"/>
      <w:marLeft w:val="0"/>
      <w:marRight w:val="0"/>
      <w:marTop w:val="0"/>
      <w:marBottom w:val="0"/>
      <w:divBdr>
        <w:top w:val="none" w:sz="0" w:space="0" w:color="auto"/>
        <w:left w:val="none" w:sz="0" w:space="0" w:color="auto"/>
        <w:bottom w:val="none" w:sz="0" w:space="0" w:color="auto"/>
        <w:right w:val="none" w:sz="0" w:space="0" w:color="auto"/>
      </w:divBdr>
    </w:div>
    <w:div w:id="1039165082">
      <w:bodyDiv w:val="1"/>
      <w:marLeft w:val="0"/>
      <w:marRight w:val="0"/>
      <w:marTop w:val="0"/>
      <w:marBottom w:val="0"/>
      <w:divBdr>
        <w:top w:val="none" w:sz="0" w:space="0" w:color="auto"/>
        <w:left w:val="none" w:sz="0" w:space="0" w:color="auto"/>
        <w:bottom w:val="none" w:sz="0" w:space="0" w:color="auto"/>
        <w:right w:val="none" w:sz="0" w:space="0" w:color="auto"/>
      </w:divBdr>
    </w:div>
    <w:div w:id="1039403005">
      <w:bodyDiv w:val="1"/>
      <w:marLeft w:val="0"/>
      <w:marRight w:val="0"/>
      <w:marTop w:val="0"/>
      <w:marBottom w:val="0"/>
      <w:divBdr>
        <w:top w:val="none" w:sz="0" w:space="0" w:color="auto"/>
        <w:left w:val="none" w:sz="0" w:space="0" w:color="auto"/>
        <w:bottom w:val="none" w:sz="0" w:space="0" w:color="auto"/>
        <w:right w:val="none" w:sz="0" w:space="0" w:color="auto"/>
      </w:divBdr>
    </w:div>
    <w:div w:id="1040547186">
      <w:bodyDiv w:val="1"/>
      <w:marLeft w:val="0"/>
      <w:marRight w:val="0"/>
      <w:marTop w:val="0"/>
      <w:marBottom w:val="0"/>
      <w:divBdr>
        <w:top w:val="none" w:sz="0" w:space="0" w:color="auto"/>
        <w:left w:val="none" w:sz="0" w:space="0" w:color="auto"/>
        <w:bottom w:val="none" w:sz="0" w:space="0" w:color="auto"/>
        <w:right w:val="none" w:sz="0" w:space="0" w:color="auto"/>
      </w:divBdr>
    </w:div>
    <w:div w:id="1041245797">
      <w:bodyDiv w:val="1"/>
      <w:marLeft w:val="0"/>
      <w:marRight w:val="0"/>
      <w:marTop w:val="0"/>
      <w:marBottom w:val="0"/>
      <w:divBdr>
        <w:top w:val="none" w:sz="0" w:space="0" w:color="auto"/>
        <w:left w:val="none" w:sz="0" w:space="0" w:color="auto"/>
        <w:bottom w:val="none" w:sz="0" w:space="0" w:color="auto"/>
        <w:right w:val="none" w:sz="0" w:space="0" w:color="auto"/>
      </w:divBdr>
    </w:div>
    <w:div w:id="1043019528">
      <w:bodyDiv w:val="1"/>
      <w:marLeft w:val="0"/>
      <w:marRight w:val="0"/>
      <w:marTop w:val="0"/>
      <w:marBottom w:val="0"/>
      <w:divBdr>
        <w:top w:val="none" w:sz="0" w:space="0" w:color="auto"/>
        <w:left w:val="none" w:sz="0" w:space="0" w:color="auto"/>
        <w:bottom w:val="none" w:sz="0" w:space="0" w:color="auto"/>
        <w:right w:val="none" w:sz="0" w:space="0" w:color="auto"/>
      </w:divBdr>
    </w:div>
    <w:div w:id="1043556426">
      <w:bodyDiv w:val="1"/>
      <w:marLeft w:val="0"/>
      <w:marRight w:val="0"/>
      <w:marTop w:val="0"/>
      <w:marBottom w:val="0"/>
      <w:divBdr>
        <w:top w:val="none" w:sz="0" w:space="0" w:color="auto"/>
        <w:left w:val="none" w:sz="0" w:space="0" w:color="auto"/>
        <w:bottom w:val="none" w:sz="0" w:space="0" w:color="auto"/>
        <w:right w:val="none" w:sz="0" w:space="0" w:color="auto"/>
      </w:divBdr>
    </w:div>
    <w:div w:id="1045907802">
      <w:bodyDiv w:val="1"/>
      <w:marLeft w:val="0"/>
      <w:marRight w:val="0"/>
      <w:marTop w:val="0"/>
      <w:marBottom w:val="0"/>
      <w:divBdr>
        <w:top w:val="none" w:sz="0" w:space="0" w:color="auto"/>
        <w:left w:val="none" w:sz="0" w:space="0" w:color="auto"/>
        <w:bottom w:val="none" w:sz="0" w:space="0" w:color="auto"/>
        <w:right w:val="none" w:sz="0" w:space="0" w:color="auto"/>
      </w:divBdr>
    </w:div>
    <w:div w:id="1047100050">
      <w:bodyDiv w:val="1"/>
      <w:marLeft w:val="0"/>
      <w:marRight w:val="0"/>
      <w:marTop w:val="0"/>
      <w:marBottom w:val="0"/>
      <w:divBdr>
        <w:top w:val="none" w:sz="0" w:space="0" w:color="auto"/>
        <w:left w:val="none" w:sz="0" w:space="0" w:color="auto"/>
        <w:bottom w:val="none" w:sz="0" w:space="0" w:color="auto"/>
        <w:right w:val="none" w:sz="0" w:space="0" w:color="auto"/>
      </w:divBdr>
    </w:div>
    <w:div w:id="1050037676">
      <w:bodyDiv w:val="1"/>
      <w:marLeft w:val="0"/>
      <w:marRight w:val="0"/>
      <w:marTop w:val="0"/>
      <w:marBottom w:val="0"/>
      <w:divBdr>
        <w:top w:val="none" w:sz="0" w:space="0" w:color="auto"/>
        <w:left w:val="none" w:sz="0" w:space="0" w:color="auto"/>
        <w:bottom w:val="none" w:sz="0" w:space="0" w:color="auto"/>
        <w:right w:val="none" w:sz="0" w:space="0" w:color="auto"/>
      </w:divBdr>
    </w:div>
    <w:div w:id="1050423012">
      <w:bodyDiv w:val="1"/>
      <w:marLeft w:val="0"/>
      <w:marRight w:val="0"/>
      <w:marTop w:val="0"/>
      <w:marBottom w:val="0"/>
      <w:divBdr>
        <w:top w:val="none" w:sz="0" w:space="0" w:color="auto"/>
        <w:left w:val="none" w:sz="0" w:space="0" w:color="auto"/>
        <w:bottom w:val="none" w:sz="0" w:space="0" w:color="auto"/>
        <w:right w:val="none" w:sz="0" w:space="0" w:color="auto"/>
      </w:divBdr>
    </w:div>
    <w:div w:id="1052578887">
      <w:bodyDiv w:val="1"/>
      <w:marLeft w:val="0"/>
      <w:marRight w:val="0"/>
      <w:marTop w:val="0"/>
      <w:marBottom w:val="0"/>
      <w:divBdr>
        <w:top w:val="none" w:sz="0" w:space="0" w:color="auto"/>
        <w:left w:val="none" w:sz="0" w:space="0" w:color="auto"/>
        <w:bottom w:val="none" w:sz="0" w:space="0" w:color="auto"/>
        <w:right w:val="none" w:sz="0" w:space="0" w:color="auto"/>
      </w:divBdr>
    </w:div>
    <w:div w:id="1053698996">
      <w:bodyDiv w:val="1"/>
      <w:marLeft w:val="0"/>
      <w:marRight w:val="0"/>
      <w:marTop w:val="0"/>
      <w:marBottom w:val="0"/>
      <w:divBdr>
        <w:top w:val="none" w:sz="0" w:space="0" w:color="auto"/>
        <w:left w:val="none" w:sz="0" w:space="0" w:color="auto"/>
        <w:bottom w:val="none" w:sz="0" w:space="0" w:color="auto"/>
        <w:right w:val="none" w:sz="0" w:space="0" w:color="auto"/>
      </w:divBdr>
    </w:div>
    <w:div w:id="1056472428">
      <w:bodyDiv w:val="1"/>
      <w:marLeft w:val="0"/>
      <w:marRight w:val="0"/>
      <w:marTop w:val="0"/>
      <w:marBottom w:val="0"/>
      <w:divBdr>
        <w:top w:val="none" w:sz="0" w:space="0" w:color="auto"/>
        <w:left w:val="none" w:sz="0" w:space="0" w:color="auto"/>
        <w:bottom w:val="none" w:sz="0" w:space="0" w:color="auto"/>
        <w:right w:val="none" w:sz="0" w:space="0" w:color="auto"/>
      </w:divBdr>
    </w:div>
    <w:div w:id="1060372810">
      <w:bodyDiv w:val="1"/>
      <w:marLeft w:val="0"/>
      <w:marRight w:val="0"/>
      <w:marTop w:val="0"/>
      <w:marBottom w:val="0"/>
      <w:divBdr>
        <w:top w:val="none" w:sz="0" w:space="0" w:color="auto"/>
        <w:left w:val="none" w:sz="0" w:space="0" w:color="auto"/>
        <w:bottom w:val="none" w:sz="0" w:space="0" w:color="auto"/>
        <w:right w:val="none" w:sz="0" w:space="0" w:color="auto"/>
      </w:divBdr>
    </w:div>
    <w:div w:id="1060441236">
      <w:bodyDiv w:val="1"/>
      <w:marLeft w:val="0"/>
      <w:marRight w:val="0"/>
      <w:marTop w:val="0"/>
      <w:marBottom w:val="0"/>
      <w:divBdr>
        <w:top w:val="none" w:sz="0" w:space="0" w:color="auto"/>
        <w:left w:val="none" w:sz="0" w:space="0" w:color="auto"/>
        <w:bottom w:val="none" w:sz="0" w:space="0" w:color="auto"/>
        <w:right w:val="none" w:sz="0" w:space="0" w:color="auto"/>
      </w:divBdr>
    </w:div>
    <w:div w:id="1060712363">
      <w:bodyDiv w:val="1"/>
      <w:marLeft w:val="0"/>
      <w:marRight w:val="0"/>
      <w:marTop w:val="0"/>
      <w:marBottom w:val="0"/>
      <w:divBdr>
        <w:top w:val="none" w:sz="0" w:space="0" w:color="auto"/>
        <w:left w:val="none" w:sz="0" w:space="0" w:color="auto"/>
        <w:bottom w:val="none" w:sz="0" w:space="0" w:color="auto"/>
        <w:right w:val="none" w:sz="0" w:space="0" w:color="auto"/>
      </w:divBdr>
    </w:div>
    <w:div w:id="1062408052">
      <w:bodyDiv w:val="1"/>
      <w:marLeft w:val="0"/>
      <w:marRight w:val="0"/>
      <w:marTop w:val="0"/>
      <w:marBottom w:val="0"/>
      <w:divBdr>
        <w:top w:val="none" w:sz="0" w:space="0" w:color="auto"/>
        <w:left w:val="none" w:sz="0" w:space="0" w:color="auto"/>
        <w:bottom w:val="none" w:sz="0" w:space="0" w:color="auto"/>
        <w:right w:val="none" w:sz="0" w:space="0" w:color="auto"/>
      </w:divBdr>
    </w:div>
    <w:div w:id="1063141276">
      <w:bodyDiv w:val="1"/>
      <w:marLeft w:val="0"/>
      <w:marRight w:val="0"/>
      <w:marTop w:val="0"/>
      <w:marBottom w:val="0"/>
      <w:divBdr>
        <w:top w:val="none" w:sz="0" w:space="0" w:color="auto"/>
        <w:left w:val="none" w:sz="0" w:space="0" w:color="auto"/>
        <w:bottom w:val="none" w:sz="0" w:space="0" w:color="auto"/>
        <w:right w:val="none" w:sz="0" w:space="0" w:color="auto"/>
      </w:divBdr>
    </w:div>
    <w:div w:id="1065759163">
      <w:bodyDiv w:val="1"/>
      <w:marLeft w:val="0"/>
      <w:marRight w:val="0"/>
      <w:marTop w:val="0"/>
      <w:marBottom w:val="0"/>
      <w:divBdr>
        <w:top w:val="none" w:sz="0" w:space="0" w:color="auto"/>
        <w:left w:val="none" w:sz="0" w:space="0" w:color="auto"/>
        <w:bottom w:val="none" w:sz="0" w:space="0" w:color="auto"/>
        <w:right w:val="none" w:sz="0" w:space="0" w:color="auto"/>
      </w:divBdr>
    </w:div>
    <w:div w:id="1068069734">
      <w:bodyDiv w:val="1"/>
      <w:marLeft w:val="0"/>
      <w:marRight w:val="0"/>
      <w:marTop w:val="0"/>
      <w:marBottom w:val="0"/>
      <w:divBdr>
        <w:top w:val="none" w:sz="0" w:space="0" w:color="auto"/>
        <w:left w:val="none" w:sz="0" w:space="0" w:color="auto"/>
        <w:bottom w:val="none" w:sz="0" w:space="0" w:color="auto"/>
        <w:right w:val="none" w:sz="0" w:space="0" w:color="auto"/>
      </w:divBdr>
    </w:div>
    <w:div w:id="1070662273">
      <w:bodyDiv w:val="1"/>
      <w:marLeft w:val="0"/>
      <w:marRight w:val="0"/>
      <w:marTop w:val="0"/>
      <w:marBottom w:val="0"/>
      <w:divBdr>
        <w:top w:val="none" w:sz="0" w:space="0" w:color="auto"/>
        <w:left w:val="none" w:sz="0" w:space="0" w:color="auto"/>
        <w:bottom w:val="none" w:sz="0" w:space="0" w:color="auto"/>
        <w:right w:val="none" w:sz="0" w:space="0" w:color="auto"/>
      </w:divBdr>
    </w:div>
    <w:div w:id="1070807033">
      <w:bodyDiv w:val="1"/>
      <w:marLeft w:val="0"/>
      <w:marRight w:val="0"/>
      <w:marTop w:val="0"/>
      <w:marBottom w:val="0"/>
      <w:divBdr>
        <w:top w:val="none" w:sz="0" w:space="0" w:color="auto"/>
        <w:left w:val="none" w:sz="0" w:space="0" w:color="auto"/>
        <w:bottom w:val="none" w:sz="0" w:space="0" w:color="auto"/>
        <w:right w:val="none" w:sz="0" w:space="0" w:color="auto"/>
      </w:divBdr>
    </w:div>
    <w:div w:id="1071007380">
      <w:bodyDiv w:val="1"/>
      <w:marLeft w:val="0"/>
      <w:marRight w:val="0"/>
      <w:marTop w:val="0"/>
      <w:marBottom w:val="0"/>
      <w:divBdr>
        <w:top w:val="none" w:sz="0" w:space="0" w:color="auto"/>
        <w:left w:val="none" w:sz="0" w:space="0" w:color="auto"/>
        <w:bottom w:val="none" w:sz="0" w:space="0" w:color="auto"/>
        <w:right w:val="none" w:sz="0" w:space="0" w:color="auto"/>
      </w:divBdr>
    </w:div>
    <w:div w:id="1071386797">
      <w:bodyDiv w:val="1"/>
      <w:marLeft w:val="0"/>
      <w:marRight w:val="0"/>
      <w:marTop w:val="0"/>
      <w:marBottom w:val="0"/>
      <w:divBdr>
        <w:top w:val="none" w:sz="0" w:space="0" w:color="auto"/>
        <w:left w:val="none" w:sz="0" w:space="0" w:color="auto"/>
        <w:bottom w:val="none" w:sz="0" w:space="0" w:color="auto"/>
        <w:right w:val="none" w:sz="0" w:space="0" w:color="auto"/>
      </w:divBdr>
    </w:div>
    <w:div w:id="1071468282">
      <w:bodyDiv w:val="1"/>
      <w:marLeft w:val="0"/>
      <w:marRight w:val="0"/>
      <w:marTop w:val="0"/>
      <w:marBottom w:val="0"/>
      <w:divBdr>
        <w:top w:val="none" w:sz="0" w:space="0" w:color="auto"/>
        <w:left w:val="none" w:sz="0" w:space="0" w:color="auto"/>
        <w:bottom w:val="none" w:sz="0" w:space="0" w:color="auto"/>
        <w:right w:val="none" w:sz="0" w:space="0" w:color="auto"/>
      </w:divBdr>
    </w:div>
    <w:div w:id="1081104364">
      <w:bodyDiv w:val="1"/>
      <w:marLeft w:val="0"/>
      <w:marRight w:val="0"/>
      <w:marTop w:val="0"/>
      <w:marBottom w:val="0"/>
      <w:divBdr>
        <w:top w:val="none" w:sz="0" w:space="0" w:color="auto"/>
        <w:left w:val="none" w:sz="0" w:space="0" w:color="auto"/>
        <w:bottom w:val="none" w:sz="0" w:space="0" w:color="auto"/>
        <w:right w:val="none" w:sz="0" w:space="0" w:color="auto"/>
      </w:divBdr>
    </w:div>
    <w:div w:id="1081291513">
      <w:bodyDiv w:val="1"/>
      <w:marLeft w:val="0"/>
      <w:marRight w:val="0"/>
      <w:marTop w:val="0"/>
      <w:marBottom w:val="0"/>
      <w:divBdr>
        <w:top w:val="none" w:sz="0" w:space="0" w:color="auto"/>
        <w:left w:val="none" w:sz="0" w:space="0" w:color="auto"/>
        <w:bottom w:val="none" w:sz="0" w:space="0" w:color="auto"/>
        <w:right w:val="none" w:sz="0" w:space="0" w:color="auto"/>
      </w:divBdr>
    </w:div>
    <w:div w:id="1083526750">
      <w:bodyDiv w:val="1"/>
      <w:marLeft w:val="0"/>
      <w:marRight w:val="0"/>
      <w:marTop w:val="0"/>
      <w:marBottom w:val="0"/>
      <w:divBdr>
        <w:top w:val="none" w:sz="0" w:space="0" w:color="auto"/>
        <w:left w:val="none" w:sz="0" w:space="0" w:color="auto"/>
        <w:bottom w:val="none" w:sz="0" w:space="0" w:color="auto"/>
        <w:right w:val="none" w:sz="0" w:space="0" w:color="auto"/>
      </w:divBdr>
    </w:div>
    <w:div w:id="1084034122">
      <w:bodyDiv w:val="1"/>
      <w:marLeft w:val="0"/>
      <w:marRight w:val="0"/>
      <w:marTop w:val="0"/>
      <w:marBottom w:val="0"/>
      <w:divBdr>
        <w:top w:val="none" w:sz="0" w:space="0" w:color="auto"/>
        <w:left w:val="none" w:sz="0" w:space="0" w:color="auto"/>
        <w:bottom w:val="none" w:sz="0" w:space="0" w:color="auto"/>
        <w:right w:val="none" w:sz="0" w:space="0" w:color="auto"/>
      </w:divBdr>
    </w:div>
    <w:div w:id="1084913527">
      <w:bodyDiv w:val="1"/>
      <w:marLeft w:val="0"/>
      <w:marRight w:val="0"/>
      <w:marTop w:val="0"/>
      <w:marBottom w:val="0"/>
      <w:divBdr>
        <w:top w:val="none" w:sz="0" w:space="0" w:color="auto"/>
        <w:left w:val="none" w:sz="0" w:space="0" w:color="auto"/>
        <w:bottom w:val="none" w:sz="0" w:space="0" w:color="auto"/>
        <w:right w:val="none" w:sz="0" w:space="0" w:color="auto"/>
      </w:divBdr>
    </w:div>
    <w:div w:id="1088162675">
      <w:bodyDiv w:val="1"/>
      <w:marLeft w:val="0"/>
      <w:marRight w:val="0"/>
      <w:marTop w:val="0"/>
      <w:marBottom w:val="0"/>
      <w:divBdr>
        <w:top w:val="none" w:sz="0" w:space="0" w:color="auto"/>
        <w:left w:val="none" w:sz="0" w:space="0" w:color="auto"/>
        <w:bottom w:val="none" w:sz="0" w:space="0" w:color="auto"/>
        <w:right w:val="none" w:sz="0" w:space="0" w:color="auto"/>
      </w:divBdr>
    </w:div>
    <w:div w:id="1095712596">
      <w:bodyDiv w:val="1"/>
      <w:marLeft w:val="0"/>
      <w:marRight w:val="0"/>
      <w:marTop w:val="0"/>
      <w:marBottom w:val="0"/>
      <w:divBdr>
        <w:top w:val="none" w:sz="0" w:space="0" w:color="auto"/>
        <w:left w:val="none" w:sz="0" w:space="0" w:color="auto"/>
        <w:bottom w:val="none" w:sz="0" w:space="0" w:color="auto"/>
        <w:right w:val="none" w:sz="0" w:space="0" w:color="auto"/>
      </w:divBdr>
    </w:div>
    <w:div w:id="1099134498">
      <w:bodyDiv w:val="1"/>
      <w:marLeft w:val="0"/>
      <w:marRight w:val="0"/>
      <w:marTop w:val="0"/>
      <w:marBottom w:val="0"/>
      <w:divBdr>
        <w:top w:val="none" w:sz="0" w:space="0" w:color="auto"/>
        <w:left w:val="none" w:sz="0" w:space="0" w:color="auto"/>
        <w:bottom w:val="none" w:sz="0" w:space="0" w:color="auto"/>
        <w:right w:val="none" w:sz="0" w:space="0" w:color="auto"/>
      </w:divBdr>
    </w:div>
    <w:div w:id="1102267636">
      <w:bodyDiv w:val="1"/>
      <w:marLeft w:val="0"/>
      <w:marRight w:val="0"/>
      <w:marTop w:val="0"/>
      <w:marBottom w:val="0"/>
      <w:divBdr>
        <w:top w:val="none" w:sz="0" w:space="0" w:color="auto"/>
        <w:left w:val="none" w:sz="0" w:space="0" w:color="auto"/>
        <w:bottom w:val="none" w:sz="0" w:space="0" w:color="auto"/>
        <w:right w:val="none" w:sz="0" w:space="0" w:color="auto"/>
      </w:divBdr>
    </w:div>
    <w:div w:id="1106467878">
      <w:bodyDiv w:val="1"/>
      <w:marLeft w:val="0"/>
      <w:marRight w:val="0"/>
      <w:marTop w:val="0"/>
      <w:marBottom w:val="0"/>
      <w:divBdr>
        <w:top w:val="none" w:sz="0" w:space="0" w:color="auto"/>
        <w:left w:val="none" w:sz="0" w:space="0" w:color="auto"/>
        <w:bottom w:val="none" w:sz="0" w:space="0" w:color="auto"/>
        <w:right w:val="none" w:sz="0" w:space="0" w:color="auto"/>
      </w:divBdr>
    </w:div>
    <w:div w:id="1108282667">
      <w:bodyDiv w:val="1"/>
      <w:marLeft w:val="0"/>
      <w:marRight w:val="0"/>
      <w:marTop w:val="0"/>
      <w:marBottom w:val="0"/>
      <w:divBdr>
        <w:top w:val="none" w:sz="0" w:space="0" w:color="auto"/>
        <w:left w:val="none" w:sz="0" w:space="0" w:color="auto"/>
        <w:bottom w:val="none" w:sz="0" w:space="0" w:color="auto"/>
        <w:right w:val="none" w:sz="0" w:space="0" w:color="auto"/>
      </w:divBdr>
    </w:div>
    <w:div w:id="1108621820">
      <w:bodyDiv w:val="1"/>
      <w:marLeft w:val="0"/>
      <w:marRight w:val="0"/>
      <w:marTop w:val="0"/>
      <w:marBottom w:val="0"/>
      <w:divBdr>
        <w:top w:val="none" w:sz="0" w:space="0" w:color="auto"/>
        <w:left w:val="none" w:sz="0" w:space="0" w:color="auto"/>
        <w:bottom w:val="none" w:sz="0" w:space="0" w:color="auto"/>
        <w:right w:val="none" w:sz="0" w:space="0" w:color="auto"/>
      </w:divBdr>
    </w:div>
    <w:div w:id="1109861078">
      <w:bodyDiv w:val="1"/>
      <w:marLeft w:val="0"/>
      <w:marRight w:val="0"/>
      <w:marTop w:val="0"/>
      <w:marBottom w:val="0"/>
      <w:divBdr>
        <w:top w:val="none" w:sz="0" w:space="0" w:color="auto"/>
        <w:left w:val="none" w:sz="0" w:space="0" w:color="auto"/>
        <w:bottom w:val="none" w:sz="0" w:space="0" w:color="auto"/>
        <w:right w:val="none" w:sz="0" w:space="0" w:color="auto"/>
      </w:divBdr>
    </w:div>
    <w:div w:id="1112166114">
      <w:bodyDiv w:val="1"/>
      <w:marLeft w:val="0"/>
      <w:marRight w:val="0"/>
      <w:marTop w:val="0"/>
      <w:marBottom w:val="0"/>
      <w:divBdr>
        <w:top w:val="none" w:sz="0" w:space="0" w:color="auto"/>
        <w:left w:val="none" w:sz="0" w:space="0" w:color="auto"/>
        <w:bottom w:val="none" w:sz="0" w:space="0" w:color="auto"/>
        <w:right w:val="none" w:sz="0" w:space="0" w:color="auto"/>
      </w:divBdr>
    </w:div>
    <w:div w:id="1114210064">
      <w:bodyDiv w:val="1"/>
      <w:marLeft w:val="0"/>
      <w:marRight w:val="0"/>
      <w:marTop w:val="0"/>
      <w:marBottom w:val="0"/>
      <w:divBdr>
        <w:top w:val="none" w:sz="0" w:space="0" w:color="auto"/>
        <w:left w:val="none" w:sz="0" w:space="0" w:color="auto"/>
        <w:bottom w:val="none" w:sz="0" w:space="0" w:color="auto"/>
        <w:right w:val="none" w:sz="0" w:space="0" w:color="auto"/>
      </w:divBdr>
    </w:div>
    <w:div w:id="1115052598">
      <w:bodyDiv w:val="1"/>
      <w:marLeft w:val="0"/>
      <w:marRight w:val="0"/>
      <w:marTop w:val="0"/>
      <w:marBottom w:val="0"/>
      <w:divBdr>
        <w:top w:val="none" w:sz="0" w:space="0" w:color="auto"/>
        <w:left w:val="none" w:sz="0" w:space="0" w:color="auto"/>
        <w:bottom w:val="none" w:sz="0" w:space="0" w:color="auto"/>
        <w:right w:val="none" w:sz="0" w:space="0" w:color="auto"/>
      </w:divBdr>
    </w:div>
    <w:div w:id="1117214766">
      <w:bodyDiv w:val="1"/>
      <w:marLeft w:val="0"/>
      <w:marRight w:val="0"/>
      <w:marTop w:val="0"/>
      <w:marBottom w:val="0"/>
      <w:divBdr>
        <w:top w:val="none" w:sz="0" w:space="0" w:color="auto"/>
        <w:left w:val="none" w:sz="0" w:space="0" w:color="auto"/>
        <w:bottom w:val="none" w:sz="0" w:space="0" w:color="auto"/>
        <w:right w:val="none" w:sz="0" w:space="0" w:color="auto"/>
      </w:divBdr>
    </w:div>
    <w:div w:id="1117799023">
      <w:bodyDiv w:val="1"/>
      <w:marLeft w:val="0"/>
      <w:marRight w:val="0"/>
      <w:marTop w:val="0"/>
      <w:marBottom w:val="0"/>
      <w:divBdr>
        <w:top w:val="none" w:sz="0" w:space="0" w:color="auto"/>
        <w:left w:val="none" w:sz="0" w:space="0" w:color="auto"/>
        <w:bottom w:val="none" w:sz="0" w:space="0" w:color="auto"/>
        <w:right w:val="none" w:sz="0" w:space="0" w:color="auto"/>
      </w:divBdr>
    </w:div>
    <w:div w:id="1117867264">
      <w:bodyDiv w:val="1"/>
      <w:marLeft w:val="0"/>
      <w:marRight w:val="0"/>
      <w:marTop w:val="0"/>
      <w:marBottom w:val="0"/>
      <w:divBdr>
        <w:top w:val="none" w:sz="0" w:space="0" w:color="auto"/>
        <w:left w:val="none" w:sz="0" w:space="0" w:color="auto"/>
        <w:bottom w:val="none" w:sz="0" w:space="0" w:color="auto"/>
        <w:right w:val="none" w:sz="0" w:space="0" w:color="auto"/>
      </w:divBdr>
    </w:div>
    <w:div w:id="1117944820">
      <w:bodyDiv w:val="1"/>
      <w:marLeft w:val="0"/>
      <w:marRight w:val="0"/>
      <w:marTop w:val="0"/>
      <w:marBottom w:val="0"/>
      <w:divBdr>
        <w:top w:val="none" w:sz="0" w:space="0" w:color="auto"/>
        <w:left w:val="none" w:sz="0" w:space="0" w:color="auto"/>
        <w:bottom w:val="none" w:sz="0" w:space="0" w:color="auto"/>
        <w:right w:val="none" w:sz="0" w:space="0" w:color="auto"/>
      </w:divBdr>
    </w:div>
    <w:div w:id="1118722365">
      <w:bodyDiv w:val="1"/>
      <w:marLeft w:val="0"/>
      <w:marRight w:val="0"/>
      <w:marTop w:val="0"/>
      <w:marBottom w:val="0"/>
      <w:divBdr>
        <w:top w:val="none" w:sz="0" w:space="0" w:color="auto"/>
        <w:left w:val="none" w:sz="0" w:space="0" w:color="auto"/>
        <w:bottom w:val="none" w:sz="0" w:space="0" w:color="auto"/>
        <w:right w:val="none" w:sz="0" w:space="0" w:color="auto"/>
      </w:divBdr>
    </w:div>
    <w:div w:id="1128082205">
      <w:bodyDiv w:val="1"/>
      <w:marLeft w:val="0"/>
      <w:marRight w:val="0"/>
      <w:marTop w:val="0"/>
      <w:marBottom w:val="0"/>
      <w:divBdr>
        <w:top w:val="none" w:sz="0" w:space="0" w:color="auto"/>
        <w:left w:val="none" w:sz="0" w:space="0" w:color="auto"/>
        <w:bottom w:val="none" w:sz="0" w:space="0" w:color="auto"/>
        <w:right w:val="none" w:sz="0" w:space="0" w:color="auto"/>
      </w:divBdr>
    </w:div>
    <w:div w:id="1128742598">
      <w:bodyDiv w:val="1"/>
      <w:marLeft w:val="0"/>
      <w:marRight w:val="0"/>
      <w:marTop w:val="0"/>
      <w:marBottom w:val="0"/>
      <w:divBdr>
        <w:top w:val="none" w:sz="0" w:space="0" w:color="auto"/>
        <w:left w:val="none" w:sz="0" w:space="0" w:color="auto"/>
        <w:bottom w:val="none" w:sz="0" w:space="0" w:color="auto"/>
        <w:right w:val="none" w:sz="0" w:space="0" w:color="auto"/>
      </w:divBdr>
    </w:div>
    <w:div w:id="1129518496">
      <w:bodyDiv w:val="1"/>
      <w:marLeft w:val="0"/>
      <w:marRight w:val="0"/>
      <w:marTop w:val="0"/>
      <w:marBottom w:val="0"/>
      <w:divBdr>
        <w:top w:val="none" w:sz="0" w:space="0" w:color="auto"/>
        <w:left w:val="none" w:sz="0" w:space="0" w:color="auto"/>
        <w:bottom w:val="none" w:sz="0" w:space="0" w:color="auto"/>
        <w:right w:val="none" w:sz="0" w:space="0" w:color="auto"/>
      </w:divBdr>
    </w:div>
    <w:div w:id="1130510367">
      <w:bodyDiv w:val="1"/>
      <w:marLeft w:val="0"/>
      <w:marRight w:val="0"/>
      <w:marTop w:val="0"/>
      <w:marBottom w:val="0"/>
      <w:divBdr>
        <w:top w:val="none" w:sz="0" w:space="0" w:color="auto"/>
        <w:left w:val="none" w:sz="0" w:space="0" w:color="auto"/>
        <w:bottom w:val="none" w:sz="0" w:space="0" w:color="auto"/>
        <w:right w:val="none" w:sz="0" w:space="0" w:color="auto"/>
      </w:divBdr>
    </w:div>
    <w:div w:id="1131441392">
      <w:bodyDiv w:val="1"/>
      <w:marLeft w:val="0"/>
      <w:marRight w:val="0"/>
      <w:marTop w:val="0"/>
      <w:marBottom w:val="0"/>
      <w:divBdr>
        <w:top w:val="none" w:sz="0" w:space="0" w:color="auto"/>
        <w:left w:val="none" w:sz="0" w:space="0" w:color="auto"/>
        <w:bottom w:val="none" w:sz="0" w:space="0" w:color="auto"/>
        <w:right w:val="none" w:sz="0" w:space="0" w:color="auto"/>
      </w:divBdr>
    </w:div>
    <w:div w:id="1132822082">
      <w:bodyDiv w:val="1"/>
      <w:marLeft w:val="0"/>
      <w:marRight w:val="0"/>
      <w:marTop w:val="0"/>
      <w:marBottom w:val="0"/>
      <w:divBdr>
        <w:top w:val="none" w:sz="0" w:space="0" w:color="auto"/>
        <w:left w:val="none" w:sz="0" w:space="0" w:color="auto"/>
        <w:bottom w:val="none" w:sz="0" w:space="0" w:color="auto"/>
        <w:right w:val="none" w:sz="0" w:space="0" w:color="auto"/>
      </w:divBdr>
    </w:div>
    <w:div w:id="1138038628">
      <w:bodyDiv w:val="1"/>
      <w:marLeft w:val="0"/>
      <w:marRight w:val="0"/>
      <w:marTop w:val="0"/>
      <w:marBottom w:val="0"/>
      <w:divBdr>
        <w:top w:val="none" w:sz="0" w:space="0" w:color="auto"/>
        <w:left w:val="none" w:sz="0" w:space="0" w:color="auto"/>
        <w:bottom w:val="none" w:sz="0" w:space="0" w:color="auto"/>
        <w:right w:val="none" w:sz="0" w:space="0" w:color="auto"/>
      </w:divBdr>
    </w:div>
    <w:div w:id="1140995777">
      <w:bodyDiv w:val="1"/>
      <w:marLeft w:val="0"/>
      <w:marRight w:val="0"/>
      <w:marTop w:val="0"/>
      <w:marBottom w:val="0"/>
      <w:divBdr>
        <w:top w:val="none" w:sz="0" w:space="0" w:color="auto"/>
        <w:left w:val="none" w:sz="0" w:space="0" w:color="auto"/>
        <w:bottom w:val="none" w:sz="0" w:space="0" w:color="auto"/>
        <w:right w:val="none" w:sz="0" w:space="0" w:color="auto"/>
      </w:divBdr>
    </w:div>
    <w:div w:id="1142230135">
      <w:bodyDiv w:val="1"/>
      <w:marLeft w:val="0"/>
      <w:marRight w:val="0"/>
      <w:marTop w:val="0"/>
      <w:marBottom w:val="0"/>
      <w:divBdr>
        <w:top w:val="none" w:sz="0" w:space="0" w:color="auto"/>
        <w:left w:val="none" w:sz="0" w:space="0" w:color="auto"/>
        <w:bottom w:val="none" w:sz="0" w:space="0" w:color="auto"/>
        <w:right w:val="none" w:sz="0" w:space="0" w:color="auto"/>
      </w:divBdr>
    </w:div>
    <w:div w:id="1143081095">
      <w:bodyDiv w:val="1"/>
      <w:marLeft w:val="0"/>
      <w:marRight w:val="0"/>
      <w:marTop w:val="0"/>
      <w:marBottom w:val="0"/>
      <w:divBdr>
        <w:top w:val="none" w:sz="0" w:space="0" w:color="auto"/>
        <w:left w:val="none" w:sz="0" w:space="0" w:color="auto"/>
        <w:bottom w:val="none" w:sz="0" w:space="0" w:color="auto"/>
        <w:right w:val="none" w:sz="0" w:space="0" w:color="auto"/>
      </w:divBdr>
    </w:div>
    <w:div w:id="1144539349">
      <w:bodyDiv w:val="1"/>
      <w:marLeft w:val="0"/>
      <w:marRight w:val="0"/>
      <w:marTop w:val="0"/>
      <w:marBottom w:val="0"/>
      <w:divBdr>
        <w:top w:val="none" w:sz="0" w:space="0" w:color="auto"/>
        <w:left w:val="none" w:sz="0" w:space="0" w:color="auto"/>
        <w:bottom w:val="none" w:sz="0" w:space="0" w:color="auto"/>
        <w:right w:val="none" w:sz="0" w:space="0" w:color="auto"/>
      </w:divBdr>
    </w:div>
    <w:div w:id="1146974340">
      <w:bodyDiv w:val="1"/>
      <w:marLeft w:val="0"/>
      <w:marRight w:val="0"/>
      <w:marTop w:val="0"/>
      <w:marBottom w:val="0"/>
      <w:divBdr>
        <w:top w:val="none" w:sz="0" w:space="0" w:color="auto"/>
        <w:left w:val="none" w:sz="0" w:space="0" w:color="auto"/>
        <w:bottom w:val="none" w:sz="0" w:space="0" w:color="auto"/>
        <w:right w:val="none" w:sz="0" w:space="0" w:color="auto"/>
      </w:divBdr>
    </w:div>
    <w:div w:id="1149832878">
      <w:bodyDiv w:val="1"/>
      <w:marLeft w:val="0"/>
      <w:marRight w:val="0"/>
      <w:marTop w:val="0"/>
      <w:marBottom w:val="0"/>
      <w:divBdr>
        <w:top w:val="none" w:sz="0" w:space="0" w:color="auto"/>
        <w:left w:val="none" w:sz="0" w:space="0" w:color="auto"/>
        <w:bottom w:val="none" w:sz="0" w:space="0" w:color="auto"/>
        <w:right w:val="none" w:sz="0" w:space="0" w:color="auto"/>
      </w:divBdr>
    </w:div>
    <w:div w:id="1150903766">
      <w:bodyDiv w:val="1"/>
      <w:marLeft w:val="0"/>
      <w:marRight w:val="0"/>
      <w:marTop w:val="0"/>
      <w:marBottom w:val="0"/>
      <w:divBdr>
        <w:top w:val="none" w:sz="0" w:space="0" w:color="auto"/>
        <w:left w:val="none" w:sz="0" w:space="0" w:color="auto"/>
        <w:bottom w:val="none" w:sz="0" w:space="0" w:color="auto"/>
        <w:right w:val="none" w:sz="0" w:space="0" w:color="auto"/>
      </w:divBdr>
    </w:div>
    <w:div w:id="1156654208">
      <w:bodyDiv w:val="1"/>
      <w:marLeft w:val="0"/>
      <w:marRight w:val="0"/>
      <w:marTop w:val="0"/>
      <w:marBottom w:val="0"/>
      <w:divBdr>
        <w:top w:val="none" w:sz="0" w:space="0" w:color="auto"/>
        <w:left w:val="none" w:sz="0" w:space="0" w:color="auto"/>
        <w:bottom w:val="none" w:sz="0" w:space="0" w:color="auto"/>
        <w:right w:val="none" w:sz="0" w:space="0" w:color="auto"/>
      </w:divBdr>
    </w:div>
    <w:div w:id="1157184868">
      <w:bodyDiv w:val="1"/>
      <w:marLeft w:val="0"/>
      <w:marRight w:val="0"/>
      <w:marTop w:val="0"/>
      <w:marBottom w:val="0"/>
      <w:divBdr>
        <w:top w:val="none" w:sz="0" w:space="0" w:color="auto"/>
        <w:left w:val="none" w:sz="0" w:space="0" w:color="auto"/>
        <w:bottom w:val="none" w:sz="0" w:space="0" w:color="auto"/>
        <w:right w:val="none" w:sz="0" w:space="0" w:color="auto"/>
      </w:divBdr>
    </w:div>
    <w:div w:id="1157920414">
      <w:bodyDiv w:val="1"/>
      <w:marLeft w:val="0"/>
      <w:marRight w:val="0"/>
      <w:marTop w:val="0"/>
      <w:marBottom w:val="0"/>
      <w:divBdr>
        <w:top w:val="none" w:sz="0" w:space="0" w:color="auto"/>
        <w:left w:val="none" w:sz="0" w:space="0" w:color="auto"/>
        <w:bottom w:val="none" w:sz="0" w:space="0" w:color="auto"/>
        <w:right w:val="none" w:sz="0" w:space="0" w:color="auto"/>
      </w:divBdr>
    </w:div>
    <w:div w:id="1158421756">
      <w:bodyDiv w:val="1"/>
      <w:marLeft w:val="0"/>
      <w:marRight w:val="0"/>
      <w:marTop w:val="0"/>
      <w:marBottom w:val="0"/>
      <w:divBdr>
        <w:top w:val="none" w:sz="0" w:space="0" w:color="auto"/>
        <w:left w:val="none" w:sz="0" w:space="0" w:color="auto"/>
        <w:bottom w:val="none" w:sz="0" w:space="0" w:color="auto"/>
        <w:right w:val="none" w:sz="0" w:space="0" w:color="auto"/>
      </w:divBdr>
    </w:div>
    <w:div w:id="1159270202">
      <w:bodyDiv w:val="1"/>
      <w:marLeft w:val="0"/>
      <w:marRight w:val="0"/>
      <w:marTop w:val="0"/>
      <w:marBottom w:val="0"/>
      <w:divBdr>
        <w:top w:val="none" w:sz="0" w:space="0" w:color="auto"/>
        <w:left w:val="none" w:sz="0" w:space="0" w:color="auto"/>
        <w:bottom w:val="none" w:sz="0" w:space="0" w:color="auto"/>
        <w:right w:val="none" w:sz="0" w:space="0" w:color="auto"/>
      </w:divBdr>
    </w:div>
    <w:div w:id="1166048322">
      <w:bodyDiv w:val="1"/>
      <w:marLeft w:val="0"/>
      <w:marRight w:val="0"/>
      <w:marTop w:val="0"/>
      <w:marBottom w:val="0"/>
      <w:divBdr>
        <w:top w:val="none" w:sz="0" w:space="0" w:color="auto"/>
        <w:left w:val="none" w:sz="0" w:space="0" w:color="auto"/>
        <w:bottom w:val="none" w:sz="0" w:space="0" w:color="auto"/>
        <w:right w:val="none" w:sz="0" w:space="0" w:color="auto"/>
      </w:divBdr>
    </w:div>
    <w:div w:id="1166172600">
      <w:bodyDiv w:val="1"/>
      <w:marLeft w:val="0"/>
      <w:marRight w:val="0"/>
      <w:marTop w:val="0"/>
      <w:marBottom w:val="0"/>
      <w:divBdr>
        <w:top w:val="none" w:sz="0" w:space="0" w:color="auto"/>
        <w:left w:val="none" w:sz="0" w:space="0" w:color="auto"/>
        <w:bottom w:val="none" w:sz="0" w:space="0" w:color="auto"/>
        <w:right w:val="none" w:sz="0" w:space="0" w:color="auto"/>
      </w:divBdr>
    </w:div>
    <w:div w:id="1169752835">
      <w:bodyDiv w:val="1"/>
      <w:marLeft w:val="0"/>
      <w:marRight w:val="0"/>
      <w:marTop w:val="0"/>
      <w:marBottom w:val="0"/>
      <w:divBdr>
        <w:top w:val="none" w:sz="0" w:space="0" w:color="auto"/>
        <w:left w:val="none" w:sz="0" w:space="0" w:color="auto"/>
        <w:bottom w:val="none" w:sz="0" w:space="0" w:color="auto"/>
        <w:right w:val="none" w:sz="0" w:space="0" w:color="auto"/>
      </w:divBdr>
    </w:div>
    <w:div w:id="1169952029">
      <w:bodyDiv w:val="1"/>
      <w:marLeft w:val="0"/>
      <w:marRight w:val="0"/>
      <w:marTop w:val="0"/>
      <w:marBottom w:val="0"/>
      <w:divBdr>
        <w:top w:val="none" w:sz="0" w:space="0" w:color="auto"/>
        <w:left w:val="none" w:sz="0" w:space="0" w:color="auto"/>
        <w:bottom w:val="none" w:sz="0" w:space="0" w:color="auto"/>
        <w:right w:val="none" w:sz="0" w:space="0" w:color="auto"/>
      </w:divBdr>
    </w:div>
    <w:div w:id="1172139197">
      <w:bodyDiv w:val="1"/>
      <w:marLeft w:val="0"/>
      <w:marRight w:val="0"/>
      <w:marTop w:val="0"/>
      <w:marBottom w:val="0"/>
      <w:divBdr>
        <w:top w:val="none" w:sz="0" w:space="0" w:color="auto"/>
        <w:left w:val="none" w:sz="0" w:space="0" w:color="auto"/>
        <w:bottom w:val="none" w:sz="0" w:space="0" w:color="auto"/>
        <w:right w:val="none" w:sz="0" w:space="0" w:color="auto"/>
      </w:divBdr>
    </w:div>
    <w:div w:id="1173686412">
      <w:bodyDiv w:val="1"/>
      <w:marLeft w:val="0"/>
      <w:marRight w:val="0"/>
      <w:marTop w:val="0"/>
      <w:marBottom w:val="0"/>
      <w:divBdr>
        <w:top w:val="none" w:sz="0" w:space="0" w:color="auto"/>
        <w:left w:val="none" w:sz="0" w:space="0" w:color="auto"/>
        <w:bottom w:val="none" w:sz="0" w:space="0" w:color="auto"/>
        <w:right w:val="none" w:sz="0" w:space="0" w:color="auto"/>
      </w:divBdr>
    </w:div>
    <w:div w:id="1175001429">
      <w:bodyDiv w:val="1"/>
      <w:marLeft w:val="0"/>
      <w:marRight w:val="0"/>
      <w:marTop w:val="0"/>
      <w:marBottom w:val="0"/>
      <w:divBdr>
        <w:top w:val="none" w:sz="0" w:space="0" w:color="auto"/>
        <w:left w:val="none" w:sz="0" w:space="0" w:color="auto"/>
        <w:bottom w:val="none" w:sz="0" w:space="0" w:color="auto"/>
        <w:right w:val="none" w:sz="0" w:space="0" w:color="auto"/>
      </w:divBdr>
    </w:div>
    <w:div w:id="1175998445">
      <w:bodyDiv w:val="1"/>
      <w:marLeft w:val="0"/>
      <w:marRight w:val="0"/>
      <w:marTop w:val="0"/>
      <w:marBottom w:val="0"/>
      <w:divBdr>
        <w:top w:val="none" w:sz="0" w:space="0" w:color="auto"/>
        <w:left w:val="none" w:sz="0" w:space="0" w:color="auto"/>
        <w:bottom w:val="none" w:sz="0" w:space="0" w:color="auto"/>
        <w:right w:val="none" w:sz="0" w:space="0" w:color="auto"/>
      </w:divBdr>
    </w:div>
    <w:div w:id="1176265445">
      <w:bodyDiv w:val="1"/>
      <w:marLeft w:val="0"/>
      <w:marRight w:val="0"/>
      <w:marTop w:val="0"/>
      <w:marBottom w:val="0"/>
      <w:divBdr>
        <w:top w:val="none" w:sz="0" w:space="0" w:color="auto"/>
        <w:left w:val="none" w:sz="0" w:space="0" w:color="auto"/>
        <w:bottom w:val="none" w:sz="0" w:space="0" w:color="auto"/>
        <w:right w:val="none" w:sz="0" w:space="0" w:color="auto"/>
      </w:divBdr>
    </w:div>
    <w:div w:id="1178151832">
      <w:bodyDiv w:val="1"/>
      <w:marLeft w:val="0"/>
      <w:marRight w:val="0"/>
      <w:marTop w:val="0"/>
      <w:marBottom w:val="0"/>
      <w:divBdr>
        <w:top w:val="none" w:sz="0" w:space="0" w:color="auto"/>
        <w:left w:val="none" w:sz="0" w:space="0" w:color="auto"/>
        <w:bottom w:val="none" w:sz="0" w:space="0" w:color="auto"/>
        <w:right w:val="none" w:sz="0" w:space="0" w:color="auto"/>
      </w:divBdr>
    </w:div>
    <w:div w:id="1179807794">
      <w:bodyDiv w:val="1"/>
      <w:marLeft w:val="0"/>
      <w:marRight w:val="0"/>
      <w:marTop w:val="0"/>
      <w:marBottom w:val="0"/>
      <w:divBdr>
        <w:top w:val="none" w:sz="0" w:space="0" w:color="auto"/>
        <w:left w:val="none" w:sz="0" w:space="0" w:color="auto"/>
        <w:bottom w:val="none" w:sz="0" w:space="0" w:color="auto"/>
        <w:right w:val="none" w:sz="0" w:space="0" w:color="auto"/>
      </w:divBdr>
    </w:div>
    <w:div w:id="1180461678">
      <w:bodyDiv w:val="1"/>
      <w:marLeft w:val="0"/>
      <w:marRight w:val="0"/>
      <w:marTop w:val="0"/>
      <w:marBottom w:val="0"/>
      <w:divBdr>
        <w:top w:val="none" w:sz="0" w:space="0" w:color="auto"/>
        <w:left w:val="none" w:sz="0" w:space="0" w:color="auto"/>
        <w:bottom w:val="none" w:sz="0" w:space="0" w:color="auto"/>
        <w:right w:val="none" w:sz="0" w:space="0" w:color="auto"/>
      </w:divBdr>
    </w:div>
    <w:div w:id="1181510500">
      <w:bodyDiv w:val="1"/>
      <w:marLeft w:val="0"/>
      <w:marRight w:val="0"/>
      <w:marTop w:val="0"/>
      <w:marBottom w:val="0"/>
      <w:divBdr>
        <w:top w:val="none" w:sz="0" w:space="0" w:color="auto"/>
        <w:left w:val="none" w:sz="0" w:space="0" w:color="auto"/>
        <w:bottom w:val="none" w:sz="0" w:space="0" w:color="auto"/>
        <w:right w:val="none" w:sz="0" w:space="0" w:color="auto"/>
      </w:divBdr>
    </w:div>
    <w:div w:id="1182402189">
      <w:bodyDiv w:val="1"/>
      <w:marLeft w:val="0"/>
      <w:marRight w:val="0"/>
      <w:marTop w:val="0"/>
      <w:marBottom w:val="0"/>
      <w:divBdr>
        <w:top w:val="none" w:sz="0" w:space="0" w:color="auto"/>
        <w:left w:val="none" w:sz="0" w:space="0" w:color="auto"/>
        <w:bottom w:val="none" w:sz="0" w:space="0" w:color="auto"/>
        <w:right w:val="none" w:sz="0" w:space="0" w:color="auto"/>
      </w:divBdr>
    </w:div>
    <w:div w:id="1187714520">
      <w:bodyDiv w:val="1"/>
      <w:marLeft w:val="0"/>
      <w:marRight w:val="0"/>
      <w:marTop w:val="0"/>
      <w:marBottom w:val="0"/>
      <w:divBdr>
        <w:top w:val="none" w:sz="0" w:space="0" w:color="auto"/>
        <w:left w:val="none" w:sz="0" w:space="0" w:color="auto"/>
        <w:bottom w:val="none" w:sz="0" w:space="0" w:color="auto"/>
        <w:right w:val="none" w:sz="0" w:space="0" w:color="auto"/>
      </w:divBdr>
    </w:div>
    <w:div w:id="1189609548">
      <w:bodyDiv w:val="1"/>
      <w:marLeft w:val="0"/>
      <w:marRight w:val="0"/>
      <w:marTop w:val="0"/>
      <w:marBottom w:val="0"/>
      <w:divBdr>
        <w:top w:val="none" w:sz="0" w:space="0" w:color="auto"/>
        <w:left w:val="none" w:sz="0" w:space="0" w:color="auto"/>
        <w:bottom w:val="none" w:sz="0" w:space="0" w:color="auto"/>
        <w:right w:val="none" w:sz="0" w:space="0" w:color="auto"/>
      </w:divBdr>
    </w:div>
    <w:div w:id="1190996729">
      <w:bodyDiv w:val="1"/>
      <w:marLeft w:val="0"/>
      <w:marRight w:val="0"/>
      <w:marTop w:val="0"/>
      <w:marBottom w:val="0"/>
      <w:divBdr>
        <w:top w:val="none" w:sz="0" w:space="0" w:color="auto"/>
        <w:left w:val="none" w:sz="0" w:space="0" w:color="auto"/>
        <w:bottom w:val="none" w:sz="0" w:space="0" w:color="auto"/>
        <w:right w:val="none" w:sz="0" w:space="0" w:color="auto"/>
      </w:divBdr>
    </w:div>
    <w:div w:id="1192065737">
      <w:bodyDiv w:val="1"/>
      <w:marLeft w:val="0"/>
      <w:marRight w:val="0"/>
      <w:marTop w:val="0"/>
      <w:marBottom w:val="0"/>
      <w:divBdr>
        <w:top w:val="none" w:sz="0" w:space="0" w:color="auto"/>
        <w:left w:val="none" w:sz="0" w:space="0" w:color="auto"/>
        <w:bottom w:val="none" w:sz="0" w:space="0" w:color="auto"/>
        <w:right w:val="none" w:sz="0" w:space="0" w:color="auto"/>
      </w:divBdr>
    </w:div>
    <w:div w:id="1192108820">
      <w:bodyDiv w:val="1"/>
      <w:marLeft w:val="0"/>
      <w:marRight w:val="0"/>
      <w:marTop w:val="0"/>
      <w:marBottom w:val="0"/>
      <w:divBdr>
        <w:top w:val="none" w:sz="0" w:space="0" w:color="auto"/>
        <w:left w:val="none" w:sz="0" w:space="0" w:color="auto"/>
        <w:bottom w:val="none" w:sz="0" w:space="0" w:color="auto"/>
        <w:right w:val="none" w:sz="0" w:space="0" w:color="auto"/>
      </w:divBdr>
    </w:div>
    <w:div w:id="1194532887">
      <w:bodyDiv w:val="1"/>
      <w:marLeft w:val="0"/>
      <w:marRight w:val="0"/>
      <w:marTop w:val="0"/>
      <w:marBottom w:val="0"/>
      <w:divBdr>
        <w:top w:val="none" w:sz="0" w:space="0" w:color="auto"/>
        <w:left w:val="none" w:sz="0" w:space="0" w:color="auto"/>
        <w:bottom w:val="none" w:sz="0" w:space="0" w:color="auto"/>
        <w:right w:val="none" w:sz="0" w:space="0" w:color="auto"/>
      </w:divBdr>
    </w:div>
    <w:div w:id="1197547236">
      <w:bodyDiv w:val="1"/>
      <w:marLeft w:val="0"/>
      <w:marRight w:val="0"/>
      <w:marTop w:val="0"/>
      <w:marBottom w:val="0"/>
      <w:divBdr>
        <w:top w:val="none" w:sz="0" w:space="0" w:color="auto"/>
        <w:left w:val="none" w:sz="0" w:space="0" w:color="auto"/>
        <w:bottom w:val="none" w:sz="0" w:space="0" w:color="auto"/>
        <w:right w:val="none" w:sz="0" w:space="0" w:color="auto"/>
      </w:divBdr>
    </w:div>
    <w:div w:id="1198277266">
      <w:bodyDiv w:val="1"/>
      <w:marLeft w:val="0"/>
      <w:marRight w:val="0"/>
      <w:marTop w:val="0"/>
      <w:marBottom w:val="0"/>
      <w:divBdr>
        <w:top w:val="none" w:sz="0" w:space="0" w:color="auto"/>
        <w:left w:val="none" w:sz="0" w:space="0" w:color="auto"/>
        <w:bottom w:val="none" w:sz="0" w:space="0" w:color="auto"/>
        <w:right w:val="none" w:sz="0" w:space="0" w:color="auto"/>
      </w:divBdr>
    </w:div>
    <w:div w:id="1199464895">
      <w:bodyDiv w:val="1"/>
      <w:marLeft w:val="0"/>
      <w:marRight w:val="0"/>
      <w:marTop w:val="0"/>
      <w:marBottom w:val="0"/>
      <w:divBdr>
        <w:top w:val="none" w:sz="0" w:space="0" w:color="auto"/>
        <w:left w:val="none" w:sz="0" w:space="0" w:color="auto"/>
        <w:bottom w:val="none" w:sz="0" w:space="0" w:color="auto"/>
        <w:right w:val="none" w:sz="0" w:space="0" w:color="auto"/>
      </w:divBdr>
    </w:div>
    <w:div w:id="1200242994">
      <w:bodyDiv w:val="1"/>
      <w:marLeft w:val="0"/>
      <w:marRight w:val="0"/>
      <w:marTop w:val="0"/>
      <w:marBottom w:val="0"/>
      <w:divBdr>
        <w:top w:val="none" w:sz="0" w:space="0" w:color="auto"/>
        <w:left w:val="none" w:sz="0" w:space="0" w:color="auto"/>
        <w:bottom w:val="none" w:sz="0" w:space="0" w:color="auto"/>
        <w:right w:val="none" w:sz="0" w:space="0" w:color="auto"/>
      </w:divBdr>
    </w:div>
    <w:div w:id="1206672981">
      <w:bodyDiv w:val="1"/>
      <w:marLeft w:val="0"/>
      <w:marRight w:val="0"/>
      <w:marTop w:val="0"/>
      <w:marBottom w:val="0"/>
      <w:divBdr>
        <w:top w:val="none" w:sz="0" w:space="0" w:color="auto"/>
        <w:left w:val="none" w:sz="0" w:space="0" w:color="auto"/>
        <w:bottom w:val="none" w:sz="0" w:space="0" w:color="auto"/>
        <w:right w:val="none" w:sz="0" w:space="0" w:color="auto"/>
      </w:divBdr>
    </w:div>
    <w:div w:id="1206873795">
      <w:bodyDiv w:val="1"/>
      <w:marLeft w:val="0"/>
      <w:marRight w:val="0"/>
      <w:marTop w:val="0"/>
      <w:marBottom w:val="0"/>
      <w:divBdr>
        <w:top w:val="none" w:sz="0" w:space="0" w:color="auto"/>
        <w:left w:val="none" w:sz="0" w:space="0" w:color="auto"/>
        <w:bottom w:val="none" w:sz="0" w:space="0" w:color="auto"/>
        <w:right w:val="none" w:sz="0" w:space="0" w:color="auto"/>
      </w:divBdr>
    </w:div>
    <w:div w:id="1208103302">
      <w:bodyDiv w:val="1"/>
      <w:marLeft w:val="0"/>
      <w:marRight w:val="0"/>
      <w:marTop w:val="0"/>
      <w:marBottom w:val="0"/>
      <w:divBdr>
        <w:top w:val="none" w:sz="0" w:space="0" w:color="auto"/>
        <w:left w:val="none" w:sz="0" w:space="0" w:color="auto"/>
        <w:bottom w:val="none" w:sz="0" w:space="0" w:color="auto"/>
        <w:right w:val="none" w:sz="0" w:space="0" w:color="auto"/>
      </w:divBdr>
    </w:div>
    <w:div w:id="1209151021">
      <w:bodyDiv w:val="1"/>
      <w:marLeft w:val="0"/>
      <w:marRight w:val="0"/>
      <w:marTop w:val="0"/>
      <w:marBottom w:val="0"/>
      <w:divBdr>
        <w:top w:val="none" w:sz="0" w:space="0" w:color="auto"/>
        <w:left w:val="none" w:sz="0" w:space="0" w:color="auto"/>
        <w:bottom w:val="none" w:sz="0" w:space="0" w:color="auto"/>
        <w:right w:val="none" w:sz="0" w:space="0" w:color="auto"/>
      </w:divBdr>
    </w:div>
    <w:div w:id="1212378912">
      <w:bodyDiv w:val="1"/>
      <w:marLeft w:val="0"/>
      <w:marRight w:val="0"/>
      <w:marTop w:val="0"/>
      <w:marBottom w:val="0"/>
      <w:divBdr>
        <w:top w:val="none" w:sz="0" w:space="0" w:color="auto"/>
        <w:left w:val="none" w:sz="0" w:space="0" w:color="auto"/>
        <w:bottom w:val="none" w:sz="0" w:space="0" w:color="auto"/>
        <w:right w:val="none" w:sz="0" w:space="0" w:color="auto"/>
      </w:divBdr>
    </w:div>
    <w:div w:id="1219129553">
      <w:bodyDiv w:val="1"/>
      <w:marLeft w:val="0"/>
      <w:marRight w:val="0"/>
      <w:marTop w:val="0"/>
      <w:marBottom w:val="0"/>
      <w:divBdr>
        <w:top w:val="none" w:sz="0" w:space="0" w:color="auto"/>
        <w:left w:val="none" w:sz="0" w:space="0" w:color="auto"/>
        <w:bottom w:val="none" w:sz="0" w:space="0" w:color="auto"/>
        <w:right w:val="none" w:sz="0" w:space="0" w:color="auto"/>
      </w:divBdr>
    </w:div>
    <w:div w:id="1219438575">
      <w:bodyDiv w:val="1"/>
      <w:marLeft w:val="0"/>
      <w:marRight w:val="0"/>
      <w:marTop w:val="0"/>
      <w:marBottom w:val="0"/>
      <w:divBdr>
        <w:top w:val="none" w:sz="0" w:space="0" w:color="auto"/>
        <w:left w:val="none" w:sz="0" w:space="0" w:color="auto"/>
        <w:bottom w:val="none" w:sz="0" w:space="0" w:color="auto"/>
        <w:right w:val="none" w:sz="0" w:space="0" w:color="auto"/>
      </w:divBdr>
    </w:div>
    <w:div w:id="1220555599">
      <w:bodyDiv w:val="1"/>
      <w:marLeft w:val="0"/>
      <w:marRight w:val="0"/>
      <w:marTop w:val="0"/>
      <w:marBottom w:val="0"/>
      <w:divBdr>
        <w:top w:val="none" w:sz="0" w:space="0" w:color="auto"/>
        <w:left w:val="none" w:sz="0" w:space="0" w:color="auto"/>
        <w:bottom w:val="none" w:sz="0" w:space="0" w:color="auto"/>
        <w:right w:val="none" w:sz="0" w:space="0" w:color="auto"/>
      </w:divBdr>
    </w:div>
    <w:div w:id="1222523711">
      <w:bodyDiv w:val="1"/>
      <w:marLeft w:val="0"/>
      <w:marRight w:val="0"/>
      <w:marTop w:val="0"/>
      <w:marBottom w:val="0"/>
      <w:divBdr>
        <w:top w:val="none" w:sz="0" w:space="0" w:color="auto"/>
        <w:left w:val="none" w:sz="0" w:space="0" w:color="auto"/>
        <w:bottom w:val="none" w:sz="0" w:space="0" w:color="auto"/>
        <w:right w:val="none" w:sz="0" w:space="0" w:color="auto"/>
      </w:divBdr>
    </w:div>
    <w:div w:id="1224488009">
      <w:bodyDiv w:val="1"/>
      <w:marLeft w:val="0"/>
      <w:marRight w:val="0"/>
      <w:marTop w:val="0"/>
      <w:marBottom w:val="0"/>
      <w:divBdr>
        <w:top w:val="none" w:sz="0" w:space="0" w:color="auto"/>
        <w:left w:val="none" w:sz="0" w:space="0" w:color="auto"/>
        <w:bottom w:val="none" w:sz="0" w:space="0" w:color="auto"/>
        <w:right w:val="none" w:sz="0" w:space="0" w:color="auto"/>
      </w:divBdr>
    </w:div>
    <w:div w:id="1226648734">
      <w:bodyDiv w:val="1"/>
      <w:marLeft w:val="0"/>
      <w:marRight w:val="0"/>
      <w:marTop w:val="0"/>
      <w:marBottom w:val="0"/>
      <w:divBdr>
        <w:top w:val="none" w:sz="0" w:space="0" w:color="auto"/>
        <w:left w:val="none" w:sz="0" w:space="0" w:color="auto"/>
        <w:bottom w:val="none" w:sz="0" w:space="0" w:color="auto"/>
        <w:right w:val="none" w:sz="0" w:space="0" w:color="auto"/>
      </w:divBdr>
    </w:div>
    <w:div w:id="1227954011">
      <w:bodyDiv w:val="1"/>
      <w:marLeft w:val="0"/>
      <w:marRight w:val="0"/>
      <w:marTop w:val="0"/>
      <w:marBottom w:val="0"/>
      <w:divBdr>
        <w:top w:val="none" w:sz="0" w:space="0" w:color="auto"/>
        <w:left w:val="none" w:sz="0" w:space="0" w:color="auto"/>
        <w:bottom w:val="none" w:sz="0" w:space="0" w:color="auto"/>
        <w:right w:val="none" w:sz="0" w:space="0" w:color="auto"/>
      </w:divBdr>
    </w:div>
    <w:div w:id="1228035608">
      <w:bodyDiv w:val="1"/>
      <w:marLeft w:val="0"/>
      <w:marRight w:val="0"/>
      <w:marTop w:val="0"/>
      <w:marBottom w:val="0"/>
      <w:divBdr>
        <w:top w:val="none" w:sz="0" w:space="0" w:color="auto"/>
        <w:left w:val="none" w:sz="0" w:space="0" w:color="auto"/>
        <w:bottom w:val="none" w:sz="0" w:space="0" w:color="auto"/>
        <w:right w:val="none" w:sz="0" w:space="0" w:color="auto"/>
      </w:divBdr>
    </w:div>
    <w:div w:id="1229152346">
      <w:bodyDiv w:val="1"/>
      <w:marLeft w:val="0"/>
      <w:marRight w:val="0"/>
      <w:marTop w:val="0"/>
      <w:marBottom w:val="0"/>
      <w:divBdr>
        <w:top w:val="none" w:sz="0" w:space="0" w:color="auto"/>
        <w:left w:val="none" w:sz="0" w:space="0" w:color="auto"/>
        <w:bottom w:val="none" w:sz="0" w:space="0" w:color="auto"/>
        <w:right w:val="none" w:sz="0" w:space="0" w:color="auto"/>
      </w:divBdr>
    </w:div>
    <w:div w:id="1229532215">
      <w:bodyDiv w:val="1"/>
      <w:marLeft w:val="0"/>
      <w:marRight w:val="0"/>
      <w:marTop w:val="0"/>
      <w:marBottom w:val="0"/>
      <w:divBdr>
        <w:top w:val="none" w:sz="0" w:space="0" w:color="auto"/>
        <w:left w:val="none" w:sz="0" w:space="0" w:color="auto"/>
        <w:bottom w:val="none" w:sz="0" w:space="0" w:color="auto"/>
        <w:right w:val="none" w:sz="0" w:space="0" w:color="auto"/>
      </w:divBdr>
    </w:div>
    <w:div w:id="1229727495">
      <w:bodyDiv w:val="1"/>
      <w:marLeft w:val="0"/>
      <w:marRight w:val="0"/>
      <w:marTop w:val="0"/>
      <w:marBottom w:val="0"/>
      <w:divBdr>
        <w:top w:val="none" w:sz="0" w:space="0" w:color="auto"/>
        <w:left w:val="none" w:sz="0" w:space="0" w:color="auto"/>
        <w:bottom w:val="none" w:sz="0" w:space="0" w:color="auto"/>
        <w:right w:val="none" w:sz="0" w:space="0" w:color="auto"/>
      </w:divBdr>
    </w:div>
    <w:div w:id="1232495949">
      <w:bodyDiv w:val="1"/>
      <w:marLeft w:val="0"/>
      <w:marRight w:val="0"/>
      <w:marTop w:val="0"/>
      <w:marBottom w:val="0"/>
      <w:divBdr>
        <w:top w:val="none" w:sz="0" w:space="0" w:color="auto"/>
        <w:left w:val="none" w:sz="0" w:space="0" w:color="auto"/>
        <w:bottom w:val="none" w:sz="0" w:space="0" w:color="auto"/>
        <w:right w:val="none" w:sz="0" w:space="0" w:color="auto"/>
      </w:divBdr>
    </w:div>
    <w:div w:id="1234701408">
      <w:bodyDiv w:val="1"/>
      <w:marLeft w:val="0"/>
      <w:marRight w:val="0"/>
      <w:marTop w:val="0"/>
      <w:marBottom w:val="0"/>
      <w:divBdr>
        <w:top w:val="none" w:sz="0" w:space="0" w:color="auto"/>
        <w:left w:val="none" w:sz="0" w:space="0" w:color="auto"/>
        <w:bottom w:val="none" w:sz="0" w:space="0" w:color="auto"/>
        <w:right w:val="none" w:sz="0" w:space="0" w:color="auto"/>
      </w:divBdr>
    </w:div>
    <w:div w:id="1239242986">
      <w:bodyDiv w:val="1"/>
      <w:marLeft w:val="0"/>
      <w:marRight w:val="0"/>
      <w:marTop w:val="0"/>
      <w:marBottom w:val="0"/>
      <w:divBdr>
        <w:top w:val="none" w:sz="0" w:space="0" w:color="auto"/>
        <w:left w:val="none" w:sz="0" w:space="0" w:color="auto"/>
        <w:bottom w:val="none" w:sz="0" w:space="0" w:color="auto"/>
        <w:right w:val="none" w:sz="0" w:space="0" w:color="auto"/>
      </w:divBdr>
    </w:div>
    <w:div w:id="1240871460">
      <w:bodyDiv w:val="1"/>
      <w:marLeft w:val="0"/>
      <w:marRight w:val="0"/>
      <w:marTop w:val="0"/>
      <w:marBottom w:val="0"/>
      <w:divBdr>
        <w:top w:val="none" w:sz="0" w:space="0" w:color="auto"/>
        <w:left w:val="none" w:sz="0" w:space="0" w:color="auto"/>
        <w:bottom w:val="none" w:sz="0" w:space="0" w:color="auto"/>
        <w:right w:val="none" w:sz="0" w:space="0" w:color="auto"/>
      </w:divBdr>
    </w:div>
    <w:div w:id="1244997436">
      <w:bodyDiv w:val="1"/>
      <w:marLeft w:val="0"/>
      <w:marRight w:val="0"/>
      <w:marTop w:val="0"/>
      <w:marBottom w:val="0"/>
      <w:divBdr>
        <w:top w:val="none" w:sz="0" w:space="0" w:color="auto"/>
        <w:left w:val="none" w:sz="0" w:space="0" w:color="auto"/>
        <w:bottom w:val="none" w:sz="0" w:space="0" w:color="auto"/>
        <w:right w:val="none" w:sz="0" w:space="0" w:color="auto"/>
      </w:divBdr>
    </w:div>
    <w:div w:id="1246233272">
      <w:bodyDiv w:val="1"/>
      <w:marLeft w:val="0"/>
      <w:marRight w:val="0"/>
      <w:marTop w:val="0"/>
      <w:marBottom w:val="0"/>
      <w:divBdr>
        <w:top w:val="none" w:sz="0" w:space="0" w:color="auto"/>
        <w:left w:val="none" w:sz="0" w:space="0" w:color="auto"/>
        <w:bottom w:val="none" w:sz="0" w:space="0" w:color="auto"/>
        <w:right w:val="none" w:sz="0" w:space="0" w:color="auto"/>
      </w:divBdr>
    </w:div>
    <w:div w:id="1250385250">
      <w:bodyDiv w:val="1"/>
      <w:marLeft w:val="0"/>
      <w:marRight w:val="0"/>
      <w:marTop w:val="0"/>
      <w:marBottom w:val="0"/>
      <w:divBdr>
        <w:top w:val="none" w:sz="0" w:space="0" w:color="auto"/>
        <w:left w:val="none" w:sz="0" w:space="0" w:color="auto"/>
        <w:bottom w:val="none" w:sz="0" w:space="0" w:color="auto"/>
        <w:right w:val="none" w:sz="0" w:space="0" w:color="auto"/>
      </w:divBdr>
    </w:div>
    <w:div w:id="1254123765">
      <w:bodyDiv w:val="1"/>
      <w:marLeft w:val="0"/>
      <w:marRight w:val="0"/>
      <w:marTop w:val="0"/>
      <w:marBottom w:val="0"/>
      <w:divBdr>
        <w:top w:val="none" w:sz="0" w:space="0" w:color="auto"/>
        <w:left w:val="none" w:sz="0" w:space="0" w:color="auto"/>
        <w:bottom w:val="none" w:sz="0" w:space="0" w:color="auto"/>
        <w:right w:val="none" w:sz="0" w:space="0" w:color="auto"/>
      </w:divBdr>
    </w:div>
    <w:div w:id="1256207258">
      <w:bodyDiv w:val="1"/>
      <w:marLeft w:val="0"/>
      <w:marRight w:val="0"/>
      <w:marTop w:val="0"/>
      <w:marBottom w:val="0"/>
      <w:divBdr>
        <w:top w:val="none" w:sz="0" w:space="0" w:color="auto"/>
        <w:left w:val="none" w:sz="0" w:space="0" w:color="auto"/>
        <w:bottom w:val="none" w:sz="0" w:space="0" w:color="auto"/>
        <w:right w:val="none" w:sz="0" w:space="0" w:color="auto"/>
      </w:divBdr>
    </w:div>
    <w:div w:id="1257901266">
      <w:bodyDiv w:val="1"/>
      <w:marLeft w:val="0"/>
      <w:marRight w:val="0"/>
      <w:marTop w:val="0"/>
      <w:marBottom w:val="0"/>
      <w:divBdr>
        <w:top w:val="none" w:sz="0" w:space="0" w:color="auto"/>
        <w:left w:val="none" w:sz="0" w:space="0" w:color="auto"/>
        <w:bottom w:val="none" w:sz="0" w:space="0" w:color="auto"/>
        <w:right w:val="none" w:sz="0" w:space="0" w:color="auto"/>
      </w:divBdr>
    </w:div>
    <w:div w:id="1264652503">
      <w:bodyDiv w:val="1"/>
      <w:marLeft w:val="0"/>
      <w:marRight w:val="0"/>
      <w:marTop w:val="0"/>
      <w:marBottom w:val="0"/>
      <w:divBdr>
        <w:top w:val="none" w:sz="0" w:space="0" w:color="auto"/>
        <w:left w:val="none" w:sz="0" w:space="0" w:color="auto"/>
        <w:bottom w:val="none" w:sz="0" w:space="0" w:color="auto"/>
        <w:right w:val="none" w:sz="0" w:space="0" w:color="auto"/>
      </w:divBdr>
    </w:div>
    <w:div w:id="1270775522">
      <w:bodyDiv w:val="1"/>
      <w:marLeft w:val="0"/>
      <w:marRight w:val="0"/>
      <w:marTop w:val="0"/>
      <w:marBottom w:val="0"/>
      <w:divBdr>
        <w:top w:val="none" w:sz="0" w:space="0" w:color="auto"/>
        <w:left w:val="none" w:sz="0" w:space="0" w:color="auto"/>
        <w:bottom w:val="none" w:sz="0" w:space="0" w:color="auto"/>
        <w:right w:val="none" w:sz="0" w:space="0" w:color="auto"/>
      </w:divBdr>
    </w:div>
    <w:div w:id="1271859530">
      <w:bodyDiv w:val="1"/>
      <w:marLeft w:val="0"/>
      <w:marRight w:val="0"/>
      <w:marTop w:val="0"/>
      <w:marBottom w:val="0"/>
      <w:divBdr>
        <w:top w:val="none" w:sz="0" w:space="0" w:color="auto"/>
        <w:left w:val="none" w:sz="0" w:space="0" w:color="auto"/>
        <w:bottom w:val="none" w:sz="0" w:space="0" w:color="auto"/>
        <w:right w:val="none" w:sz="0" w:space="0" w:color="auto"/>
      </w:divBdr>
    </w:div>
    <w:div w:id="1272979749">
      <w:bodyDiv w:val="1"/>
      <w:marLeft w:val="0"/>
      <w:marRight w:val="0"/>
      <w:marTop w:val="0"/>
      <w:marBottom w:val="0"/>
      <w:divBdr>
        <w:top w:val="none" w:sz="0" w:space="0" w:color="auto"/>
        <w:left w:val="none" w:sz="0" w:space="0" w:color="auto"/>
        <w:bottom w:val="none" w:sz="0" w:space="0" w:color="auto"/>
        <w:right w:val="none" w:sz="0" w:space="0" w:color="auto"/>
      </w:divBdr>
    </w:div>
    <w:div w:id="1273515937">
      <w:bodyDiv w:val="1"/>
      <w:marLeft w:val="0"/>
      <w:marRight w:val="0"/>
      <w:marTop w:val="0"/>
      <w:marBottom w:val="0"/>
      <w:divBdr>
        <w:top w:val="none" w:sz="0" w:space="0" w:color="auto"/>
        <w:left w:val="none" w:sz="0" w:space="0" w:color="auto"/>
        <w:bottom w:val="none" w:sz="0" w:space="0" w:color="auto"/>
        <w:right w:val="none" w:sz="0" w:space="0" w:color="auto"/>
      </w:divBdr>
    </w:div>
    <w:div w:id="1276791893">
      <w:bodyDiv w:val="1"/>
      <w:marLeft w:val="0"/>
      <w:marRight w:val="0"/>
      <w:marTop w:val="0"/>
      <w:marBottom w:val="0"/>
      <w:divBdr>
        <w:top w:val="none" w:sz="0" w:space="0" w:color="auto"/>
        <w:left w:val="none" w:sz="0" w:space="0" w:color="auto"/>
        <w:bottom w:val="none" w:sz="0" w:space="0" w:color="auto"/>
        <w:right w:val="none" w:sz="0" w:space="0" w:color="auto"/>
      </w:divBdr>
    </w:div>
    <w:div w:id="1277523245">
      <w:bodyDiv w:val="1"/>
      <w:marLeft w:val="0"/>
      <w:marRight w:val="0"/>
      <w:marTop w:val="0"/>
      <w:marBottom w:val="0"/>
      <w:divBdr>
        <w:top w:val="none" w:sz="0" w:space="0" w:color="auto"/>
        <w:left w:val="none" w:sz="0" w:space="0" w:color="auto"/>
        <w:bottom w:val="none" w:sz="0" w:space="0" w:color="auto"/>
        <w:right w:val="none" w:sz="0" w:space="0" w:color="auto"/>
      </w:divBdr>
    </w:div>
    <w:div w:id="1279340586">
      <w:bodyDiv w:val="1"/>
      <w:marLeft w:val="0"/>
      <w:marRight w:val="0"/>
      <w:marTop w:val="0"/>
      <w:marBottom w:val="0"/>
      <w:divBdr>
        <w:top w:val="none" w:sz="0" w:space="0" w:color="auto"/>
        <w:left w:val="none" w:sz="0" w:space="0" w:color="auto"/>
        <w:bottom w:val="none" w:sz="0" w:space="0" w:color="auto"/>
        <w:right w:val="none" w:sz="0" w:space="0" w:color="auto"/>
      </w:divBdr>
    </w:div>
    <w:div w:id="1279527907">
      <w:bodyDiv w:val="1"/>
      <w:marLeft w:val="0"/>
      <w:marRight w:val="0"/>
      <w:marTop w:val="0"/>
      <w:marBottom w:val="0"/>
      <w:divBdr>
        <w:top w:val="none" w:sz="0" w:space="0" w:color="auto"/>
        <w:left w:val="none" w:sz="0" w:space="0" w:color="auto"/>
        <w:bottom w:val="none" w:sz="0" w:space="0" w:color="auto"/>
        <w:right w:val="none" w:sz="0" w:space="0" w:color="auto"/>
      </w:divBdr>
    </w:div>
    <w:div w:id="1280524700">
      <w:bodyDiv w:val="1"/>
      <w:marLeft w:val="0"/>
      <w:marRight w:val="0"/>
      <w:marTop w:val="0"/>
      <w:marBottom w:val="0"/>
      <w:divBdr>
        <w:top w:val="none" w:sz="0" w:space="0" w:color="auto"/>
        <w:left w:val="none" w:sz="0" w:space="0" w:color="auto"/>
        <w:bottom w:val="none" w:sz="0" w:space="0" w:color="auto"/>
        <w:right w:val="none" w:sz="0" w:space="0" w:color="auto"/>
      </w:divBdr>
    </w:div>
    <w:div w:id="1280526155">
      <w:bodyDiv w:val="1"/>
      <w:marLeft w:val="0"/>
      <w:marRight w:val="0"/>
      <w:marTop w:val="0"/>
      <w:marBottom w:val="0"/>
      <w:divBdr>
        <w:top w:val="none" w:sz="0" w:space="0" w:color="auto"/>
        <w:left w:val="none" w:sz="0" w:space="0" w:color="auto"/>
        <w:bottom w:val="none" w:sz="0" w:space="0" w:color="auto"/>
        <w:right w:val="none" w:sz="0" w:space="0" w:color="auto"/>
      </w:divBdr>
    </w:div>
    <w:div w:id="1281491218">
      <w:bodyDiv w:val="1"/>
      <w:marLeft w:val="0"/>
      <w:marRight w:val="0"/>
      <w:marTop w:val="0"/>
      <w:marBottom w:val="0"/>
      <w:divBdr>
        <w:top w:val="none" w:sz="0" w:space="0" w:color="auto"/>
        <w:left w:val="none" w:sz="0" w:space="0" w:color="auto"/>
        <w:bottom w:val="none" w:sz="0" w:space="0" w:color="auto"/>
        <w:right w:val="none" w:sz="0" w:space="0" w:color="auto"/>
      </w:divBdr>
    </w:div>
    <w:div w:id="1283226559">
      <w:bodyDiv w:val="1"/>
      <w:marLeft w:val="0"/>
      <w:marRight w:val="0"/>
      <w:marTop w:val="0"/>
      <w:marBottom w:val="0"/>
      <w:divBdr>
        <w:top w:val="none" w:sz="0" w:space="0" w:color="auto"/>
        <w:left w:val="none" w:sz="0" w:space="0" w:color="auto"/>
        <w:bottom w:val="none" w:sz="0" w:space="0" w:color="auto"/>
        <w:right w:val="none" w:sz="0" w:space="0" w:color="auto"/>
      </w:divBdr>
    </w:div>
    <w:div w:id="1283809138">
      <w:bodyDiv w:val="1"/>
      <w:marLeft w:val="0"/>
      <w:marRight w:val="0"/>
      <w:marTop w:val="0"/>
      <w:marBottom w:val="0"/>
      <w:divBdr>
        <w:top w:val="none" w:sz="0" w:space="0" w:color="auto"/>
        <w:left w:val="none" w:sz="0" w:space="0" w:color="auto"/>
        <w:bottom w:val="none" w:sz="0" w:space="0" w:color="auto"/>
        <w:right w:val="none" w:sz="0" w:space="0" w:color="auto"/>
      </w:divBdr>
    </w:div>
    <w:div w:id="1284311808">
      <w:bodyDiv w:val="1"/>
      <w:marLeft w:val="0"/>
      <w:marRight w:val="0"/>
      <w:marTop w:val="0"/>
      <w:marBottom w:val="0"/>
      <w:divBdr>
        <w:top w:val="none" w:sz="0" w:space="0" w:color="auto"/>
        <w:left w:val="none" w:sz="0" w:space="0" w:color="auto"/>
        <w:bottom w:val="none" w:sz="0" w:space="0" w:color="auto"/>
        <w:right w:val="none" w:sz="0" w:space="0" w:color="auto"/>
      </w:divBdr>
    </w:div>
    <w:div w:id="1289316077">
      <w:bodyDiv w:val="1"/>
      <w:marLeft w:val="0"/>
      <w:marRight w:val="0"/>
      <w:marTop w:val="0"/>
      <w:marBottom w:val="0"/>
      <w:divBdr>
        <w:top w:val="none" w:sz="0" w:space="0" w:color="auto"/>
        <w:left w:val="none" w:sz="0" w:space="0" w:color="auto"/>
        <w:bottom w:val="none" w:sz="0" w:space="0" w:color="auto"/>
        <w:right w:val="none" w:sz="0" w:space="0" w:color="auto"/>
      </w:divBdr>
    </w:div>
    <w:div w:id="1290935536">
      <w:bodyDiv w:val="1"/>
      <w:marLeft w:val="0"/>
      <w:marRight w:val="0"/>
      <w:marTop w:val="0"/>
      <w:marBottom w:val="0"/>
      <w:divBdr>
        <w:top w:val="none" w:sz="0" w:space="0" w:color="auto"/>
        <w:left w:val="none" w:sz="0" w:space="0" w:color="auto"/>
        <w:bottom w:val="none" w:sz="0" w:space="0" w:color="auto"/>
        <w:right w:val="none" w:sz="0" w:space="0" w:color="auto"/>
      </w:divBdr>
    </w:div>
    <w:div w:id="1291209811">
      <w:bodyDiv w:val="1"/>
      <w:marLeft w:val="0"/>
      <w:marRight w:val="0"/>
      <w:marTop w:val="0"/>
      <w:marBottom w:val="0"/>
      <w:divBdr>
        <w:top w:val="none" w:sz="0" w:space="0" w:color="auto"/>
        <w:left w:val="none" w:sz="0" w:space="0" w:color="auto"/>
        <w:bottom w:val="none" w:sz="0" w:space="0" w:color="auto"/>
        <w:right w:val="none" w:sz="0" w:space="0" w:color="auto"/>
      </w:divBdr>
    </w:div>
    <w:div w:id="1291323380">
      <w:bodyDiv w:val="1"/>
      <w:marLeft w:val="0"/>
      <w:marRight w:val="0"/>
      <w:marTop w:val="0"/>
      <w:marBottom w:val="0"/>
      <w:divBdr>
        <w:top w:val="none" w:sz="0" w:space="0" w:color="auto"/>
        <w:left w:val="none" w:sz="0" w:space="0" w:color="auto"/>
        <w:bottom w:val="none" w:sz="0" w:space="0" w:color="auto"/>
        <w:right w:val="none" w:sz="0" w:space="0" w:color="auto"/>
      </w:divBdr>
    </w:div>
    <w:div w:id="1293975118">
      <w:bodyDiv w:val="1"/>
      <w:marLeft w:val="0"/>
      <w:marRight w:val="0"/>
      <w:marTop w:val="0"/>
      <w:marBottom w:val="0"/>
      <w:divBdr>
        <w:top w:val="none" w:sz="0" w:space="0" w:color="auto"/>
        <w:left w:val="none" w:sz="0" w:space="0" w:color="auto"/>
        <w:bottom w:val="none" w:sz="0" w:space="0" w:color="auto"/>
        <w:right w:val="none" w:sz="0" w:space="0" w:color="auto"/>
      </w:divBdr>
    </w:div>
    <w:div w:id="1294749666">
      <w:bodyDiv w:val="1"/>
      <w:marLeft w:val="0"/>
      <w:marRight w:val="0"/>
      <w:marTop w:val="0"/>
      <w:marBottom w:val="0"/>
      <w:divBdr>
        <w:top w:val="none" w:sz="0" w:space="0" w:color="auto"/>
        <w:left w:val="none" w:sz="0" w:space="0" w:color="auto"/>
        <w:bottom w:val="none" w:sz="0" w:space="0" w:color="auto"/>
        <w:right w:val="none" w:sz="0" w:space="0" w:color="auto"/>
      </w:divBdr>
    </w:div>
    <w:div w:id="1297371321">
      <w:bodyDiv w:val="1"/>
      <w:marLeft w:val="0"/>
      <w:marRight w:val="0"/>
      <w:marTop w:val="0"/>
      <w:marBottom w:val="0"/>
      <w:divBdr>
        <w:top w:val="none" w:sz="0" w:space="0" w:color="auto"/>
        <w:left w:val="none" w:sz="0" w:space="0" w:color="auto"/>
        <w:bottom w:val="none" w:sz="0" w:space="0" w:color="auto"/>
        <w:right w:val="none" w:sz="0" w:space="0" w:color="auto"/>
      </w:divBdr>
    </w:div>
    <w:div w:id="1302926913">
      <w:bodyDiv w:val="1"/>
      <w:marLeft w:val="0"/>
      <w:marRight w:val="0"/>
      <w:marTop w:val="0"/>
      <w:marBottom w:val="0"/>
      <w:divBdr>
        <w:top w:val="none" w:sz="0" w:space="0" w:color="auto"/>
        <w:left w:val="none" w:sz="0" w:space="0" w:color="auto"/>
        <w:bottom w:val="none" w:sz="0" w:space="0" w:color="auto"/>
        <w:right w:val="none" w:sz="0" w:space="0" w:color="auto"/>
      </w:divBdr>
    </w:div>
    <w:div w:id="1307589181">
      <w:bodyDiv w:val="1"/>
      <w:marLeft w:val="0"/>
      <w:marRight w:val="0"/>
      <w:marTop w:val="0"/>
      <w:marBottom w:val="0"/>
      <w:divBdr>
        <w:top w:val="none" w:sz="0" w:space="0" w:color="auto"/>
        <w:left w:val="none" w:sz="0" w:space="0" w:color="auto"/>
        <w:bottom w:val="none" w:sz="0" w:space="0" w:color="auto"/>
        <w:right w:val="none" w:sz="0" w:space="0" w:color="auto"/>
      </w:divBdr>
    </w:div>
    <w:div w:id="1307781101">
      <w:bodyDiv w:val="1"/>
      <w:marLeft w:val="0"/>
      <w:marRight w:val="0"/>
      <w:marTop w:val="0"/>
      <w:marBottom w:val="0"/>
      <w:divBdr>
        <w:top w:val="none" w:sz="0" w:space="0" w:color="auto"/>
        <w:left w:val="none" w:sz="0" w:space="0" w:color="auto"/>
        <w:bottom w:val="none" w:sz="0" w:space="0" w:color="auto"/>
        <w:right w:val="none" w:sz="0" w:space="0" w:color="auto"/>
      </w:divBdr>
    </w:div>
    <w:div w:id="1310207098">
      <w:bodyDiv w:val="1"/>
      <w:marLeft w:val="0"/>
      <w:marRight w:val="0"/>
      <w:marTop w:val="0"/>
      <w:marBottom w:val="0"/>
      <w:divBdr>
        <w:top w:val="none" w:sz="0" w:space="0" w:color="auto"/>
        <w:left w:val="none" w:sz="0" w:space="0" w:color="auto"/>
        <w:bottom w:val="none" w:sz="0" w:space="0" w:color="auto"/>
        <w:right w:val="none" w:sz="0" w:space="0" w:color="auto"/>
      </w:divBdr>
    </w:div>
    <w:div w:id="1311442089">
      <w:bodyDiv w:val="1"/>
      <w:marLeft w:val="0"/>
      <w:marRight w:val="0"/>
      <w:marTop w:val="0"/>
      <w:marBottom w:val="0"/>
      <w:divBdr>
        <w:top w:val="none" w:sz="0" w:space="0" w:color="auto"/>
        <w:left w:val="none" w:sz="0" w:space="0" w:color="auto"/>
        <w:bottom w:val="none" w:sz="0" w:space="0" w:color="auto"/>
        <w:right w:val="none" w:sz="0" w:space="0" w:color="auto"/>
      </w:divBdr>
    </w:div>
    <w:div w:id="1317565911">
      <w:bodyDiv w:val="1"/>
      <w:marLeft w:val="0"/>
      <w:marRight w:val="0"/>
      <w:marTop w:val="0"/>
      <w:marBottom w:val="0"/>
      <w:divBdr>
        <w:top w:val="none" w:sz="0" w:space="0" w:color="auto"/>
        <w:left w:val="none" w:sz="0" w:space="0" w:color="auto"/>
        <w:bottom w:val="none" w:sz="0" w:space="0" w:color="auto"/>
        <w:right w:val="none" w:sz="0" w:space="0" w:color="auto"/>
      </w:divBdr>
    </w:div>
    <w:div w:id="1317953352">
      <w:bodyDiv w:val="1"/>
      <w:marLeft w:val="0"/>
      <w:marRight w:val="0"/>
      <w:marTop w:val="0"/>
      <w:marBottom w:val="0"/>
      <w:divBdr>
        <w:top w:val="none" w:sz="0" w:space="0" w:color="auto"/>
        <w:left w:val="none" w:sz="0" w:space="0" w:color="auto"/>
        <w:bottom w:val="none" w:sz="0" w:space="0" w:color="auto"/>
        <w:right w:val="none" w:sz="0" w:space="0" w:color="auto"/>
      </w:divBdr>
    </w:div>
    <w:div w:id="1318193600">
      <w:bodyDiv w:val="1"/>
      <w:marLeft w:val="0"/>
      <w:marRight w:val="0"/>
      <w:marTop w:val="0"/>
      <w:marBottom w:val="0"/>
      <w:divBdr>
        <w:top w:val="none" w:sz="0" w:space="0" w:color="auto"/>
        <w:left w:val="none" w:sz="0" w:space="0" w:color="auto"/>
        <w:bottom w:val="none" w:sz="0" w:space="0" w:color="auto"/>
        <w:right w:val="none" w:sz="0" w:space="0" w:color="auto"/>
      </w:divBdr>
    </w:div>
    <w:div w:id="1318923369">
      <w:bodyDiv w:val="1"/>
      <w:marLeft w:val="0"/>
      <w:marRight w:val="0"/>
      <w:marTop w:val="0"/>
      <w:marBottom w:val="0"/>
      <w:divBdr>
        <w:top w:val="none" w:sz="0" w:space="0" w:color="auto"/>
        <w:left w:val="none" w:sz="0" w:space="0" w:color="auto"/>
        <w:bottom w:val="none" w:sz="0" w:space="0" w:color="auto"/>
        <w:right w:val="none" w:sz="0" w:space="0" w:color="auto"/>
      </w:divBdr>
    </w:div>
    <w:div w:id="1321041571">
      <w:bodyDiv w:val="1"/>
      <w:marLeft w:val="0"/>
      <w:marRight w:val="0"/>
      <w:marTop w:val="0"/>
      <w:marBottom w:val="0"/>
      <w:divBdr>
        <w:top w:val="none" w:sz="0" w:space="0" w:color="auto"/>
        <w:left w:val="none" w:sz="0" w:space="0" w:color="auto"/>
        <w:bottom w:val="none" w:sz="0" w:space="0" w:color="auto"/>
        <w:right w:val="none" w:sz="0" w:space="0" w:color="auto"/>
      </w:divBdr>
    </w:div>
    <w:div w:id="1325284382">
      <w:bodyDiv w:val="1"/>
      <w:marLeft w:val="0"/>
      <w:marRight w:val="0"/>
      <w:marTop w:val="0"/>
      <w:marBottom w:val="0"/>
      <w:divBdr>
        <w:top w:val="none" w:sz="0" w:space="0" w:color="auto"/>
        <w:left w:val="none" w:sz="0" w:space="0" w:color="auto"/>
        <w:bottom w:val="none" w:sz="0" w:space="0" w:color="auto"/>
        <w:right w:val="none" w:sz="0" w:space="0" w:color="auto"/>
      </w:divBdr>
    </w:div>
    <w:div w:id="1326057772">
      <w:bodyDiv w:val="1"/>
      <w:marLeft w:val="0"/>
      <w:marRight w:val="0"/>
      <w:marTop w:val="0"/>
      <w:marBottom w:val="0"/>
      <w:divBdr>
        <w:top w:val="none" w:sz="0" w:space="0" w:color="auto"/>
        <w:left w:val="none" w:sz="0" w:space="0" w:color="auto"/>
        <w:bottom w:val="none" w:sz="0" w:space="0" w:color="auto"/>
        <w:right w:val="none" w:sz="0" w:space="0" w:color="auto"/>
      </w:divBdr>
    </w:div>
    <w:div w:id="1327588359">
      <w:bodyDiv w:val="1"/>
      <w:marLeft w:val="0"/>
      <w:marRight w:val="0"/>
      <w:marTop w:val="0"/>
      <w:marBottom w:val="0"/>
      <w:divBdr>
        <w:top w:val="none" w:sz="0" w:space="0" w:color="auto"/>
        <w:left w:val="none" w:sz="0" w:space="0" w:color="auto"/>
        <w:bottom w:val="none" w:sz="0" w:space="0" w:color="auto"/>
        <w:right w:val="none" w:sz="0" w:space="0" w:color="auto"/>
      </w:divBdr>
    </w:div>
    <w:div w:id="1328511456">
      <w:bodyDiv w:val="1"/>
      <w:marLeft w:val="0"/>
      <w:marRight w:val="0"/>
      <w:marTop w:val="0"/>
      <w:marBottom w:val="0"/>
      <w:divBdr>
        <w:top w:val="none" w:sz="0" w:space="0" w:color="auto"/>
        <w:left w:val="none" w:sz="0" w:space="0" w:color="auto"/>
        <w:bottom w:val="none" w:sz="0" w:space="0" w:color="auto"/>
        <w:right w:val="none" w:sz="0" w:space="0" w:color="auto"/>
      </w:divBdr>
    </w:div>
    <w:div w:id="1330060130">
      <w:bodyDiv w:val="1"/>
      <w:marLeft w:val="0"/>
      <w:marRight w:val="0"/>
      <w:marTop w:val="0"/>
      <w:marBottom w:val="0"/>
      <w:divBdr>
        <w:top w:val="none" w:sz="0" w:space="0" w:color="auto"/>
        <w:left w:val="none" w:sz="0" w:space="0" w:color="auto"/>
        <w:bottom w:val="none" w:sz="0" w:space="0" w:color="auto"/>
        <w:right w:val="none" w:sz="0" w:space="0" w:color="auto"/>
      </w:divBdr>
    </w:div>
    <w:div w:id="1331785518">
      <w:bodyDiv w:val="1"/>
      <w:marLeft w:val="0"/>
      <w:marRight w:val="0"/>
      <w:marTop w:val="0"/>
      <w:marBottom w:val="0"/>
      <w:divBdr>
        <w:top w:val="none" w:sz="0" w:space="0" w:color="auto"/>
        <w:left w:val="none" w:sz="0" w:space="0" w:color="auto"/>
        <w:bottom w:val="none" w:sz="0" w:space="0" w:color="auto"/>
        <w:right w:val="none" w:sz="0" w:space="0" w:color="auto"/>
      </w:divBdr>
    </w:div>
    <w:div w:id="1331903917">
      <w:bodyDiv w:val="1"/>
      <w:marLeft w:val="0"/>
      <w:marRight w:val="0"/>
      <w:marTop w:val="0"/>
      <w:marBottom w:val="0"/>
      <w:divBdr>
        <w:top w:val="none" w:sz="0" w:space="0" w:color="auto"/>
        <w:left w:val="none" w:sz="0" w:space="0" w:color="auto"/>
        <w:bottom w:val="none" w:sz="0" w:space="0" w:color="auto"/>
        <w:right w:val="none" w:sz="0" w:space="0" w:color="auto"/>
      </w:divBdr>
    </w:div>
    <w:div w:id="1332097623">
      <w:bodyDiv w:val="1"/>
      <w:marLeft w:val="0"/>
      <w:marRight w:val="0"/>
      <w:marTop w:val="0"/>
      <w:marBottom w:val="0"/>
      <w:divBdr>
        <w:top w:val="none" w:sz="0" w:space="0" w:color="auto"/>
        <w:left w:val="none" w:sz="0" w:space="0" w:color="auto"/>
        <w:bottom w:val="none" w:sz="0" w:space="0" w:color="auto"/>
        <w:right w:val="none" w:sz="0" w:space="0" w:color="auto"/>
      </w:divBdr>
    </w:div>
    <w:div w:id="1333145236">
      <w:bodyDiv w:val="1"/>
      <w:marLeft w:val="0"/>
      <w:marRight w:val="0"/>
      <w:marTop w:val="0"/>
      <w:marBottom w:val="0"/>
      <w:divBdr>
        <w:top w:val="none" w:sz="0" w:space="0" w:color="auto"/>
        <w:left w:val="none" w:sz="0" w:space="0" w:color="auto"/>
        <w:bottom w:val="none" w:sz="0" w:space="0" w:color="auto"/>
        <w:right w:val="none" w:sz="0" w:space="0" w:color="auto"/>
      </w:divBdr>
    </w:div>
    <w:div w:id="1335065195">
      <w:bodyDiv w:val="1"/>
      <w:marLeft w:val="0"/>
      <w:marRight w:val="0"/>
      <w:marTop w:val="0"/>
      <w:marBottom w:val="0"/>
      <w:divBdr>
        <w:top w:val="none" w:sz="0" w:space="0" w:color="auto"/>
        <w:left w:val="none" w:sz="0" w:space="0" w:color="auto"/>
        <w:bottom w:val="none" w:sz="0" w:space="0" w:color="auto"/>
        <w:right w:val="none" w:sz="0" w:space="0" w:color="auto"/>
      </w:divBdr>
    </w:div>
    <w:div w:id="1336609132">
      <w:bodyDiv w:val="1"/>
      <w:marLeft w:val="0"/>
      <w:marRight w:val="0"/>
      <w:marTop w:val="0"/>
      <w:marBottom w:val="0"/>
      <w:divBdr>
        <w:top w:val="none" w:sz="0" w:space="0" w:color="auto"/>
        <w:left w:val="none" w:sz="0" w:space="0" w:color="auto"/>
        <w:bottom w:val="none" w:sz="0" w:space="0" w:color="auto"/>
        <w:right w:val="none" w:sz="0" w:space="0" w:color="auto"/>
      </w:divBdr>
    </w:div>
    <w:div w:id="1341465975">
      <w:bodyDiv w:val="1"/>
      <w:marLeft w:val="0"/>
      <w:marRight w:val="0"/>
      <w:marTop w:val="0"/>
      <w:marBottom w:val="0"/>
      <w:divBdr>
        <w:top w:val="none" w:sz="0" w:space="0" w:color="auto"/>
        <w:left w:val="none" w:sz="0" w:space="0" w:color="auto"/>
        <w:bottom w:val="none" w:sz="0" w:space="0" w:color="auto"/>
        <w:right w:val="none" w:sz="0" w:space="0" w:color="auto"/>
      </w:divBdr>
    </w:div>
    <w:div w:id="1345474507">
      <w:bodyDiv w:val="1"/>
      <w:marLeft w:val="0"/>
      <w:marRight w:val="0"/>
      <w:marTop w:val="0"/>
      <w:marBottom w:val="0"/>
      <w:divBdr>
        <w:top w:val="none" w:sz="0" w:space="0" w:color="auto"/>
        <w:left w:val="none" w:sz="0" w:space="0" w:color="auto"/>
        <w:bottom w:val="none" w:sz="0" w:space="0" w:color="auto"/>
        <w:right w:val="none" w:sz="0" w:space="0" w:color="auto"/>
      </w:divBdr>
    </w:div>
    <w:div w:id="1345743240">
      <w:bodyDiv w:val="1"/>
      <w:marLeft w:val="0"/>
      <w:marRight w:val="0"/>
      <w:marTop w:val="0"/>
      <w:marBottom w:val="0"/>
      <w:divBdr>
        <w:top w:val="none" w:sz="0" w:space="0" w:color="auto"/>
        <w:left w:val="none" w:sz="0" w:space="0" w:color="auto"/>
        <w:bottom w:val="none" w:sz="0" w:space="0" w:color="auto"/>
        <w:right w:val="none" w:sz="0" w:space="0" w:color="auto"/>
      </w:divBdr>
    </w:div>
    <w:div w:id="1347058274">
      <w:bodyDiv w:val="1"/>
      <w:marLeft w:val="0"/>
      <w:marRight w:val="0"/>
      <w:marTop w:val="0"/>
      <w:marBottom w:val="0"/>
      <w:divBdr>
        <w:top w:val="none" w:sz="0" w:space="0" w:color="auto"/>
        <w:left w:val="none" w:sz="0" w:space="0" w:color="auto"/>
        <w:bottom w:val="none" w:sz="0" w:space="0" w:color="auto"/>
        <w:right w:val="none" w:sz="0" w:space="0" w:color="auto"/>
      </w:divBdr>
    </w:div>
    <w:div w:id="1348869216">
      <w:bodyDiv w:val="1"/>
      <w:marLeft w:val="0"/>
      <w:marRight w:val="0"/>
      <w:marTop w:val="0"/>
      <w:marBottom w:val="0"/>
      <w:divBdr>
        <w:top w:val="none" w:sz="0" w:space="0" w:color="auto"/>
        <w:left w:val="none" w:sz="0" w:space="0" w:color="auto"/>
        <w:bottom w:val="none" w:sz="0" w:space="0" w:color="auto"/>
        <w:right w:val="none" w:sz="0" w:space="0" w:color="auto"/>
      </w:divBdr>
    </w:div>
    <w:div w:id="1350064130">
      <w:bodyDiv w:val="1"/>
      <w:marLeft w:val="0"/>
      <w:marRight w:val="0"/>
      <w:marTop w:val="0"/>
      <w:marBottom w:val="0"/>
      <w:divBdr>
        <w:top w:val="none" w:sz="0" w:space="0" w:color="auto"/>
        <w:left w:val="none" w:sz="0" w:space="0" w:color="auto"/>
        <w:bottom w:val="none" w:sz="0" w:space="0" w:color="auto"/>
        <w:right w:val="none" w:sz="0" w:space="0" w:color="auto"/>
      </w:divBdr>
    </w:div>
    <w:div w:id="1351954950">
      <w:bodyDiv w:val="1"/>
      <w:marLeft w:val="0"/>
      <w:marRight w:val="0"/>
      <w:marTop w:val="0"/>
      <w:marBottom w:val="0"/>
      <w:divBdr>
        <w:top w:val="none" w:sz="0" w:space="0" w:color="auto"/>
        <w:left w:val="none" w:sz="0" w:space="0" w:color="auto"/>
        <w:bottom w:val="none" w:sz="0" w:space="0" w:color="auto"/>
        <w:right w:val="none" w:sz="0" w:space="0" w:color="auto"/>
      </w:divBdr>
    </w:div>
    <w:div w:id="1352222264">
      <w:bodyDiv w:val="1"/>
      <w:marLeft w:val="0"/>
      <w:marRight w:val="0"/>
      <w:marTop w:val="0"/>
      <w:marBottom w:val="0"/>
      <w:divBdr>
        <w:top w:val="none" w:sz="0" w:space="0" w:color="auto"/>
        <w:left w:val="none" w:sz="0" w:space="0" w:color="auto"/>
        <w:bottom w:val="none" w:sz="0" w:space="0" w:color="auto"/>
        <w:right w:val="none" w:sz="0" w:space="0" w:color="auto"/>
      </w:divBdr>
    </w:div>
    <w:div w:id="1353531627">
      <w:bodyDiv w:val="1"/>
      <w:marLeft w:val="0"/>
      <w:marRight w:val="0"/>
      <w:marTop w:val="0"/>
      <w:marBottom w:val="0"/>
      <w:divBdr>
        <w:top w:val="none" w:sz="0" w:space="0" w:color="auto"/>
        <w:left w:val="none" w:sz="0" w:space="0" w:color="auto"/>
        <w:bottom w:val="none" w:sz="0" w:space="0" w:color="auto"/>
        <w:right w:val="none" w:sz="0" w:space="0" w:color="auto"/>
      </w:divBdr>
    </w:div>
    <w:div w:id="1355880711">
      <w:bodyDiv w:val="1"/>
      <w:marLeft w:val="0"/>
      <w:marRight w:val="0"/>
      <w:marTop w:val="0"/>
      <w:marBottom w:val="0"/>
      <w:divBdr>
        <w:top w:val="none" w:sz="0" w:space="0" w:color="auto"/>
        <w:left w:val="none" w:sz="0" w:space="0" w:color="auto"/>
        <w:bottom w:val="none" w:sz="0" w:space="0" w:color="auto"/>
        <w:right w:val="none" w:sz="0" w:space="0" w:color="auto"/>
      </w:divBdr>
    </w:div>
    <w:div w:id="1356883623">
      <w:bodyDiv w:val="1"/>
      <w:marLeft w:val="0"/>
      <w:marRight w:val="0"/>
      <w:marTop w:val="0"/>
      <w:marBottom w:val="0"/>
      <w:divBdr>
        <w:top w:val="none" w:sz="0" w:space="0" w:color="auto"/>
        <w:left w:val="none" w:sz="0" w:space="0" w:color="auto"/>
        <w:bottom w:val="none" w:sz="0" w:space="0" w:color="auto"/>
        <w:right w:val="none" w:sz="0" w:space="0" w:color="auto"/>
      </w:divBdr>
    </w:div>
    <w:div w:id="1359549116">
      <w:bodyDiv w:val="1"/>
      <w:marLeft w:val="0"/>
      <w:marRight w:val="0"/>
      <w:marTop w:val="0"/>
      <w:marBottom w:val="0"/>
      <w:divBdr>
        <w:top w:val="none" w:sz="0" w:space="0" w:color="auto"/>
        <w:left w:val="none" w:sz="0" w:space="0" w:color="auto"/>
        <w:bottom w:val="none" w:sz="0" w:space="0" w:color="auto"/>
        <w:right w:val="none" w:sz="0" w:space="0" w:color="auto"/>
      </w:divBdr>
    </w:div>
    <w:div w:id="1360203379">
      <w:bodyDiv w:val="1"/>
      <w:marLeft w:val="0"/>
      <w:marRight w:val="0"/>
      <w:marTop w:val="0"/>
      <w:marBottom w:val="0"/>
      <w:divBdr>
        <w:top w:val="none" w:sz="0" w:space="0" w:color="auto"/>
        <w:left w:val="none" w:sz="0" w:space="0" w:color="auto"/>
        <w:bottom w:val="none" w:sz="0" w:space="0" w:color="auto"/>
        <w:right w:val="none" w:sz="0" w:space="0" w:color="auto"/>
      </w:divBdr>
    </w:div>
    <w:div w:id="1360736508">
      <w:bodyDiv w:val="1"/>
      <w:marLeft w:val="0"/>
      <w:marRight w:val="0"/>
      <w:marTop w:val="0"/>
      <w:marBottom w:val="0"/>
      <w:divBdr>
        <w:top w:val="none" w:sz="0" w:space="0" w:color="auto"/>
        <w:left w:val="none" w:sz="0" w:space="0" w:color="auto"/>
        <w:bottom w:val="none" w:sz="0" w:space="0" w:color="auto"/>
        <w:right w:val="none" w:sz="0" w:space="0" w:color="auto"/>
      </w:divBdr>
    </w:div>
    <w:div w:id="1360742482">
      <w:bodyDiv w:val="1"/>
      <w:marLeft w:val="0"/>
      <w:marRight w:val="0"/>
      <w:marTop w:val="0"/>
      <w:marBottom w:val="0"/>
      <w:divBdr>
        <w:top w:val="none" w:sz="0" w:space="0" w:color="auto"/>
        <w:left w:val="none" w:sz="0" w:space="0" w:color="auto"/>
        <w:bottom w:val="none" w:sz="0" w:space="0" w:color="auto"/>
        <w:right w:val="none" w:sz="0" w:space="0" w:color="auto"/>
      </w:divBdr>
    </w:div>
    <w:div w:id="1363440997">
      <w:bodyDiv w:val="1"/>
      <w:marLeft w:val="0"/>
      <w:marRight w:val="0"/>
      <w:marTop w:val="0"/>
      <w:marBottom w:val="0"/>
      <w:divBdr>
        <w:top w:val="none" w:sz="0" w:space="0" w:color="auto"/>
        <w:left w:val="none" w:sz="0" w:space="0" w:color="auto"/>
        <w:bottom w:val="none" w:sz="0" w:space="0" w:color="auto"/>
        <w:right w:val="none" w:sz="0" w:space="0" w:color="auto"/>
      </w:divBdr>
    </w:div>
    <w:div w:id="1363745423">
      <w:bodyDiv w:val="1"/>
      <w:marLeft w:val="0"/>
      <w:marRight w:val="0"/>
      <w:marTop w:val="0"/>
      <w:marBottom w:val="0"/>
      <w:divBdr>
        <w:top w:val="none" w:sz="0" w:space="0" w:color="auto"/>
        <w:left w:val="none" w:sz="0" w:space="0" w:color="auto"/>
        <w:bottom w:val="none" w:sz="0" w:space="0" w:color="auto"/>
        <w:right w:val="none" w:sz="0" w:space="0" w:color="auto"/>
      </w:divBdr>
    </w:div>
    <w:div w:id="1364745561">
      <w:bodyDiv w:val="1"/>
      <w:marLeft w:val="0"/>
      <w:marRight w:val="0"/>
      <w:marTop w:val="0"/>
      <w:marBottom w:val="0"/>
      <w:divBdr>
        <w:top w:val="none" w:sz="0" w:space="0" w:color="auto"/>
        <w:left w:val="none" w:sz="0" w:space="0" w:color="auto"/>
        <w:bottom w:val="none" w:sz="0" w:space="0" w:color="auto"/>
        <w:right w:val="none" w:sz="0" w:space="0" w:color="auto"/>
      </w:divBdr>
    </w:div>
    <w:div w:id="1365058842">
      <w:bodyDiv w:val="1"/>
      <w:marLeft w:val="0"/>
      <w:marRight w:val="0"/>
      <w:marTop w:val="0"/>
      <w:marBottom w:val="0"/>
      <w:divBdr>
        <w:top w:val="none" w:sz="0" w:space="0" w:color="auto"/>
        <w:left w:val="none" w:sz="0" w:space="0" w:color="auto"/>
        <w:bottom w:val="none" w:sz="0" w:space="0" w:color="auto"/>
        <w:right w:val="none" w:sz="0" w:space="0" w:color="auto"/>
      </w:divBdr>
    </w:div>
    <w:div w:id="1366637426">
      <w:bodyDiv w:val="1"/>
      <w:marLeft w:val="0"/>
      <w:marRight w:val="0"/>
      <w:marTop w:val="0"/>
      <w:marBottom w:val="0"/>
      <w:divBdr>
        <w:top w:val="none" w:sz="0" w:space="0" w:color="auto"/>
        <w:left w:val="none" w:sz="0" w:space="0" w:color="auto"/>
        <w:bottom w:val="none" w:sz="0" w:space="0" w:color="auto"/>
        <w:right w:val="none" w:sz="0" w:space="0" w:color="auto"/>
      </w:divBdr>
    </w:div>
    <w:div w:id="1369377114">
      <w:bodyDiv w:val="1"/>
      <w:marLeft w:val="0"/>
      <w:marRight w:val="0"/>
      <w:marTop w:val="0"/>
      <w:marBottom w:val="0"/>
      <w:divBdr>
        <w:top w:val="none" w:sz="0" w:space="0" w:color="auto"/>
        <w:left w:val="none" w:sz="0" w:space="0" w:color="auto"/>
        <w:bottom w:val="none" w:sz="0" w:space="0" w:color="auto"/>
        <w:right w:val="none" w:sz="0" w:space="0" w:color="auto"/>
      </w:divBdr>
    </w:div>
    <w:div w:id="1370715616">
      <w:bodyDiv w:val="1"/>
      <w:marLeft w:val="0"/>
      <w:marRight w:val="0"/>
      <w:marTop w:val="0"/>
      <w:marBottom w:val="0"/>
      <w:divBdr>
        <w:top w:val="none" w:sz="0" w:space="0" w:color="auto"/>
        <w:left w:val="none" w:sz="0" w:space="0" w:color="auto"/>
        <w:bottom w:val="none" w:sz="0" w:space="0" w:color="auto"/>
        <w:right w:val="none" w:sz="0" w:space="0" w:color="auto"/>
      </w:divBdr>
    </w:div>
    <w:div w:id="1371565601">
      <w:bodyDiv w:val="1"/>
      <w:marLeft w:val="0"/>
      <w:marRight w:val="0"/>
      <w:marTop w:val="0"/>
      <w:marBottom w:val="0"/>
      <w:divBdr>
        <w:top w:val="none" w:sz="0" w:space="0" w:color="auto"/>
        <w:left w:val="none" w:sz="0" w:space="0" w:color="auto"/>
        <w:bottom w:val="none" w:sz="0" w:space="0" w:color="auto"/>
        <w:right w:val="none" w:sz="0" w:space="0" w:color="auto"/>
      </w:divBdr>
    </w:div>
    <w:div w:id="1375305389">
      <w:bodyDiv w:val="1"/>
      <w:marLeft w:val="0"/>
      <w:marRight w:val="0"/>
      <w:marTop w:val="0"/>
      <w:marBottom w:val="0"/>
      <w:divBdr>
        <w:top w:val="none" w:sz="0" w:space="0" w:color="auto"/>
        <w:left w:val="none" w:sz="0" w:space="0" w:color="auto"/>
        <w:bottom w:val="none" w:sz="0" w:space="0" w:color="auto"/>
        <w:right w:val="none" w:sz="0" w:space="0" w:color="auto"/>
      </w:divBdr>
    </w:div>
    <w:div w:id="1376467660">
      <w:bodyDiv w:val="1"/>
      <w:marLeft w:val="0"/>
      <w:marRight w:val="0"/>
      <w:marTop w:val="0"/>
      <w:marBottom w:val="0"/>
      <w:divBdr>
        <w:top w:val="none" w:sz="0" w:space="0" w:color="auto"/>
        <w:left w:val="none" w:sz="0" w:space="0" w:color="auto"/>
        <w:bottom w:val="none" w:sz="0" w:space="0" w:color="auto"/>
        <w:right w:val="none" w:sz="0" w:space="0" w:color="auto"/>
      </w:divBdr>
    </w:div>
    <w:div w:id="1377462969">
      <w:bodyDiv w:val="1"/>
      <w:marLeft w:val="0"/>
      <w:marRight w:val="0"/>
      <w:marTop w:val="0"/>
      <w:marBottom w:val="0"/>
      <w:divBdr>
        <w:top w:val="none" w:sz="0" w:space="0" w:color="auto"/>
        <w:left w:val="none" w:sz="0" w:space="0" w:color="auto"/>
        <w:bottom w:val="none" w:sz="0" w:space="0" w:color="auto"/>
        <w:right w:val="none" w:sz="0" w:space="0" w:color="auto"/>
      </w:divBdr>
    </w:div>
    <w:div w:id="1379283033">
      <w:bodyDiv w:val="1"/>
      <w:marLeft w:val="0"/>
      <w:marRight w:val="0"/>
      <w:marTop w:val="0"/>
      <w:marBottom w:val="0"/>
      <w:divBdr>
        <w:top w:val="none" w:sz="0" w:space="0" w:color="auto"/>
        <w:left w:val="none" w:sz="0" w:space="0" w:color="auto"/>
        <w:bottom w:val="none" w:sz="0" w:space="0" w:color="auto"/>
        <w:right w:val="none" w:sz="0" w:space="0" w:color="auto"/>
      </w:divBdr>
    </w:div>
    <w:div w:id="1382024547">
      <w:bodyDiv w:val="1"/>
      <w:marLeft w:val="0"/>
      <w:marRight w:val="0"/>
      <w:marTop w:val="0"/>
      <w:marBottom w:val="0"/>
      <w:divBdr>
        <w:top w:val="none" w:sz="0" w:space="0" w:color="auto"/>
        <w:left w:val="none" w:sz="0" w:space="0" w:color="auto"/>
        <w:bottom w:val="none" w:sz="0" w:space="0" w:color="auto"/>
        <w:right w:val="none" w:sz="0" w:space="0" w:color="auto"/>
      </w:divBdr>
    </w:div>
    <w:div w:id="1383556286">
      <w:bodyDiv w:val="1"/>
      <w:marLeft w:val="0"/>
      <w:marRight w:val="0"/>
      <w:marTop w:val="0"/>
      <w:marBottom w:val="0"/>
      <w:divBdr>
        <w:top w:val="none" w:sz="0" w:space="0" w:color="auto"/>
        <w:left w:val="none" w:sz="0" w:space="0" w:color="auto"/>
        <w:bottom w:val="none" w:sz="0" w:space="0" w:color="auto"/>
        <w:right w:val="none" w:sz="0" w:space="0" w:color="auto"/>
      </w:divBdr>
    </w:div>
    <w:div w:id="1384478123">
      <w:bodyDiv w:val="1"/>
      <w:marLeft w:val="0"/>
      <w:marRight w:val="0"/>
      <w:marTop w:val="0"/>
      <w:marBottom w:val="0"/>
      <w:divBdr>
        <w:top w:val="none" w:sz="0" w:space="0" w:color="auto"/>
        <w:left w:val="none" w:sz="0" w:space="0" w:color="auto"/>
        <w:bottom w:val="none" w:sz="0" w:space="0" w:color="auto"/>
        <w:right w:val="none" w:sz="0" w:space="0" w:color="auto"/>
      </w:divBdr>
    </w:div>
    <w:div w:id="1390104552">
      <w:bodyDiv w:val="1"/>
      <w:marLeft w:val="0"/>
      <w:marRight w:val="0"/>
      <w:marTop w:val="0"/>
      <w:marBottom w:val="0"/>
      <w:divBdr>
        <w:top w:val="none" w:sz="0" w:space="0" w:color="auto"/>
        <w:left w:val="none" w:sz="0" w:space="0" w:color="auto"/>
        <w:bottom w:val="none" w:sz="0" w:space="0" w:color="auto"/>
        <w:right w:val="none" w:sz="0" w:space="0" w:color="auto"/>
      </w:divBdr>
    </w:div>
    <w:div w:id="1390300398">
      <w:bodyDiv w:val="1"/>
      <w:marLeft w:val="0"/>
      <w:marRight w:val="0"/>
      <w:marTop w:val="0"/>
      <w:marBottom w:val="0"/>
      <w:divBdr>
        <w:top w:val="none" w:sz="0" w:space="0" w:color="auto"/>
        <w:left w:val="none" w:sz="0" w:space="0" w:color="auto"/>
        <w:bottom w:val="none" w:sz="0" w:space="0" w:color="auto"/>
        <w:right w:val="none" w:sz="0" w:space="0" w:color="auto"/>
      </w:divBdr>
    </w:div>
    <w:div w:id="1391073942">
      <w:bodyDiv w:val="1"/>
      <w:marLeft w:val="0"/>
      <w:marRight w:val="0"/>
      <w:marTop w:val="0"/>
      <w:marBottom w:val="0"/>
      <w:divBdr>
        <w:top w:val="none" w:sz="0" w:space="0" w:color="auto"/>
        <w:left w:val="none" w:sz="0" w:space="0" w:color="auto"/>
        <w:bottom w:val="none" w:sz="0" w:space="0" w:color="auto"/>
        <w:right w:val="none" w:sz="0" w:space="0" w:color="auto"/>
      </w:divBdr>
    </w:div>
    <w:div w:id="1391077727">
      <w:bodyDiv w:val="1"/>
      <w:marLeft w:val="0"/>
      <w:marRight w:val="0"/>
      <w:marTop w:val="0"/>
      <w:marBottom w:val="0"/>
      <w:divBdr>
        <w:top w:val="none" w:sz="0" w:space="0" w:color="auto"/>
        <w:left w:val="none" w:sz="0" w:space="0" w:color="auto"/>
        <w:bottom w:val="none" w:sz="0" w:space="0" w:color="auto"/>
        <w:right w:val="none" w:sz="0" w:space="0" w:color="auto"/>
      </w:divBdr>
    </w:div>
    <w:div w:id="1395398504">
      <w:bodyDiv w:val="1"/>
      <w:marLeft w:val="0"/>
      <w:marRight w:val="0"/>
      <w:marTop w:val="0"/>
      <w:marBottom w:val="0"/>
      <w:divBdr>
        <w:top w:val="none" w:sz="0" w:space="0" w:color="auto"/>
        <w:left w:val="none" w:sz="0" w:space="0" w:color="auto"/>
        <w:bottom w:val="none" w:sz="0" w:space="0" w:color="auto"/>
        <w:right w:val="none" w:sz="0" w:space="0" w:color="auto"/>
      </w:divBdr>
    </w:div>
    <w:div w:id="1405493870">
      <w:bodyDiv w:val="1"/>
      <w:marLeft w:val="0"/>
      <w:marRight w:val="0"/>
      <w:marTop w:val="0"/>
      <w:marBottom w:val="0"/>
      <w:divBdr>
        <w:top w:val="none" w:sz="0" w:space="0" w:color="auto"/>
        <w:left w:val="none" w:sz="0" w:space="0" w:color="auto"/>
        <w:bottom w:val="none" w:sz="0" w:space="0" w:color="auto"/>
        <w:right w:val="none" w:sz="0" w:space="0" w:color="auto"/>
      </w:divBdr>
    </w:div>
    <w:div w:id="1405640415">
      <w:bodyDiv w:val="1"/>
      <w:marLeft w:val="0"/>
      <w:marRight w:val="0"/>
      <w:marTop w:val="0"/>
      <w:marBottom w:val="0"/>
      <w:divBdr>
        <w:top w:val="none" w:sz="0" w:space="0" w:color="auto"/>
        <w:left w:val="none" w:sz="0" w:space="0" w:color="auto"/>
        <w:bottom w:val="none" w:sz="0" w:space="0" w:color="auto"/>
        <w:right w:val="none" w:sz="0" w:space="0" w:color="auto"/>
      </w:divBdr>
    </w:div>
    <w:div w:id="1406681651">
      <w:bodyDiv w:val="1"/>
      <w:marLeft w:val="0"/>
      <w:marRight w:val="0"/>
      <w:marTop w:val="0"/>
      <w:marBottom w:val="0"/>
      <w:divBdr>
        <w:top w:val="none" w:sz="0" w:space="0" w:color="auto"/>
        <w:left w:val="none" w:sz="0" w:space="0" w:color="auto"/>
        <w:bottom w:val="none" w:sz="0" w:space="0" w:color="auto"/>
        <w:right w:val="none" w:sz="0" w:space="0" w:color="auto"/>
      </w:divBdr>
    </w:div>
    <w:div w:id="1407193399">
      <w:bodyDiv w:val="1"/>
      <w:marLeft w:val="0"/>
      <w:marRight w:val="0"/>
      <w:marTop w:val="0"/>
      <w:marBottom w:val="0"/>
      <w:divBdr>
        <w:top w:val="none" w:sz="0" w:space="0" w:color="auto"/>
        <w:left w:val="none" w:sz="0" w:space="0" w:color="auto"/>
        <w:bottom w:val="none" w:sz="0" w:space="0" w:color="auto"/>
        <w:right w:val="none" w:sz="0" w:space="0" w:color="auto"/>
      </w:divBdr>
    </w:div>
    <w:div w:id="1407607388">
      <w:bodyDiv w:val="1"/>
      <w:marLeft w:val="0"/>
      <w:marRight w:val="0"/>
      <w:marTop w:val="0"/>
      <w:marBottom w:val="0"/>
      <w:divBdr>
        <w:top w:val="none" w:sz="0" w:space="0" w:color="auto"/>
        <w:left w:val="none" w:sz="0" w:space="0" w:color="auto"/>
        <w:bottom w:val="none" w:sz="0" w:space="0" w:color="auto"/>
        <w:right w:val="none" w:sz="0" w:space="0" w:color="auto"/>
      </w:divBdr>
    </w:div>
    <w:div w:id="1408576435">
      <w:bodyDiv w:val="1"/>
      <w:marLeft w:val="0"/>
      <w:marRight w:val="0"/>
      <w:marTop w:val="0"/>
      <w:marBottom w:val="0"/>
      <w:divBdr>
        <w:top w:val="none" w:sz="0" w:space="0" w:color="auto"/>
        <w:left w:val="none" w:sz="0" w:space="0" w:color="auto"/>
        <w:bottom w:val="none" w:sz="0" w:space="0" w:color="auto"/>
        <w:right w:val="none" w:sz="0" w:space="0" w:color="auto"/>
      </w:divBdr>
    </w:div>
    <w:div w:id="1411997302">
      <w:bodyDiv w:val="1"/>
      <w:marLeft w:val="0"/>
      <w:marRight w:val="0"/>
      <w:marTop w:val="0"/>
      <w:marBottom w:val="0"/>
      <w:divBdr>
        <w:top w:val="none" w:sz="0" w:space="0" w:color="auto"/>
        <w:left w:val="none" w:sz="0" w:space="0" w:color="auto"/>
        <w:bottom w:val="none" w:sz="0" w:space="0" w:color="auto"/>
        <w:right w:val="none" w:sz="0" w:space="0" w:color="auto"/>
      </w:divBdr>
    </w:div>
    <w:div w:id="1413118783">
      <w:bodyDiv w:val="1"/>
      <w:marLeft w:val="0"/>
      <w:marRight w:val="0"/>
      <w:marTop w:val="0"/>
      <w:marBottom w:val="0"/>
      <w:divBdr>
        <w:top w:val="none" w:sz="0" w:space="0" w:color="auto"/>
        <w:left w:val="none" w:sz="0" w:space="0" w:color="auto"/>
        <w:bottom w:val="none" w:sz="0" w:space="0" w:color="auto"/>
        <w:right w:val="none" w:sz="0" w:space="0" w:color="auto"/>
      </w:divBdr>
    </w:div>
    <w:div w:id="1413235346">
      <w:bodyDiv w:val="1"/>
      <w:marLeft w:val="0"/>
      <w:marRight w:val="0"/>
      <w:marTop w:val="0"/>
      <w:marBottom w:val="0"/>
      <w:divBdr>
        <w:top w:val="none" w:sz="0" w:space="0" w:color="auto"/>
        <w:left w:val="none" w:sz="0" w:space="0" w:color="auto"/>
        <w:bottom w:val="none" w:sz="0" w:space="0" w:color="auto"/>
        <w:right w:val="none" w:sz="0" w:space="0" w:color="auto"/>
      </w:divBdr>
    </w:div>
    <w:div w:id="1418088005">
      <w:bodyDiv w:val="1"/>
      <w:marLeft w:val="0"/>
      <w:marRight w:val="0"/>
      <w:marTop w:val="0"/>
      <w:marBottom w:val="0"/>
      <w:divBdr>
        <w:top w:val="none" w:sz="0" w:space="0" w:color="auto"/>
        <w:left w:val="none" w:sz="0" w:space="0" w:color="auto"/>
        <w:bottom w:val="none" w:sz="0" w:space="0" w:color="auto"/>
        <w:right w:val="none" w:sz="0" w:space="0" w:color="auto"/>
      </w:divBdr>
    </w:div>
    <w:div w:id="1418751662">
      <w:bodyDiv w:val="1"/>
      <w:marLeft w:val="0"/>
      <w:marRight w:val="0"/>
      <w:marTop w:val="0"/>
      <w:marBottom w:val="0"/>
      <w:divBdr>
        <w:top w:val="none" w:sz="0" w:space="0" w:color="auto"/>
        <w:left w:val="none" w:sz="0" w:space="0" w:color="auto"/>
        <w:bottom w:val="none" w:sz="0" w:space="0" w:color="auto"/>
        <w:right w:val="none" w:sz="0" w:space="0" w:color="auto"/>
      </w:divBdr>
    </w:div>
    <w:div w:id="1421561601">
      <w:bodyDiv w:val="1"/>
      <w:marLeft w:val="0"/>
      <w:marRight w:val="0"/>
      <w:marTop w:val="0"/>
      <w:marBottom w:val="0"/>
      <w:divBdr>
        <w:top w:val="none" w:sz="0" w:space="0" w:color="auto"/>
        <w:left w:val="none" w:sz="0" w:space="0" w:color="auto"/>
        <w:bottom w:val="none" w:sz="0" w:space="0" w:color="auto"/>
        <w:right w:val="none" w:sz="0" w:space="0" w:color="auto"/>
      </w:divBdr>
    </w:div>
    <w:div w:id="1427076758">
      <w:bodyDiv w:val="1"/>
      <w:marLeft w:val="0"/>
      <w:marRight w:val="0"/>
      <w:marTop w:val="0"/>
      <w:marBottom w:val="0"/>
      <w:divBdr>
        <w:top w:val="none" w:sz="0" w:space="0" w:color="auto"/>
        <w:left w:val="none" w:sz="0" w:space="0" w:color="auto"/>
        <w:bottom w:val="none" w:sz="0" w:space="0" w:color="auto"/>
        <w:right w:val="none" w:sz="0" w:space="0" w:color="auto"/>
      </w:divBdr>
    </w:div>
    <w:div w:id="1428843530">
      <w:bodyDiv w:val="1"/>
      <w:marLeft w:val="0"/>
      <w:marRight w:val="0"/>
      <w:marTop w:val="0"/>
      <w:marBottom w:val="0"/>
      <w:divBdr>
        <w:top w:val="none" w:sz="0" w:space="0" w:color="auto"/>
        <w:left w:val="none" w:sz="0" w:space="0" w:color="auto"/>
        <w:bottom w:val="none" w:sz="0" w:space="0" w:color="auto"/>
        <w:right w:val="none" w:sz="0" w:space="0" w:color="auto"/>
      </w:divBdr>
    </w:div>
    <w:div w:id="1428966704">
      <w:bodyDiv w:val="1"/>
      <w:marLeft w:val="0"/>
      <w:marRight w:val="0"/>
      <w:marTop w:val="0"/>
      <w:marBottom w:val="0"/>
      <w:divBdr>
        <w:top w:val="none" w:sz="0" w:space="0" w:color="auto"/>
        <w:left w:val="none" w:sz="0" w:space="0" w:color="auto"/>
        <w:bottom w:val="none" w:sz="0" w:space="0" w:color="auto"/>
        <w:right w:val="none" w:sz="0" w:space="0" w:color="auto"/>
      </w:divBdr>
    </w:div>
    <w:div w:id="1429275050">
      <w:bodyDiv w:val="1"/>
      <w:marLeft w:val="0"/>
      <w:marRight w:val="0"/>
      <w:marTop w:val="0"/>
      <w:marBottom w:val="0"/>
      <w:divBdr>
        <w:top w:val="none" w:sz="0" w:space="0" w:color="auto"/>
        <w:left w:val="none" w:sz="0" w:space="0" w:color="auto"/>
        <w:bottom w:val="none" w:sz="0" w:space="0" w:color="auto"/>
        <w:right w:val="none" w:sz="0" w:space="0" w:color="auto"/>
      </w:divBdr>
    </w:div>
    <w:div w:id="1430854117">
      <w:bodyDiv w:val="1"/>
      <w:marLeft w:val="0"/>
      <w:marRight w:val="0"/>
      <w:marTop w:val="0"/>
      <w:marBottom w:val="0"/>
      <w:divBdr>
        <w:top w:val="none" w:sz="0" w:space="0" w:color="auto"/>
        <w:left w:val="none" w:sz="0" w:space="0" w:color="auto"/>
        <w:bottom w:val="none" w:sz="0" w:space="0" w:color="auto"/>
        <w:right w:val="none" w:sz="0" w:space="0" w:color="auto"/>
      </w:divBdr>
    </w:div>
    <w:div w:id="1430928438">
      <w:bodyDiv w:val="1"/>
      <w:marLeft w:val="0"/>
      <w:marRight w:val="0"/>
      <w:marTop w:val="0"/>
      <w:marBottom w:val="0"/>
      <w:divBdr>
        <w:top w:val="none" w:sz="0" w:space="0" w:color="auto"/>
        <w:left w:val="none" w:sz="0" w:space="0" w:color="auto"/>
        <w:bottom w:val="none" w:sz="0" w:space="0" w:color="auto"/>
        <w:right w:val="none" w:sz="0" w:space="0" w:color="auto"/>
      </w:divBdr>
    </w:div>
    <w:div w:id="1433741458">
      <w:bodyDiv w:val="1"/>
      <w:marLeft w:val="0"/>
      <w:marRight w:val="0"/>
      <w:marTop w:val="0"/>
      <w:marBottom w:val="0"/>
      <w:divBdr>
        <w:top w:val="none" w:sz="0" w:space="0" w:color="auto"/>
        <w:left w:val="none" w:sz="0" w:space="0" w:color="auto"/>
        <w:bottom w:val="none" w:sz="0" w:space="0" w:color="auto"/>
        <w:right w:val="none" w:sz="0" w:space="0" w:color="auto"/>
      </w:divBdr>
    </w:div>
    <w:div w:id="1436244883">
      <w:bodyDiv w:val="1"/>
      <w:marLeft w:val="0"/>
      <w:marRight w:val="0"/>
      <w:marTop w:val="0"/>
      <w:marBottom w:val="0"/>
      <w:divBdr>
        <w:top w:val="none" w:sz="0" w:space="0" w:color="auto"/>
        <w:left w:val="none" w:sz="0" w:space="0" w:color="auto"/>
        <w:bottom w:val="none" w:sz="0" w:space="0" w:color="auto"/>
        <w:right w:val="none" w:sz="0" w:space="0" w:color="auto"/>
      </w:divBdr>
    </w:div>
    <w:div w:id="1437872867">
      <w:bodyDiv w:val="1"/>
      <w:marLeft w:val="0"/>
      <w:marRight w:val="0"/>
      <w:marTop w:val="0"/>
      <w:marBottom w:val="0"/>
      <w:divBdr>
        <w:top w:val="none" w:sz="0" w:space="0" w:color="auto"/>
        <w:left w:val="none" w:sz="0" w:space="0" w:color="auto"/>
        <w:bottom w:val="none" w:sz="0" w:space="0" w:color="auto"/>
        <w:right w:val="none" w:sz="0" w:space="0" w:color="auto"/>
      </w:divBdr>
    </w:div>
    <w:div w:id="1444766711">
      <w:bodyDiv w:val="1"/>
      <w:marLeft w:val="0"/>
      <w:marRight w:val="0"/>
      <w:marTop w:val="0"/>
      <w:marBottom w:val="0"/>
      <w:divBdr>
        <w:top w:val="none" w:sz="0" w:space="0" w:color="auto"/>
        <w:left w:val="none" w:sz="0" w:space="0" w:color="auto"/>
        <w:bottom w:val="none" w:sz="0" w:space="0" w:color="auto"/>
        <w:right w:val="none" w:sz="0" w:space="0" w:color="auto"/>
      </w:divBdr>
    </w:div>
    <w:div w:id="1446658260">
      <w:bodyDiv w:val="1"/>
      <w:marLeft w:val="0"/>
      <w:marRight w:val="0"/>
      <w:marTop w:val="0"/>
      <w:marBottom w:val="0"/>
      <w:divBdr>
        <w:top w:val="none" w:sz="0" w:space="0" w:color="auto"/>
        <w:left w:val="none" w:sz="0" w:space="0" w:color="auto"/>
        <w:bottom w:val="none" w:sz="0" w:space="0" w:color="auto"/>
        <w:right w:val="none" w:sz="0" w:space="0" w:color="auto"/>
      </w:divBdr>
    </w:div>
    <w:div w:id="1446773690">
      <w:bodyDiv w:val="1"/>
      <w:marLeft w:val="0"/>
      <w:marRight w:val="0"/>
      <w:marTop w:val="0"/>
      <w:marBottom w:val="0"/>
      <w:divBdr>
        <w:top w:val="none" w:sz="0" w:space="0" w:color="auto"/>
        <w:left w:val="none" w:sz="0" w:space="0" w:color="auto"/>
        <w:bottom w:val="none" w:sz="0" w:space="0" w:color="auto"/>
        <w:right w:val="none" w:sz="0" w:space="0" w:color="auto"/>
      </w:divBdr>
    </w:div>
    <w:div w:id="1447193014">
      <w:bodyDiv w:val="1"/>
      <w:marLeft w:val="0"/>
      <w:marRight w:val="0"/>
      <w:marTop w:val="0"/>
      <w:marBottom w:val="0"/>
      <w:divBdr>
        <w:top w:val="none" w:sz="0" w:space="0" w:color="auto"/>
        <w:left w:val="none" w:sz="0" w:space="0" w:color="auto"/>
        <w:bottom w:val="none" w:sz="0" w:space="0" w:color="auto"/>
        <w:right w:val="none" w:sz="0" w:space="0" w:color="auto"/>
      </w:divBdr>
    </w:div>
    <w:div w:id="1457606144">
      <w:bodyDiv w:val="1"/>
      <w:marLeft w:val="0"/>
      <w:marRight w:val="0"/>
      <w:marTop w:val="0"/>
      <w:marBottom w:val="0"/>
      <w:divBdr>
        <w:top w:val="none" w:sz="0" w:space="0" w:color="auto"/>
        <w:left w:val="none" w:sz="0" w:space="0" w:color="auto"/>
        <w:bottom w:val="none" w:sz="0" w:space="0" w:color="auto"/>
        <w:right w:val="none" w:sz="0" w:space="0" w:color="auto"/>
      </w:divBdr>
    </w:div>
    <w:div w:id="1457798764">
      <w:bodyDiv w:val="1"/>
      <w:marLeft w:val="0"/>
      <w:marRight w:val="0"/>
      <w:marTop w:val="0"/>
      <w:marBottom w:val="0"/>
      <w:divBdr>
        <w:top w:val="none" w:sz="0" w:space="0" w:color="auto"/>
        <w:left w:val="none" w:sz="0" w:space="0" w:color="auto"/>
        <w:bottom w:val="none" w:sz="0" w:space="0" w:color="auto"/>
        <w:right w:val="none" w:sz="0" w:space="0" w:color="auto"/>
      </w:divBdr>
    </w:div>
    <w:div w:id="1458141181">
      <w:bodyDiv w:val="1"/>
      <w:marLeft w:val="0"/>
      <w:marRight w:val="0"/>
      <w:marTop w:val="0"/>
      <w:marBottom w:val="0"/>
      <w:divBdr>
        <w:top w:val="none" w:sz="0" w:space="0" w:color="auto"/>
        <w:left w:val="none" w:sz="0" w:space="0" w:color="auto"/>
        <w:bottom w:val="none" w:sz="0" w:space="0" w:color="auto"/>
        <w:right w:val="none" w:sz="0" w:space="0" w:color="auto"/>
      </w:divBdr>
    </w:div>
    <w:div w:id="1461919807">
      <w:bodyDiv w:val="1"/>
      <w:marLeft w:val="0"/>
      <w:marRight w:val="0"/>
      <w:marTop w:val="0"/>
      <w:marBottom w:val="0"/>
      <w:divBdr>
        <w:top w:val="none" w:sz="0" w:space="0" w:color="auto"/>
        <w:left w:val="none" w:sz="0" w:space="0" w:color="auto"/>
        <w:bottom w:val="none" w:sz="0" w:space="0" w:color="auto"/>
        <w:right w:val="none" w:sz="0" w:space="0" w:color="auto"/>
      </w:divBdr>
    </w:div>
    <w:div w:id="1461923973">
      <w:bodyDiv w:val="1"/>
      <w:marLeft w:val="0"/>
      <w:marRight w:val="0"/>
      <w:marTop w:val="0"/>
      <w:marBottom w:val="0"/>
      <w:divBdr>
        <w:top w:val="none" w:sz="0" w:space="0" w:color="auto"/>
        <w:left w:val="none" w:sz="0" w:space="0" w:color="auto"/>
        <w:bottom w:val="none" w:sz="0" w:space="0" w:color="auto"/>
        <w:right w:val="none" w:sz="0" w:space="0" w:color="auto"/>
      </w:divBdr>
    </w:div>
    <w:div w:id="1462259989">
      <w:bodyDiv w:val="1"/>
      <w:marLeft w:val="0"/>
      <w:marRight w:val="0"/>
      <w:marTop w:val="0"/>
      <w:marBottom w:val="0"/>
      <w:divBdr>
        <w:top w:val="none" w:sz="0" w:space="0" w:color="auto"/>
        <w:left w:val="none" w:sz="0" w:space="0" w:color="auto"/>
        <w:bottom w:val="none" w:sz="0" w:space="0" w:color="auto"/>
        <w:right w:val="none" w:sz="0" w:space="0" w:color="auto"/>
      </w:divBdr>
    </w:div>
    <w:div w:id="1462570655">
      <w:bodyDiv w:val="1"/>
      <w:marLeft w:val="0"/>
      <w:marRight w:val="0"/>
      <w:marTop w:val="0"/>
      <w:marBottom w:val="0"/>
      <w:divBdr>
        <w:top w:val="none" w:sz="0" w:space="0" w:color="auto"/>
        <w:left w:val="none" w:sz="0" w:space="0" w:color="auto"/>
        <w:bottom w:val="none" w:sz="0" w:space="0" w:color="auto"/>
        <w:right w:val="none" w:sz="0" w:space="0" w:color="auto"/>
      </w:divBdr>
    </w:div>
    <w:div w:id="1462914775">
      <w:bodyDiv w:val="1"/>
      <w:marLeft w:val="0"/>
      <w:marRight w:val="0"/>
      <w:marTop w:val="0"/>
      <w:marBottom w:val="0"/>
      <w:divBdr>
        <w:top w:val="none" w:sz="0" w:space="0" w:color="auto"/>
        <w:left w:val="none" w:sz="0" w:space="0" w:color="auto"/>
        <w:bottom w:val="none" w:sz="0" w:space="0" w:color="auto"/>
        <w:right w:val="none" w:sz="0" w:space="0" w:color="auto"/>
      </w:divBdr>
    </w:div>
    <w:div w:id="1463038260">
      <w:bodyDiv w:val="1"/>
      <w:marLeft w:val="0"/>
      <w:marRight w:val="0"/>
      <w:marTop w:val="0"/>
      <w:marBottom w:val="0"/>
      <w:divBdr>
        <w:top w:val="none" w:sz="0" w:space="0" w:color="auto"/>
        <w:left w:val="none" w:sz="0" w:space="0" w:color="auto"/>
        <w:bottom w:val="none" w:sz="0" w:space="0" w:color="auto"/>
        <w:right w:val="none" w:sz="0" w:space="0" w:color="auto"/>
      </w:divBdr>
    </w:div>
    <w:div w:id="1466313772">
      <w:bodyDiv w:val="1"/>
      <w:marLeft w:val="0"/>
      <w:marRight w:val="0"/>
      <w:marTop w:val="0"/>
      <w:marBottom w:val="0"/>
      <w:divBdr>
        <w:top w:val="none" w:sz="0" w:space="0" w:color="auto"/>
        <w:left w:val="none" w:sz="0" w:space="0" w:color="auto"/>
        <w:bottom w:val="none" w:sz="0" w:space="0" w:color="auto"/>
        <w:right w:val="none" w:sz="0" w:space="0" w:color="auto"/>
      </w:divBdr>
    </w:div>
    <w:div w:id="1466318242">
      <w:bodyDiv w:val="1"/>
      <w:marLeft w:val="0"/>
      <w:marRight w:val="0"/>
      <w:marTop w:val="0"/>
      <w:marBottom w:val="0"/>
      <w:divBdr>
        <w:top w:val="none" w:sz="0" w:space="0" w:color="auto"/>
        <w:left w:val="none" w:sz="0" w:space="0" w:color="auto"/>
        <w:bottom w:val="none" w:sz="0" w:space="0" w:color="auto"/>
        <w:right w:val="none" w:sz="0" w:space="0" w:color="auto"/>
      </w:divBdr>
    </w:div>
    <w:div w:id="1466968142">
      <w:bodyDiv w:val="1"/>
      <w:marLeft w:val="0"/>
      <w:marRight w:val="0"/>
      <w:marTop w:val="0"/>
      <w:marBottom w:val="0"/>
      <w:divBdr>
        <w:top w:val="none" w:sz="0" w:space="0" w:color="auto"/>
        <w:left w:val="none" w:sz="0" w:space="0" w:color="auto"/>
        <w:bottom w:val="none" w:sz="0" w:space="0" w:color="auto"/>
        <w:right w:val="none" w:sz="0" w:space="0" w:color="auto"/>
      </w:divBdr>
    </w:div>
    <w:div w:id="1469665383">
      <w:bodyDiv w:val="1"/>
      <w:marLeft w:val="0"/>
      <w:marRight w:val="0"/>
      <w:marTop w:val="0"/>
      <w:marBottom w:val="0"/>
      <w:divBdr>
        <w:top w:val="none" w:sz="0" w:space="0" w:color="auto"/>
        <w:left w:val="none" w:sz="0" w:space="0" w:color="auto"/>
        <w:bottom w:val="none" w:sz="0" w:space="0" w:color="auto"/>
        <w:right w:val="none" w:sz="0" w:space="0" w:color="auto"/>
      </w:divBdr>
    </w:div>
    <w:div w:id="1470127175">
      <w:bodyDiv w:val="1"/>
      <w:marLeft w:val="0"/>
      <w:marRight w:val="0"/>
      <w:marTop w:val="0"/>
      <w:marBottom w:val="0"/>
      <w:divBdr>
        <w:top w:val="none" w:sz="0" w:space="0" w:color="auto"/>
        <w:left w:val="none" w:sz="0" w:space="0" w:color="auto"/>
        <w:bottom w:val="none" w:sz="0" w:space="0" w:color="auto"/>
        <w:right w:val="none" w:sz="0" w:space="0" w:color="auto"/>
      </w:divBdr>
    </w:div>
    <w:div w:id="1471167851">
      <w:bodyDiv w:val="1"/>
      <w:marLeft w:val="0"/>
      <w:marRight w:val="0"/>
      <w:marTop w:val="0"/>
      <w:marBottom w:val="0"/>
      <w:divBdr>
        <w:top w:val="none" w:sz="0" w:space="0" w:color="auto"/>
        <w:left w:val="none" w:sz="0" w:space="0" w:color="auto"/>
        <w:bottom w:val="none" w:sz="0" w:space="0" w:color="auto"/>
        <w:right w:val="none" w:sz="0" w:space="0" w:color="auto"/>
      </w:divBdr>
    </w:div>
    <w:div w:id="1471171686">
      <w:bodyDiv w:val="1"/>
      <w:marLeft w:val="0"/>
      <w:marRight w:val="0"/>
      <w:marTop w:val="0"/>
      <w:marBottom w:val="0"/>
      <w:divBdr>
        <w:top w:val="none" w:sz="0" w:space="0" w:color="auto"/>
        <w:left w:val="none" w:sz="0" w:space="0" w:color="auto"/>
        <w:bottom w:val="none" w:sz="0" w:space="0" w:color="auto"/>
        <w:right w:val="none" w:sz="0" w:space="0" w:color="auto"/>
      </w:divBdr>
    </w:div>
    <w:div w:id="1477525824">
      <w:bodyDiv w:val="1"/>
      <w:marLeft w:val="0"/>
      <w:marRight w:val="0"/>
      <w:marTop w:val="0"/>
      <w:marBottom w:val="0"/>
      <w:divBdr>
        <w:top w:val="none" w:sz="0" w:space="0" w:color="auto"/>
        <w:left w:val="none" w:sz="0" w:space="0" w:color="auto"/>
        <w:bottom w:val="none" w:sz="0" w:space="0" w:color="auto"/>
        <w:right w:val="none" w:sz="0" w:space="0" w:color="auto"/>
      </w:divBdr>
    </w:div>
    <w:div w:id="1480269748">
      <w:bodyDiv w:val="1"/>
      <w:marLeft w:val="0"/>
      <w:marRight w:val="0"/>
      <w:marTop w:val="0"/>
      <w:marBottom w:val="0"/>
      <w:divBdr>
        <w:top w:val="none" w:sz="0" w:space="0" w:color="auto"/>
        <w:left w:val="none" w:sz="0" w:space="0" w:color="auto"/>
        <w:bottom w:val="none" w:sz="0" w:space="0" w:color="auto"/>
        <w:right w:val="none" w:sz="0" w:space="0" w:color="auto"/>
      </w:divBdr>
    </w:div>
    <w:div w:id="1480998550">
      <w:bodyDiv w:val="1"/>
      <w:marLeft w:val="0"/>
      <w:marRight w:val="0"/>
      <w:marTop w:val="0"/>
      <w:marBottom w:val="0"/>
      <w:divBdr>
        <w:top w:val="none" w:sz="0" w:space="0" w:color="auto"/>
        <w:left w:val="none" w:sz="0" w:space="0" w:color="auto"/>
        <w:bottom w:val="none" w:sz="0" w:space="0" w:color="auto"/>
        <w:right w:val="none" w:sz="0" w:space="0" w:color="auto"/>
      </w:divBdr>
    </w:div>
    <w:div w:id="1485051554">
      <w:bodyDiv w:val="1"/>
      <w:marLeft w:val="0"/>
      <w:marRight w:val="0"/>
      <w:marTop w:val="0"/>
      <w:marBottom w:val="0"/>
      <w:divBdr>
        <w:top w:val="none" w:sz="0" w:space="0" w:color="auto"/>
        <w:left w:val="none" w:sz="0" w:space="0" w:color="auto"/>
        <w:bottom w:val="none" w:sz="0" w:space="0" w:color="auto"/>
        <w:right w:val="none" w:sz="0" w:space="0" w:color="auto"/>
      </w:divBdr>
    </w:div>
    <w:div w:id="1487013355">
      <w:bodyDiv w:val="1"/>
      <w:marLeft w:val="0"/>
      <w:marRight w:val="0"/>
      <w:marTop w:val="0"/>
      <w:marBottom w:val="0"/>
      <w:divBdr>
        <w:top w:val="none" w:sz="0" w:space="0" w:color="auto"/>
        <w:left w:val="none" w:sz="0" w:space="0" w:color="auto"/>
        <w:bottom w:val="none" w:sz="0" w:space="0" w:color="auto"/>
        <w:right w:val="none" w:sz="0" w:space="0" w:color="auto"/>
      </w:divBdr>
    </w:div>
    <w:div w:id="1487235754">
      <w:bodyDiv w:val="1"/>
      <w:marLeft w:val="0"/>
      <w:marRight w:val="0"/>
      <w:marTop w:val="0"/>
      <w:marBottom w:val="0"/>
      <w:divBdr>
        <w:top w:val="none" w:sz="0" w:space="0" w:color="auto"/>
        <w:left w:val="none" w:sz="0" w:space="0" w:color="auto"/>
        <w:bottom w:val="none" w:sz="0" w:space="0" w:color="auto"/>
        <w:right w:val="none" w:sz="0" w:space="0" w:color="auto"/>
      </w:divBdr>
    </w:div>
    <w:div w:id="1489437474">
      <w:bodyDiv w:val="1"/>
      <w:marLeft w:val="0"/>
      <w:marRight w:val="0"/>
      <w:marTop w:val="0"/>
      <w:marBottom w:val="0"/>
      <w:divBdr>
        <w:top w:val="none" w:sz="0" w:space="0" w:color="auto"/>
        <w:left w:val="none" w:sz="0" w:space="0" w:color="auto"/>
        <w:bottom w:val="none" w:sz="0" w:space="0" w:color="auto"/>
        <w:right w:val="none" w:sz="0" w:space="0" w:color="auto"/>
      </w:divBdr>
    </w:div>
    <w:div w:id="1489711871">
      <w:bodyDiv w:val="1"/>
      <w:marLeft w:val="0"/>
      <w:marRight w:val="0"/>
      <w:marTop w:val="0"/>
      <w:marBottom w:val="0"/>
      <w:divBdr>
        <w:top w:val="none" w:sz="0" w:space="0" w:color="auto"/>
        <w:left w:val="none" w:sz="0" w:space="0" w:color="auto"/>
        <w:bottom w:val="none" w:sz="0" w:space="0" w:color="auto"/>
        <w:right w:val="none" w:sz="0" w:space="0" w:color="auto"/>
      </w:divBdr>
    </w:div>
    <w:div w:id="1491094170">
      <w:bodyDiv w:val="1"/>
      <w:marLeft w:val="0"/>
      <w:marRight w:val="0"/>
      <w:marTop w:val="0"/>
      <w:marBottom w:val="0"/>
      <w:divBdr>
        <w:top w:val="none" w:sz="0" w:space="0" w:color="auto"/>
        <w:left w:val="none" w:sz="0" w:space="0" w:color="auto"/>
        <w:bottom w:val="none" w:sz="0" w:space="0" w:color="auto"/>
        <w:right w:val="none" w:sz="0" w:space="0" w:color="auto"/>
      </w:divBdr>
    </w:div>
    <w:div w:id="1491362861">
      <w:bodyDiv w:val="1"/>
      <w:marLeft w:val="0"/>
      <w:marRight w:val="0"/>
      <w:marTop w:val="0"/>
      <w:marBottom w:val="0"/>
      <w:divBdr>
        <w:top w:val="none" w:sz="0" w:space="0" w:color="auto"/>
        <w:left w:val="none" w:sz="0" w:space="0" w:color="auto"/>
        <w:bottom w:val="none" w:sz="0" w:space="0" w:color="auto"/>
        <w:right w:val="none" w:sz="0" w:space="0" w:color="auto"/>
      </w:divBdr>
    </w:div>
    <w:div w:id="1492719305">
      <w:bodyDiv w:val="1"/>
      <w:marLeft w:val="0"/>
      <w:marRight w:val="0"/>
      <w:marTop w:val="0"/>
      <w:marBottom w:val="0"/>
      <w:divBdr>
        <w:top w:val="none" w:sz="0" w:space="0" w:color="auto"/>
        <w:left w:val="none" w:sz="0" w:space="0" w:color="auto"/>
        <w:bottom w:val="none" w:sz="0" w:space="0" w:color="auto"/>
        <w:right w:val="none" w:sz="0" w:space="0" w:color="auto"/>
      </w:divBdr>
    </w:div>
    <w:div w:id="1493638468">
      <w:bodyDiv w:val="1"/>
      <w:marLeft w:val="0"/>
      <w:marRight w:val="0"/>
      <w:marTop w:val="0"/>
      <w:marBottom w:val="0"/>
      <w:divBdr>
        <w:top w:val="none" w:sz="0" w:space="0" w:color="auto"/>
        <w:left w:val="none" w:sz="0" w:space="0" w:color="auto"/>
        <w:bottom w:val="none" w:sz="0" w:space="0" w:color="auto"/>
        <w:right w:val="none" w:sz="0" w:space="0" w:color="auto"/>
      </w:divBdr>
    </w:div>
    <w:div w:id="1494027155">
      <w:bodyDiv w:val="1"/>
      <w:marLeft w:val="0"/>
      <w:marRight w:val="0"/>
      <w:marTop w:val="0"/>
      <w:marBottom w:val="0"/>
      <w:divBdr>
        <w:top w:val="none" w:sz="0" w:space="0" w:color="auto"/>
        <w:left w:val="none" w:sz="0" w:space="0" w:color="auto"/>
        <w:bottom w:val="none" w:sz="0" w:space="0" w:color="auto"/>
        <w:right w:val="none" w:sz="0" w:space="0" w:color="auto"/>
      </w:divBdr>
    </w:div>
    <w:div w:id="1495336167">
      <w:bodyDiv w:val="1"/>
      <w:marLeft w:val="0"/>
      <w:marRight w:val="0"/>
      <w:marTop w:val="0"/>
      <w:marBottom w:val="0"/>
      <w:divBdr>
        <w:top w:val="none" w:sz="0" w:space="0" w:color="auto"/>
        <w:left w:val="none" w:sz="0" w:space="0" w:color="auto"/>
        <w:bottom w:val="none" w:sz="0" w:space="0" w:color="auto"/>
        <w:right w:val="none" w:sz="0" w:space="0" w:color="auto"/>
      </w:divBdr>
    </w:div>
    <w:div w:id="1496453562">
      <w:bodyDiv w:val="1"/>
      <w:marLeft w:val="0"/>
      <w:marRight w:val="0"/>
      <w:marTop w:val="0"/>
      <w:marBottom w:val="0"/>
      <w:divBdr>
        <w:top w:val="none" w:sz="0" w:space="0" w:color="auto"/>
        <w:left w:val="none" w:sz="0" w:space="0" w:color="auto"/>
        <w:bottom w:val="none" w:sz="0" w:space="0" w:color="auto"/>
        <w:right w:val="none" w:sz="0" w:space="0" w:color="auto"/>
      </w:divBdr>
    </w:div>
    <w:div w:id="1496920404">
      <w:bodyDiv w:val="1"/>
      <w:marLeft w:val="0"/>
      <w:marRight w:val="0"/>
      <w:marTop w:val="0"/>
      <w:marBottom w:val="0"/>
      <w:divBdr>
        <w:top w:val="none" w:sz="0" w:space="0" w:color="auto"/>
        <w:left w:val="none" w:sz="0" w:space="0" w:color="auto"/>
        <w:bottom w:val="none" w:sz="0" w:space="0" w:color="auto"/>
        <w:right w:val="none" w:sz="0" w:space="0" w:color="auto"/>
      </w:divBdr>
    </w:div>
    <w:div w:id="1496922739">
      <w:bodyDiv w:val="1"/>
      <w:marLeft w:val="0"/>
      <w:marRight w:val="0"/>
      <w:marTop w:val="0"/>
      <w:marBottom w:val="0"/>
      <w:divBdr>
        <w:top w:val="none" w:sz="0" w:space="0" w:color="auto"/>
        <w:left w:val="none" w:sz="0" w:space="0" w:color="auto"/>
        <w:bottom w:val="none" w:sz="0" w:space="0" w:color="auto"/>
        <w:right w:val="none" w:sz="0" w:space="0" w:color="auto"/>
      </w:divBdr>
    </w:div>
    <w:div w:id="1497265021">
      <w:bodyDiv w:val="1"/>
      <w:marLeft w:val="0"/>
      <w:marRight w:val="0"/>
      <w:marTop w:val="0"/>
      <w:marBottom w:val="0"/>
      <w:divBdr>
        <w:top w:val="none" w:sz="0" w:space="0" w:color="auto"/>
        <w:left w:val="none" w:sz="0" w:space="0" w:color="auto"/>
        <w:bottom w:val="none" w:sz="0" w:space="0" w:color="auto"/>
        <w:right w:val="none" w:sz="0" w:space="0" w:color="auto"/>
      </w:divBdr>
    </w:div>
    <w:div w:id="1502549695">
      <w:bodyDiv w:val="1"/>
      <w:marLeft w:val="0"/>
      <w:marRight w:val="0"/>
      <w:marTop w:val="0"/>
      <w:marBottom w:val="0"/>
      <w:divBdr>
        <w:top w:val="none" w:sz="0" w:space="0" w:color="auto"/>
        <w:left w:val="none" w:sz="0" w:space="0" w:color="auto"/>
        <w:bottom w:val="none" w:sz="0" w:space="0" w:color="auto"/>
        <w:right w:val="none" w:sz="0" w:space="0" w:color="auto"/>
      </w:divBdr>
    </w:div>
    <w:div w:id="1505129978">
      <w:bodyDiv w:val="1"/>
      <w:marLeft w:val="0"/>
      <w:marRight w:val="0"/>
      <w:marTop w:val="0"/>
      <w:marBottom w:val="0"/>
      <w:divBdr>
        <w:top w:val="none" w:sz="0" w:space="0" w:color="auto"/>
        <w:left w:val="none" w:sz="0" w:space="0" w:color="auto"/>
        <w:bottom w:val="none" w:sz="0" w:space="0" w:color="auto"/>
        <w:right w:val="none" w:sz="0" w:space="0" w:color="auto"/>
      </w:divBdr>
    </w:div>
    <w:div w:id="1514763750">
      <w:bodyDiv w:val="1"/>
      <w:marLeft w:val="0"/>
      <w:marRight w:val="0"/>
      <w:marTop w:val="0"/>
      <w:marBottom w:val="0"/>
      <w:divBdr>
        <w:top w:val="none" w:sz="0" w:space="0" w:color="auto"/>
        <w:left w:val="none" w:sz="0" w:space="0" w:color="auto"/>
        <w:bottom w:val="none" w:sz="0" w:space="0" w:color="auto"/>
        <w:right w:val="none" w:sz="0" w:space="0" w:color="auto"/>
      </w:divBdr>
    </w:div>
    <w:div w:id="1516118581">
      <w:bodyDiv w:val="1"/>
      <w:marLeft w:val="0"/>
      <w:marRight w:val="0"/>
      <w:marTop w:val="0"/>
      <w:marBottom w:val="0"/>
      <w:divBdr>
        <w:top w:val="none" w:sz="0" w:space="0" w:color="auto"/>
        <w:left w:val="none" w:sz="0" w:space="0" w:color="auto"/>
        <w:bottom w:val="none" w:sz="0" w:space="0" w:color="auto"/>
        <w:right w:val="none" w:sz="0" w:space="0" w:color="auto"/>
      </w:divBdr>
    </w:div>
    <w:div w:id="1516920336">
      <w:bodyDiv w:val="1"/>
      <w:marLeft w:val="0"/>
      <w:marRight w:val="0"/>
      <w:marTop w:val="0"/>
      <w:marBottom w:val="0"/>
      <w:divBdr>
        <w:top w:val="none" w:sz="0" w:space="0" w:color="auto"/>
        <w:left w:val="none" w:sz="0" w:space="0" w:color="auto"/>
        <w:bottom w:val="none" w:sz="0" w:space="0" w:color="auto"/>
        <w:right w:val="none" w:sz="0" w:space="0" w:color="auto"/>
      </w:divBdr>
    </w:div>
    <w:div w:id="1522546292">
      <w:bodyDiv w:val="1"/>
      <w:marLeft w:val="0"/>
      <w:marRight w:val="0"/>
      <w:marTop w:val="0"/>
      <w:marBottom w:val="0"/>
      <w:divBdr>
        <w:top w:val="none" w:sz="0" w:space="0" w:color="auto"/>
        <w:left w:val="none" w:sz="0" w:space="0" w:color="auto"/>
        <w:bottom w:val="none" w:sz="0" w:space="0" w:color="auto"/>
        <w:right w:val="none" w:sz="0" w:space="0" w:color="auto"/>
      </w:divBdr>
    </w:div>
    <w:div w:id="1523980173">
      <w:bodyDiv w:val="1"/>
      <w:marLeft w:val="0"/>
      <w:marRight w:val="0"/>
      <w:marTop w:val="0"/>
      <w:marBottom w:val="0"/>
      <w:divBdr>
        <w:top w:val="none" w:sz="0" w:space="0" w:color="auto"/>
        <w:left w:val="none" w:sz="0" w:space="0" w:color="auto"/>
        <w:bottom w:val="none" w:sz="0" w:space="0" w:color="auto"/>
        <w:right w:val="none" w:sz="0" w:space="0" w:color="auto"/>
      </w:divBdr>
    </w:div>
    <w:div w:id="1524126507">
      <w:bodyDiv w:val="1"/>
      <w:marLeft w:val="0"/>
      <w:marRight w:val="0"/>
      <w:marTop w:val="0"/>
      <w:marBottom w:val="0"/>
      <w:divBdr>
        <w:top w:val="none" w:sz="0" w:space="0" w:color="auto"/>
        <w:left w:val="none" w:sz="0" w:space="0" w:color="auto"/>
        <w:bottom w:val="none" w:sz="0" w:space="0" w:color="auto"/>
        <w:right w:val="none" w:sz="0" w:space="0" w:color="auto"/>
      </w:divBdr>
    </w:div>
    <w:div w:id="1526362110">
      <w:bodyDiv w:val="1"/>
      <w:marLeft w:val="0"/>
      <w:marRight w:val="0"/>
      <w:marTop w:val="0"/>
      <w:marBottom w:val="0"/>
      <w:divBdr>
        <w:top w:val="none" w:sz="0" w:space="0" w:color="auto"/>
        <w:left w:val="none" w:sz="0" w:space="0" w:color="auto"/>
        <w:bottom w:val="none" w:sz="0" w:space="0" w:color="auto"/>
        <w:right w:val="none" w:sz="0" w:space="0" w:color="auto"/>
      </w:divBdr>
    </w:div>
    <w:div w:id="1528181046">
      <w:bodyDiv w:val="1"/>
      <w:marLeft w:val="0"/>
      <w:marRight w:val="0"/>
      <w:marTop w:val="0"/>
      <w:marBottom w:val="0"/>
      <w:divBdr>
        <w:top w:val="none" w:sz="0" w:space="0" w:color="auto"/>
        <w:left w:val="none" w:sz="0" w:space="0" w:color="auto"/>
        <w:bottom w:val="none" w:sz="0" w:space="0" w:color="auto"/>
        <w:right w:val="none" w:sz="0" w:space="0" w:color="auto"/>
      </w:divBdr>
    </w:div>
    <w:div w:id="1530222216">
      <w:bodyDiv w:val="1"/>
      <w:marLeft w:val="0"/>
      <w:marRight w:val="0"/>
      <w:marTop w:val="0"/>
      <w:marBottom w:val="0"/>
      <w:divBdr>
        <w:top w:val="none" w:sz="0" w:space="0" w:color="auto"/>
        <w:left w:val="none" w:sz="0" w:space="0" w:color="auto"/>
        <w:bottom w:val="none" w:sz="0" w:space="0" w:color="auto"/>
        <w:right w:val="none" w:sz="0" w:space="0" w:color="auto"/>
      </w:divBdr>
    </w:div>
    <w:div w:id="1532180364">
      <w:bodyDiv w:val="1"/>
      <w:marLeft w:val="0"/>
      <w:marRight w:val="0"/>
      <w:marTop w:val="0"/>
      <w:marBottom w:val="0"/>
      <w:divBdr>
        <w:top w:val="none" w:sz="0" w:space="0" w:color="auto"/>
        <w:left w:val="none" w:sz="0" w:space="0" w:color="auto"/>
        <w:bottom w:val="none" w:sz="0" w:space="0" w:color="auto"/>
        <w:right w:val="none" w:sz="0" w:space="0" w:color="auto"/>
      </w:divBdr>
    </w:div>
    <w:div w:id="1533297480">
      <w:bodyDiv w:val="1"/>
      <w:marLeft w:val="0"/>
      <w:marRight w:val="0"/>
      <w:marTop w:val="0"/>
      <w:marBottom w:val="0"/>
      <w:divBdr>
        <w:top w:val="none" w:sz="0" w:space="0" w:color="auto"/>
        <w:left w:val="none" w:sz="0" w:space="0" w:color="auto"/>
        <w:bottom w:val="none" w:sz="0" w:space="0" w:color="auto"/>
        <w:right w:val="none" w:sz="0" w:space="0" w:color="auto"/>
      </w:divBdr>
    </w:div>
    <w:div w:id="1533836732">
      <w:bodyDiv w:val="1"/>
      <w:marLeft w:val="0"/>
      <w:marRight w:val="0"/>
      <w:marTop w:val="0"/>
      <w:marBottom w:val="0"/>
      <w:divBdr>
        <w:top w:val="none" w:sz="0" w:space="0" w:color="auto"/>
        <w:left w:val="none" w:sz="0" w:space="0" w:color="auto"/>
        <w:bottom w:val="none" w:sz="0" w:space="0" w:color="auto"/>
        <w:right w:val="none" w:sz="0" w:space="0" w:color="auto"/>
      </w:divBdr>
    </w:div>
    <w:div w:id="1536036514">
      <w:bodyDiv w:val="1"/>
      <w:marLeft w:val="0"/>
      <w:marRight w:val="0"/>
      <w:marTop w:val="0"/>
      <w:marBottom w:val="0"/>
      <w:divBdr>
        <w:top w:val="none" w:sz="0" w:space="0" w:color="auto"/>
        <w:left w:val="none" w:sz="0" w:space="0" w:color="auto"/>
        <w:bottom w:val="none" w:sz="0" w:space="0" w:color="auto"/>
        <w:right w:val="none" w:sz="0" w:space="0" w:color="auto"/>
      </w:divBdr>
    </w:div>
    <w:div w:id="1539656778">
      <w:bodyDiv w:val="1"/>
      <w:marLeft w:val="0"/>
      <w:marRight w:val="0"/>
      <w:marTop w:val="0"/>
      <w:marBottom w:val="0"/>
      <w:divBdr>
        <w:top w:val="none" w:sz="0" w:space="0" w:color="auto"/>
        <w:left w:val="none" w:sz="0" w:space="0" w:color="auto"/>
        <w:bottom w:val="none" w:sz="0" w:space="0" w:color="auto"/>
        <w:right w:val="none" w:sz="0" w:space="0" w:color="auto"/>
      </w:divBdr>
    </w:div>
    <w:div w:id="1540894761">
      <w:bodyDiv w:val="1"/>
      <w:marLeft w:val="0"/>
      <w:marRight w:val="0"/>
      <w:marTop w:val="0"/>
      <w:marBottom w:val="0"/>
      <w:divBdr>
        <w:top w:val="none" w:sz="0" w:space="0" w:color="auto"/>
        <w:left w:val="none" w:sz="0" w:space="0" w:color="auto"/>
        <w:bottom w:val="none" w:sz="0" w:space="0" w:color="auto"/>
        <w:right w:val="none" w:sz="0" w:space="0" w:color="auto"/>
      </w:divBdr>
    </w:div>
    <w:div w:id="1542748887">
      <w:bodyDiv w:val="1"/>
      <w:marLeft w:val="0"/>
      <w:marRight w:val="0"/>
      <w:marTop w:val="0"/>
      <w:marBottom w:val="0"/>
      <w:divBdr>
        <w:top w:val="none" w:sz="0" w:space="0" w:color="auto"/>
        <w:left w:val="none" w:sz="0" w:space="0" w:color="auto"/>
        <w:bottom w:val="none" w:sz="0" w:space="0" w:color="auto"/>
        <w:right w:val="none" w:sz="0" w:space="0" w:color="auto"/>
      </w:divBdr>
    </w:div>
    <w:div w:id="1544639553">
      <w:bodyDiv w:val="1"/>
      <w:marLeft w:val="0"/>
      <w:marRight w:val="0"/>
      <w:marTop w:val="0"/>
      <w:marBottom w:val="0"/>
      <w:divBdr>
        <w:top w:val="none" w:sz="0" w:space="0" w:color="auto"/>
        <w:left w:val="none" w:sz="0" w:space="0" w:color="auto"/>
        <w:bottom w:val="none" w:sz="0" w:space="0" w:color="auto"/>
        <w:right w:val="none" w:sz="0" w:space="0" w:color="auto"/>
      </w:divBdr>
    </w:div>
    <w:div w:id="1546526122">
      <w:bodyDiv w:val="1"/>
      <w:marLeft w:val="0"/>
      <w:marRight w:val="0"/>
      <w:marTop w:val="0"/>
      <w:marBottom w:val="0"/>
      <w:divBdr>
        <w:top w:val="none" w:sz="0" w:space="0" w:color="auto"/>
        <w:left w:val="none" w:sz="0" w:space="0" w:color="auto"/>
        <w:bottom w:val="none" w:sz="0" w:space="0" w:color="auto"/>
        <w:right w:val="none" w:sz="0" w:space="0" w:color="auto"/>
      </w:divBdr>
    </w:div>
    <w:div w:id="1546867012">
      <w:bodyDiv w:val="1"/>
      <w:marLeft w:val="0"/>
      <w:marRight w:val="0"/>
      <w:marTop w:val="0"/>
      <w:marBottom w:val="0"/>
      <w:divBdr>
        <w:top w:val="none" w:sz="0" w:space="0" w:color="auto"/>
        <w:left w:val="none" w:sz="0" w:space="0" w:color="auto"/>
        <w:bottom w:val="none" w:sz="0" w:space="0" w:color="auto"/>
        <w:right w:val="none" w:sz="0" w:space="0" w:color="auto"/>
      </w:divBdr>
    </w:div>
    <w:div w:id="1547257476">
      <w:bodyDiv w:val="1"/>
      <w:marLeft w:val="0"/>
      <w:marRight w:val="0"/>
      <w:marTop w:val="0"/>
      <w:marBottom w:val="0"/>
      <w:divBdr>
        <w:top w:val="none" w:sz="0" w:space="0" w:color="auto"/>
        <w:left w:val="none" w:sz="0" w:space="0" w:color="auto"/>
        <w:bottom w:val="none" w:sz="0" w:space="0" w:color="auto"/>
        <w:right w:val="none" w:sz="0" w:space="0" w:color="auto"/>
      </w:divBdr>
    </w:div>
    <w:div w:id="1553274009">
      <w:bodyDiv w:val="1"/>
      <w:marLeft w:val="0"/>
      <w:marRight w:val="0"/>
      <w:marTop w:val="0"/>
      <w:marBottom w:val="0"/>
      <w:divBdr>
        <w:top w:val="none" w:sz="0" w:space="0" w:color="auto"/>
        <w:left w:val="none" w:sz="0" w:space="0" w:color="auto"/>
        <w:bottom w:val="none" w:sz="0" w:space="0" w:color="auto"/>
        <w:right w:val="none" w:sz="0" w:space="0" w:color="auto"/>
      </w:divBdr>
    </w:div>
    <w:div w:id="1554270298">
      <w:bodyDiv w:val="1"/>
      <w:marLeft w:val="0"/>
      <w:marRight w:val="0"/>
      <w:marTop w:val="0"/>
      <w:marBottom w:val="0"/>
      <w:divBdr>
        <w:top w:val="none" w:sz="0" w:space="0" w:color="auto"/>
        <w:left w:val="none" w:sz="0" w:space="0" w:color="auto"/>
        <w:bottom w:val="none" w:sz="0" w:space="0" w:color="auto"/>
        <w:right w:val="none" w:sz="0" w:space="0" w:color="auto"/>
      </w:divBdr>
    </w:div>
    <w:div w:id="1554729233">
      <w:bodyDiv w:val="1"/>
      <w:marLeft w:val="0"/>
      <w:marRight w:val="0"/>
      <w:marTop w:val="0"/>
      <w:marBottom w:val="0"/>
      <w:divBdr>
        <w:top w:val="none" w:sz="0" w:space="0" w:color="auto"/>
        <w:left w:val="none" w:sz="0" w:space="0" w:color="auto"/>
        <w:bottom w:val="none" w:sz="0" w:space="0" w:color="auto"/>
        <w:right w:val="none" w:sz="0" w:space="0" w:color="auto"/>
      </w:divBdr>
    </w:div>
    <w:div w:id="1555047657">
      <w:bodyDiv w:val="1"/>
      <w:marLeft w:val="0"/>
      <w:marRight w:val="0"/>
      <w:marTop w:val="0"/>
      <w:marBottom w:val="0"/>
      <w:divBdr>
        <w:top w:val="none" w:sz="0" w:space="0" w:color="auto"/>
        <w:left w:val="none" w:sz="0" w:space="0" w:color="auto"/>
        <w:bottom w:val="none" w:sz="0" w:space="0" w:color="auto"/>
        <w:right w:val="none" w:sz="0" w:space="0" w:color="auto"/>
      </w:divBdr>
    </w:div>
    <w:div w:id="1556546920">
      <w:bodyDiv w:val="1"/>
      <w:marLeft w:val="0"/>
      <w:marRight w:val="0"/>
      <w:marTop w:val="0"/>
      <w:marBottom w:val="0"/>
      <w:divBdr>
        <w:top w:val="none" w:sz="0" w:space="0" w:color="auto"/>
        <w:left w:val="none" w:sz="0" w:space="0" w:color="auto"/>
        <w:bottom w:val="none" w:sz="0" w:space="0" w:color="auto"/>
        <w:right w:val="none" w:sz="0" w:space="0" w:color="auto"/>
      </w:divBdr>
    </w:div>
    <w:div w:id="1561670798">
      <w:bodyDiv w:val="1"/>
      <w:marLeft w:val="0"/>
      <w:marRight w:val="0"/>
      <w:marTop w:val="0"/>
      <w:marBottom w:val="0"/>
      <w:divBdr>
        <w:top w:val="none" w:sz="0" w:space="0" w:color="auto"/>
        <w:left w:val="none" w:sz="0" w:space="0" w:color="auto"/>
        <w:bottom w:val="none" w:sz="0" w:space="0" w:color="auto"/>
        <w:right w:val="none" w:sz="0" w:space="0" w:color="auto"/>
      </w:divBdr>
    </w:div>
    <w:div w:id="1562474873">
      <w:bodyDiv w:val="1"/>
      <w:marLeft w:val="0"/>
      <w:marRight w:val="0"/>
      <w:marTop w:val="0"/>
      <w:marBottom w:val="0"/>
      <w:divBdr>
        <w:top w:val="none" w:sz="0" w:space="0" w:color="auto"/>
        <w:left w:val="none" w:sz="0" w:space="0" w:color="auto"/>
        <w:bottom w:val="none" w:sz="0" w:space="0" w:color="auto"/>
        <w:right w:val="none" w:sz="0" w:space="0" w:color="auto"/>
      </w:divBdr>
    </w:div>
    <w:div w:id="1562711192">
      <w:bodyDiv w:val="1"/>
      <w:marLeft w:val="0"/>
      <w:marRight w:val="0"/>
      <w:marTop w:val="0"/>
      <w:marBottom w:val="0"/>
      <w:divBdr>
        <w:top w:val="none" w:sz="0" w:space="0" w:color="auto"/>
        <w:left w:val="none" w:sz="0" w:space="0" w:color="auto"/>
        <w:bottom w:val="none" w:sz="0" w:space="0" w:color="auto"/>
        <w:right w:val="none" w:sz="0" w:space="0" w:color="auto"/>
      </w:divBdr>
    </w:div>
    <w:div w:id="1568412994">
      <w:bodyDiv w:val="1"/>
      <w:marLeft w:val="0"/>
      <w:marRight w:val="0"/>
      <w:marTop w:val="0"/>
      <w:marBottom w:val="0"/>
      <w:divBdr>
        <w:top w:val="none" w:sz="0" w:space="0" w:color="auto"/>
        <w:left w:val="none" w:sz="0" w:space="0" w:color="auto"/>
        <w:bottom w:val="none" w:sz="0" w:space="0" w:color="auto"/>
        <w:right w:val="none" w:sz="0" w:space="0" w:color="auto"/>
      </w:divBdr>
    </w:div>
    <w:div w:id="1568496694">
      <w:bodyDiv w:val="1"/>
      <w:marLeft w:val="0"/>
      <w:marRight w:val="0"/>
      <w:marTop w:val="0"/>
      <w:marBottom w:val="0"/>
      <w:divBdr>
        <w:top w:val="none" w:sz="0" w:space="0" w:color="auto"/>
        <w:left w:val="none" w:sz="0" w:space="0" w:color="auto"/>
        <w:bottom w:val="none" w:sz="0" w:space="0" w:color="auto"/>
        <w:right w:val="none" w:sz="0" w:space="0" w:color="auto"/>
      </w:divBdr>
    </w:div>
    <w:div w:id="1575701396">
      <w:bodyDiv w:val="1"/>
      <w:marLeft w:val="0"/>
      <w:marRight w:val="0"/>
      <w:marTop w:val="0"/>
      <w:marBottom w:val="0"/>
      <w:divBdr>
        <w:top w:val="none" w:sz="0" w:space="0" w:color="auto"/>
        <w:left w:val="none" w:sz="0" w:space="0" w:color="auto"/>
        <w:bottom w:val="none" w:sz="0" w:space="0" w:color="auto"/>
        <w:right w:val="none" w:sz="0" w:space="0" w:color="auto"/>
      </w:divBdr>
    </w:div>
    <w:div w:id="1576090653">
      <w:bodyDiv w:val="1"/>
      <w:marLeft w:val="0"/>
      <w:marRight w:val="0"/>
      <w:marTop w:val="0"/>
      <w:marBottom w:val="0"/>
      <w:divBdr>
        <w:top w:val="none" w:sz="0" w:space="0" w:color="auto"/>
        <w:left w:val="none" w:sz="0" w:space="0" w:color="auto"/>
        <w:bottom w:val="none" w:sz="0" w:space="0" w:color="auto"/>
        <w:right w:val="none" w:sz="0" w:space="0" w:color="auto"/>
      </w:divBdr>
    </w:div>
    <w:div w:id="1576284848">
      <w:bodyDiv w:val="1"/>
      <w:marLeft w:val="0"/>
      <w:marRight w:val="0"/>
      <w:marTop w:val="0"/>
      <w:marBottom w:val="0"/>
      <w:divBdr>
        <w:top w:val="none" w:sz="0" w:space="0" w:color="auto"/>
        <w:left w:val="none" w:sz="0" w:space="0" w:color="auto"/>
        <w:bottom w:val="none" w:sz="0" w:space="0" w:color="auto"/>
        <w:right w:val="none" w:sz="0" w:space="0" w:color="auto"/>
      </w:divBdr>
    </w:div>
    <w:div w:id="1576546351">
      <w:bodyDiv w:val="1"/>
      <w:marLeft w:val="0"/>
      <w:marRight w:val="0"/>
      <w:marTop w:val="0"/>
      <w:marBottom w:val="0"/>
      <w:divBdr>
        <w:top w:val="none" w:sz="0" w:space="0" w:color="auto"/>
        <w:left w:val="none" w:sz="0" w:space="0" w:color="auto"/>
        <w:bottom w:val="none" w:sz="0" w:space="0" w:color="auto"/>
        <w:right w:val="none" w:sz="0" w:space="0" w:color="auto"/>
      </w:divBdr>
    </w:div>
    <w:div w:id="1576670124">
      <w:bodyDiv w:val="1"/>
      <w:marLeft w:val="0"/>
      <w:marRight w:val="0"/>
      <w:marTop w:val="0"/>
      <w:marBottom w:val="0"/>
      <w:divBdr>
        <w:top w:val="none" w:sz="0" w:space="0" w:color="auto"/>
        <w:left w:val="none" w:sz="0" w:space="0" w:color="auto"/>
        <w:bottom w:val="none" w:sz="0" w:space="0" w:color="auto"/>
        <w:right w:val="none" w:sz="0" w:space="0" w:color="auto"/>
      </w:divBdr>
    </w:div>
    <w:div w:id="1577128815">
      <w:bodyDiv w:val="1"/>
      <w:marLeft w:val="0"/>
      <w:marRight w:val="0"/>
      <w:marTop w:val="0"/>
      <w:marBottom w:val="0"/>
      <w:divBdr>
        <w:top w:val="none" w:sz="0" w:space="0" w:color="auto"/>
        <w:left w:val="none" w:sz="0" w:space="0" w:color="auto"/>
        <w:bottom w:val="none" w:sz="0" w:space="0" w:color="auto"/>
        <w:right w:val="none" w:sz="0" w:space="0" w:color="auto"/>
      </w:divBdr>
    </w:div>
    <w:div w:id="1577667051">
      <w:bodyDiv w:val="1"/>
      <w:marLeft w:val="0"/>
      <w:marRight w:val="0"/>
      <w:marTop w:val="0"/>
      <w:marBottom w:val="0"/>
      <w:divBdr>
        <w:top w:val="none" w:sz="0" w:space="0" w:color="auto"/>
        <w:left w:val="none" w:sz="0" w:space="0" w:color="auto"/>
        <w:bottom w:val="none" w:sz="0" w:space="0" w:color="auto"/>
        <w:right w:val="none" w:sz="0" w:space="0" w:color="auto"/>
      </w:divBdr>
    </w:div>
    <w:div w:id="1579098173">
      <w:bodyDiv w:val="1"/>
      <w:marLeft w:val="0"/>
      <w:marRight w:val="0"/>
      <w:marTop w:val="0"/>
      <w:marBottom w:val="0"/>
      <w:divBdr>
        <w:top w:val="none" w:sz="0" w:space="0" w:color="auto"/>
        <w:left w:val="none" w:sz="0" w:space="0" w:color="auto"/>
        <w:bottom w:val="none" w:sz="0" w:space="0" w:color="auto"/>
        <w:right w:val="none" w:sz="0" w:space="0" w:color="auto"/>
      </w:divBdr>
    </w:div>
    <w:div w:id="1581215771">
      <w:bodyDiv w:val="1"/>
      <w:marLeft w:val="0"/>
      <w:marRight w:val="0"/>
      <w:marTop w:val="0"/>
      <w:marBottom w:val="0"/>
      <w:divBdr>
        <w:top w:val="none" w:sz="0" w:space="0" w:color="auto"/>
        <w:left w:val="none" w:sz="0" w:space="0" w:color="auto"/>
        <w:bottom w:val="none" w:sz="0" w:space="0" w:color="auto"/>
        <w:right w:val="none" w:sz="0" w:space="0" w:color="auto"/>
      </w:divBdr>
    </w:div>
    <w:div w:id="1581333321">
      <w:bodyDiv w:val="1"/>
      <w:marLeft w:val="0"/>
      <w:marRight w:val="0"/>
      <w:marTop w:val="0"/>
      <w:marBottom w:val="0"/>
      <w:divBdr>
        <w:top w:val="none" w:sz="0" w:space="0" w:color="auto"/>
        <w:left w:val="none" w:sz="0" w:space="0" w:color="auto"/>
        <w:bottom w:val="none" w:sz="0" w:space="0" w:color="auto"/>
        <w:right w:val="none" w:sz="0" w:space="0" w:color="auto"/>
      </w:divBdr>
    </w:div>
    <w:div w:id="1581671723">
      <w:bodyDiv w:val="1"/>
      <w:marLeft w:val="0"/>
      <w:marRight w:val="0"/>
      <w:marTop w:val="0"/>
      <w:marBottom w:val="0"/>
      <w:divBdr>
        <w:top w:val="none" w:sz="0" w:space="0" w:color="auto"/>
        <w:left w:val="none" w:sz="0" w:space="0" w:color="auto"/>
        <w:bottom w:val="none" w:sz="0" w:space="0" w:color="auto"/>
        <w:right w:val="none" w:sz="0" w:space="0" w:color="auto"/>
      </w:divBdr>
    </w:div>
    <w:div w:id="1582178577">
      <w:bodyDiv w:val="1"/>
      <w:marLeft w:val="0"/>
      <w:marRight w:val="0"/>
      <w:marTop w:val="0"/>
      <w:marBottom w:val="0"/>
      <w:divBdr>
        <w:top w:val="none" w:sz="0" w:space="0" w:color="auto"/>
        <w:left w:val="none" w:sz="0" w:space="0" w:color="auto"/>
        <w:bottom w:val="none" w:sz="0" w:space="0" w:color="auto"/>
        <w:right w:val="none" w:sz="0" w:space="0" w:color="auto"/>
      </w:divBdr>
    </w:div>
    <w:div w:id="1582761817">
      <w:bodyDiv w:val="1"/>
      <w:marLeft w:val="0"/>
      <w:marRight w:val="0"/>
      <w:marTop w:val="0"/>
      <w:marBottom w:val="0"/>
      <w:divBdr>
        <w:top w:val="none" w:sz="0" w:space="0" w:color="auto"/>
        <w:left w:val="none" w:sz="0" w:space="0" w:color="auto"/>
        <w:bottom w:val="none" w:sz="0" w:space="0" w:color="auto"/>
        <w:right w:val="none" w:sz="0" w:space="0" w:color="auto"/>
      </w:divBdr>
    </w:div>
    <w:div w:id="1585534584">
      <w:bodyDiv w:val="1"/>
      <w:marLeft w:val="0"/>
      <w:marRight w:val="0"/>
      <w:marTop w:val="0"/>
      <w:marBottom w:val="0"/>
      <w:divBdr>
        <w:top w:val="none" w:sz="0" w:space="0" w:color="auto"/>
        <w:left w:val="none" w:sz="0" w:space="0" w:color="auto"/>
        <w:bottom w:val="none" w:sz="0" w:space="0" w:color="auto"/>
        <w:right w:val="none" w:sz="0" w:space="0" w:color="auto"/>
      </w:divBdr>
    </w:div>
    <w:div w:id="1586836114">
      <w:bodyDiv w:val="1"/>
      <w:marLeft w:val="0"/>
      <w:marRight w:val="0"/>
      <w:marTop w:val="0"/>
      <w:marBottom w:val="0"/>
      <w:divBdr>
        <w:top w:val="none" w:sz="0" w:space="0" w:color="auto"/>
        <w:left w:val="none" w:sz="0" w:space="0" w:color="auto"/>
        <w:bottom w:val="none" w:sz="0" w:space="0" w:color="auto"/>
        <w:right w:val="none" w:sz="0" w:space="0" w:color="auto"/>
      </w:divBdr>
    </w:div>
    <w:div w:id="1593929807">
      <w:bodyDiv w:val="1"/>
      <w:marLeft w:val="0"/>
      <w:marRight w:val="0"/>
      <w:marTop w:val="0"/>
      <w:marBottom w:val="0"/>
      <w:divBdr>
        <w:top w:val="none" w:sz="0" w:space="0" w:color="auto"/>
        <w:left w:val="none" w:sz="0" w:space="0" w:color="auto"/>
        <w:bottom w:val="none" w:sz="0" w:space="0" w:color="auto"/>
        <w:right w:val="none" w:sz="0" w:space="0" w:color="auto"/>
      </w:divBdr>
    </w:div>
    <w:div w:id="1594632569">
      <w:bodyDiv w:val="1"/>
      <w:marLeft w:val="0"/>
      <w:marRight w:val="0"/>
      <w:marTop w:val="0"/>
      <w:marBottom w:val="0"/>
      <w:divBdr>
        <w:top w:val="none" w:sz="0" w:space="0" w:color="auto"/>
        <w:left w:val="none" w:sz="0" w:space="0" w:color="auto"/>
        <w:bottom w:val="none" w:sz="0" w:space="0" w:color="auto"/>
        <w:right w:val="none" w:sz="0" w:space="0" w:color="auto"/>
      </w:divBdr>
    </w:div>
    <w:div w:id="1596131163">
      <w:bodyDiv w:val="1"/>
      <w:marLeft w:val="0"/>
      <w:marRight w:val="0"/>
      <w:marTop w:val="0"/>
      <w:marBottom w:val="0"/>
      <w:divBdr>
        <w:top w:val="none" w:sz="0" w:space="0" w:color="auto"/>
        <w:left w:val="none" w:sz="0" w:space="0" w:color="auto"/>
        <w:bottom w:val="none" w:sz="0" w:space="0" w:color="auto"/>
        <w:right w:val="none" w:sz="0" w:space="0" w:color="auto"/>
      </w:divBdr>
    </w:div>
    <w:div w:id="1596207022">
      <w:bodyDiv w:val="1"/>
      <w:marLeft w:val="0"/>
      <w:marRight w:val="0"/>
      <w:marTop w:val="0"/>
      <w:marBottom w:val="0"/>
      <w:divBdr>
        <w:top w:val="none" w:sz="0" w:space="0" w:color="auto"/>
        <w:left w:val="none" w:sz="0" w:space="0" w:color="auto"/>
        <w:bottom w:val="none" w:sz="0" w:space="0" w:color="auto"/>
        <w:right w:val="none" w:sz="0" w:space="0" w:color="auto"/>
      </w:divBdr>
    </w:div>
    <w:div w:id="1599024705">
      <w:bodyDiv w:val="1"/>
      <w:marLeft w:val="0"/>
      <w:marRight w:val="0"/>
      <w:marTop w:val="0"/>
      <w:marBottom w:val="0"/>
      <w:divBdr>
        <w:top w:val="none" w:sz="0" w:space="0" w:color="auto"/>
        <w:left w:val="none" w:sz="0" w:space="0" w:color="auto"/>
        <w:bottom w:val="none" w:sz="0" w:space="0" w:color="auto"/>
        <w:right w:val="none" w:sz="0" w:space="0" w:color="auto"/>
      </w:divBdr>
    </w:div>
    <w:div w:id="1600868187">
      <w:bodyDiv w:val="1"/>
      <w:marLeft w:val="0"/>
      <w:marRight w:val="0"/>
      <w:marTop w:val="0"/>
      <w:marBottom w:val="0"/>
      <w:divBdr>
        <w:top w:val="none" w:sz="0" w:space="0" w:color="auto"/>
        <w:left w:val="none" w:sz="0" w:space="0" w:color="auto"/>
        <w:bottom w:val="none" w:sz="0" w:space="0" w:color="auto"/>
        <w:right w:val="none" w:sz="0" w:space="0" w:color="auto"/>
      </w:divBdr>
    </w:div>
    <w:div w:id="1602834450">
      <w:bodyDiv w:val="1"/>
      <w:marLeft w:val="0"/>
      <w:marRight w:val="0"/>
      <w:marTop w:val="0"/>
      <w:marBottom w:val="0"/>
      <w:divBdr>
        <w:top w:val="none" w:sz="0" w:space="0" w:color="auto"/>
        <w:left w:val="none" w:sz="0" w:space="0" w:color="auto"/>
        <w:bottom w:val="none" w:sz="0" w:space="0" w:color="auto"/>
        <w:right w:val="none" w:sz="0" w:space="0" w:color="auto"/>
      </w:divBdr>
    </w:div>
    <w:div w:id="1605074847">
      <w:bodyDiv w:val="1"/>
      <w:marLeft w:val="0"/>
      <w:marRight w:val="0"/>
      <w:marTop w:val="0"/>
      <w:marBottom w:val="0"/>
      <w:divBdr>
        <w:top w:val="none" w:sz="0" w:space="0" w:color="auto"/>
        <w:left w:val="none" w:sz="0" w:space="0" w:color="auto"/>
        <w:bottom w:val="none" w:sz="0" w:space="0" w:color="auto"/>
        <w:right w:val="none" w:sz="0" w:space="0" w:color="auto"/>
      </w:divBdr>
    </w:div>
    <w:div w:id="1605268488">
      <w:bodyDiv w:val="1"/>
      <w:marLeft w:val="0"/>
      <w:marRight w:val="0"/>
      <w:marTop w:val="0"/>
      <w:marBottom w:val="0"/>
      <w:divBdr>
        <w:top w:val="none" w:sz="0" w:space="0" w:color="auto"/>
        <w:left w:val="none" w:sz="0" w:space="0" w:color="auto"/>
        <w:bottom w:val="none" w:sz="0" w:space="0" w:color="auto"/>
        <w:right w:val="none" w:sz="0" w:space="0" w:color="auto"/>
      </w:divBdr>
    </w:div>
    <w:div w:id="1607233234">
      <w:bodyDiv w:val="1"/>
      <w:marLeft w:val="0"/>
      <w:marRight w:val="0"/>
      <w:marTop w:val="0"/>
      <w:marBottom w:val="0"/>
      <w:divBdr>
        <w:top w:val="none" w:sz="0" w:space="0" w:color="auto"/>
        <w:left w:val="none" w:sz="0" w:space="0" w:color="auto"/>
        <w:bottom w:val="none" w:sz="0" w:space="0" w:color="auto"/>
        <w:right w:val="none" w:sz="0" w:space="0" w:color="auto"/>
      </w:divBdr>
    </w:div>
    <w:div w:id="1612980303">
      <w:bodyDiv w:val="1"/>
      <w:marLeft w:val="0"/>
      <w:marRight w:val="0"/>
      <w:marTop w:val="0"/>
      <w:marBottom w:val="0"/>
      <w:divBdr>
        <w:top w:val="none" w:sz="0" w:space="0" w:color="auto"/>
        <w:left w:val="none" w:sz="0" w:space="0" w:color="auto"/>
        <w:bottom w:val="none" w:sz="0" w:space="0" w:color="auto"/>
        <w:right w:val="none" w:sz="0" w:space="0" w:color="auto"/>
      </w:divBdr>
    </w:div>
    <w:div w:id="1613781858">
      <w:bodyDiv w:val="1"/>
      <w:marLeft w:val="0"/>
      <w:marRight w:val="0"/>
      <w:marTop w:val="0"/>
      <w:marBottom w:val="0"/>
      <w:divBdr>
        <w:top w:val="none" w:sz="0" w:space="0" w:color="auto"/>
        <w:left w:val="none" w:sz="0" w:space="0" w:color="auto"/>
        <w:bottom w:val="none" w:sz="0" w:space="0" w:color="auto"/>
        <w:right w:val="none" w:sz="0" w:space="0" w:color="auto"/>
      </w:divBdr>
    </w:div>
    <w:div w:id="1617760221">
      <w:bodyDiv w:val="1"/>
      <w:marLeft w:val="0"/>
      <w:marRight w:val="0"/>
      <w:marTop w:val="0"/>
      <w:marBottom w:val="0"/>
      <w:divBdr>
        <w:top w:val="none" w:sz="0" w:space="0" w:color="auto"/>
        <w:left w:val="none" w:sz="0" w:space="0" w:color="auto"/>
        <w:bottom w:val="none" w:sz="0" w:space="0" w:color="auto"/>
        <w:right w:val="none" w:sz="0" w:space="0" w:color="auto"/>
      </w:divBdr>
    </w:div>
    <w:div w:id="1620911586">
      <w:bodyDiv w:val="1"/>
      <w:marLeft w:val="0"/>
      <w:marRight w:val="0"/>
      <w:marTop w:val="0"/>
      <w:marBottom w:val="0"/>
      <w:divBdr>
        <w:top w:val="none" w:sz="0" w:space="0" w:color="auto"/>
        <w:left w:val="none" w:sz="0" w:space="0" w:color="auto"/>
        <w:bottom w:val="none" w:sz="0" w:space="0" w:color="auto"/>
        <w:right w:val="none" w:sz="0" w:space="0" w:color="auto"/>
      </w:divBdr>
    </w:div>
    <w:div w:id="1623145236">
      <w:bodyDiv w:val="1"/>
      <w:marLeft w:val="0"/>
      <w:marRight w:val="0"/>
      <w:marTop w:val="0"/>
      <w:marBottom w:val="0"/>
      <w:divBdr>
        <w:top w:val="none" w:sz="0" w:space="0" w:color="auto"/>
        <w:left w:val="none" w:sz="0" w:space="0" w:color="auto"/>
        <w:bottom w:val="none" w:sz="0" w:space="0" w:color="auto"/>
        <w:right w:val="none" w:sz="0" w:space="0" w:color="auto"/>
      </w:divBdr>
    </w:div>
    <w:div w:id="1630817574">
      <w:bodyDiv w:val="1"/>
      <w:marLeft w:val="0"/>
      <w:marRight w:val="0"/>
      <w:marTop w:val="0"/>
      <w:marBottom w:val="0"/>
      <w:divBdr>
        <w:top w:val="none" w:sz="0" w:space="0" w:color="auto"/>
        <w:left w:val="none" w:sz="0" w:space="0" w:color="auto"/>
        <w:bottom w:val="none" w:sz="0" w:space="0" w:color="auto"/>
        <w:right w:val="none" w:sz="0" w:space="0" w:color="auto"/>
      </w:divBdr>
    </w:div>
    <w:div w:id="1631861235">
      <w:bodyDiv w:val="1"/>
      <w:marLeft w:val="0"/>
      <w:marRight w:val="0"/>
      <w:marTop w:val="0"/>
      <w:marBottom w:val="0"/>
      <w:divBdr>
        <w:top w:val="none" w:sz="0" w:space="0" w:color="auto"/>
        <w:left w:val="none" w:sz="0" w:space="0" w:color="auto"/>
        <w:bottom w:val="none" w:sz="0" w:space="0" w:color="auto"/>
        <w:right w:val="none" w:sz="0" w:space="0" w:color="auto"/>
      </w:divBdr>
    </w:div>
    <w:div w:id="1633247762">
      <w:bodyDiv w:val="1"/>
      <w:marLeft w:val="0"/>
      <w:marRight w:val="0"/>
      <w:marTop w:val="0"/>
      <w:marBottom w:val="0"/>
      <w:divBdr>
        <w:top w:val="none" w:sz="0" w:space="0" w:color="auto"/>
        <w:left w:val="none" w:sz="0" w:space="0" w:color="auto"/>
        <w:bottom w:val="none" w:sz="0" w:space="0" w:color="auto"/>
        <w:right w:val="none" w:sz="0" w:space="0" w:color="auto"/>
      </w:divBdr>
    </w:div>
    <w:div w:id="1635409178">
      <w:bodyDiv w:val="1"/>
      <w:marLeft w:val="0"/>
      <w:marRight w:val="0"/>
      <w:marTop w:val="0"/>
      <w:marBottom w:val="0"/>
      <w:divBdr>
        <w:top w:val="none" w:sz="0" w:space="0" w:color="auto"/>
        <w:left w:val="none" w:sz="0" w:space="0" w:color="auto"/>
        <w:bottom w:val="none" w:sz="0" w:space="0" w:color="auto"/>
        <w:right w:val="none" w:sz="0" w:space="0" w:color="auto"/>
      </w:divBdr>
    </w:div>
    <w:div w:id="1640643863">
      <w:bodyDiv w:val="1"/>
      <w:marLeft w:val="0"/>
      <w:marRight w:val="0"/>
      <w:marTop w:val="0"/>
      <w:marBottom w:val="0"/>
      <w:divBdr>
        <w:top w:val="none" w:sz="0" w:space="0" w:color="auto"/>
        <w:left w:val="none" w:sz="0" w:space="0" w:color="auto"/>
        <w:bottom w:val="none" w:sz="0" w:space="0" w:color="auto"/>
        <w:right w:val="none" w:sz="0" w:space="0" w:color="auto"/>
      </w:divBdr>
    </w:div>
    <w:div w:id="1641612635">
      <w:bodyDiv w:val="1"/>
      <w:marLeft w:val="0"/>
      <w:marRight w:val="0"/>
      <w:marTop w:val="0"/>
      <w:marBottom w:val="0"/>
      <w:divBdr>
        <w:top w:val="none" w:sz="0" w:space="0" w:color="auto"/>
        <w:left w:val="none" w:sz="0" w:space="0" w:color="auto"/>
        <w:bottom w:val="none" w:sz="0" w:space="0" w:color="auto"/>
        <w:right w:val="none" w:sz="0" w:space="0" w:color="auto"/>
      </w:divBdr>
    </w:div>
    <w:div w:id="1644508284">
      <w:bodyDiv w:val="1"/>
      <w:marLeft w:val="0"/>
      <w:marRight w:val="0"/>
      <w:marTop w:val="0"/>
      <w:marBottom w:val="0"/>
      <w:divBdr>
        <w:top w:val="none" w:sz="0" w:space="0" w:color="auto"/>
        <w:left w:val="none" w:sz="0" w:space="0" w:color="auto"/>
        <w:bottom w:val="none" w:sz="0" w:space="0" w:color="auto"/>
        <w:right w:val="none" w:sz="0" w:space="0" w:color="auto"/>
      </w:divBdr>
    </w:div>
    <w:div w:id="1646005005">
      <w:bodyDiv w:val="1"/>
      <w:marLeft w:val="0"/>
      <w:marRight w:val="0"/>
      <w:marTop w:val="0"/>
      <w:marBottom w:val="0"/>
      <w:divBdr>
        <w:top w:val="none" w:sz="0" w:space="0" w:color="auto"/>
        <w:left w:val="none" w:sz="0" w:space="0" w:color="auto"/>
        <w:bottom w:val="none" w:sz="0" w:space="0" w:color="auto"/>
        <w:right w:val="none" w:sz="0" w:space="0" w:color="auto"/>
      </w:divBdr>
    </w:div>
    <w:div w:id="1648784478">
      <w:bodyDiv w:val="1"/>
      <w:marLeft w:val="0"/>
      <w:marRight w:val="0"/>
      <w:marTop w:val="0"/>
      <w:marBottom w:val="0"/>
      <w:divBdr>
        <w:top w:val="none" w:sz="0" w:space="0" w:color="auto"/>
        <w:left w:val="none" w:sz="0" w:space="0" w:color="auto"/>
        <w:bottom w:val="none" w:sz="0" w:space="0" w:color="auto"/>
        <w:right w:val="none" w:sz="0" w:space="0" w:color="auto"/>
      </w:divBdr>
    </w:div>
    <w:div w:id="1649355222">
      <w:bodyDiv w:val="1"/>
      <w:marLeft w:val="0"/>
      <w:marRight w:val="0"/>
      <w:marTop w:val="0"/>
      <w:marBottom w:val="0"/>
      <w:divBdr>
        <w:top w:val="none" w:sz="0" w:space="0" w:color="auto"/>
        <w:left w:val="none" w:sz="0" w:space="0" w:color="auto"/>
        <w:bottom w:val="none" w:sz="0" w:space="0" w:color="auto"/>
        <w:right w:val="none" w:sz="0" w:space="0" w:color="auto"/>
      </w:divBdr>
    </w:div>
    <w:div w:id="1649944517">
      <w:bodyDiv w:val="1"/>
      <w:marLeft w:val="0"/>
      <w:marRight w:val="0"/>
      <w:marTop w:val="0"/>
      <w:marBottom w:val="0"/>
      <w:divBdr>
        <w:top w:val="none" w:sz="0" w:space="0" w:color="auto"/>
        <w:left w:val="none" w:sz="0" w:space="0" w:color="auto"/>
        <w:bottom w:val="none" w:sz="0" w:space="0" w:color="auto"/>
        <w:right w:val="none" w:sz="0" w:space="0" w:color="auto"/>
      </w:divBdr>
    </w:div>
    <w:div w:id="1650092134">
      <w:bodyDiv w:val="1"/>
      <w:marLeft w:val="0"/>
      <w:marRight w:val="0"/>
      <w:marTop w:val="0"/>
      <w:marBottom w:val="0"/>
      <w:divBdr>
        <w:top w:val="none" w:sz="0" w:space="0" w:color="auto"/>
        <w:left w:val="none" w:sz="0" w:space="0" w:color="auto"/>
        <w:bottom w:val="none" w:sz="0" w:space="0" w:color="auto"/>
        <w:right w:val="none" w:sz="0" w:space="0" w:color="auto"/>
      </w:divBdr>
    </w:div>
    <w:div w:id="1650750525">
      <w:bodyDiv w:val="1"/>
      <w:marLeft w:val="0"/>
      <w:marRight w:val="0"/>
      <w:marTop w:val="0"/>
      <w:marBottom w:val="0"/>
      <w:divBdr>
        <w:top w:val="none" w:sz="0" w:space="0" w:color="auto"/>
        <w:left w:val="none" w:sz="0" w:space="0" w:color="auto"/>
        <w:bottom w:val="none" w:sz="0" w:space="0" w:color="auto"/>
        <w:right w:val="none" w:sz="0" w:space="0" w:color="auto"/>
      </w:divBdr>
    </w:div>
    <w:div w:id="1655141785">
      <w:bodyDiv w:val="1"/>
      <w:marLeft w:val="0"/>
      <w:marRight w:val="0"/>
      <w:marTop w:val="0"/>
      <w:marBottom w:val="0"/>
      <w:divBdr>
        <w:top w:val="none" w:sz="0" w:space="0" w:color="auto"/>
        <w:left w:val="none" w:sz="0" w:space="0" w:color="auto"/>
        <w:bottom w:val="none" w:sz="0" w:space="0" w:color="auto"/>
        <w:right w:val="none" w:sz="0" w:space="0" w:color="auto"/>
      </w:divBdr>
    </w:div>
    <w:div w:id="1655987818">
      <w:bodyDiv w:val="1"/>
      <w:marLeft w:val="0"/>
      <w:marRight w:val="0"/>
      <w:marTop w:val="0"/>
      <w:marBottom w:val="0"/>
      <w:divBdr>
        <w:top w:val="none" w:sz="0" w:space="0" w:color="auto"/>
        <w:left w:val="none" w:sz="0" w:space="0" w:color="auto"/>
        <w:bottom w:val="none" w:sz="0" w:space="0" w:color="auto"/>
        <w:right w:val="none" w:sz="0" w:space="0" w:color="auto"/>
      </w:divBdr>
    </w:div>
    <w:div w:id="1656641172">
      <w:bodyDiv w:val="1"/>
      <w:marLeft w:val="0"/>
      <w:marRight w:val="0"/>
      <w:marTop w:val="0"/>
      <w:marBottom w:val="0"/>
      <w:divBdr>
        <w:top w:val="none" w:sz="0" w:space="0" w:color="auto"/>
        <w:left w:val="none" w:sz="0" w:space="0" w:color="auto"/>
        <w:bottom w:val="none" w:sz="0" w:space="0" w:color="auto"/>
        <w:right w:val="none" w:sz="0" w:space="0" w:color="auto"/>
      </w:divBdr>
    </w:div>
    <w:div w:id="1657415891">
      <w:bodyDiv w:val="1"/>
      <w:marLeft w:val="0"/>
      <w:marRight w:val="0"/>
      <w:marTop w:val="0"/>
      <w:marBottom w:val="0"/>
      <w:divBdr>
        <w:top w:val="none" w:sz="0" w:space="0" w:color="auto"/>
        <w:left w:val="none" w:sz="0" w:space="0" w:color="auto"/>
        <w:bottom w:val="none" w:sz="0" w:space="0" w:color="auto"/>
        <w:right w:val="none" w:sz="0" w:space="0" w:color="auto"/>
      </w:divBdr>
    </w:div>
    <w:div w:id="1657537003">
      <w:bodyDiv w:val="1"/>
      <w:marLeft w:val="0"/>
      <w:marRight w:val="0"/>
      <w:marTop w:val="0"/>
      <w:marBottom w:val="0"/>
      <w:divBdr>
        <w:top w:val="none" w:sz="0" w:space="0" w:color="auto"/>
        <w:left w:val="none" w:sz="0" w:space="0" w:color="auto"/>
        <w:bottom w:val="none" w:sz="0" w:space="0" w:color="auto"/>
        <w:right w:val="none" w:sz="0" w:space="0" w:color="auto"/>
      </w:divBdr>
    </w:div>
    <w:div w:id="1659337320">
      <w:bodyDiv w:val="1"/>
      <w:marLeft w:val="0"/>
      <w:marRight w:val="0"/>
      <w:marTop w:val="0"/>
      <w:marBottom w:val="0"/>
      <w:divBdr>
        <w:top w:val="none" w:sz="0" w:space="0" w:color="auto"/>
        <w:left w:val="none" w:sz="0" w:space="0" w:color="auto"/>
        <w:bottom w:val="none" w:sz="0" w:space="0" w:color="auto"/>
        <w:right w:val="none" w:sz="0" w:space="0" w:color="auto"/>
      </w:divBdr>
    </w:div>
    <w:div w:id="1660035697">
      <w:bodyDiv w:val="1"/>
      <w:marLeft w:val="0"/>
      <w:marRight w:val="0"/>
      <w:marTop w:val="0"/>
      <w:marBottom w:val="0"/>
      <w:divBdr>
        <w:top w:val="none" w:sz="0" w:space="0" w:color="auto"/>
        <w:left w:val="none" w:sz="0" w:space="0" w:color="auto"/>
        <w:bottom w:val="none" w:sz="0" w:space="0" w:color="auto"/>
        <w:right w:val="none" w:sz="0" w:space="0" w:color="auto"/>
      </w:divBdr>
    </w:div>
    <w:div w:id="1660184502">
      <w:bodyDiv w:val="1"/>
      <w:marLeft w:val="0"/>
      <w:marRight w:val="0"/>
      <w:marTop w:val="0"/>
      <w:marBottom w:val="0"/>
      <w:divBdr>
        <w:top w:val="none" w:sz="0" w:space="0" w:color="auto"/>
        <w:left w:val="none" w:sz="0" w:space="0" w:color="auto"/>
        <w:bottom w:val="none" w:sz="0" w:space="0" w:color="auto"/>
        <w:right w:val="none" w:sz="0" w:space="0" w:color="auto"/>
      </w:divBdr>
    </w:div>
    <w:div w:id="1662657121">
      <w:bodyDiv w:val="1"/>
      <w:marLeft w:val="0"/>
      <w:marRight w:val="0"/>
      <w:marTop w:val="0"/>
      <w:marBottom w:val="0"/>
      <w:divBdr>
        <w:top w:val="none" w:sz="0" w:space="0" w:color="auto"/>
        <w:left w:val="none" w:sz="0" w:space="0" w:color="auto"/>
        <w:bottom w:val="none" w:sz="0" w:space="0" w:color="auto"/>
        <w:right w:val="none" w:sz="0" w:space="0" w:color="auto"/>
      </w:divBdr>
    </w:div>
    <w:div w:id="1662927771">
      <w:bodyDiv w:val="1"/>
      <w:marLeft w:val="0"/>
      <w:marRight w:val="0"/>
      <w:marTop w:val="0"/>
      <w:marBottom w:val="0"/>
      <w:divBdr>
        <w:top w:val="none" w:sz="0" w:space="0" w:color="auto"/>
        <w:left w:val="none" w:sz="0" w:space="0" w:color="auto"/>
        <w:bottom w:val="none" w:sz="0" w:space="0" w:color="auto"/>
        <w:right w:val="none" w:sz="0" w:space="0" w:color="auto"/>
      </w:divBdr>
    </w:div>
    <w:div w:id="1669558005">
      <w:bodyDiv w:val="1"/>
      <w:marLeft w:val="0"/>
      <w:marRight w:val="0"/>
      <w:marTop w:val="0"/>
      <w:marBottom w:val="0"/>
      <w:divBdr>
        <w:top w:val="none" w:sz="0" w:space="0" w:color="auto"/>
        <w:left w:val="none" w:sz="0" w:space="0" w:color="auto"/>
        <w:bottom w:val="none" w:sz="0" w:space="0" w:color="auto"/>
        <w:right w:val="none" w:sz="0" w:space="0" w:color="auto"/>
      </w:divBdr>
    </w:div>
    <w:div w:id="1669602283">
      <w:bodyDiv w:val="1"/>
      <w:marLeft w:val="0"/>
      <w:marRight w:val="0"/>
      <w:marTop w:val="0"/>
      <w:marBottom w:val="0"/>
      <w:divBdr>
        <w:top w:val="none" w:sz="0" w:space="0" w:color="auto"/>
        <w:left w:val="none" w:sz="0" w:space="0" w:color="auto"/>
        <w:bottom w:val="none" w:sz="0" w:space="0" w:color="auto"/>
        <w:right w:val="none" w:sz="0" w:space="0" w:color="auto"/>
      </w:divBdr>
    </w:div>
    <w:div w:id="1671103287">
      <w:bodyDiv w:val="1"/>
      <w:marLeft w:val="0"/>
      <w:marRight w:val="0"/>
      <w:marTop w:val="0"/>
      <w:marBottom w:val="0"/>
      <w:divBdr>
        <w:top w:val="none" w:sz="0" w:space="0" w:color="auto"/>
        <w:left w:val="none" w:sz="0" w:space="0" w:color="auto"/>
        <w:bottom w:val="none" w:sz="0" w:space="0" w:color="auto"/>
        <w:right w:val="none" w:sz="0" w:space="0" w:color="auto"/>
      </w:divBdr>
    </w:div>
    <w:div w:id="1673753347">
      <w:bodyDiv w:val="1"/>
      <w:marLeft w:val="0"/>
      <w:marRight w:val="0"/>
      <w:marTop w:val="0"/>
      <w:marBottom w:val="0"/>
      <w:divBdr>
        <w:top w:val="none" w:sz="0" w:space="0" w:color="auto"/>
        <w:left w:val="none" w:sz="0" w:space="0" w:color="auto"/>
        <w:bottom w:val="none" w:sz="0" w:space="0" w:color="auto"/>
        <w:right w:val="none" w:sz="0" w:space="0" w:color="auto"/>
      </w:divBdr>
    </w:div>
    <w:div w:id="1674869321">
      <w:bodyDiv w:val="1"/>
      <w:marLeft w:val="0"/>
      <w:marRight w:val="0"/>
      <w:marTop w:val="0"/>
      <w:marBottom w:val="0"/>
      <w:divBdr>
        <w:top w:val="none" w:sz="0" w:space="0" w:color="auto"/>
        <w:left w:val="none" w:sz="0" w:space="0" w:color="auto"/>
        <w:bottom w:val="none" w:sz="0" w:space="0" w:color="auto"/>
        <w:right w:val="none" w:sz="0" w:space="0" w:color="auto"/>
      </w:divBdr>
    </w:div>
    <w:div w:id="1674986527">
      <w:bodyDiv w:val="1"/>
      <w:marLeft w:val="0"/>
      <w:marRight w:val="0"/>
      <w:marTop w:val="0"/>
      <w:marBottom w:val="0"/>
      <w:divBdr>
        <w:top w:val="none" w:sz="0" w:space="0" w:color="auto"/>
        <w:left w:val="none" w:sz="0" w:space="0" w:color="auto"/>
        <w:bottom w:val="none" w:sz="0" w:space="0" w:color="auto"/>
        <w:right w:val="none" w:sz="0" w:space="0" w:color="auto"/>
      </w:divBdr>
    </w:div>
    <w:div w:id="1677802847">
      <w:bodyDiv w:val="1"/>
      <w:marLeft w:val="0"/>
      <w:marRight w:val="0"/>
      <w:marTop w:val="0"/>
      <w:marBottom w:val="0"/>
      <w:divBdr>
        <w:top w:val="none" w:sz="0" w:space="0" w:color="auto"/>
        <w:left w:val="none" w:sz="0" w:space="0" w:color="auto"/>
        <w:bottom w:val="none" w:sz="0" w:space="0" w:color="auto"/>
        <w:right w:val="none" w:sz="0" w:space="0" w:color="auto"/>
      </w:divBdr>
    </w:div>
    <w:div w:id="1677809096">
      <w:bodyDiv w:val="1"/>
      <w:marLeft w:val="0"/>
      <w:marRight w:val="0"/>
      <w:marTop w:val="0"/>
      <w:marBottom w:val="0"/>
      <w:divBdr>
        <w:top w:val="none" w:sz="0" w:space="0" w:color="auto"/>
        <w:left w:val="none" w:sz="0" w:space="0" w:color="auto"/>
        <w:bottom w:val="none" w:sz="0" w:space="0" w:color="auto"/>
        <w:right w:val="none" w:sz="0" w:space="0" w:color="auto"/>
      </w:divBdr>
    </w:div>
    <w:div w:id="1681271548">
      <w:bodyDiv w:val="1"/>
      <w:marLeft w:val="0"/>
      <w:marRight w:val="0"/>
      <w:marTop w:val="0"/>
      <w:marBottom w:val="0"/>
      <w:divBdr>
        <w:top w:val="none" w:sz="0" w:space="0" w:color="auto"/>
        <w:left w:val="none" w:sz="0" w:space="0" w:color="auto"/>
        <w:bottom w:val="none" w:sz="0" w:space="0" w:color="auto"/>
        <w:right w:val="none" w:sz="0" w:space="0" w:color="auto"/>
      </w:divBdr>
    </w:div>
    <w:div w:id="1681657236">
      <w:bodyDiv w:val="1"/>
      <w:marLeft w:val="0"/>
      <w:marRight w:val="0"/>
      <w:marTop w:val="0"/>
      <w:marBottom w:val="0"/>
      <w:divBdr>
        <w:top w:val="none" w:sz="0" w:space="0" w:color="auto"/>
        <w:left w:val="none" w:sz="0" w:space="0" w:color="auto"/>
        <w:bottom w:val="none" w:sz="0" w:space="0" w:color="auto"/>
        <w:right w:val="none" w:sz="0" w:space="0" w:color="auto"/>
      </w:divBdr>
    </w:div>
    <w:div w:id="1681858593">
      <w:bodyDiv w:val="1"/>
      <w:marLeft w:val="0"/>
      <w:marRight w:val="0"/>
      <w:marTop w:val="0"/>
      <w:marBottom w:val="0"/>
      <w:divBdr>
        <w:top w:val="none" w:sz="0" w:space="0" w:color="auto"/>
        <w:left w:val="none" w:sz="0" w:space="0" w:color="auto"/>
        <w:bottom w:val="none" w:sz="0" w:space="0" w:color="auto"/>
        <w:right w:val="none" w:sz="0" w:space="0" w:color="auto"/>
      </w:divBdr>
    </w:div>
    <w:div w:id="1687246487">
      <w:bodyDiv w:val="1"/>
      <w:marLeft w:val="0"/>
      <w:marRight w:val="0"/>
      <w:marTop w:val="0"/>
      <w:marBottom w:val="0"/>
      <w:divBdr>
        <w:top w:val="none" w:sz="0" w:space="0" w:color="auto"/>
        <w:left w:val="none" w:sz="0" w:space="0" w:color="auto"/>
        <w:bottom w:val="none" w:sz="0" w:space="0" w:color="auto"/>
        <w:right w:val="none" w:sz="0" w:space="0" w:color="auto"/>
      </w:divBdr>
    </w:div>
    <w:div w:id="1688487471">
      <w:bodyDiv w:val="1"/>
      <w:marLeft w:val="0"/>
      <w:marRight w:val="0"/>
      <w:marTop w:val="0"/>
      <w:marBottom w:val="0"/>
      <w:divBdr>
        <w:top w:val="none" w:sz="0" w:space="0" w:color="auto"/>
        <w:left w:val="none" w:sz="0" w:space="0" w:color="auto"/>
        <w:bottom w:val="none" w:sz="0" w:space="0" w:color="auto"/>
        <w:right w:val="none" w:sz="0" w:space="0" w:color="auto"/>
      </w:divBdr>
    </w:div>
    <w:div w:id="1688828679">
      <w:bodyDiv w:val="1"/>
      <w:marLeft w:val="0"/>
      <w:marRight w:val="0"/>
      <w:marTop w:val="0"/>
      <w:marBottom w:val="0"/>
      <w:divBdr>
        <w:top w:val="none" w:sz="0" w:space="0" w:color="auto"/>
        <w:left w:val="none" w:sz="0" w:space="0" w:color="auto"/>
        <w:bottom w:val="none" w:sz="0" w:space="0" w:color="auto"/>
        <w:right w:val="none" w:sz="0" w:space="0" w:color="auto"/>
      </w:divBdr>
    </w:div>
    <w:div w:id="1689208666">
      <w:bodyDiv w:val="1"/>
      <w:marLeft w:val="0"/>
      <w:marRight w:val="0"/>
      <w:marTop w:val="0"/>
      <w:marBottom w:val="0"/>
      <w:divBdr>
        <w:top w:val="none" w:sz="0" w:space="0" w:color="auto"/>
        <w:left w:val="none" w:sz="0" w:space="0" w:color="auto"/>
        <w:bottom w:val="none" w:sz="0" w:space="0" w:color="auto"/>
        <w:right w:val="none" w:sz="0" w:space="0" w:color="auto"/>
      </w:divBdr>
    </w:div>
    <w:div w:id="1689257073">
      <w:bodyDiv w:val="1"/>
      <w:marLeft w:val="0"/>
      <w:marRight w:val="0"/>
      <w:marTop w:val="0"/>
      <w:marBottom w:val="0"/>
      <w:divBdr>
        <w:top w:val="none" w:sz="0" w:space="0" w:color="auto"/>
        <w:left w:val="none" w:sz="0" w:space="0" w:color="auto"/>
        <w:bottom w:val="none" w:sz="0" w:space="0" w:color="auto"/>
        <w:right w:val="none" w:sz="0" w:space="0" w:color="auto"/>
      </w:divBdr>
    </w:div>
    <w:div w:id="1701082313">
      <w:bodyDiv w:val="1"/>
      <w:marLeft w:val="0"/>
      <w:marRight w:val="0"/>
      <w:marTop w:val="0"/>
      <w:marBottom w:val="0"/>
      <w:divBdr>
        <w:top w:val="none" w:sz="0" w:space="0" w:color="auto"/>
        <w:left w:val="none" w:sz="0" w:space="0" w:color="auto"/>
        <w:bottom w:val="none" w:sz="0" w:space="0" w:color="auto"/>
        <w:right w:val="none" w:sz="0" w:space="0" w:color="auto"/>
      </w:divBdr>
    </w:div>
    <w:div w:id="1702168827">
      <w:bodyDiv w:val="1"/>
      <w:marLeft w:val="0"/>
      <w:marRight w:val="0"/>
      <w:marTop w:val="0"/>
      <w:marBottom w:val="0"/>
      <w:divBdr>
        <w:top w:val="none" w:sz="0" w:space="0" w:color="auto"/>
        <w:left w:val="none" w:sz="0" w:space="0" w:color="auto"/>
        <w:bottom w:val="none" w:sz="0" w:space="0" w:color="auto"/>
        <w:right w:val="none" w:sz="0" w:space="0" w:color="auto"/>
      </w:divBdr>
    </w:div>
    <w:div w:id="1704406883">
      <w:bodyDiv w:val="1"/>
      <w:marLeft w:val="0"/>
      <w:marRight w:val="0"/>
      <w:marTop w:val="0"/>
      <w:marBottom w:val="0"/>
      <w:divBdr>
        <w:top w:val="none" w:sz="0" w:space="0" w:color="auto"/>
        <w:left w:val="none" w:sz="0" w:space="0" w:color="auto"/>
        <w:bottom w:val="none" w:sz="0" w:space="0" w:color="auto"/>
        <w:right w:val="none" w:sz="0" w:space="0" w:color="auto"/>
      </w:divBdr>
    </w:div>
    <w:div w:id="1704751360">
      <w:bodyDiv w:val="1"/>
      <w:marLeft w:val="0"/>
      <w:marRight w:val="0"/>
      <w:marTop w:val="0"/>
      <w:marBottom w:val="0"/>
      <w:divBdr>
        <w:top w:val="none" w:sz="0" w:space="0" w:color="auto"/>
        <w:left w:val="none" w:sz="0" w:space="0" w:color="auto"/>
        <w:bottom w:val="none" w:sz="0" w:space="0" w:color="auto"/>
        <w:right w:val="none" w:sz="0" w:space="0" w:color="auto"/>
      </w:divBdr>
    </w:div>
    <w:div w:id="1705135792">
      <w:bodyDiv w:val="1"/>
      <w:marLeft w:val="0"/>
      <w:marRight w:val="0"/>
      <w:marTop w:val="0"/>
      <w:marBottom w:val="0"/>
      <w:divBdr>
        <w:top w:val="none" w:sz="0" w:space="0" w:color="auto"/>
        <w:left w:val="none" w:sz="0" w:space="0" w:color="auto"/>
        <w:bottom w:val="none" w:sz="0" w:space="0" w:color="auto"/>
        <w:right w:val="none" w:sz="0" w:space="0" w:color="auto"/>
      </w:divBdr>
    </w:div>
    <w:div w:id="1706564626">
      <w:bodyDiv w:val="1"/>
      <w:marLeft w:val="0"/>
      <w:marRight w:val="0"/>
      <w:marTop w:val="0"/>
      <w:marBottom w:val="0"/>
      <w:divBdr>
        <w:top w:val="none" w:sz="0" w:space="0" w:color="auto"/>
        <w:left w:val="none" w:sz="0" w:space="0" w:color="auto"/>
        <w:bottom w:val="none" w:sz="0" w:space="0" w:color="auto"/>
        <w:right w:val="none" w:sz="0" w:space="0" w:color="auto"/>
      </w:divBdr>
    </w:div>
    <w:div w:id="1707410654">
      <w:bodyDiv w:val="1"/>
      <w:marLeft w:val="0"/>
      <w:marRight w:val="0"/>
      <w:marTop w:val="0"/>
      <w:marBottom w:val="0"/>
      <w:divBdr>
        <w:top w:val="none" w:sz="0" w:space="0" w:color="auto"/>
        <w:left w:val="none" w:sz="0" w:space="0" w:color="auto"/>
        <w:bottom w:val="none" w:sz="0" w:space="0" w:color="auto"/>
        <w:right w:val="none" w:sz="0" w:space="0" w:color="auto"/>
      </w:divBdr>
    </w:div>
    <w:div w:id="1714423452">
      <w:bodyDiv w:val="1"/>
      <w:marLeft w:val="0"/>
      <w:marRight w:val="0"/>
      <w:marTop w:val="0"/>
      <w:marBottom w:val="0"/>
      <w:divBdr>
        <w:top w:val="none" w:sz="0" w:space="0" w:color="auto"/>
        <w:left w:val="none" w:sz="0" w:space="0" w:color="auto"/>
        <w:bottom w:val="none" w:sz="0" w:space="0" w:color="auto"/>
        <w:right w:val="none" w:sz="0" w:space="0" w:color="auto"/>
      </w:divBdr>
    </w:div>
    <w:div w:id="1716807243">
      <w:bodyDiv w:val="1"/>
      <w:marLeft w:val="0"/>
      <w:marRight w:val="0"/>
      <w:marTop w:val="0"/>
      <w:marBottom w:val="0"/>
      <w:divBdr>
        <w:top w:val="none" w:sz="0" w:space="0" w:color="auto"/>
        <w:left w:val="none" w:sz="0" w:space="0" w:color="auto"/>
        <w:bottom w:val="none" w:sz="0" w:space="0" w:color="auto"/>
        <w:right w:val="none" w:sz="0" w:space="0" w:color="auto"/>
      </w:divBdr>
    </w:div>
    <w:div w:id="1720937512">
      <w:bodyDiv w:val="1"/>
      <w:marLeft w:val="0"/>
      <w:marRight w:val="0"/>
      <w:marTop w:val="0"/>
      <w:marBottom w:val="0"/>
      <w:divBdr>
        <w:top w:val="none" w:sz="0" w:space="0" w:color="auto"/>
        <w:left w:val="none" w:sz="0" w:space="0" w:color="auto"/>
        <w:bottom w:val="none" w:sz="0" w:space="0" w:color="auto"/>
        <w:right w:val="none" w:sz="0" w:space="0" w:color="auto"/>
      </w:divBdr>
    </w:div>
    <w:div w:id="1721172262">
      <w:bodyDiv w:val="1"/>
      <w:marLeft w:val="0"/>
      <w:marRight w:val="0"/>
      <w:marTop w:val="0"/>
      <w:marBottom w:val="0"/>
      <w:divBdr>
        <w:top w:val="none" w:sz="0" w:space="0" w:color="auto"/>
        <w:left w:val="none" w:sz="0" w:space="0" w:color="auto"/>
        <w:bottom w:val="none" w:sz="0" w:space="0" w:color="auto"/>
        <w:right w:val="none" w:sz="0" w:space="0" w:color="auto"/>
      </w:divBdr>
    </w:div>
    <w:div w:id="1722288951">
      <w:bodyDiv w:val="1"/>
      <w:marLeft w:val="0"/>
      <w:marRight w:val="0"/>
      <w:marTop w:val="0"/>
      <w:marBottom w:val="0"/>
      <w:divBdr>
        <w:top w:val="none" w:sz="0" w:space="0" w:color="auto"/>
        <w:left w:val="none" w:sz="0" w:space="0" w:color="auto"/>
        <w:bottom w:val="none" w:sz="0" w:space="0" w:color="auto"/>
        <w:right w:val="none" w:sz="0" w:space="0" w:color="auto"/>
      </w:divBdr>
    </w:div>
    <w:div w:id="1725105170">
      <w:bodyDiv w:val="1"/>
      <w:marLeft w:val="0"/>
      <w:marRight w:val="0"/>
      <w:marTop w:val="0"/>
      <w:marBottom w:val="0"/>
      <w:divBdr>
        <w:top w:val="none" w:sz="0" w:space="0" w:color="auto"/>
        <w:left w:val="none" w:sz="0" w:space="0" w:color="auto"/>
        <w:bottom w:val="none" w:sz="0" w:space="0" w:color="auto"/>
        <w:right w:val="none" w:sz="0" w:space="0" w:color="auto"/>
      </w:divBdr>
    </w:div>
    <w:div w:id="1727218731">
      <w:bodyDiv w:val="1"/>
      <w:marLeft w:val="0"/>
      <w:marRight w:val="0"/>
      <w:marTop w:val="0"/>
      <w:marBottom w:val="0"/>
      <w:divBdr>
        <w:top w:val="none" w:sz="0" w:space="0" w:color="auto"/>
        <w:left w:val="none" w:sz="0" w:space="0" w:color="auto"/>
        <w:bottom w:val="none" w:sz="0" w:space="0" w:color="auto"/>
        <w:right w:val="none" w:sz="0" w:space="0" w:color="auto"/>
      </w:divBdr>
    </w:div>
    <w:div w:id="1730567271">
      <w:bodyDiv w:val="1"/>
      <w:marLeft w:val="0"/>
      <w:marRight w:val="0"/>
      <w:marTop w:val="0"/>
      <w:marBottom w:val="0"/>
      <w:divBdr>
        <w:top w:val="none" w:sz="0" w:space="0" w:color="auto"/>
        <w:left w:val="none" w:sz="0" w:space="0" w:color="auto"/>
        <w:bottom w:val="none" w:sz="0" w:space="0" w:color="auto"/>
        <w:right w:val="none" w:sz="0" w:space="0" w:color="auto"/>
      </w:divBdr>
    </w:div>
    <w:div w:id="1731224729">
      <w:bodyDiv w:val="1"/>
      <w:marLeft w:val="0"/>
      <w:marRight w:val="0"/>
      <w:marTop w:val="0"/>
      <w:marBottom w:val="0"/>
      <w:divBdr>
        <w:top w:val="none" w:sz="0" w:space="0" w:color="auto"/>
        <w:left w:val="none" w:sz="0" w:space="0" w:color="auto"/>
        <w:bottom w:val="none" w:sz="0" w:space="0" w:color="auto"/>
        <w:right w:val="none" w:sz="0" w:space="0" w:color="auto"/>
      </w:divBdr>
    </w:div>
    <w:div w:id="1734549068">
      <w:bodyDiv w:val="1"/>
      <w:marLeft w:val="0"/>
      <w:marRight w:val="0"/>
      <w:marTop w:val="0"/>
      <w:marBottom w:val="0"/>
      <w:divBdr>
        <w:top w:val="none" w:sz="0" w:space="0" w:color="auto"/>
        <w:left w:val="none" w:sz="0" w:space="0" w:color="auto"/>
        <w:bottom w:val="none" w:sz="0" w:space="0" w:color="auto"/>
        <w:right w:val="none" w:sz="0" w:space="0" w:color="auto"/>
      </w:divBdr>
    </w:div>
    <w:div w:id="1734966060">
      <w:bodyDiv w:val="1"/>
      <w:marLeft w:val="0"/>
      <w:marRight w:val="0"/>
      <w:marTop w:val="0"/>
      <w:marBottom w:val="0"/>
      <w:divBdr>
        <w:top w:val="none" w:sz="0" w:space="0" w:color="auto"/>
        <w:left w:val="none" w:sz="0" w:space="0" w:color="auto"/>
        <w:bottom w:val="none" w:sz="0" w:space="0" w:color="auto"/>
        <w:right w:val="none" w:sz="0" w:space="0" w:color="auto"/>
      </w:divBdr>
    </w:div>
    <w:div w:id="1736927563">
      <w:bodyDiv w:val="1"/>
      <w:marLeft w:val="0"/>
      <w:marRight w:val="0"/>
      <w:marTop w:val="0"/>
      <w:marBottom w:val="0"/>
      <w:divBdr>
        <w:top w:val="none" w:sz="0" w:space="0" w:color="auto"/>
        <w:left w:val="none" w:sz="0" w:space="0" w:color="auto"/>
        <w:bottom w:val="none" w:sz="0" w:space="0" w:color="auto"/>
        <w:right w:val="none" w:sz="0" w:space="0" w:color="auto"/>
      </w:divBdr>
    </w:div>
    <w:div w:id="1737048282">
      <w:bodyDiv w:val="1"/>
      <w:marLeft w:val="0"/>
      <w:marRight w:val="0"/>
      <w:marTop w:val="0"/>
      <w:marBottom w:val="0"/>
      <w:divBdr>
        <w:top w:val="none" w:sz="0" w:space="0" w:color="auto"/>
        <w:left w:val="none" w:sz="0" w:space="0" w:color="auto"/>
        <w:bottom w:val="none" w:sz="0" w:space="0" w:color="auto"/>
        <w:right w:val="none" w:sz="0" w:space="0" w:color="auto"/>
      </w:divBdr>
    </w:div>
    <w:div w:id="1737899438">
      <w:bodyDiv w:val="1"/>
      <w:marLeft w:val="0"/>
      <w:marRight w:val="0"/>
      <w:marTop w:val="0"/>
      <w:marBottom w:val="0"/>
      <w:divBdr>
        <w:top w:val="none" w:sz="0" w:space="0" w:color="auto"/>
        <w:left w:val="none" w:sz="0" w:space="0" w:color="auto"/>
        <w:bottom w:val="none" w:sz="0" w:space="0" w:color="auto"/>
        <w:right w:val="none" w:sz="0" w:space="0" w:color="auto"/>
      </w:divBdr>
    </w:div>
    <w:div w:id="1744446252">
      <w:bodyDiv w:val="1"/>
      <w:marLeft w:val="0"/>
      <w:marRight w:val="0"/>
      <w:marTop w:val="0"/>
      <w:marBottom w:val="0"/>
      <w:divBdr>
        <w:top w:val="none" w:sz="0" w:space="0" w:color="auto"/>
        <w:left w:val="none" w:sz="0" w:space="0" w:color="auto"/>
        <w:bottom w:val="none" w:sz="0" w:space="0" w:color="auto"/>
        <w:right w:val="none" w:sz="0" w:space="0" w:color="auto"/>
      </w:divBdr>
    </w:div>
    <w:div w:id="1745030422">
      <w:bodyDiv w:val="1"/>
      <w:marLeft w:val="0"/>
      <w:marRight w:val="0"/>
      <w:marTop w:val="0"/>
      <w:marBottom w:val="0"/>
      <w:divBdr>
        <w:top w:val="none" w:sz="0" w:space="0" w:color="auto"/>
        <w:left w:val="none" w:sz="0" w:space="0" w:color="auto"/>
        <w:bottom w:val="none" w:sz="0" w:space="0" w:color="auto"/>
        <w:right w:val="none" w:sz="0" w:space="0" w:color="auto"/>
      </w:divBdr>
    </w:div>
    <w:div w:id="1757901505">
      <w:bodyDiv w:val="1"/>
      <w:marLeft w:val="0"/>
      <w:marRight w:val="0"/>
      <w:marTop w:val="0"/>
      <w:marBottom w:val="0"/>
      <w:divBdr>
        <w:top w:val="none" w:sz="0" w:space="0" w:color="auto"/>
        <w:left w:val="none" w:sz="0" w:space="0" w:color="auto"/>
        <w:bottom w:val="none" w:sz="0" w:space="0" w:color="auto"/>
        <w:right w:val="none" w:sz="0" w:space="0" w:color="auto"/>
      </w:divBdr>
    </w:div>
    <w:div w:id="1758399132">
      <w:bodyDiv w:val="1"/>
      <w:marLeft w:val="0"/>
      <w:marRight w:val="0"/>
      <w:marTop w:val="0"/>
      <w:marBottom w:val="0"/>
      <w:divBdr>
        <w:top w:val="none" w:sz="0" w:space="0" w:color="auto"/>
        <w:left w:val="none" w:sz="0" w:space="0" w:color="auto"/>
        <w:bottom w:val="none" w:sz="0" w:space="0" w:color="auto"/>
        <w:right w:val="none" w:sz="0" w:space="0" w:color="auto"/>
      </w:divBdr>
    </w:div>
    <w:div w:id="1760175230">
      <w:bodyDiv w:val="1"/>
      <w:marLeft w:val="0"/>
      <w:marRight w:val="0"/>
      <w:marTop w:val="0"/>
      <w:marBottom w:val="0"/>
      <w:divBdr>
        <w:top w:val="none" w:sz="0" w:space="0" w:color="auto"/>
        <w:left w:val="none" w:sz="0" w:space="0" w:color="auto"/>
        <w:bottom w:val="none" w:sz="0" w:space="0" w:color="auto"/>
        <w:right w:val="none" w:sz="0" w:space="0" w:color="auto"/>
      </w:divBdr>
    </w:div>
    <w:div w:id="1764060516">
      <w:bodyDiv w:val="1"/>
      <w:marLeft w:val="0"/>
      <w:marRight w:val="0"/>
      <w:marTop w:val="0"/>
      <w:marBottom w:val="0"/>
      <w:divBdr>
        <w:top w:val="none" w:sz="0" w:space="0" w:color="auto"/>
        <w:left w:val="none" w:sz="0" w:space="0" w:color="auto"/>
        <w:bottom w:val="none" w:sz="0" w:space="0" w:color="auto"/>
        <w:right w:val="none" w:sz="0" w:space="0" w:color="auto"/>
      </w:divBdr>
    </w:div>
    <w:div w:id="1764296565">
      <w:bodyDiv w:val="1"/>
      <w:marLeft w:val="0"/>
      <w:marRight w:val="0"/>
      <w:marTop w:val="0"/>
      <w:marBottom w:val="0"/>
      <w:divBdr>
        <w:top w:val="none" w:sz="0" w:space="0" w:color="auto"/>
        <w:left w:val="none" w:sz="0" w:space="0" w:color="auto"/>
        <w:bottom w:val="none" w:sz="0" w:space="0" w:color="auto"/>
        <w:right w:val="none" w:sz="0" w:space="0" w:color="auto"/>
      </w:divBdr>
    </w:div>
    <w:div w:id="1764836577">
      <w:bodyDiv w:val="1"/>
      <w:marLeft w:val="0"/>
      <w:marRight w:val="0"/>
      <w:marTop w:val="0"/>
      <w:marBottom w:val="0"/>
      <w:divBdr>
        <w:top w:val="none" w:sz="0" w:space="0" w:color="auto"/>
        <w:left w:val="none" w:sz="0" w:space="0" w:color="auto"/>
        <w:bottom w:val="none" w:sz="0" w:space="0" w:color="auto"/>
        <w:right w:val="none" w:sz="0" w:space="0" w:color="auto"/>
      </w:divBdr>
    </w:div>
    <w:div w:id="1764836969">
      <w:bodyDiv w:val="1"/>
      <w:marLeft w:val="0"/>
      <w:marRight w:val="0"/>
      <w:marTop w:val="0"/>
      <w:marBottom w:val="0"/>
      <w:divBdr>
        <w:top w:val="none" w:sz="0" w:space="0" w:color="auto"/>
        <w:left w:val="none" w:sz="0" w:space="0" w:color="auto"/>
        <w:bottom w:val="none" w:sz="0" w:space="0" w:color="auto"/>
        <w:right w:val="none" w:sz="0" w:space="0" w:color="auto"/>
      </w:divBdr>
    </w:div>
    <w:div w:id="1765297978">
      <w:bodyDiv w:val="1"/>
      <w:marLeft w:val="0"/>
      <w:marRight w:val="0"/>
      <w:marTop w:val="0"/>
      <w:marBottom w:val="0"/>
      <w:divBdr>
        <w:top w:val="none" w:sz="0" w:space="0" w:color="auto"/>
        <w:left w:val="none" w:sz="0" w:space="0" w:color="auto"/>
        <w:bottom w:val="none" w:sz="0" w:space="0" w:color="auto"/>
        <w:right w:val="none" w:sz="0" w:space="0" w:color="auto"/>
      </w:divBdr>
    </w:div>
    <w:div w:id="1766227553">
      <w:bodyDiv w:val="1"/>
      <w:marLeft w:val="0"/>
      <w:marRight w:val="0"/>
      <w:marTop w:val="0"/>
      <w:marBottom w:val="0"/>
      <w:divBdr>
        <w:top w:val="none" w:sz="0" w:space="0" w:color="auto"/>
        <w:left w:val="none" w:sz="0" w:space="0" w:color="auto"/>
        <w:bottom w:val="none" w:sz="0" w:space="0" w:color="auto"/>
        <w:right w:val="none" w:sz="0" w:space="0" w:color="auto"/>
      </w:divBdr>
    </w:div>
    <w:div w:id="1767845850">
      <w:bodyDiv w:val="1"/>
      <w:marLeft w:val="0"/>
      <w:marRight w:val="0"/>
      <w:marTop w:val="0"/>
      <w:marBottom w:val="0"/>
      <w:divBdr>
        <w:top w:val="none" w:sz="0" w:space="0" w:color="auto"/>
        <w:left w:val="none" w:sz="0" w:space="0" w:color="auto"/>
        <w:bottom w:val="none" w:sz="0" w:space="0" w:color="auto"/>
        <w:right w:val="none" w:sz="0" w:space="0" w:color="auto"/>
      </w:divBdr>
    </w:div>
    <w:div w:id="1771000428">
      <w:bodyDiv w:val="1"/>
      <w:marLeft w:val="0"/>
      <w:marRight w:val="0"/>
      <w:marTop w:val="0"/>
      <w:marBottom w:val="0"/>
      <w:divBdr>
        <w:top w:val="none" w:sz="0" w:space="0" w:color="auto"/>
        <w:left w:val="none" w:sz="0" w:space="0" w:color="auto"/>
        <w:bottom w:val="none" w:sz="0" w:space="0" w:color="auto"/>
        <w:right w:val="none" w:sz="0" w:space="0" w:color="auto"/>
      </w:divBdr>
    </w:div>
    <w:div w:id="1772357150">
      <w:bodyDiv w:val="1"/>
      <w:marLeft w:val="0"/>
      <w:marRight w:val="0"/>
      <w:marTop w:val="0"/>
      <w:marBottom w:val="0"/>
      <w:divBdr>
        <w:top w:val="none" w:sz="0" w:space="0" w:color="auto"/>
        <w:left w:val="none" w:sz="0" w:space="0" w:color="auto"/>
        <w:bottom w:val="none" w:sz="0" w:space="0" w:color="auto"/>
        <w:right w:val="none" w:sz="0" w:space="0" w:color="auto"/>
      </w:divBdr>
    </w:div>
    <w:div w:id="1773695701">
      <w:bodyDiv w:val="1"/>
      <w:marLeft w:val="0"/>
      <w:marRight w:val="0"/>
      <w:marTop w:val="0"/>
      <w:marBottom w:val="0"/>
      <w:divBdr>
        <w:top w:val="none" w:sz="0" w:space="0" w:color="auto"/>
        <w:left w:val="none" w:sz="0" w:space="0" w:color="auto"/>
        <w:bottom w:val="none" w:sz="0" w:space="0" w:color="auto"/>
        <w:right w:val="none" w:sz="0" w:space="0" w:color="auto"/>
      </w:divBdr>
    </w:div>
    <w:div w:id="1775321789">
      <w:bodyDiv w:val="1"/>
      <w:marLeft w:val="0"/>
      <w:marRight w:val="0"/>
      <w:marTop w:val="0"/>
      <w:marBottom w:val="0"/>
      <w:divBdr>
        <w:top w:val="none" w:sz="0" w:space="0" w:color="auto"/>
        <w:left w:val="none" w:sz="0" w:space="0" w:color="auto"/>
        <w:bottom w:val="none" w:sz="0" w:space="0" w:color="auto"/>
        <w:right w:val="none" w:sz="0" w:space="0" w:color="auto"/>
      </w:divBdr>
    </w:div>
    <w:div w:id="1776904170">
      <w:bodyDiv w:val="1"/>
      <w:marLeft w:val="0"/>
      <w:marRight w:val="0"/>
      <w:marTop w:val="0"/>
      <w:marBottom w:val="0"/>
      <w:divBdr>
        <w:top w:val="none" w:sz="0" w:space="0" w:color="auto"/>
        <w:left w:val="none" w:sz="0" w:space="0" w:color="auto"/>
        <w:bottom w:val="none" w:sz="0" w:space="0" w:color="auto"/>
        <w:right w:val="none" w:sz="0" w:space="0" w:color="auto"/>
      </w:divBdr>
    </w:div>
    <w:div w:id="1777099640">
      <w:bodyDiv w:val="1"/>
      <w:marLeft w:val="0"/>
      <w:marRight w:val="0"/>
      <w:marTop w:val="0"/>
      <w:marBottom w:val="0"/>
      <w:divBdr>
        <w:top w:val="none" w:sz="0" w:space="0" w:color="auto"/>
        <w:left w:val="none" w:sz="0" w:space="0" w:color="auto"/>
        <w:bottom w:val="none" w:sz="0" w:space="0" w:color="auto"/>
        <w:right w:val="none" w:sz="0" w:space="0" w:color="auto"/>
      </w:divBdr>
    </w:div>
    <w:div w:id="1777484190">
      <w:bodyDiv w:val="1"/>
      <w:marLeft w:val="0"/>
      <w:marRight w:val="0"/>
      <w:marTop w:val="0"/>
      <w:marBottom w:val="0"/>
      <w:divBdr>
        <w:top w:val="none" w:sz="0" w:space="0" w:color="auto"/>
        <w:left w:val="none" w:sz="0" w:space="0" w:color="auto"/>
        <w:bottom w:val="none" w:sz="0" w:space="0" w:color="auto"/>
        <w:right w:val="none" w:sz="0" w:space="0" w:color="auto"/>
      </w:divBdr>
    </w:div>
    <w:div w:id="1777863880">
      <w:bodyDiv w:val="1"/>
      <w:marLeft w:val="0"/>
      <w:marRight w:val="0"/>
      <w:marTop w:val="0"/>
      <w:marBottom w:val="0"/>
      <w:divBdr>
        <w:top w:val="none" w:sz="0" w:space="0" w:color="auto"/>
        <w:left w:val="none" w:sz="0" w:space="0" w:color="auto"/>
        <w:bottom w:val="none" w:sz="0" w:space="0" w:color="auto"/>
        <w:right w:val="none" w:sz="0" w:space="0" w:color="auto"/>
      </w:divBdr>
    </w:div>
    <w:div w:id="1778401297">
      <w:bodyDiv w:val="1"/>
      <w:marLeft w:val="0"/>
      <w:marRight w:val="0"/>
      <w:marTop w:val="0"/>
      <w:marBottom w:val="0"/>
      <w:divBdr>
        <w:top w:val="none" w:sz="0" w:space="0" w:color="auto"/>
        <w:left w:val="none" w:sz="0" w:space="0" w:color="auto"/>
        <w:bottom w:val="none" w:sz="0" w:space="0" w:color="auto"/>
        <w:right w:val="none" w:sz="0" w:space="0" w:color="auto"/>
      </w:divBdr>
    </w:div>
    <w:div w:id="1781148917">
      <w:bodyDiv w:val="1"/>
      <w:marLeft w:val="0"/>
      <w:marRight w:val="0"/>
      <w:marTop w:val="0"/>
      <w:marBottom w:val="0"/>
      <w:divBdr>
        <w:top w:val="none" w:sz="0" w:space="0" w:color="auto"/>
        <w:left w:val="none" w:sz="0" w:space="0" w:color="auto"/>
        <w:bottom w:val="none" w:sz="0" w:space="0" w:color="auto"/>
        <w:right w:val="none" w:sz="0" w:space="0" w:color="auto"/>
      </w:divBdr>
    </w:div>
    <w:div w:id="1782144148">
      <w:bodyDiv w:val="1"/>
      <w:marLeft w:val="0"/>
      <w:marRight w:val="0"/>
      <w:marTop w:val="0"/>
      <w:marBottom w:val="0"/>
      <w:divBdr>
        <w:top w:val="none" w:sz="0" w:space="0" w:color="auto"/>
        <w:left w:val="none" w:sz="0" w:space="0" w:color="auto"/>
        <w:bottom w:val="none" w:sz="0" w:space="0" w:color="auto"/>
        <w:right w:val="none" w:sz="0" w:space="0" w:color="auto"/>
      </w:divBdr>
    </w:div>
    <w:div w:id="1782218359">
      <w:bodyDiv w:val="1"/>
      <w:marLeft w:val="0"/>
      <w:marRight w:val="0"/>
      <w:marTop w:val="0"/>
      <w:marBottom w:val="0"/>
      <w:divBdr>
        <w:top w:val="none" w:sz="0" w:space="0" w:color="auto"/>
        <w:left w:val="none" w:sz="0" w:space="0" w:color="auto"/>
        <w:bottom w:val="none" w:sz="0" w:space="0" w:color="auto"/>
        <w:right w:val="none" w:sz="0" w:space="0" w:color="auto"/>
      </w:divBdr>
    </w:div>
    <w:div w:id="1785688268">
      <w:bodyDiv w:val="1"/>
      <w:marLeft w:val="0"/>
      <w:marRight w:val="0"/>
      <w:marTop w:val="0"/>
      <w:marBottom w:val="0"/>
      <w:divBdr>
        <w:top w:val="none" w:sz="0" w:space="0" w:color="auto"/>
        <w:left w:val="none" w:sz="0" w:space="0" w:color="auto"/>
        <w:bottom w:val="none" w:sz="0" w:space="0" w:color="auto"/>
        <w:right w:val="none" w:sz="0" w:space="0" w:color="auto"/>
      </w:divBdr>
    </w:div>
    <w:div w:id="1786578291">
      <w:bodyDiv w:val="1"/>
      <w:marLeft w:val="0"/>
      <w:marRight w:val="0"/>
      <w:marTop w:val="0"/>
      <w:marBottom w:val="0"/>
      <w:divBdr>
        <w:top w:val="none" w:sz="0" w:space="0" w:color="auto"/>
        <w:left w:val="none" w:sz="0" w:space="0" w:color="auto"/>
        <w:bottom w:val="none" w:sz="0" w:space="0" w:color="auto"/>
        <w:right w:val="none" w:sz="0" w:space="0" w:color="auto"/>
      </w:divBdr>
    </w:div>
    <w:div w:id="1791783492">
      <w:bodyDiv w:val="1"/>
      <w:marLeft w:val="0"/>
      <w:marRight w:val="0"/>
      <w:marTop w:val="0"/>
      <w:marBottom w:val="0"/>
      <w:divBdr>
        <w:top w:val="none" w:sz="0" w:space="0" w:color="auto"/>
        <w:left w:val="none" w:sz="0" w:space="0" w:color="auto"/>
        <w:bottom w:val="none" w:sz="0" w:space="0" w:color="auto"/>
        <w:right w:val="none" w:sz="0" w:space="0" w:color="auto"/>
      </w:divBdr>
    </w:div>
    <w:div w:id="1792090915">
      <w:bodyDiv w:val="1"/>
      <w:marLeft w:val="0"/>
      <w:marRight w:val="0"/>
      <w:marTop w:val="0"/>
      <w:marBottom w:val="0"/>
      <w:divBdr>
        <w:top w:val="none" w:sz="0" w:space="0" w:color="auto"/>
        <w:left w:val="none" w:sz="0" w:space="0" w:color="auto"/>
        <w:bottom w:val="none" w:sz="0" w:space="0" w:color="auto"/>
        <w:right w:val="none" w:sz="0" w:space="0" w:color="auto"/>
      </w:divBdr>
    </w:div>
    <w:div w:id="1795714099">
      <w:bodyDiv w:val="1"/>
      <w:marLeft w:val="0"/>
      <w:marRight w:val="0"/>
      <w:marTop w:val="0"/>
      <w:marBottom w:val="0"/>
      <w:divBdr>
        <w:top w:val="none" w:sz="0" w:space="0" w:color="auto"/>
        <w:left w:val="none" w:sz="0" w:space="0" w:color="auto"/>
        <w:bottom w:val="none" w:sz="0" w:space="0" w:color="auto"/>
        <w:right w:val="none" w:sz="0" w:space="0" w:color="auto"/>
      </w:divBdr>
    </w:div>
    <w:div w:id="1795825954">
      <w:bodyDiv w:val="1"/>
      <w:marLeft w:val="0"/>
      <w:marRight w:val="0"/>
      <w:marTop w:val="0"/>
      <w:marBottom w:val="0"/>
      <w:divBdr>
        <w:top w:val="none" w:sz="0" w:space="0" w:color="auto"/>
        <w:left w:val="none" w:sz="0" w:space="0" w:color="auto"/>
        <w:bottom w:val="none" w:sz="0" w:space="0" w:color="auto"/>
        <w:right w:val="none" w:sz="0" w:space="0" w:color="auto"/>
      </w:divBdr>
    </w:div>
    <w:div w:id="1797485111">
      <w:bodyDiv w:val="1"/>
      <w:marLeft w:val="0"/>
      <w:marRight w:val="0"/>
      <w:marTop w:val="0"/>
      <w:marBottom w:val="0"/>
      <w:divBdr>
        <w:top w:val="none" w:sz="0" w:space="0" w:color="auto"/>
        <w:left w:val="none" w:sz="0" w:space="0" w:color="auto"/>
        <w:bottom w:val="none" w:sz="0" w:space="0" w:color="auto"/>
        <w:right w:val="none" w:sz="0" w:space="0" w:color="auto"/>
      </w:divBdr>
    </w:div>
    <w:div w:id="1800297406">
      <w:bodyDiv w:val="1"/>
      <w:marLeft w:val="0"/>
      <w:marRight w:val="0"/>
      <w:marTop w:val="0"/>
      <w:marBottom w:val="0"/>
      <w:divBdr>
        <w:top w:val="none" w:sz="0" w:space="0" w:color="auto"/>
        <w:left w:val="none" w:sz="0" w:space="0" w:color="auto"/>
        <w:bottom w:val="none" w:sz="0" w:space="0" w:color="auto"/>
        <w:right w:val="none" w:sz="0" w:space="0" w:color="auto"/>
      </w:divBdr>
    </w:div>
    <w:div w:id="1805655914">
      <w:bodyDiv w:val="1"/>
      <w:marLeft w:val="0"/>
      <w:marRight w:val="0"/>
      <w:marTop w:val="0"/>
      <w:marBottom w:val="0"/>
      <w:divBdr>
        <w:top w:val="none" w:sz="0" w:space="0" w:color="auto"/>
        <w:left w:val="none" w:sz="0" w:space="0" w:color="auto"/>
        <w:bottom w:val="none" w:sz="0" w:space="0" w:color="auto"/>
        <w:right w:val="none" w:sz="0" w:space="0" w:color="auto"/>
      </w:divBdr>
    </w:div>
    <w:div w:id="1807508903">
      <w:bodyDiv w:val="1"/>
      <w:marLeft w:val="0"/>
      <w:marRight w:val="0"/>
      <w:marTop w:val="0"/>
      <w:marBottom w:val="0"/>
      <w:divBdr>
        <w:top w:val="none" w:sz="0" w:space="0" w:color="auto"/>
        <w:left w:val="none" w:sz="0" w:space="0" w:color="auto"/>
        <w:bottom w:val="none" w:sz="0" w:space="0" w:color="auto"/>
        <w:right w:val="none" w:sz="0" w:space="0" w:color="auto"/>
      </w:divBdr>
    </w:div>
    <w:div w:id="1809082788">
      <w:bodyDiv w:val="1"/>
      <w:marLeft w:val="0"/>
      <w:marRight w:val="0"/>
      <w:marTop w:val="0"/>
      <w:marBottom w:val="0"/>
      <w:divBdr>
        <w:top w:val="none" w:sz="0" w:space="0" w:color="auto"/>
        <w:left w:val="none" w:sz="0" w:space="0" w:color="auto"/>
        <w:bottom w:val="none" w:sz="0" w:space="0" w:color="auto"/>
        <w:right w:val="none" w:sz="0" w:space="0" w:color="auto"/>
      </w:divBdr>
    </w:div>
    <w:div w:id="1812167126">
      <w:bodyDiv w:val="1"/>
      <w:marLeft w:val="0"/>
      <w:marRight w:val="0"/>
      <w:marTop w:val="0"/>
      <w:marBottom w:val="0"/>
      <w:divBdr>
        <w:top w:val="none" w:sz="0" w:space="0" w:color="auto"/>
        <w:left w:val="none" w:sz="0" w:space="0" w:color="auto"/>
        <w:bottom w:val="none" w:sz="0" w:space="0" w:color="auto"/>
        <w:right w:val="none" w:sz="0" w:space="0" w:color="auto"/>
      </w:divBdr>
    </w:div>
    <w:div w:id="1812478879">
      <w:bodyDiv w:val="1"/>
      <w:marLeft w:val="0"/>
      <w:marRight w:val="0"/>
      <w:marTop w:val="0"/>
      <w:marBottom w:val="0"/>
      <w:divBdr>
        <w:top w:val="none" w:sz="0" w:space="0" w:color="auto"/>
        <w:left w:val="none" w:sz="0" w:space="0" w:color="auto"/>
        <w:bottom w:val="none" w:sz="0" w:space="0" w:color="auto"/>
        <w:right w:val="none" w:sz="0" w:space="0" w:color="auto"/>
      </w:divBdr>
    </w:div>
    <w:div w:id="1814059563">
      <w:bodyDiv w:val="1"/>
      <w:marLeft w:val="0"/>
      <w:marRight w:val="0"/>
      <w:marTop w:val="0"/>
      <w:marBottom w:val="0"/>
      <w:divBdr>
        <w:top w:val="none" w:sz="0" w:space="0" w:color="auto"/>
        <w:left w:val="none" w:sz="0" w:space="0" w:color="auto"/>
        <w:bottom w:val="none" w:sz="0" w:space="0" w:color="auto"/>
        <w:right w:val="none" w:sz="0" w:space="0" w:color="auto"/>
      </w:divBdr>
    </w:div>
    <w:div w:id="1814446665">
      <w:bodyDiv w:val="1"/>
      <w:marLeft w:val="0"/>
      <w:marRight w:val="0"/>
      <w:marTop w:val="0"/>
      <w:marBottom w:val="0"/>
      <w:divBdr>
        <w:top w:val="none" w:sz="0" w:space="0" w:color="auto"/>
        <w:left w:val="none" w:sz="0" w:space="0" w:color="auto"/>
        <w:bottom w:val="none" w:sz="0" w:space="0" w:color="auto"/>
        <w:right w:val="none" w:sz="0" w:space="0" w:color="auto"/>
      </w:divBdr>
    </w:div>
    <w:div w:id="1814521676">
      <w:bodyDiv w:val="1"/>
      <w:marLeft w:val="0"/>
      <w:marRight w:val="0"/>
      <w:marTop w:val="0"/>
      <w:marBottom w:val="0"/>
      <w:divBdr>
        <w:top w:val="none" w:sz="0" w:space="0" w:color="auto"/>
        <w:left w:val="none" w:sz="0" w:space="0" w:color="auto"/>
        <w:bottom w:val="none" w:sz="0" w:space="0" w:color="auto"/>
        <w:right w:val="none" w:sz="0" w:space="0" w:color="auto"/>
      </w:divBdr>
    </w:div>
    <w:div w:id="1818108668">
      <w:bodyDiv w:val="1"/>
      <w:marLeft w:val="0"/>
      <w:marRight w:val="0"/>
      <w:marTop w:val="0"/>
      <w:marBottom w:val="0"/>
      <w:divBdr>
        <w:top w:val="none" w:sz="0" w:space="0" w:color="auto"/>
        <w:left w:val="none" w:sz="0" w:space="0" w:color="auto"/>
        <w:bottom w:val="none" w:sz="0" w:space="0" w:color="auto"/>
        <w:right w:val="none" w:sz="0" w:space="0" w:color="auto"/>
      </w:divBdr>
    </w:div>
    <w:div w:id="1818260216">
      <w:bodyDiv w:val="1"/>
      <w:marLeft w:val="0"/>
      <w:marRight w:val="0"/>
      <w:marTop w:val="0"/>
      <w:marBottom w:val="0"/>
      <w:divBdr>
        <w:top w:val="none" w:sz="0" w:space="0" w:color="auto"/>
        <w:left w:val="none" w:sz="0" w:space="0" w:color="auto"/>
        <w:bottom w:val="none" w:sz="0" w:space="0" w:color="auto"/>
        <w:right w:val="none" w:sz="0" w:space="0" w:color="auto"/>
      </w:divBdr>
    </w:div>
    <w:div w:id="1819422673">
      <w:bodyDiv w:val="1"/>
      <w:marLeft w:val="0"/>
      <w:marRight w:val="0"/>
      <w:marTop w:val="0"/>
      <w:marBottom w:val="0"/>
      <w:divBdr>
        <w:top w:val="none" w:sz="0" w:space="0" w:color="auto"/>
        <w:left w:val="none" w:sz="0" w:space="0" w:color="auto"/>
        <w:bottom w:val="none" w:sz="0" w:space="0" w:color="auto"/>
        <w:right w:val="none" w:sz="0" w:space="0" w:color="auto"/>
      </w:divBdr>
    </w:div>
    <w:div w:id="1822506500">
      <w:bodyDiv w:val="1"/>
      <w:marLeft w:val="0"/>
      <w:marRight w:val="0"/>
      <w:marTop w:val="0"/>
      <w:marBottom w:val="0"/>
      <w:divBdr>
        <w:top w:val="none" w:sz="0" w:space="0" w:color="auto"/>
        <w:left w:val="none" w:sz="0" w:space="0" w:color="auto"/>
        <w:bottom w:val="none" w:sz="0" w:space="0" w:color="auto"/>
        <w:right w:val="none" w:sz="0" w:space="0" w:color="auto"/>
      </w:divBdr>
    </w:div>
    <w:div w:id="1823695025">
      <w:bodyDiv w:val="1"/>
      <w:marLeft w:val="0"/>
      <w:marRight w:val="0"/>
      <w:marTop w:val="0"/>
      <w:marBottom w:val="0"/>
      <w:divBdr>
        <w:top w:val="none" w:sz="0" w:space="0" w:color="auto"/>
        <w:left w:val="none" w:sz="0" w:space="0" w:color="auto"/>
        <w:bottom w:val="none" w:sz="0" w:space="0" w:color="auto"/>
        <w:right w:val="none" w:sz="0" w:space="0" w:color="auto"/>
      </w:divBdr>
    </w:div>
    <w:div w:id="1824656872">
      <w:bodyDiv w:val="1"/>
      <w:marLeft w:val="0"/>
      <w:marRight w:val="0"/>
      <w:marTop w:val="0"/>
      <w:marBottom w:val="0"/>
      <w:divBdr>
        <w:top w:val="none" w:sz="0" w:space="0" w:color="auto"/>
        <w:left w:val="none" w:sz="0" w:space="0" w:color="auto"/>
        <w:bottom w:val="none" w:sz="0" w:space="0" w:color="auto"/>
        <w:right w:val="none" w:sz="0" w:space="0" w:color="auto"/>
      </w:divBdr>
    </w:div>
    <w:div w:id="1825509732">
      <w:bodyDiv w:val="1"/>
      <w:marLeft w:val="0"/>
      <w:marRight w:val="0"/>
      <w:marTop w:val="0"/>
      <w:marBottom w:val="0"/>
      <w:divBdr>
        <w:top w:val="none" w:sz="0" w:space="0" w:color="auto"/>
        <w:left w:val="none" w:sz="0" w:space="0" w:color="auto"/>
        <w:bottom w:val="none" w:sz="0" w:space="0" w:color="auto"/>
        <w:right w:val="none" w:sz="0" w:space="0" w:color="auto"/>
      </w:divBdr>
    </w:div>
    <w:div w:id="1826048963">
      <w:bodyDiv w:val="1"/>
      <w:marLeft w:val="0"/>
      <w:marRight w:val="0"/>
      <w:marTop w:val="0"/>
      <w:marBottom w:val="0"/>
      <w:divBdr>
        <w:top w:val="none" w:sz="0" w:space="0" w:color="auto"/>
        <w:left w:val="none" w:sz="0" w:space="0" w:color="auto"/>
        <w:bottom w:val="none" w:sz="0" w:space="0" w:color="auto"/>
        <w:right w:val="none" w:sz="0" w:space="0" w:color="auto"/>
      </w:divBdr>
    </w:div>
    <w:div w:id="1827477428">
      <w:bodyDiv w:val="1"/>
      <w:marLeft w:val="0"/>
      <w:marRight w:val="0"/>
      <w:marTop w:val="0"/>
      <w:marBottom w:val="0"/>
      <w:divBdr>
        <w:top w:val="none" w:sz="0" w:space="0" w:color="auto"/>
        <w:left w:val="none" w:sz="0" w:space="0" w:color="auto"/>
        <w:bottom w:val="none" w:sz="0" w:space="0" w:color="auto"/>
        <w:right w:val="none" w:sz="0" w:space="0" w:color="auto"/>
      </w:divBdr>
    </w:div>
    <w:div w:id="1827479599">
      <w:bodyDiv w:val="1"/>
      <w:marLeft w:val="0"/>
      <w:marRight w:val="0"/>
      <w:marTop w:val="0"/>
      <w:marBottom w:val="0"/>
      <w:divBdr>
        <w:top w:val="none" w:sz="0" w:space="0" w:color="auto"/>
        <w:left w:val="none" w:sz="0" w:space="0" w:color="auto"/>
        <w:bottom w:val="none" w:sz="0" w:space="0" w:color="auto"/>
        <w:right w:val="none" w:sz="0" w:space="0" w:color="auto"/>
      </w:divBdr>
    </w:div>
    <w:div w:id="1829395162">
      <w:bodyDiv w:val="1"/>
      <w:marLeft w:val="0"/>
      <w:marRight w:val="0"/>
      <w:marTop w:val="0"/>
      <w:marBottom w:val="0"/>
      <w:divBdr>
        <w:top w:val="none" w:sz="0" w:space="0" w:color="auto"/>
        <w:left w:val="none" w:sz="0" w:space="0" w:color="auto"/>
        <w:bottom w:val="none" w:sz="0" w:space="0" w:color="auto"/>
        <w:right w:val="none" w:sz="0" w:space="0" w:color="auto"/>
      </w:divBdr>
    </w:div>
    <w:div w:id="1829710748">
      <w:bodyDiv w:val="1"/>
      <w:marLeft w:val="0"/>
      <w:marRight w:val="0"/>
      <w:marTop w:val="0"/>
      <w:marBottom w:val="0"/>
      <w:divBdr>
        <w:top w:val="none" w:sz="0" w:space="0" w:color="auto"/>
        <w:left w:val="none" w:sz="0" w:space="0" w:color="auto"/>
        <w:bottom w:val="none" w:sz="0" w:space="0" w:color="auto"/>
        <w:right w:val="none" w:sz="0" w:space="0" w:color="auto"/>
      </w:divBdr>
    </w:div>
    <w:div w:id="1832331514">
      <w:bodyDiv w:val="1"/>
      <w:marLeft w:val="0"/>
      <w:marRight w:val="0"/>
      <w:marTop w:val="0"/>
      <w:marBottom w:val="0"/>
      <w:divBdr>
        <w:top w:val="none" w:sz="0" w:space="0" w:color="auto"/>
        <w:left w:val="none" w:sz="0" w:space="0" w:color="auto"/>
        <w:bottom w:val="none" w:sz="0" w:space="0" w:color="auto"/>
        <w:right w:val="none" w:sz="0" w:space="0" w:color="auto"/>
      </w:divBdr>
    </w:div>
    <w:div w:id="1832478679">
      <w:bodyDiv w:val="1"/>
      <w:marLeft w:val="0"/>
      <w:marRight w:val="0"/>
      <w:marTop w:val="0"/>
      <w:marBottom w:val="0"/>
      <w:divBdr>
        <w:top w:val="none" w:sz="0" w:space="0" w:color="auto"/>
        <w:left w:val="none" w:sz="0" w:space="0" w:color="auto"/>
        <w:bottom w:val="none" w:sz="0" w:space="0" w:color="auto"/>
        <w:right w:val="none" w:sz="0" w:space="0" w:color="auto"/>
      </w:divBdr>
    </w:div>
    <w:div w:id="1832981158">
      <w:bodyDiv w:val="1"/>
      <w:marLeft w:val="0"/>
      <w:marRight w:val="0"/>
      <w:marTop w:val="0"/>
      <w:marBottom w:val="0"/>
      <w:divBdr>
        <w:top w:val="none" w:sz="0" w:space="0" w:color="auto"/>
        <w:left w:val="none" w:sz="0" w:space="0" w:color="auto"/>
        <w:bottom w:val="none" w:sz="0" w:space="0" w:color="auto"/>
        <w:right w:val="none" w:sz="0" w:space="0" w:color="auto"/>
      </w:divBdr>
    </w:div>
    <w:div w:id="1836529746">
      <w:bodyDiv w:val="1"/>
      <w:marLeft w:val="0"/>
      <w:marRight w:val="0"/>
      <w:marTop w:val="0"/>
      <w:marBottom w:val="0"/>
      <w:divBdr>
        <w:top w:val="none" w:sz="0" w:space="0" w:color="auto"/>
        <w:left w:val="none" w:sz="0" w:space="0" w:color="auto"/>
        <w:bottom w:val="none" w:sz="0" w:space="0" w:color="auto"/>
        <w:right w:val="none" w:sz="0" w:space="0" w:color="auto"/>
      </w:divBdr>
    </w:div>
    <w:div w:id="1841310584">
      <w:bodyDiv w:val="1"/>
      <w:marLeft w:val="0"/>
      <w:marRight w:val="0"/>
      <w:marTop w:val="0"/>
      <w:marBottom w:val="0"/>
      <w:divBdr>
        <w:top w:val="none" w:sz="0" w:space="0" w:color="auto"/>
        <w:left w:val="none" w:sz="0" w:space="0" w:color="auto"/>
        <w:bottom w:val="none" w:sz="0" w:space="0" w:color="auto"/>
        <w:right w:val="none" w:sz="0" w:space="0" w:color="auto"/>
      </w:divBdr>
    </w:div>
    <w:div w:id="1841894912">
      <w:bodyDiv w:val="1"/>
      <w:marLeft w:val="0"/>
      <w:marRight w:val="0"/>
      <w:marTop w:val="0"/>
      <w:marBottom w:val="0"/>
      <w:divBdr>
        <w:top w:val="none" w:sz="0" w:space="0" w:color="auto"/>
        <w:left w:val="none" w:sz="0" w:space="0" w:color="auto"/>
        <w:bottom w:val="none" w:sz="0" w:space="0" w:color="auto"/>
        <w:right w:val="none" w:sz="0" w:space="0" w:color="auto"/>
      </w:divBdr>
    </w:div>
    <w:div w:id="1842156578">
      <w:bodyDiv w:val="1"/>
      <w:marLeft w:val="0"/>
      <w:marRight w:val="0"/>
      <w:marTop w:val="0"/>
      <w:marBottom w:val="0"/>
      <w:divBdr>
        <w:top w:val="none" w:sz="0" w:space="0" w:color="auto"/>
        <w:left w:val="none" w:sz="0" w:space="0" w:color="auto"/>
        <w:bottom w:val="none" w:sz="0" w:space="0" w:color="auto"/>
        <w:right w:val="none" w:sz="0" w:space="0" w:color="auto"/>
      </w:divBdr>
    </w:div>
    <w:div w:id="1843547632">
      <w:bodyDiv w:val="1"/>
      <w:marLeft w:val="0"/>
      <w:marRight w:val="0"/>
      <w:marTop w:val="0"/>
      <w:marBottom w:val="0"/>
      <w:divBdr>
        <w:top w:val="none" w:sz="0" w:space="0" w:color="auto"/>
        <w:left w:val="none" w:sz="0" w:space="0" w:color="auto"/>
        <w:bottom w:val="none" w:sz="0" w:space="0" w:color="auto"/>
        <w:right w:val="none" w:sz="0" w:space="0" w:color="auto"/>
      </w:divBdr>
    </w:div>
    <w:div w:id="1844276031">
      <w:bodyDiv w:val="1"/>
      <w:marLeft w:val="0"/>
      <w:marRight w:val="0"/>
      <w:marTop w:val="0"/>
      <w:marBottom w:val="0"/>
      <w:divBdr>
        <w:top w:val="none" w:sz="0" w:space="0" w:color="auto"/>
        <w:left w:val="none" w:sz="0" w:space="0" w:color="auto"/>
        <w:bottom w:val="none" w:sz="0" w:space="0" w:color="auto"/>
        <w:right w:val="none" w:sz="0" w:space="0" w:color="auto"/>
      </w:divBdr>
    </w:div>
    <w:div w:id="1844390107">
      <w:bodyDiv w:val="1"/>
      <w:marLeft w:val="0"/>
      <w:marRight w:val="0"/>
      <w:marTop w:val="0"/>
      <w:marBottom w:val="0"/>
      <w:divBdr>
        <w:top w:val="none" w:sz="0" w:space="0" w:color="auto"/>
        <w:left w:val="none" w:sz="0" w:space="0" w:color="auto"/>
        <w:bottom w:val="none" w:sz="0" w:space="0" w:color="auto"/>
        <w:right w:val="none" w:sz="0" w:space="0" w:color="auto"/>
      </w:divBdr>
    </w:div>
    <w:div w:id="1848405915">
      <w:bodyDiv w:val="1"/>
      <w:marLeft w:val="0"/>
      <w:marRight w:val="0"/>
      <w:marTop w:val="0"/>
      <w:marBottom w:val="0"/>
      <w:divBdr>
        <w:top w:val="none" w:sz="0" w:space="0" w:color="auto"/>
        <w:left w:val="none" w:sz="0" w:space="0" w:color="auto"/>
        <w:bottom w:val="none" w:sz="0" w:space="0" w:color="auto"/>
        <w:right w:val="none" w:sz="0" w:space="0" w:color="auto"/>
      </w:divBdr>
    </w:div>
    <w:div w:id="1852839670">
      <w:bodyDiv w:val="1"/>
      <w:marLeft w:val="0"/>
      <w:marRight w:val="0"/>
      <w:marTop w:val="0"/>
      <w:marBottom w:val="0"/>
      <w:divBdr>
        <w:top w:val="none" w:sz="0" w:space="0" w:color="auto"/>
        <w:left w:val="none" w:sz="0" w:space="0" w:color="auto"/>
        <w:bottom w:val="none" w:sz="0" w:space="0" w:color="auto"/>
        <w:right w:val="none" w:sz="0" w:space="0" w:color="auto"/>
      </w:divBdr>
    </w:div>
    <w:div w:id="1856650223">
      <w:bodyDiv w:val="1"/>
      <w:marLeft w:val="0"/>
      <w:marRight w:val="0"/>
      <w:marTop w:val="0"/>
      <w:marBottom w:val="0"/>
      <w:divBdr>
        <w:top w:val="none" w:sz="0" w:space="0" w:color="auto"/>
        <w:left w:val="none" w:sz="0" w:space="0" w:color="auto"/>
        <w:bottom w:val="none" w:sz="0" w:space="0" w:color="auto"/>
        <w:right w:val="none" w:sz="0" w:space="0" w:color="auto"/>
      </w:divBdr>
    </w:div>
    <w:div w:id="1857112989">
      <w:bodyDiv w:val="1"/>
      <w:marLeft w:val="0"/>
      <w:marRight w:val="0"/>
      <w:marTop w:val="0"/>
      <w:marBottom w:val="0"/>
      <w:divBdr>
        <w:top w:val="none" w:sz="0" w:space="0" w:color="auto"/>
        <w:left w:val="none" w:sz="0" w:space="0" w:color="auto"/>
        <w:bottom w:val="none" w:sz="0" w:space="0" w:color="auto"/>
        <w:right w:val="none" w:sz="0" w:space="0" w:color="auto"/>
      </w:divBdr>
    </w:div>
    <w:div w:id="1862741443">
      <w:bodyDiv w:val="1"/>
      <w:marLeft w:val="0"/>
      <w:marRight w:val="0"/>
      <w:marTop w:val="0"/>
      <w:marBottom w:val="0"/>
      <w:divBdr>
        <w:top w:val="none" w:sz="0" w:space="0" w:color="auto"/>
        <w:left w:val="none" w:sz="0" w:space="0" w:color="auto"/>
        <w:bottom w:val="none" w:sz="0" w:space="0" w:color="auto"/>
        <w:right w:val="none" w:sz="0" w:space="0" w:color="auto"/>
      </w:divBdr>
    </w:div>
    <w:div w:id="1864853513">
      <w:bodyDiv w:val="1"/>
      <w:marLeft w:val="0"/>
      <w:marRight w:val="0"/>
      <w:marTop w:val="0"/>
      <w:marBottom w:val="0"/>
      <w:divBdr>
        <w:top w:val="none" w:sz="0" w:space="0" w:color="auto"/>
        <w:left w:val="none" w:sz="0" w:space="0" w:color="auto"/>
        <w:bottom w:val="none" w:sz="0" w:space="0" w:color="auto"/>
        <w:right w:val="none" w:sz="0" w:space="0" w:color="auto"/>
      </w:divBdr>
    </w:div>
    <w:div w:id="1865511186">
      <w:bodyDiv w:val="1"/>
      <w:marLeft w:val="0"/>
      <w:marRight w:val="0"/>
      <w:marTop w:val="0"/>
      <w:marBottom w:val="0"/>
      <w:divBdr>
        <w:top w:val="none" w:sz="0" w:space="0" w:color="auto"/>
        <w:left w:val="none" w:sz="0" w:space="0" w:color="auto"/>
        <w:bottom w:val="none" w:sz="0" w:space="0" w:color="auto"/>
        <w:right w:val="none" w:sz="0" w:space="0" w:color="auto"/>
      </w:divBdr>
    </w:div>
    <w:div w:id="1866164936">
      <w:bodyDiv w:val="1"/>
      <w:marLeft w:val="0"/>
      <w:marRight w:val="0"/>
      <w:marTop w:val="0"/>
      <w:marBottom w:val="0"/>
      <w:divBdr>
        <w:top w:val="none" w:sz="0" w:space="0" w:color="auto"/>
        <w:left w:val="none" w:sz="0" w:space="0" w:color="auto"/>
        <w:bottom w:val="none" w:sz="0" w:space="0" w:color="auto"/>
        <w:right w:val="none" w:sz="0" w:space="0" w:color="auto"/>
      </w:divBdr>
    </w:div>
    <w:div w:id="1868979845">
      <w:bodyDiv w:val="1"/>
      <w:marLeft w:val="0"/>
      <w:marRight w:val="0"/>
      <w:marTop w:val="0"/>
      <w:marBottom w:val="0"/>
      <w:divBdr>
        <w:top w:val="none" w:sz="0" w:space="0" w:color="auto"/>
        <w:left w:val="none" w:sz="0" w:space="0" w:color="auto"/>
        <w:bottom w:val="none" w:sz="0" w:space="0" w:color="auto"/>
        <w:right w:val="none" w:sz="0" w:space="0" w:color="auto"/>
      </w:divBdr>
    </w:div>
    <w:div w:id="1871142801">
      <w:bodyDiv w:val="1"/>
      <w:marLeft w:val="0"/>
      <w:marRight w:val="0"/>
      <w:marTop w:val="0"/>
      <w:marBottom w:val="0"/>
      <w:divBdr>
        <w:top w:val="none" w:sz="0" w:space="0" w:color="auto"/>
        <w:left w:val="none" w:sz="0" w:space="0" w:color="auto"/>
        <w:bottom w:val="none" w:sz="0" w:space="0" w:color="auto"/>
        <w:right w:val="none" w:sz="0" w:space="0" w:color="auto"/>
      </w:divBdr>
    </w:div>
    <w:div w:id="1872496518">
      <w:bodyDiv w:val="1"/>
      <w:marLeft w:val="0"/>
      <w:marRight w:val="0"/>
      <w:marTop w:val="0"/>
      <w:marBottom w:val="0"/>
      <w:divBdr>
        <w:top w:val="none" w:sz="0" w:space="0" w:color="auto"/>
        <w:left w:val="none" w:sz="0" w:space="0" w:color="auto"/>
        <w:bottom w:val="none" w:sz="0" w:space="0" w:color="auto"/>
        <w:right w:val="none" w:sz="0" w:space="0" w:color="auto"/>
      </w:divBdr>
    </w:div>
    <w:div w:id="1872960860">
      <w:bodyDiv w:val="1"/>
      <w:marLeft w:val="0"/>
      <w:marRight w:val="0"/>
      <w:marTop w:val="0"/>
      <w:marBottom w:val="0"/>
      <w:divBdr>
        <w:top w:val="none" w:sz="0" w:space="0" w:color="auto"/>
        <w:left w:val="none" w:sz="0" w:space="0" w:color="auto"/>
        <w:bottom w:val="none" w:sz="0" w:space="0" w:color="auto"/>
        <w:right w:val="none" w:sz="0" w:space="0" w:color="auto"/>
      </w:divBdr>
    </w:div>
    <w:div w:id="1873181892">
      <w:bodyDiv w:val="1"/>
      <w:marLeft w:val="0"/>
      <w:marRight w:val="0"/>
      <w:marTop w:val="0"/>
      <w:marBottom w:val="0"/>
      <w:divBdr>
        <w:top w:val="none" w:sz="0" w:space="0" w:color="auto"/>
        <w:left w:val="none" w:sz="0" w:space="0" w:color="auto"/>
        <w:bottom w:val="none" w:sz="0" w:space="0" w:color="auto"/>
        <w:right w:val="none" w:sz="0" w:space="0" w:color="auto"/>
      </w:divBdr>
    </w:div>
    <w:div w:id="1873686781">
      <w:bodyDiv w:val="1"/>
      <w:marLeft w:val="0"/>
      <w:marRight w:val="0"/>
      <w:marTop w:val="0"/>
      <w:marBottom w:val="0"/>
      <w:divBdr>
        <w:top w:val="none" w:sz="0" w:space="0" w:color="auto"/>
        <w:left w:val="none" w:sz="0" w:space="0" w:color="auto"/>
        <w:bottom w:val="none" w:sz="0" w:space="0" w:color="auto"/>
        <w:right w:val="none" w:sz="0" w:space="0" w:color="auto"/>
      </w:divBdr>
    </w:div>
    <w:div w:id="1876506561">
      <w:bodyDiv w:val="1"/>
      <w:marLeft w:val="0"/>
      <w:marRight w:val="0"/>
      <w:marTop w:val="0"/>
      <w:marBottom w:val="0"/>
      <w:divBdr>
        <w:top w:val="none" w:sz="0" w:space="0" w:color="auto"/>
        <w:left w:val="none" w:sz="0" w:space="0" w:color="auto"/>
        <w:bottom w:val="none" w:sz="0" w:space="0" w:color="auto"/>
        <w:right w:val="none" w:sz="0" w:space="0" w:color="auto"/>
      </w:divBdr>
    </w:div>
    <w:div w:id="1880774458">
      <w:bodyDiv w:val="1"/>
      <w:marLeft w:val="0"/>
      <w:marRight w:val="0"/>
      <w:marTop w:val="0"/>
      <w:marBottom w:val="0"/>
      <w:divBdr>
        <w:top w:val="none" w:sz="0" w:space="0" w:color="auto"/>
        <w:left w:val="none" w:sz="0" w:space="0" w:color="auto"/>
        <w:bottom w:val="none" w:sz="0" w:space="0" w:color="auto"/>
        <w:right w:val="none" w:sz="0" w:space="0" w:color="auto"/>
      </w:divBdr>
    </w:div>
    <w:div w:id="1885407576">
      <w:bodyDiv w:val="1"/>
      <w:marLeft w:val="0"/>
      <w:marRight w:val="0"/>
      <w:marTop w:val="0"/>
      <w:marBottom w:val="0"/>
      <w:divBdr>
        <w:top w:val="none" w:sz="0" w:space="0" w:color="auto"/>
        <w:left w:val="none" w:sz="0" w:space="0" w:color="auto"/>
        <w:bottom w:val="none" w:sz="0" w:space="0" w:color="auto"/>
        <w:right w:val="none" w:sz="0" w:space="0" w:color="auto"/>
      </w:divBdr>
    </w:div>
    <w:div w:id="1888833059">
      <w:bodyDiv w:val="1"/>
      <w:marLeft w:val="0"/>
      <w:marRight w:val="0"/>
      <w:marTop w:val="0"/>
      <w:marBottom w:val="0"/>
      <w:divBdr>
        <w:top w:val="none" w:sz="0" w:space="0" w:color="auto"/>
        <w:left w:val="none" w:sz="0" w:space="0" w:color="auto"/>
        <w:bottom w:val="none" w:sz="0" w:space="0" w:color="auto"/>
        <w:right w:val="none" w:sz="0" w:space="0" w:color="auto"/>
      </w:divBdr>
    </w:div>
    <w:div w:id="1891109560">
      <w:bodyDiv w:val="1"/>
      <w:marLeft w:val="0"/>
      <w:marRight w:val="0"/>
      <w:marTop w:val="0"/>
      <w:marBottom w:val="0"/>
      <w:divBdr>
        <w:top w:val="none" w:sz="0" w:space="0" w:color="auto"/>
        <w:left w:val="none" w:sz="0" w:space="0" w:color="auto"/>
        <w:bottom w:val="none" w:sz="0" w:space="0" w:color="auto"/>
        <w:right w:val="none" w:sz="0" w:space="0" w:color="auto"/>
      </w:divBdr>
    </w:div>
    <w:div w:id="1893349814">
      <w:bodyDiv w:val="1"/>
      <w:marLeft w:val="0"/>
      <w:marRight w:val="0"/>
      <w:marTop w:val="0"/>
      <w:marBottom w:val="0"/>
      <w:divBdr>
        <w:top w:val="none" w:sz="0" w:space="0" w:color="auto"/>
        <w:left w:val="none" w:sz="0" w:space="0" w:color="auto"/>
        <w:bottom w:val="none" w:sz="0" w:space="0" w:color="auto"/>
        <w:right w:val="none" w:sz="0" w:space="0" w:color="auto"/>
      </w:divBdr>
    </w:div>
    <w:div w:id="1893810290">
      <w:bodyDiv w:val="1"/>
      <w:marLeft w:val="0"/>
      <w:marRight w:val="0"/>
      <w:marTop w:val="0"/>
      <w:marBottom w:val="0"/>
      <w:divBdr>
        <w:top w:val="none" w:sz="0" w:space="0" w:color="auto"/>
        <w:left w:val="none" w:sz="0" w:space="0" w:color="auto"/>
        <w:bottom w:val="none" w:sz="0" w:space="0" w:color="auto"/>
        <w:right w:val="none" w:sz="0" w:space="0" w:color="auto"/>
      </w:divBdr>
    </w:div>
    <w:div w:id="1895970875">
      <w:bodyDiv w:val="1"/>
      <w:marLeft w:val="0"/>
      <w:marRight w:val="0"/>
      <w:marTop w:val="0"/>
      <w:marBottom w:val="0"/>
      <w:divBdr>
        <w:top w:val="none" w:sz="0" w:space="0" w:color="auto"/>
        <w:left w:val="none" w:sz="0" w:space="0" w:color="auto"/>
        <w:bottom w:val="none" w:sz="0" w:space="0" w:color="auto"/>
        <w:right w:val="none" w:sz="0" w:space="0" w:color="auto"/>
      </w:divBdr>
    </w:div>
    <w:div w:id="1897548390">
      <w:bodyDiv w:val="1"/>
      <w:marLeft w:val="0"/>
      <w:marRight w:val="0"/>
      <w:marTop w:val="0"/>
      <w:marBottom w:val="0"/>
      <w:divBdr>
        <w:top w:val="none" w:sz="0" w:space="0" w:color="auto"/>
        <w:left w:val="none" w:sz="0" w:space="0" w:color="auto"/>
        <w:bottom w:val="none" w:sz="0" w:space="0" w:color="auto"/>
        <w:right w:val="none" w:sz="0" w:space="0" w:color="auto"/>
      </w:divBdr>
    </w:div>
    <w:div w:id="1897930784">
      <w:bodyDiv w:val="1"/>
      <w:marLeft w:val="0"/>
      <w:marRight w:val="0"/>
      <w:marTop w:val="0"/>
      <w:marBottom w:val="0"/>
      <w:divBdr>
        <w:top w:val="none" w:sz="0" w:space="0" w:color="auto"/>
        <w:left w:val="none" w:sz="0" w:space="0" w:color="auto"/>
        <w:bottom w:val="none" w:sz="0" w:space="0" w:color="auto"/>
        <w:right w:val="none" w:sz="0" w:space="0" w:color="auto"/>
      </w:divBdr>
    </w:div>
    <w:div w:id="1900969516">
      <w:bodyDiv w:val="1"/>
      <w:marLeft w:val="0"/>
      <w:marRight w:val="0"/>
      <w:marTop w:val="0"/>
      <w:marBottom w:val="0"/>
      <w:divBdr>
        <w:top w:val="none" w:sz="0" w:space="0" w:color="auto"/>
        <w:left w:val="none" w:sz="0" w:space="0" w:color="auto"/>
        <w:bottom w:val="none" w:sz="0" w:space="0" w:color="auto"/>
        <w:right w:val="none" w:sz="0" w:space="0" w:color="auto"/>
      </w:divBdr>
    </w:div>
    <w:div w:id="1905918811">
      <w:bodyDiv w:val="1"/>
      <w:marLeft w:val="0"/>
      <w:marRight w:val="0"/>
      <w:marTop w:val="0"/>
      <w:marBottom w:val="0"/>
      <w:divBdr>
        <w:top w:val="none" w:sz="0" w:space="0" w:color="auto"/>
        <w:left w:val="none" w:sz="0" w:space="0" w:color="auto"/>
        <w:bottom w:val="none" w:sz="0" w:space="0" w:color="auto"/>
        <w:right w:val="none" w:sz="0" w:space="0" w:color="auto"/>
      </w:divBdr>
    </w:div>
    <w:div w:id="1908683978">
      <w:bodyDiv w:val="1"/>
      <w:marLeft w:val="0"/>
      <w:marRight w:val="0"/>
      <w:marTop w:val="0"/>
      <w:marBottom w:val="0"/>
      <w:divBdr>
        <w:top w:val="none" w:sz="0" w:space="0" w:color="auto"/>
        <w:left w:val="none" w:sz="0" w:space="0" w:color="auto"/>
        <w:bottom w:val="none" w:sz="0" w:space="0" w:color="auto"/>
        <w:right w:val="none" w:sz="0" w:space="0" w:color="auto"/>
      </w:divBdr>
    </w:div>
    <w:div w:id="1909608828">
      <w:bodyDiv w:val="1"/>
      <w:marLeft w:val="0"/>
      <w:marRight w:val="0"/>
      <w:marTop w:val="0"/>
      <w:marBottom w:val="0"/>
      <w:divBdr>
        <w:top w:val="none" w:sz="0" w:space="0" w:color="auto"/>
        <w:left w:val="none" w:sz="0" w:space="0" w:color="auto"/>
        <w:bottom w:val="none" w:sz="0" w:space="0" w:color="auto"/>
        <w:right w:val="none" w:sz="0" w:space="0" w:color="auto"/>
      </w:divBdr>
    </w:div>
    <w:div w:id="1910112797">
      <w:bodyDiv w:val="1"/>
      <w:marLeft w:val="0"/>
      <w:marRight w:val="0"/>
      <w:marTop w:val="0"/>
      <w:marBottom w:val="0"/>
      <w:divBdr>
        <w:top w:val="none" w:sz="0" w:space="0" w:color="auto"/>
        <w:left w:val="none" w:sz="0" w:space="0" w:color="auto"/>
        <w:bottom w:val="none" w:sz="0" w:space="0" w:color="auto"/>
        <w:right w:val="none" w:sz="0" w:space="0" w:color="auto"/>
      </w:divBdr>
    </w:div>
    <w:div w:id="1910189204">
      <w:bodyDiv w:val="1"/>
      <w:marLeft w:val="0"/>
      <w:marRight w:val="0"/>
      <w:marTop w:val="0"/>
      <w:marBottom w:val="0"/>
      <w:divBdr>
        <w:top w:val="none" w:sz="0" w:space="0" w:color="auto"/>
        <w:left w:val="none" w:sz="0" w:space="0" w:color="auto"/>
        <w:bottom w:val="none" w:sz="0" w:space="0" w:color="auto"/>
        <w:right w:val="none" w:sz="0" w:space="0" w:color="auto"/>
      </w:divBdr>
    </w:div>
    <w:div w:id="1910309458">
      <w:bodyDiv w:val="1"/>
      <w:marLeft w:val="0"/>
      <w:marRight w:val="0"/>
      <w:marTop w:val="0"/>
      <w:marBottom w:val="0"/>
      <w:divBdr>
        <w:top w:val="none" w:sz="0" w:space="0" w:color="auto"/>
        <w:left w:val="none" w:sz="0" w:space="0" w:color="auto"/>
        <w:bottom w:val="none" w:sz="0" w:space="0" w:color="auto"/>
        <w:right w:val="none" w:sz="0" w:space="0" w:color="auto"/>
      </w:divBdr>
    </w:div>
    <w:div w:id="1910731324">
      <w:bodyDiv w:val="1"/>
      <w:marLeft w:val="0"/>
      <w:marRight w:val="0"/>
      <w:marTop w:val="0"/>
      <w:marBottom w:val="0"/>
      <w:divBdr>
        <w:top w:val="none" w:sz="0" w:space="0" w:color="auto"/>
        <w:left w:val="none" w:sz="0" w:space="0" w:color="auto"/>
        <w:bottom w:val="none" w:sz="0" w:space="0" w:color="auto"/>
        <w:right w:val="none" w:sz="0" w:space="0" w:color="auto"/>
      </w:divBdr>
    </w:div>
    <w:div w:id="1912694086">
      <w:bodyDiv w:val="1"/>
      <w:marLeft w:val="0"/>
      <w:marRight w:val="0"/>
      <w:marTop w:val="0"/>
      <w:marBottom w:val="0"/>
      <w:divBdr>
        <w:top w:val="none" w:sz="0" w:space="0" w:color="auto"/>
        <w:left w:val="none" w:sz="0" w:space="0" w:color="auto"/>
        <w:bottom w:val="none" w:sz="0" w:space="0" w:color="auto"/>
        <w:right w:val="none" w:sz="0" w:space="0" w:color="auto"/>
      </w:divBdr>
    </w:div>
    <w:div w:id="1914318790">
      <w:bodyDiv w:val="1"/>
      <w:marLeft w:val="0"/>
      <w:marRight w:val="0"/>
      <w:marTop w:val="0"/>
      <w:marBottom w:val="0"/>
      <w:divBdr>
        <w:top w:val="none" w:sz="0" w:space="0" w:color="auto"/>
        <w:left w:val="none" w:sz="0" w:space="0" w:color="auto"/>
        <w:bottom w:val="none" w:sz="0" w:space="0" w:color="auto"/>
        <w:right w:val="none" w:sz="0" w:space="0" w:color="auto"/>
      </w:divBdr>
    </w:div>
    <w:div w:id="1914579187">
      <w:bodyDiv w:val="1"/>
      <w:marLeft w:val="0"/>
      <w:marRight w:val="0"/>
      <w:marTop w:val="0"/>
      <w:marBottom w:val="0"/>
      <w:divBdr>
        <w:top w:val="none" w:sz="0" w:space="0" w:color="auto"/>
        <w:left w:val="none" w:sz="0" w:space="0" w:color="auto"/>
        <w:bottom w:val="none" w:sz="0" w:space="0" w:color="auto"/>
        <w:right w:val="none" w:sz="0" w:space="0" w:color="auto"/>
      </w:divBdr>
    </w:div>
    <w:div w:id="1916936747">
      <w:bodyDiv w:val="1"/>
      <w:marLeft w:val="0"/>
      <w:marRight w:val="0"/>
      <w:marTop w:val="0"/>
      <w:marBottom w:val="0"/>
      <w:divBdr>
        <w:top w:val="none" w:sz="0" w:space="0" w:color="auto"/>
        <w:left w:val="none" w:sz="0" w:space="0" w:color="auto"/>
        <w:bottom w:val="none" w:sz="0" w:space="0" w:color="auto"/>
        <w:right w:val="none" w:sz="0" w:space="0" w:color="auto"/>
      </w:divBdr>
    </w:div>
    <w:div w:id="1918830940">
      <w:bodyDiv w:val="1"/>
      <w:marLeft w:val="0"/>
      <w:marRight w:val="0"/>
      <w:marTop w:val="0"/>
      <w:marBottom w:val="0"/>
      <w:divBdr>
        <w:top w:val="none" w:sz="0" w:space="0" w:color="auto"/>
        <w:left w:val="none" w:sz="0" w:space="0" w:color="auto"/>
        <w:bottom w:val="none" w:sz="0" w:space="0" w:color="auto"/>
        <w:right w:val="none" w:sz="0" w:space="0" w:color="auto"/>
      </w:divBdr>
    </w:div>
    <w:div w:id="1921138521">
      <w:bodyDiv w:val="1"/>
      <w:marLeft w:val="0"/>
      <w:marRight w:val="0"/>
      <w:marTop w:val="0"/>
      <w:marBottom w:val="0"/>
      <w:divBdr>
        <w:top w:val="none" w:sz="0" w:space="0" w:color="auto"/>
        <w:left w:val="none" w:sz="0" w:space="0" w:color="auto"/>
        <w:bottom w:val="none" w:sz="0" w:space="0" w:color="auto"/>
        <w:right w:val="none" w:sz="0" w:space="0" w:color="auto"/>
      </w:divBdr>
    </w:div>
    <w:div w:id="1924407918">
      <w:bodyDiv w:val="1"/>
      <w:marLeft w:val="0"/>
      <w:marRight w:val="0"/>
      <w:marTop w:val="0"/>
      <w:marBottom w:val="0"/>
      <w:divBdr>
        <w:top w:val="none" w:sz="0" w:space="0" w:color="auto"/>
        <w:left w:val="none" w:sz="0" w:space="0" w:color="auto"/>
        <w:bottom w:val="none" w:sz="0" w:space="0" w:color="auto"/>
        <w:right w:val="none" w:sz="0" w:space="0" w:color="auto"/>
      </w:divBdr>
    </w:div>
    <w:div w:id="1927807678">
      <w:bodyDiv w:val="1"/>
      <w:marLeft w:val="0"/>
      <w:marRight w:val="0"/>
      <w:marTop w:val="0"/>
      <w:marBottom w:val="0"/>
      <w:divBdr>
        <w:top w:val="none" w:sz="0" w:space="0" w:color="auto"/>
        <w:left w:val="none" w:sz="0" w:space="0" w:color="auto"/>
        <w:bottom w:val="none" w:sz="0" w:space="0" w:color="auto"/>
        <w:right w:val="none" w:sz="0" w:space="0" w:color="auto"/>
      </w:divBdr>
    </w:div>
    <w:div w:id="1928538127">
      <w:bodyDiv w:val="1"/>
      <w:marLeft w:val="0"/>
      <w:marRight w:val="0"/>
      <w:marTop w:val="0"/>
      <w:marBottom w:val="0"/>
      <w:divBdr>
        <w:top w:val="none" w:sz="0" w:space="0" w:color="auto"/>
        <w:left w:val="none" w:sz="0" w:space="0" w:color="auto"/>
        <w:bottom w:val="none" w:sz="0" w:space="0" w:color="auto"/>
        <w:right w:val="none" w:sz="0" w:space="0" w:color="auto"/>
      </w:divBdr>
    </w:div>
    <w:div w:id="1931623689">
      <w:bodyDiv w:val="1"/>
      <w:marLeft w:val="0"/>
      <w:marRight w:val="0"/>
      <w:marTop w:val="0"/>
      <w:marBottom w:val="0"/>
      <w:divBdr>
        <w:top w:val="none" w:sz="0" w:space="0" w:color="auto"/>
        <w:left w:val="none" w:sz="0" w:space="0" w:color="auto"/>
        <w:bottom w:val="none" w:sz="0" w:space="0" w:color="auto"/>
        <w:right w:val="none" w:sz="0" w:space="0" w:color="auto"/>
      </w:divBdr>
    </w:div>
    <w:div w:id="1932198667">
      <w:bodyDiv w:val="1"/>
      <w:marLeft w:val="0"/>
      <w:marRight w:val="0"/>
      <w:marTop w:val="0"/>
      <w:marBottom w:val="0"/>
      <w:divBdr>
        <w:top w:val="none" w:sz="0" w:space="0" w:color="auto"/>
        <w:left w:val="none" w:sz="0" w:space="0" w:color="auto"/>
        <w:bottom w:val="none" w:sz="0" w:space="0" w:color="auto"/>
        <w:right w:val="none" w:sz="0" w:space="0" w:color="auto"/>
      </w:divBdr>
    </w:div>
    <w:div w:id="1932199456">
      <w:bodyDiv w:val="1"/>
      <w:marLeft w:val="0"/>
      <w:marRight w:val="0"/>
      <w:marTop w:val="0"/>
      <w:marBottom w:val="0"/>
      <w:divBdr>
        <w:top w:val="none" w:sz="0" w:space="0" w:color="auto"/>
        <w:left w:val="none" w:sz="0" w:space="0" w:color="auto"/>
        <w:bottom w:val="none" w:sz="0" w:space="0" w:color="auto"/>
        <w:right w:val="none" w:sz="0" w:space="0" w:color="auto"/>
      </w:divBdr>
    </w:div>
    <w:div w:id="1934364175">
      <w:bodyDiv w:val="1"/>
      <w:marLeft w:val="0"/>
      <w:marRight w:val="0"/>
      <w:marTop w:val="0"/>
      <w:marBottom w:val="0"/>
      <w:divBdr>
        <w:top w:val="none" w:sz="0" w:space="0" w:color="auto"/>
        <w:left w:val="none" w:sz="0" w:space="0" w:color="auto"/>
        <w:bottom w:val="none" w:sz="0" w:space="0" w:color="auto"/>
        <w:right w:val="none" w:sz="0" w:space="0" w:color="auto"/>
      </w:divBdr>
    </w:div>
    <w:div w:id="1937669781">
      <w:bodyDiv w:val="1"/>
      <w:marLeft w:val="0"/>
      <w:marRight w:val="0"/>
      <w:marTop w:val="0"/>
      <w:marBottom w:val="0"/>
      <w:divBdr>
        <w:top w:val="none" w:sz="0" w:space="0" w:color="auto"/>
        <w:left w:val="none" w:sz="0" w:space="0" w:color="auto"/>
        <w:bottom w:val="none" w:sz="0" w:space="0" w:color="auto"/>
        <w:right w:val="none" w:sz="0" w:space="0" w:color="auto"/>
      </w:divBdr>
    </w:div>
    <w:div w:id="1940487437">
      <w:bodyDiv w:val="1"/>
      <w:marLeft w:val="0"/>
      <w:marRight w:val="0"/>
      <w:marTop w:val="0"/>
      <w:marBottom w:val="0"/>
      <w:divBdr>
        <w:top w:val="none" w:sz="0" w:space="0" w:color="auto"/>
        <w:left w:val="none" w:sz="0" w:space="0" w:color="auto"/>
        <w:bottom w:val="none" w:sz="0" w:space="0" w:color="auto"/>
        <w:right w:val="none" w:sz="0" w:space="0" w:color="auto"/>
      </w:divBdr>
    </w:div>
    <w:div w:id="1940992039">
      <w:bodyDiv w:val="1"/>
      <w:marLeft w:val="0"/>
      <w:marRight w:val="0"/>
      <w:marTop w:val="0"/>
      <w:marBottom w:val="0"/>
      <w:divBdr>
        <w:top w:val="none" w:sz="0" w:space="0" w:color="auto"/>
        <w:left w:val="none" w:sz="0" w:space="0" w:color="auto"/>
        <w:bottom w:val="none" w:sz="0" w:space="0" w:color="auto"/>
        <w:right w:val="none" w:sz="0" w:space="0" w:color="auto"/>
      </w:divBdr>
    </w:div>
    <w:div w:id="1944652154">
      <w:bodyDiv w:val="1"/>
      <w:marLeft w:val="0"/>
      <w:marRight w:val="0"/>
      <w:marTop w:val="0"/>
      <w:marBottom w:val="0"/>
      <w:divBdr>
        <w:top w:val="none" w:sz="0" w:space="0" w:color="auto"/>
        <w:left w:val="none" w:sz="0" w:space="0" w:color="auto"/>
        <w:bottom w:val="none" w:sz="0" w:space="0" w:color="auto"/>
        <w:right w:val="none" w:sz="0" w:space="0" w:color="auto"/>
      </w:divBdr>
    </w:div>
    <w:div w:id="1948079476">
      <w:bodyDiv w:val="1"/>
      <w:marLeft w:val="0"/>
      <w:marRight w:val="0"/>
      <w:marTop w:val="0"/>
      <w:marBottom w:val="0"/>
      <w:divBdr>
        <w:top w:val="none" w:sz="0" w:space="0" w:color="auto"/>
        <w:left w:val="none" w:sz="0" w:space="0" w:color="auto"/>
        <w:bottom w:val="none" w:sz="0" w:space="0" w:color="auto"/>
        <w:right w:val="none" w:sz="0" w:space="0" w:color="auto"/>
      </w:divBdr>
    </w:div>
    <w:div w:id="1952585575">
      <w:bodyDiv w:val="1"/>
      <w:marLeft w:val="0"/>
      <w:marRight w:val="0"/>
      <w:marTop w:val="0"/>
      <w:marBottom w:val="0"/>
      <w:divBdr>
        <w:top w:val="none" w:sz="0" w:space="0" w:color="auto"/>
        <w:left w:val="none" w:sz="0" w:space="0" w:color="auto"/>
        <w:bottom w:val="none" w:sz="0" w:space="0" w:color="auto"/>
        <w:right w:val="none" w:sz="0" w:space="0" w:color="auto"/>
      </w:divBdr>
    </w:div>
    <w:div w:id="1953659582">
      <w:bodyDiv w:val="1"/>
      <w:marLeft w:val="0"/>
      <w:marRight w:val="0"/>
      <w:marTop w:val="0"/>
      <w:marBottom w:val="0"/>
      <w:divBdr>
        <w:top w:val="none" w:sz="0" w:space="0" w:color="auto"/>
        <w:left w:val="none" w:sz="0" w:space="0" w:color="auto"/>
        <w:bottom w:val="none" w:sz="0" w:space="0" w:color="auto"/>
        <w:right w:val="none" w:sz="0" w:space="0" w:color="auto"/>
      </w:divBdr>
    </w:div>
    <w:div w:id="1954170975">
      <w:bodyDiv w:val="1"/>
      <w:marLeft w:val="0"/>
      <w:marRight w:val="0"/>
      <w:marTop w:val="0"/>
      <w:marBottom w:val="0"/>
      <w:divBdr>
        <w:top w:val="none" w:sz="0" w:space="0" w:color="auto"/>
        <w:left w:val="none" w:sz="0" w:space="0" w:color="auto"/>
        <w:bottom w:val="none" w:sz="0" w:space="0" w:color="auto"/>
        <w:right w:val="none" w:sz="0" w:space="0" w:color="auto"/>
      </w:divBdr>
    </w:div>
    <w:div w:id="1957518644">
      <w:bodyDiv w:val="1"/>
      <w:marLeft w:val="0"/>
      <w:marRight w:val="0"/>
      <w:marTop w:val="0"/>
      <w:marBottom w:val="0"/>
      <w:divBdr>
        <w:top w:val="none" w:sz="0" w:space="0" w:color="auto"/>
        <w:left w:val="none" w:sz="0" w:space="0" w:color="auto"/>
        <w:bottom w:val="none" w:sz="0" w:space="0" w:color="auto"/>
        <w:right w:val="none" w:sz="0" w:space="0" w:color="auto"/>
      </w:divBdr>
    </w:div>
    <w:div w:id="1959139843">
      <w:bodyDiv w:val="1"/>
      <w:marLeft w:val="0"/>
      <w:marRight w:val="0"/>
      <w:marTop w:val="0"/>
      <w:marBottom w:val="0"/>
      <w:divBdr>
        <w:top w:val="none" w:sz="0" w:space="0" w:color="auto"/>
        <w:left w:val="none" w:sz="0" w:space="0" w:color="auto"/>
        <w:bottom w:val="none" w:sz="0" w:space="0" w:color="auto"/>
        <w:right w:val="none" w:sz="0" w:space="0" w:color="auto"/>
      </w:divBdr>
    </w:div>
    <w:div w:id="1959605790">
      <w:bodyDiv w:val="1"/>
      <w:marLeft w:val="0"/>
      <w:marRight w:val="0"/>
      <w:marTop w:val="0"/>
      <w:marBottom w:val="0"/>
      <w:divBdr>
        <w:top w:val="none" w:sz="0" w:space="0" w:color="auto"/>
        <w:left w:val="none" w:sz="0" w:space="0" w:color="auto"/>
        <w:bottom w:val="none" w:sz="0" w:space="0" w:color="auto"/>
        <w:right w:val="none" w:sz="0" w:space="0" w:color="auto"/>
      </w:divBdr>
    </w:div>
    <w:div w:id="1963536130">
      <w:bodyDiv w:val="1"/>
      <w:marLeft w:val="0"/>
      <w:marRight w:val="0"/>
      <w:marTop w:val="0"/>
      <w:marBottom w:val="0"/>
      <w:divBdr>
        <w:top w:val="none" w:sz="0" w:space="0" w:color="auto"/>
        <w:left w:val="none" w:sz="0" w:space="0" w:color="auto"/>
        <w:bottom w:val="none" w:sz="0" w:space="0" w:color="auto"/>
        <w:right w:val="none" w:sz="0" w:space="0" w:color="auto"/>
      </w:divBdr>
    </w:div>
    <w:div w:id="1967471190">
      <w:bodyDiv w:val="1"/>
      <w:marLeft w:val="0"/>
      <w:marRight w:val="0"/>
      <w:marTop w:val="0"/>
      <w:marBottom w:val="0"/>
      <w:divBdr>
        <w:top w:val="none" w:sz="0" w:space="0" w:color="auto"/>
        <w:left w:val="none" w:sz="0" w:space="0" w:color="auto"/>
        <w:bottom w:val="none" w:sz="0" w:space="0" w:color="auto"/>
        <w:right w:val="none" w:sz="0" w:space="0" w:color="auto"/>
      </w:divBdr>
    </w:div>
    <w:div w:id="1968117301">
      <w:bodyDiv w:val="1"/>
      <w:marLeft w:val="0"/>
      <w:marRight w:val="0"/>
      <w:marTop w:val="0"/>
      <w:marBottom w:val="0"/>
      <w:divBdr>
        <w:top w:val="none" w:sz="0" w:space="0" w:color="auto"/>
        <w:left w:val="none" w:sz="0" w:space="0" w:color="auto"/>
        <w:bottom w:val="none" w:sz="0" w:space="0" w:color="auto"/>
        <w:right w:val="none" w:sz="0" w:space="0" w:color="auto"/>
      </w:divBdr>
    </w:div>
    <w:div w:id="1968119725">
      <w:bodyDiv w:val="1"/>
      <w:marLeft w:val="0"/>
      <w:marRight w:val="0"/>
      <w:marTop w:val="0"/>
      <w:marBottom w:val="0"/>
      <w:divBdr>
        <w:top w:val="none" w:sz="0" w:space="0" w:color="auto"/>
        <w:left w:val="none" w:sz="0" w:space="0" w:color="auto"/>
        <w:bottom w:val="none" w:sz="0" w:space="0" w:color="auto"/>
        <w:right w:val="none" w:sz="0" w:space="0" w:color="auto"/>
      </w:divBdr>
    </w:div>
    <w:div w:id="1968317313">
      <w:bodyDiv w:val="1"/>
      <w:marLeft w:val="0"/>
      <w:marRight w:val="0"/>
      <w:marTop w:val="0"/>
      <w:marBottom w:val="0"/>
      <w:divBdr>
        <w:top w:val="none" w:sz="0" w:space="0" w:color="auto"/>
        <w:left w:val="none" w:sz="0" w:space="0" w:color="auto"/>
        <w:bottom w:val="none" w:sz="0" w:space="0" w:color="auto"/>
        <w:right w:val="none" w:sz="0" w:space="0" w:color="auto"/>
      </w:divBdr>
    </w:div>
    <w:div w:id="1970668051">
      <w:bodyDiv w:val="1"/>
      <w:marLeft w:val="0"/>
      <w:marRight w:val="0"/>
      <w:marTop w:val="0"/>
      <w:marBottom w:val="0"/>
      <w:divBdr>
        <w:top w:val="none" w:sz="0" w:space="0" w:color="auto"/>
        <w:left w:val="none" w:sz="0" w:space="0" w:color="auto"/>
        <w:bottom w:val="none" w:sz="0" w:space="0" w:color="auto"/>
        <w:right w:val="none" w:sz="0" w:space="0" w:color="auto"/>
      </w:divBdr>
    </w:div>
    <w:div w:id="1971476751">
      <w:bodyDiv w:val="1"/>
      <w:marLeft w:val="0"/>
      <w:marRight w:val="0"/>
      <w:marTop w:val="0"/>
      <w:marBottom w:val="0"/>
      <w:divBdr>
        <w:top w:val="none" w:sz="0" w:space="0" w:color="auto"/>
        <w:left w:val="none" w:sz="0" w:space="0" w:color="auto"/>
        <w:bottom w:val="none" w:sz="0" w:space="0" w:color="auto"/>
        <w:right w:val="none" w:sz="0" w:space="0" w:color="auto"/>
      </w:divBdr>
    </w:div>
    <w:div w:id="1971863807">
      <w:bodyDiv w:val="1"/>
      <w:marLeft w:val="0"/>
      <w:marRight w:val="0"/>
      <w:marTop w:val="0"/>
      <w:marBottom w:val="0"/>
      <w:divBdr>
        <w:top w:val="none" w:sz="0" w:space="0" w:color="auto"/>
        <w:left w:val="none" w:sz="0" w:space="0" w:color="auto"/>
        <w:bottom w:val="none" w:sz="0" w:space="0" w:color="auto"/>
        <w:right w:val="none" w:sz="0" w:space="0" w:color="auto"/>
      </w:divBdr>
    </w:div>
    <w:div w:id="1972593692">
      <w:bodyDiv w:val="1"/>
      <w:marLeft w:val="0"/>
      <w:marRight w:val="0"/>
      <w:marTop w:val="0"/>
      <w:marBottom w:val="0"/>
      <w:divBdr>
        <w:top w:val="none" w:sz="0" w:space="0" w:color="auto"/>
        <w:left w:val="none" w:sz="0" w:space="0" w:color="auto"/>
        <w:bottom w:val="none" w:sz="0" w:space="0" w:color="auto"/>
        <w:right w:val="none" w:sz="0" w:space="0" w:color="auto"/>
      </w:divBdr>
    </w:div>
    <w:div w:id="1977878631">
      <w:bodyDiv w:val="1"/>
      <w:marLeft w:val="0"/>
      <w:marRight w:val="0"/>
      <w:marTop w:val="0"/>
      <w:marBottom w:val="0"/>
      <w:divBdr>
        <w:top w:val="none" w:sz="0" w:space="0" w:color="auto"/>
        <w:left w:val="none" w:sz="0" w:space="0" w:color="auto"/>
        <w:bottom w:val="none" w:sz="0" w:space="0" w:color="auto"/>
        <w:right w:val="none" w:sz="0" w:space="0" w:color="auto"/>
      </w:divBdr>
    </w:div>
    <w:div w:id="1977955203">
      <w:bodyDiv w:val="1"/>
      <w:marLeft w:val="0"/>
      <w:marRight w:val="0"/>
      <w:marTop w:val="0"/>
      <w:marBottom w:val="0"/>
      <w:divBdr>
        <w:top w:val="none" w:sz="0" w:space="0" w:color="auto"/>
        <w:left w:val="none" w:sz="0" w:space="0" w:color="auto"/>
        <w:bottom w:val="none" w:sz="0" w:space="0" w:color="auto"/>
        <w:right w:val="none" w:sz="0" w:space="0" w:color="auto"/>
      </w:divBdr>
    </w:div>
    <w:div w:id="1983002942">
      <w:bodyDiv w:val="1"/>
      <w:marLeft w:val="0"/>
      <w:marRight w:val="0"/>
      <w:marTop w:val="0"/>
      <w:marBottom w:val="0"/>
      <w:divBdr>
        <w:top w:val="none" w:sz="0" w:space="0" w:color="auto"/>
        <w:left w:val="none" w:sz="0" w:space="0" w:color="auto"/>
        <w:bottom w:val="none" w:sz="0" w:space="0" w:color="auto"/>
        <w:right w:val="none" w:sz="0" w:space="0" w:color="auto"/>
      </w:divBdr>
    </w:div>
    <w:div w:id="1991053742">
      <w:bodyDiv w:val="1"/>
      <w:marLeft w:val="0"/>
      <w:marRight w:val="0"/>
      <w:marTop w:val="0"/>
      <w:marBottom w:val="0"/>
      <w:divBdr>
        <w:top w:val="none" w:sz="0" w:space="0" w:color="auto"/>
        <w:left w:val="none" w:sz="0" w:space="0" w:color="auto"/>
        <w:bottom w:val="none" w:sz="0" w:space="0" w:color="auto"/>
        <w:right w:val="none" w:sz="0" w:space="0" w:color="auto"/>
      </w:divBdr>
    </w:div>
    <w:div w:id="1992557777">
      <w:bodyDiv w:val="1"/>
      <w:marLeft w:val="0"/>
      <w:marRight w:val="0"/>
      <w:marTop w:val="0"/>
      <w:marBottom w:val="0"/>
      <w:divBdr>
        <w:top w:val="none" w:sz="0" w:space="0" w:color="auto"/>
        <w:left w:val="none" w:sz="0" w:space="0" w:color="auto"/>
        <w:bottom w:val="none" w:sz="0" w:space="0" w:color="auto"/>
        <w:right w:val="none" w:sz="0" w:space="0" w:color="auto"/>
      </w:divBdr>
    </w:div>
    <w:div w:id="1992713835">
      <w:bodyDiv w:val="1"/>
      <w:marLeft w:val="0"/>
      <w:marRight w:val="0"/>
      <w:marTop w:val="0"/>
      <w:marBottom w:val="0"/>
      <w:divBdr>
        <w:top w:val="none" w:sz="0" w:space="0" w:color="auto"/>
        <w:left w:val="none" w:sz="0" w:space="0" w:color="auto"/>
        <w:bottom w:val="none" w:sz="0" w:space="0" w:color="auto"/>
        <w:right w:val="none" w:sz="0" w:space="0" w:color="auto"/>
      </w:divBdr>
    </w:div>
    <w:div w:id="1993025237">
      <w:bodyDiv w:val="1"/>
      <w:marLeft w:val="0"/>
      <w:marRight w:val="0"/>
      <w:marTop w:val="0"/>
      <w:marBottom w:val="0"/>
      <w:divBdr>
        <w:top w:val="none" w:sz="0" w:space="0" w:color="auto"/>
        <w:left w:val="none" w:sz="0" w:space="0" w:color="auto"/>
        <w:bottom w:val="none" w:sz="0" w:space="0" w:color="auto"/>
        <w:right w:val="none" w:sz="0" w:space="0" w:color="auto"/>
      </w:divBdr>
    </w:div>
    <w:div w:id="1994412017">
      <w:bodyDiv w:val="1"/>
      <w:marLeft w:val="0"/>
      <w:marRight w:val="0"/>
      <w:marTop w:val="0"/>
      <w:marBottom w:val="0"/>
      <w:divBdr>
        <w:top w:val="none" w:sz="0" w:space="0" w:color="auto"/>
        <w:left w:val="none" w:sz="0" w:space="0" w:color="auto"/>
        <w:bottom w:val="none" w:sz="0" w:space="0" w:color="auto"/>
        <w:right w:val="none" w:sz="0" w:space="0" w:color="auto"/>
      </w:divBdr>
    </w:div>
    <w:div w:id="1994793798">
      <w:bodyDiv w:val="1"/>
      <w:marLeft w:val="0"/>
      <w:marRight w:val="0"/>
      <w:marTop w:val="0"/>
      <w:marBottom w:val="0"/>
      <w:divBdr>
        <w:top w:val="none" w:sz="0" w:space="0" w:color="auto"/>
        <w:left w:val="none" w:sz="0" w:space="0" w:color="auto"/>
        <w:bottom w:val="none" w:sz="0" w:space="0" w:color="auto"/>
        <w:right w:val="none" w:sz="0" w:space="0" w:color="auto"/>
      </w:divBdr>
    </w:div>
    <w:div w:id="1999386344">
      <w:bodyDiv w:val="1"/>
      <w:marLeft w:val="0"/>
      <w:marRight w:val="0"/>
      <w:marTop w:val="0"/>
      <w:marBottom w:val="0"/>
      <w:divBdr>
        <w:top w:val="none" w:sz="0" w:space="0" w:color="auto"/>
        <w:left w:val="none" w:sz="0" w:space="0" w:color="auto"/>
        <w:bottom w:val="none" w:sz="0" w:space="0" w:color="auto"/>
        <w:right w:val="none" w:sz="0" w:space="0" w:color="auto"/>
      </w:divBdr>
    </w:div>
    <w:div w:id="2001813219">
      <w:bodyDiv w:val="1"/>
      <w:marLeft w:val="0"/>
      <w:marRight w:val="0"/>
      <w:marTop w:val="0"/>
      <w:marBottom w:val="0"/>
      <w:divBdr>
        <w:top w:val="none" w:sz="0" w:space="0" w:color="auto"/>
        <w:left w:val="none" w:sz="0" w:space="0" w:color="auto"/>
        <w:bottom w:val="none" w:sz="0" w:space="0" w:color="auto"/>
        <w:right w:val="none" w:sz="0" w:space="0" w:color="auto"/>
      </w:divBdr>
    </w:div>
    <w:div w:id="2002272617">
      <w:bodyDiv w:val="1"/>
      <w:marLeft w:val="0"/>
      <w:marRight w:val="0"/>
      <w:marTop w:val="0"/>
      <w:marBottom w:val="0"/>
      <w:divBdr>
        <w:top w:val="none" w:sz="0" w:space="0" w:color="auto"/>
        <w:left w:val="none" w:sz="0" w:space="0" w:color="auto"/>
        <w:bottom w:val="none" w:sz="0" w:space="0" w:color="auto"/>
        <w:right w:val="none" w:sz="0" w:space="0" w:color="auto"/>
      </w:divBdr>
    </w:div>
    <w:div w:id="2002735975">
      <w:bodyDiv w:val="1"/>
      <w:marLeft w:val="0"/>
      <w:marRight w:val="0"/>
      <w:marTop w:val="0"/>
      <w:marBottom w:val="0"/>
      <w:divBdr>
        <w:top w:val="none" w:sz="0" w:space="0" w:color="auto"/>
        <w:left w:val="none" w:sz="0" w:space="0" w:color="auto"/>
        <w:bottom w:val="none" w:sz="0" w:space="0" w:color="auto"/>
        <w:right w:val="none" w:sz="0" w:space="0" w:color="auto"/>
      </w:divBdr>
    </w:div>
    <w:div w:id="2003729548">
      <w:bodyDiv w:val="1"/>
      <w:marLeft w:val="0"/>
      <w:marRight w:val="0"/>
      <w:marTop w:val="0"/>
      <w:marBottom w:val="0"/>
      <w:divBdr>
        <w:top w:val="none" w:sz="0" w:space="0" w:color="auto"/>
        <w:left w:val="none" w:sz="0" w:space="0" w:color="auto"/>
        <w:bottom w:val="none" w:sz="0" w:space="0" w:color="auto"/>
        <w:right w:val="none" w:sz="0" w:space="0" w:color="auto"/>
      </w:divBdr>
    </w:div>
    <w:div w:id="2008824627">
      <w:bodyDiv w:val="1"/>
      <w:marLeft w:val="0"/>
      <w:marRight w:val="0"/>
      <w:marTop w:val="0"/>
      <w:marBottom w:val="0"/>
      <w:divBdr>
        <w:top w:val="none" w:sz="0" w:space="0" w:color="auto"/>
        <w:left w:val="none" w:sz="0" w:space="0" w:color="auto"/>
        <w:bottom w:val="none" w:sz="0" w:space="0" w:color="auto"/>
        <w:right w:val="none" w:sz="0" w:space="0" w:color="auto"/>
      </w:divBdr>
    </w:div>
    <w:div w:id="2009596910">
      <w:bodyDiv w:val="1"/>
      <w:marLeft w:val="0"/>
      <w:marRight w:val="0"/>
      <w:marTop w:val="0"/>
      <w:marBottom w:val="0"/>
      <w:divBdr>
        <w:top w:val="none" w:sz="0" w:space="0" w:color="auto"/>
        <w:left w:val="none" w:sz="0" w:space="0" w:color="auto"/>
        <w:bottom w:val="none" w:sz="0" w:space="0" w:color="auto"/>
        <w:right w:val="none" w:sz="0" w:space="0" w:color="auto"/>
      </w:divBdr>
    </w:div>
    <w:div w:id="2009673453">
      <w:bodyDiv w:val="1"/>
      <w:marLeft w:val="0"/>
      <w:marRight w:val="0"/>
      <w:marTop w:val="0"/>
      <w:marBottom w:val="0"/>
      <w:divBdr>
        <w:top w:val="none" w:sz="0" w:space="0" w:color="auto"/>
        <w:left w:val="none" w:sz="0" w:space="0" w:color="auto"/>
        <w:bottom w:val="none" w:sz="0" w:space="0" w:color="auto"/>
        <w:right w:val="none" w:sz="0" w:space="0" w:color="auto"/>
      </w:divBdr>
    </w:div>
    <w:div w:id="2012566006">
      <w:bodyDiv w:val="1"/>
      <w:marLeft w:val="0"/>
      <w:marRight w:val="0"/>
      <w:marTop w:val="0"/>
      <w:marBottom w:val="0"/>
      <w:divBdr>
        <w:top w:val="none" w:sz="0" w:space="0" w:color="auto"/>
        <w:left w:val="none" w:sz="0" w:space="0" w:color="auto"/>
        <w:bottom w:val="none" w:sz="0" w:space="0" w:color="auto"/>
        <w:right w:val="none" w:sz="0" w:space="0" w:color="auto"/>
      </w:divBdr>
    </w:div>
    <w:div w:id="2020497755">
      <w:bodyDiv w:val="1"/>
      <w:marLeft w:val="0"/>
      <w:marRight w:val="0"/>
      <w:marTop w:val="0"/>
      <w:marBottom w:val="0"/>
      <w:divBdr>
        <w:top w:val="none" w:sz="0" w:space="0" w:color="auto"/>
        <w:left w:val="none" w:sz="0" w:space="0" w:color="auto"/>
        <w:bottom w:val="none" w:sz="0" w:space="0" w:color="auto"/>
        <w:right w:val="none" w:sz="0" w:space="0" w:color="auto"/>
      </w:divBdr>
    </w:div>
    <w:div w:id="2022972303">
      <w:bodyDiv w:val="1"/>
      <w:marLeft w:val="0"/>
      <w:marRight w:val="0"/>
      <w:marTop w:val="0"/>
      <w:marBottom w:val="0"/>
      <w:divBdr>
        <w:top w:val="none" w:sz="0" w:space="0" w:color="auto"/>
        <w:left w:val="none" w:sz="0" w:space="0" w:color="auto"/>
        <w:bottom w:val="none" w:sz="0" w:space="0" w:color="auto"/>
        <w:right w:val="none" w:sz="0" w:space="0" w:color="auto"/>
      </w:divBdr>
    </w:div>
    <w:div w:id="2023970576">
      <w:bodyDiv w:val="1"/>
      <w:marLeft w:val="0"/>
      <w:marRight w:val="0"/>
      <w:marTop w:val="0"/>
      <w:marBottom w:val="0"/>
      <w:divBdr>
        <w:top w:val="none" w:sz="0" w:space="0" w:color="auto"/>
        <w:left w:val="none" w:sz="0" w:space="0" w:color="auto"/>
        <w:bottom w:val="none" w:sz="0" w:space="0" w:color="auto"/>
        <w:right w:val="none" w:sz="0" w:space="0" w:color="auto"/>
      </w:divBdr>
    </w:div>
    <w:div w:id="2025324772">
      <w:bodyDiv w:val="1"/>
      <w:marLeft w:val="0"/>
      <w:marRight w:val="0"/>
      <w:marTop w:val="0"/>
      <w:marBottom w:val="0"/>
      <w:divBdr>
        <w:top w:val="none" w:sz="0" w:space="0" w:color="auto"/>
        <w:left w:val="none" w:sz="0" w:space="0" w:color="auto"/>
        <w:bottom w:val="none" w:sz="0" w:space="0" w:color="auto"/>
        <w:right w:val="none" w:sz="0" w:space="0" w:color="auto"/>
      </w:divBdr>
    </w:div>
    <w:div w:id="2026201003">
      <w:bodyDiv w:val="1"/>
      <w:marLeft w:val="0"/>
      <w:marRight w:val="0"/>
      <w:marTop w:val="0"/>
      <w:marBottom w:val="0"/>
      <w:divBdr>
        <w:top w:val="none" w:sz="0" w:space="0" w:color="auto"/>
        <w:left w:val="none" w:sz="0" w:space="0" w:color="auto"/>
        <w:bottom w:val="none" w:sz="0" w:space="0" w:color="auto"/>
        <w:right w:val="none" w:sz="0" w:space="0" w:color="auto"/>
      </w:divBdr>
    </w:div>
    <w:div w:id="2027053053">
      <w:bodyDiv w:val="1"/>
      <w:marLeft w:val="0"/>
      <w:marRight w:val="0"/>
      <w:marTop w:val="0"/>
      <w:marBottom w:val="0"/>
      <w:divBdr>
        <w:top w:val="none" w:sz="0" w:space="0" w:color="auto"/>
        <w:left w:val="none" w:sz="0" w:space="0" w:color="auto"/>
        <w:bottom w:val="none" w:sz="0" w:space="0" w:color="auto"/>
        <w:right w:val="none" w:sz="0" w:space="0" w:color="auto"/>
      </w:divBdr>
    </w:div>
    <w:div w:id="2031488887">
      <w:bodyDiv w:val="1"/>
      <w:marLeft w:val="0"/>
      <w:marRight w:val="0"/>
      <w:marTop w:val="0"/>
      <w:marBottom w:val="0"/>
      <w:divBdr>
        <w:top w:val="none" w:sz="0" w:space="0" w:color="auto"/>
        <w:left w:val="none" w:sz="0" w:space="0" w:color="auto"/>
        <w:bottom w:val="none" w:sz="0" w:space="0" w:color="auto"/>
        <w:right w:val="none" w:sz="0" w:space="0" w:color="auto"/>
      </w:divBdr>
    </w:div>
    <w:div w:id="2032296512">
      <w:bodyDiv w:val="1"/>
      <w:marLeft w:val="0"/>
      <w:marRight w:val="0"/>
      <w:marTop w:val="0"/>
      <w:marBottom w:val="0"/>
      <w:divBdr>
        <w:top w:val="none" w:sz="0" w:space="0" w:color="auto"/>
        <w:left w:val="none" w:sz="0" w:space="0" w:color="auto"/>
        <w:bottom w:val="none" w:sz="0" w:space="0" w:color="auto"/>
        <w:right w:val="none" w:sz="0" w:space="0" w:color="auto"/>
      </w:divBdr>
    </w:div>
    <w:div w:id="2035299716">
      <w:bodyDiv w:val="1"/>
      <w:marLeft w:val="0"/>
      <w:marRight w:val="0"/>
      <w:marTop w:val="0"/>
      <w:marBottom w:val="0"/>
      <w:divBdr>
        <w:top w:val="none" w:sz="0" w:space="0" w:color="auto"/>
        <w:left w:val="none" w:sz="0" w:space="0" w:color="auto"/>
        <w:bottom w:val="none" w:sz="0" w:space="0" w:color="auto"/>
        <w:right w:val="none" w:sz="0" w:space="0" w:color="auto"/>
      </w:divBdr>
    </w:div>
    <w:div w:id="2038237338">
      <w:bodyDiv w:val="1"/>
      <w:marLeft w:val="0"/>
      <w:marRight w:val="0"/>
      <w:marTop w:val="0"/>
      <w:marBottom w:val="0"/>
      <w:divBdr>
        <w:top w:val="none" w:sz="0" w:space="0" w:color="auto"/>
        <w:left w:val="none" w:sz="0" w:space="0" w:color="auto"/>
        <w:bottom w:val="none" w:sz="0" w:space="0" w:color="auto"/>
        <w:right w:val="none" w:sz="0" w:space="0" w:color="auto"/>
      </w:divBdr>
    </w:div>
    <w:div w:id="2038239490">
      <w:bodyDiv w:val="1"/>
      <w:marLeft w:val="0"/>
      <w:marRight w:val="0"/>
      <w:marTop w:val="0"/>
      <w:marBottom w:val="0"/>
      <w:divBdr>
        <w:top w:val="none" w:sz="0" w:space="0" w:color="auto"/>
        <w:left w:val="none" w:sz="0" w:space="0" w:color="auto"/>
        <w:bottom w:val="none" w:sz="0" w:space="0" w:color="auto"/>
        <w:right w:val="none" w:sz="0" w:space="0" w:color="auto"/>
      </w:divBdr>
    </w:div>
    <w:div w:id="2039156812">
      <w:bodyDiv w:val="1"/>
      <w:marLeft w:val="0"/>
      <w:marRight w:val="0"/>
      <w:marTop w:val="0"/>
      <w:marBottom w:val="0"/>
      <w:divBdr>
        <w:top w:val="none" w:sz="0" w:space="0" w:color="auto"/>
        <w:left w:val="none" w:sz="0" w:space="0" w:color="auto"/>
        <w:bottom w:val="none" w:sz="0" w:space="0" w:color="auto"/>
        <w:right w:val="none" w:sz="0" w:space="0" w:color="auto"/>
      </w:divBdr>
    </w:div>
    <w:div w:id="2039617162">
      <w:bodyDiv w:val="1"/>
      <w:marLeft w:val="0"/>
      <w:marRight w:val="0"/>
      <w:marTop w:val="0"/>
      <w:marBottom w:val="0"/>
      <w:divBdr>
        <w:top w:val="none" w:sz="0" w:space="0" w:color="auto"/>
        <w:left w:val="none" w:sz="0" w:space="0" w:color="auto"/>
        <w:bottom w:val="none" w:sz="0" w:space="0" w:color="auto"/>
        <w:right w:val="none" w:sz="0" w:space="0" w:color="auto"/>
      </w:divBdr>
    </w:div>
    <w:div w:id="2040011919">
      <w:bodyDiv w:val="1"/>
      <w:marLeft w:val="0"/>
      <w:marRight w:val="0"/>
      <w:marTop w:val="0"/>
      <w:marBottom w:val="0"/>
      <w:divBdr>
        <w:top w:val="none" w:sz="0" w:space="0" w:color="auto"/>
        <w:left w:val="none" w:sz="0" w:space="0" w:color="auto"/>
        <w:bottom w:val="none" w:sz="0" w:space="0" w:color="auto"/>
        <w:right w:val="none" w:sz="0" w:space="0" w:color="auto"/>
      </w:divBdr>
    </w:div>
    <w:div w:id="2040202537">
      <w:bodyDiv w:val="1"/>
      <w:marLeft w:val="0"/>
      <w:marRight w:val="0"/>
      <w:marTop w:val="0"/>
      <w:marBottom w:val="0"/>
      <w:divBdr>
        <w:top w:val="none" w:sz="0" w:space="0" w:color="auto"/>
        <w:left w:val="none" w:sz="0" w:space="0" w:color="auto"/>
        <w:bottom w:val="none" w:sz="0" w:space="0" w:color="auto"/>
        <w:right w:val="none" w:sz="0" w:space="0" w:color="auto"/>
      </w:divBdr>
    </w:div>
    <w:div w:id="2041317275">
      <w:bodyDiv w:val="1"/>
      <w:marLeft w:val="0"/>
      <w:marRight w:val="0"/>
      <w:marTop w:val="0"/>
      <w:marBottom w:val="0"/>
      <w:divBdr>
        <w:top w:val="none" w:sz="0" w:space="0" w:color="auto"/>
        <w:left w:val="none" w:sz="0" w:space="0" w:color="auto"/>
        <w:bottom w:val="none" w:sz="0" w:space="0" w:color="auto"/>
        <w:right w:val="none" w:sz="0" w:space="0" w:color="auto"/>
      </w:divBdr>
    </w:div>
    <w:div w:id="2043627865">
      <w:bodyDiv w:val="1"/>
      <w:marLeft w:val="0"/>
      <w:marRight w:val="0"/>
      <w:marTop w:val="0"/>
      <w:marBottom w:val="0"/>
      <w:divBdr>
        <w:top w:val="none" w:sz="0" w:space="0" w:color="auto"/>
        <w:left w:val="none" w:sz="0" w:space="0" w:color="auto"/>
        <w:bottom w:val="none" w:sz="0" w:space="0" w:color="auto"/>
        <w:right w:val="none" w:sz="0" w:space="0" w:color="auto"/>
      </w:divBdr>
    </w:div>
    <w:div w:id="2046246991">
      <w:bodyDiv w:val="1"/>
      <w:marLeft w:val="0"/>
      <w:marRight w:val="0"/>
      <w:marTop w:val="0"/>
      <w:marBottom w:val="0"/>
      <w:divBdr>
        <w:top w:val="none" w:sz="0" w:space="0" w:color="auto"/>
        <w:left w:val="none" w:sz="0" w:space="0" w:color="auto"/>
        <w:bottom w:val="none" w:sz="0" w:space="0" w:color="auto"/>
        <w:right w:val="none" w:sz="0" w:space="0" w:color="auto"/>
      </w:divBdr>
    </w:div>
    <w:div w:id="2050254481">
      <w:bodyDiv w:val="1"/>
      <w:marLeft w:val="0"/>
      <w:marRight w:val="0"/>
      <w:marTop w:val="0"/>
      <w:marBottom w:val="0"/>
      <w:divBdr>
        <w:top w:val="none" w:sz="0" w:space="0" w:color="auto"/>
        <w:left w:val="none" w:sz="0" w:space="0" w:color="auto"/>
        <w:bottom w:val="none" w:sz="0" w:space="0" w:color="auto"/>
        <w:right w:val="none" w:sz="0" w:space="0" w:color="auto"/>
      </w:divBdr>
    </w:div>
    <w:div w:id="2050299478">
      <w:bodyDiv w:val="1"/>
      <w:marLeft w:val="0"/>
      <w:marRight w:val="0"/>
      <w:marTop w:val="0"/>
      <w:marBottom w:val="0"/>
      <w:divBdr>
        <w:top w:val="none" w:sz="0" w:space="0" w:color="auto"/>
        <w:left w:val="none" w:sz="0" w:space="0" w:color="auto"/>
        <w:bottom w:val="none" w:sz="0" w:space="0" w:color="auto"/>
        <w:right w:val="none" w:sz="0" w:space="0" w:color="auto"/>
      </w:divBdr>
    </w:div>
    <w:div w:id="2052067194">
      <w:bodyDiv w:val="1"/>
      <w:marLeft w:val="0"/>
      <w:marRight w:val="0"/>
      <w:marTop w:val="0"/>
      <w:marBottom w:val="0"/>
      <w:divBdr>
        <w:top w:val="none" w:sz="0" w:space="0" w:color="auto"/>
        <w:left w:val="none" w:sz="0" w:space="0" w:color="auto"/>
        <w:bottom w:val="none" w:sz="0" w:space="0" w:color="auto"/>
        <w:right w:val="none" w:sz="0" w:space="0" w:color="auto"/>
      </w:divBdr>
    </w:div>
    <w:div w:id="2054235036">
      <w:bodyDiv w:val="1"/>
      <w:marLeft w:val="0"/>
      <w:marRight w:val="0"/>
      <w:marTop w:val="0"/>
      <w:marBottom w:val="0"/>
      <w:divBdr>
        <w:top w:val="none" w:sz="0" w:space="0" w:color="auto"/>
        <w:left w:val="none" w:sz="0" w:space="0" w:color="auto"/>
        <w:bottom w:val="none" w:sz="0" w:space="0" w:color="auto"/>
        <w:right w:val="none" w:sz="0" w:space="0" w:color="auto"/>
      </w:divBdr>
    </w:div>
    <w:div w:id="2054427158">
      <w:bodyDiv w:val="1"/>
      <w:marLeft w:val="0"/>
      <w:marRight w:val="0"/>
      <w:marTop w:val="0"/>
      <w:marBottom w:val="0"/>
      <w:divBdr>
        <w:top w:val="none" w:sz="0" w:space="0" w:color="auto"/>
        <w:left w:val="none" w:sz="0" w:space="0" w:color="auto"/>
        <w:bottom w:val="none" w:sz="0" w:space="0" w:color="auto"/>
        <w:right w:val="none" w:sz="0" w:space="0" w:color="auto"/>
      </w:divBdr>
    </w:div>
    <w:div w:id="2056804684">
      <w:bodyDiv w:val="1"/>
      <w:marLeft w:val="0"/>
      <w:marRight w:val="0"/>
      <w:marTop w:val="0"/>
      <w:marBottom w:val="0"/>
      <w:divBdr>
        <w:top w:val="none" w:sz="0" w:space="0" w:color="auto"/>
        <w:left w:val="none" w:sz="0" w:space="0" w:color="auto"/>
        <w:bottom w:val="none" w:sz="0" w:space="0" w:color="auto"/>
        <w:right w:val="none" w:sz="0" w:space="0" w:color="auto"/>
      </w:divBdr>
    </w:div>
    <w:div w:id="2062745982">
      <w:bodyDiv w:val="1"/>
      <w:marLeft w:val="0"/>
      <w:marRight w:val="0"/>
      <w:marTop w:val="0"/>
      <w:marBottom w:val="0"/>
      <w:divBdr>
        <w:top w:val="none" w:sz="0" w:space="0" w:color="auto"/>
        <w:left w:val="none" w:sz="0" w:space="0" w:color="auto"/>
        <w:bottom w:val="none" w:sz="0" w:space="0" w:color="auto"/>
        <w:right w:val="none" w:sz="0" w:space="0" w:color="auto"/>
      </w:divBdr>
    </w:div>
    <w:div w:id="2064021801">
      <w:bodyDiv w:val="1"/>
      <w:marLeft w:val="0"/>
      <w:marRight w:val="0"/>
      <w:marTop w:val="0"/>
      <w:marBottom w:val="0"/>
      <w:divBdr>
        <w:top w:val="none" w:sz="0" w:space="0" w:color="auto"/>
        <w:left w:val="none" w:sz="0" w:space="0" w:color="auto"/>
        <w:bottom w:val="none" w:sz="0" w:space="0" w:color="auto"/>
        <w:right w:val="none" w:sz="0" w:space="0" w:color="auto"/>
      </w:divBdr>
    </w:div>
    <w:div w:id="2064600430">
      <w:bodyDiv w:val="1"/>
      <w:marLeft w:val="0"/>
      <w:marRight w:val="0"/>
      <w:marTop w:val="0"/>
      <w:marBottom w:val="0"/>
      <w:divBdr>
        <w:top w:val="none" w:sz="0" w:space="0" w:color="auto"/>
        <w:left w:val="none" w:sz="0" w:space="0" w:color="auto"/>
        <w:bottom w:val="none" w:sz="0" w:space="0" w:color="auto"/>
        <w:right w:val="none" w:sz="0" w:space="0" w:color="auto"/>
      </w:divBdr>
    </w:div>
    <w:div w:id="2066685231">
      <w:bodyDiv w:val="1"/>
      <w:marLeft w:val="0"/>
      <w:marRight w:val="0"/>
      <w:marTop w:val="0"/>
      <w:marBottom w:val="0"/>
      <w:divBdr>
        <w:top w:val="none" w:sz="0" w:space="0" w:color="auto"/>
        <w:left w:val="none" w:sz="0" w:space="0" w:color="auto"/>
        <w:bottom w:val="none" w:sz="0" w:space="0" w:color="auto"/>
        <w:right w:val="none" w:sz="0" w:space="0" w:color="auto"/>
      </w:divBdr>
    </w:div>
    <w:div w:id="2066902516">
      <w:bodyDiv w:val="1"/>
      <w:marLeft w:val="0"/>
      <w:marRight w:val="0"/>
      <w:marTop w:val="0"/>
      <w:marBottom w:val="0"/>
      <w:divBdr>
        <w:top w:val="none" w:sz="0" w:space="0" w:color="auto"/>
        <w:left w:val="none" w:sz="0" w:space="0" w:color="auto"/>
        <w:bottom w:val="none" w:sz="0" w:space="0" w:color="auto"/>
        <w:right w:val="none" w:sz="0" w:space="0" w:color="auto"/>
      </w:divBdr>
    </w:div>
    <w:div w:id="2067214488">
      <w:bodyDiv w:val="1"/>
      <w:marLeft w:val="0"/>
      <w:marRight w:val="0"/>
      <w:marTop w:val="0"/>
      <w:marBottom w:val="0"/>
      <w:divBdr>
        <w:top w:val="none" w:sz="0" w:space="0" w:color="auto"/>
        <w:left w:val="none" w:sz="0" w:space="0" w:color="auto"/>
        <w:bottom w:val="none" w:sz="0" w:space="0" w:color="auto"/>
        <w:right w:val="none" w:sz="0" w:space="0" w:color="auto"/>
      </w:divBdr>
    </w:div>
    <w:div w:id="2067217167">
      <w:bodyDiv w:val="1"/>
      <w:marLeft w:val="0"/>
      <w:marRight w:val="0"/>
      <w:marTop w:val="0"/>
      <w:marBottom w:val="0"/>
      <w:divBdr>
        <w:top w:val="none" w:sz="0" w:space="0" w:color="auto"/>
        <w:left w:val="none" w:sz="0" w:space="0" w:color="auto"/>
        <w:bottom w:val="none" w:sz="0" w:space="0" w:color="auto"/>
        <w:right w:val="none" w:sz="0" w:space="0" w:color="auto"/>
      </w:divBdr>
    </w:div>
    <w:div w:id="2068722035">
      <w:bodyDiv w:val="1"/>
      <w:marLeft w:val="0"/>
      <w:marRight w:val="0"/>
      <w:marTop w:val="0"/>
      <w:marBottom w:val="0"/>
      <w:divBdr>
        <w:top w:val="none" w:sz="0" w:space="0" w:color="auto"/>
        <w:left w:val="none" w:sz="0" w:space="0" w:color="auto"/>
        <w:bottom w:val="none" w:sz="0" w:space="0" w:color="auto"/>
        <w:right w:val="none" w:sz="0" w:space="0" w:color="auto"/>
      </w:divBdr>
    </w:div>
    <w:div w:id="2069840272">
      <w:bodyDiv w:val="1"/>
      <w:marLeft w:val="0"/>
      <w:marRight w:val="0"/>
      <w:marTop w:val="0"/>
      <w:marBottom w:val="0"/>
      <w:divBdr>
        <w:top w:val="none" w:sz="0" w:space="0" w:color="auto"/>
        <w:left w:val="none" w:sz="0" w:space="0" w:color="auto"/>
        <w:bottom w:val="none" w:sz="0" w:space="0" w:color="auto"/>
        <w:right w:val="none" w:sz="0" w:space="0" w:color="auto"/>
      </w:divBdr>
    </w:div>
    <w:div w:id="2071608641">
      <w:bodyDiv w:val="1"/>
      <w:marLeft w:val="0"/>
      <w:marRight w:val="0"/>
      <w:marTop w:val="0"/>
      <w:marBottom w:val="0"/>
      <w:divBdr>
        <w:top w:val="none" w:sz="0" w:space="0" w:color="auto"/>
        <w:left w:val="none" w:sz="0" w:space="0" w:color="auto"/>
        <w:bottom w:val="none" w:sz="0" w:space="0" w:color="auto"/>
        <w:right w:val="none" w:sz="0" w:space="0" w:color="auto"/>
      </w:divBdr>
    </w:div>
    <w:div w:id="2072342676">
      <w:bodyDiv w:val="1"/>
      <w:marLeft w:val="0"/>
      <w:marRight w:val="0"/>
      <w:marTop w:val="0"/>
      <w:marBottom w:val="0"/>
      <w:divBdr>
        <w:top w:val="none" w:sz="0" w:space="0" w:color="auto"/>
        <w:left w:val="none" w:sz="0" w:space="0" w:color="auto"/>
        <w:bottom w:val="none" w:sz="0" w:space="0" w:color="auto"/>
        <w:right w:val="none" w:sz="0" w:space="0" w:color="auto"/>
      </w:divBdr>
    </w:div>
    <w:div w:id="2073649460">
      <w:bodyDiv w:val="1"/>
      <w:marLeft w:val="0"/>
      <w:marRight w:val="0"/>
      <w:marTop w:val="0"/>
      <w:marBottom w:val="0"/>
      <w:divBdr>
        <w:top w:val="none" w:sz="0" w:space="0" w:color="auto"/>
        <w:left w:val="none" w:sz="0" w:space="0" w:color="auto"/>
        <w:bottom w:val="none" w:sz="0" w:space="0" w:color="auto"/>
        <w:right w:val="none" w:sz="0" w:space="0" w:color="auto"/>
      </w:divBdr>
    </w:div>
    <w:div w:id="2074504017">
      <w:bodyDiv w:val="1"/>
      <w:marLeft w:val="0"/>
      <w:marRight w:val="0"/>
      <w:marTop w:val="0"/>
      <w:marBottom w:val="0"/>
      <w:divBdr>
        <w:top w:val="none" w:sz="0" w:space="0" w:color="auto"/>
        <w:left w:val="none" w:sz="0" w:space="0" w:color="auto"/>
        <w:bottom w:val="none" w:sz="0" w:space="0" w:color="auto"/>
        <w:right w:val="none" w:sz="0" w:space="0" w:color="auto"/>
      </w:divBdr>
    </w:div>
    <w:div w:id="2076120700">
      <w:bodyDiv w:val="1"/>
      <w:marLeft w:val="0"/>
      <w:marRight w:val="0"/>
      <w:marTop w:val="0"/>
      <w:marBottom w:val="0"/>
      <w:divBdr>
        <w:top w:val="none" w:sz="0" w:space="0" w:color="auto"/>
        <w:left w:val="none" w:sz="0" w:space="0" w:color="auto"/>
        <w:bottom w:val="none" w:sz="0" w:space="0" w:color="auto"/>
        <w:right w:val="none" w:sz="0" w:space="0" w:color="auto"/>
      </w:divBdr>
    </w:div>
    <w:div w:id="2076466413">
      <w:bodyDiv w:val="1"/>
      <w:marLeft w:val="0"/>
      <w:marRight w:val="0"/>
      <w:marTop w:val="0"/>
      <w:marBottom w:val="0"/>
      <w:divBdr>
        <w:top w:val="none" w:sz="0" w:space="0" w:color="auto"/>
        <w:left w:val="none" w:sz="0" w:space="0" w:color="auto"/>
        <w:bottom w:val="none" w:sz="0" w:space="0" w:color="auto"/>
        <w:right w:val="none" w:sz="0" w:space="0" w:color="auto"/>
      </w:divBdr>
    </w:div>
    <w:div w:id="2076590396">
      <w:bodyDiv w:val="1"/>
      <w:marLeft w:val="0"/>
      <w:marRight w:val="0"/>
      <w:marTop w:val="0"/>
      <w:marBottom w:val="0"/>
      <w:divBdr>
        <w:top w:val="none" w:sz="0" w:space="0" w:color="auto"/>
        <w:left w:val="none" w:sz="0" w:space="0" w:color="auto"/>
        <w:bottom w:val="none" w:sz="0" w:space="0" w:color="auto"/>
        <w:right w:val="none" w:sz="0" w:space="0" w:color="auto"/>
      </w:divBdr>
    </w:div>
    <w:div w:id="2082021149">
      <w:bodyDiv w:val="1"/>
      <w:marLeft w:val="0"/>
      <w:marRight w:val="0"/>
      <w:marTop w:val="0"/>
      <w:marBottom w:val="0"/>
      <w:divBdr>
        <w:top w:val="none" w:sz="0" w:space="0" w:color="auto"/>
        <w:left w:val="none" w:sz="0" w:space="0" w:color="auto"/>
        <w:bottom w:val="none" w:sz="0" w:space="0" w:color="auto"/>
        <w:right w:val="none" w:sz="0" w:space="0" w:color="auto"/>
      </w:divBdr>
    </w:div>
    <w:div w:id="2083982757">
      <w:bodyDiv w:val="1"/>
      <w:marLeft w:val="0"/>
      <w:marRight w:val="0"/>
      <w:marTop w:val="0"/>
      <w:marBottom w:val="0"/>
      <w:divBdr>
        <w:top w:val="none" w:sz="0" w:space="0" w:color="auto"/>
        <w:left w:val="none" w:sz="0" w:space="0" w:color="auto"/>
        <w:bottom w:val="none" w:sz="0" w:space="0" w:color="auto"/>
        <w:right w:val="none" w:sz="0" w:space="0" w:color="auto"/>
      </w:divBdr>
    </w:div>
    <w:div w:id="2086411309">
      <w:bodyDiv w:val="1"/>
      <w:marLeft w:val="0"/>
      <w:marRight w:val="0"/>
      <w:marTop w:val="0"/>
      <w:marBottom w:val="0"/>
      <w:divBdr>
        <w:top w:val="none" w:sz="0" w:space="0" w:color="auto"/>
        <w:left w:val="none" w:sz="0" w:space="0" w:color="auto"/>
        <w:bottom w:val="none" w:sz="0" w:space="0" w:color="auto"/>
        <w:right w:val="none" w:sz="0" w:space="0" w:color="auto"/>
      </w:divBdr>
    </w:div>
    <w:div w:id="2087065437">
      <w:bodyDiv w:val="1"/>
      <w:marLeft w:val="0"/>
      <w:marRight w:val="0"/>
      <w:marTop w:val="0"/>
      <w:marBottom w:val="0"/>
      <w:divBdr>
        <w:top w:val="none" w:sz="0" w:space="0" w:color="auto"/>
        <w:left w:val="none" w:sz="0" w:space="0" w:color="auto"/>
        <w:bottom w:val="none" w:sz="0" w:space="0" w:color="auto"/>
        <w:right w:val="none" w:sz="0" w:space="0" w:color="auto"/>
      </w:divBdr>
    </w:div>
    <w:div w:id="2088963183">
      <w:bodyDiv w:val="1"/>
      <w:marLeft w:val="0"/>
      <w:marRight w:val="0"/>
      <w:marTop w:val="0"/>
      <w:marBottom w:val="0"/>
      <w:divBdr>
        <w:top w:val="none" w:sz="0" w:space="0" w:color="auto"/>
        <w:left w:val="none" w:sz="0" w:space="0" w:color="auto"/>
        <w:bottom w:val="none" w:sz="0" w:space="0" w:color="auto"/>
        <w:right w:val="none" w:sz="0" w:space="0" w:color="auto"/>
      </w:divBdr>
    </w:div>
    <w:div w:id="2089183729">
      <w:bodyDiv w:val="1"/>
      <w:marLeft w:val="0"/>
      <w:marRight w:val="0"/>
      <w:marTop w:val="0"/>
      <w:marBottom w:val="0"/>
      <w:divBdr>
        <w:top w:val="none" w:sz="0" w:space="0" w:color="auto"/>
        <w:left w:val="none" w:sz="0" w:space="0" w:color="auto"/>
        <w:bottom w:val="none" w:sz="0" w:space="0" w:color="auto"/>
        <w:right w:val="none" w:sz="0" w:space="0" w:color="auto"/>
      </w:divBdr>
    </w:div>
    <w:div w:id="2091467904">
      <w:bodyDiv w:val="1"/>
      <w:marLeft w:val="0"/>
      <w:marRight w:val="0"/>
      <w:marTop w:val="0"/>
      <w:marBottom w:val="0"/>
      <w:divBdr>
        <w:top w:val="none" w:sz="0" w:space="0" w:color="auto"/>
        <w:left w:val="none" w:sz="0" w:space="0" w:color="auto"/>
        <w:bottom w:val="none" w:sz="0" w:space="0" w:color="auto"/>
        <w:right w:val="none" w:sz="0" w:space="0" w:color="auto"/>
      </w:divBdr>
    </w:div>
    <w:div w:id="2096515975">
      <w:bodyDiv w:val="1"/>
      <w:marLeft w:val="0"/>
      <w:marRight w:val="0"/>
      <w:marTop w:val="0"/>
      <w:marBottom w:val="0"/>
      <w:divBdr>
        <w:top w:val="none" w:sz="0" w:space="0" w:color="auto"/>
        <w:left w:val="none" w:sz="0" w:space="0" w:color="auto"/>
        <w:bottom w:val="none" w:sz="0" w:space="0" w:color="auto"/>
        <w:right w:val="none" w:sz="0" w:space="0" w:color="auto"/>
      </w:divBdr>
    </w:div>
    <w:div w:id="2098595450">
      <w:bodyDiv w:val="1"/>
      <w:marLeft w:val="0"/>
      <w:marRight w:val="0"/>
      <w:marTop w:val="0"/>
      <w:marBottom w:val="0"/>
      <w:divBdr>
        <w:top w:val="none" w:sz="0" w:space="0" w:color="auto"/>
        <w:left w:val="none" w:sz="0" w:space="0" w:color="auto"/>
        <w:bottom w:val="none" w:sz="0" w:space="0" w:color="auto"/>
        <w:right w:val="none" w:sz="0" w:space="0" w:color="auto"/>
      </w:divBdr>
    </w:div>
    <w:div w:id="2101443984">
      <w:bodyDiv w:val="1"/>
      <w:marLeft w:val="0"/>
      <w:marRight w:val="0"/>
      <w:marTop w:val="0"/>
      <w:marBottom w:val="0"/>
      <w:divBdr>
        <w:top w:val="none" w:sz="0" w:space="0" w:color="auto"/>
        <w:left w:val="none" w:sz="0" w:space="0" w:color="auto"/>
        <w:bottom w:val="none" w:sz="0" w:space="0" w:color="auto"/>
        <w:right w:val="none" w:sz="0" w:space="0" w:color="auto"/>
      </w:divBdr>
    </w:div>
    <w:div w:id="2101873868">
      <w:bodyDiv w:val="1"/>
      <w:marLeft w:val="0"/>
      <w:marRight w:val="0"/>
      <w:marTop w:val="0"/>
      <w:marBottom w:val="0"/>
      <w:divBdr>
        <w:top w:val="none" w:sz="0" w:space="0" w:color="auto"/>
        <w:left w:val="none" w:sz="0" w:space="0" w:color="auto"/>
        <w:bottom w:val="none" w:sz="0" w:space="0" w:color="auto"/>
        <w:right w:val="none" w:sz="0" w:space="0" w:color="auto"/>
      </w:divBdr>
    </w:div>
    <w:div w:id="2103065737">
      <w:bodyDiv w:val="1"/>
      <w:marLeft w:val="0"/>
      <w:marRight w:val="0"/>
      <w:marTop w:val="0"/>
      <w:marBottom w:val="0"/>
      <w:divBdr>
        <w:top w:val="none" w:sz="0" w:space="0" w:color="auto"/>
        <w:left w:val="none" w:sz="0" w:space="0" w:color="auto"/>
        <w:bottom w:val="none" w:sz="0" w:space="0" w:color="auto"/>
        <w:right w:val="none" w:sz="0" w:space="0" w:color="auto"/>
      </w:divBdr>
    </w:div>
    <w:div w:id="2106143626">
      <w:bodyDiv w:val="1"/>
      <w:marLeft w:val="0"/>
      <w:marRight w:val="0"/>
      <w:marTop w:val="0"/>
      <w:marBottom w:val="0"/>
      <w:divBdr>
        <w:top w:val="none" w:sz="0" w:space="0" w:color="auto"/>
        <w:left w:val="none" w:sz="0" w:space="0" w:color="auto"/>
        <w:bottom w:val="none" w:sz="0" w:space="0" w:color="auto"/>
        <w:right w:val="none" w:sz="0" w:space="0" w:color="auto"/>
      </w:divBdr>
    </w:div>
    <w:div w:id="2110465166">
      <w:bodyDiv w:val="1"/>
      <w:marLeft w:val="0"/>
      <w:marRight w:val="0"/>
      <w:marTop w:val="0"/>
      <w:marBottom w:val="0"/>
      <w:divBdr>
        <w:top w:val="none" w:sz="0" w:space="0" w:color="auto"/>
        <w:left w:val="none" w:sz="0" w:space="0" w:color="auto"/>
        <w:bottom w:val="none" w:sz="0" w:space="0" w:color="auto"/>
        <w:right w:val="none" w:sz="0" w:space="0" w:color="auto"/>
      </w:divBdr>
    </w:div>
    <w:div w:id="2111003190">
      <w:bodyDiv w:val="1"/>
      <w:marLeft w:val="0"/>
      <w:marRight w:val="0"/>
      <w:marTop w:val="0"/>
      <w:marBottom w:val="0"/>
      <w:divBdr>
        <w:top w:val="none" w:sz="0" w:space="0" w:color="auto"/>
        <w:left w:val="none" w:sz="0" w:space="0" w:color="auto"/>
        <w:bottom w:val="none" w:sz="0" w:space="0" w:color="auto"/>
        <w:right w:val="none" w:sz="0" w:space="0" w:color="auto"/>
      </w:divBdr>
    </w:div>
    <w:div w:id="2111848366">
      <w:bodyDiv w:val="1"/>
      <w:marLeft w:val="0"/>
      <w:marRight w:val="0"/>
      <w:marTop w:val="0"/>
      <w:marBottom w:val="0"/>
      <w:divBdr>
        <w:top w:val="none" w:sz="0" w:space="0" w:color="auto"/>
        <w:left w:val="none" w:sz="0" w:space="0" w:color="auto"/>
        <w:bottom w:val="none" w:sz="0" w:space="0" w:color="auto"/>
        <w:right w:val="none" w:sz="0" w:space="0" w:color="auto"/>
      </w:divBdr>
    </w:div>
    <w:div w:id="2112434250">
      <w:bodyDiv w:val="1"/>
      <w:marLeft w:val="0"/>
      <w:marRight w:val="0"/>
      <w:marTop w:val="0"/>
      <w:marBottom w:val="0"/>
      <w:divBdr>
        <w:top w:val="none" w:sz="0" w:space="0" w:color="auto"/>
        <w:left w:val="none" w:sz="0" w:space="0" w:color="auto"/>
        <w:bottom w:val="none" w:sz="0" w:space="0" w:color="auto"/>
        <w:right w:val="none" w:sz="0" w:space="0" w:color="auto"/>
      </w:divBdr>
    </w:div>
    <w:div w:id="2115635165">
      <w:bodyDiv w:val="1"/>
      <w:marLeft w:val="0"/>
      <w:marRight w:val="0"/>
      <w:marTop w:val="0"/>
      <w:marBottom w:val="0"/>
      <w:divBdr>
        <w:top w:val="none" w:sz="0" w:space="0" w:color="auto"/>
        <w:left w:val="none" w:sz="0" w:space="0" w:color="auto"/>
        <w:bottom w:val="none" w:sz="0" w:space="0" w:color="auto"/>
        <w:right w:val="none" w:sz="0" w:space="0" w:color="auto"/>
      </w:divBdr>
    </w:div>
    <w:div w:id="2115710935">
      <w:bodyDiv w:val="1"/>
      <w:marLeft w:val="0"/>
      <w:marRight w:val="0"/>
      <w:marTop w:val="0"/>
      <w:marBottom w:val="0"/>
      <w:divBdr>
        <w:top w:val="none" w:sz="0" w:space="0" w:color="auto"/>
        <w:left w:val="none" w:sz="0" w:space="0" w:color="auto"/>
        <w:bottom w:val="none" w:sz="0" w:space="0" w:color="auto"/>
        <w:right w:val="none" w:sz="0" w:space="0" w:color="auto"/>
      </w:divBdr>
    </w:div>
    <w:div w:id="2117825133">
      <w:bodyDiv w:val="1"/>
      <w:marLeft w:val="0"/>
      <w:marRight w:val="0"/>
      <w:marTop w:val="0"/>
      <w:marBottom w:val="0"/>
      <w:divBdr>
        <w:top w:val="none" w:sz="0" w:space="0" w:color="auto"/>
        <w:left w:val="none" w:sz="0" w:space="0" w:color="auto"/>
        <w:bottom w:val="none" w:sz="0" w:space="0" w:color="auto"/>
        <w:right w:val="none" w:sz="0" w:space="0" w:color="auto"/>
      </w:divBdr>
    </w:div>
    <w:div w:id="2123569516">
      <w:bodyDiv w:val="1"/>
      <w:marLeft w:val="0"/>
      <w:marRight w:val="0"/>
      <w:marTop w:val="0"/>
      <w:marBottom w:val="0"/>
      <w:divBdr>
        <w:top w:val="none" w:sz="0" w:space="0" w:color="auto"/>
        <w:left w:val="none" w:sz="0" w:space="0" w:color="auto"/>
        <w:bottom w:val="none" w:sz="0" w:space="0" w:color="auto"/>
        <w:right w:val="none" w:sz="0" w:space="0" w:color="auto"/>
      </w:divBdr>
    </w:div>
    <w:div w:id="2124616688">
      <w:bodyDiv w:val="1"/>
      <w:marLeft w:val="0"/>
      <w:marRight w:val="0"/>
      <w:marTop w:val="0"/>
      <w:marBottom w:val="0"/>
      <w:divBdr>
        <w:top w:val="none" w:sz="0" w:space="0" w:color="auto"/>
        <w:left w:val="none" w:sz="0" w:space="0" w:color="auto"/>
        <w:bottom w:val="none" w:sz="0" w:space="0" w:color="auto"/>
        <w:right w:val="none" w:sz="0" w:space="0" w:color="auto"/>
      </w:divBdr>
    </w:div>
    <w:div w:id="2129079154">
      <w:bodyDiv w:val="1"/>
      <w:marLeft w:val="0"/>
      <w:marRight w:val="0"/>
      <w:marTop w:val="0"/>
      <w:marBottom w:val="0"/>
      <w:divBdr>
        <w:top w:val="none" w:sz="0" w:space="0" w:color="auto"/>
        <w:left w:val="none" w:sz="0" w:space="0" w:color="auto"/>
        <w:bottom w:val="none" w:sz="0" w:space="0" w:color="auto"/>
        <w:right w:val="none" w:sz="0" w:space="0" w:color="auto"/>
      </w:divBdr>
    </w:div>
    <w:div w:id="2129812117">
      <w:bodyDiv w:val="1"/>
      <w:marLeft w:val="0"/>
      <w:marRight w:val="0"/>
      <w:marTop w:val="0"/>
      <w:marBottom w:val="0"/>
      <w:divBdr>
        <w:top w:val="none" w:sz="0" w:space="0" w:color="auto"/>
        <w:left w:val="none" w:sz="0" w:space="0" w:color="auto"/>
        <w:bottom w:val="none" w:sz="0" w:space="0" w:color="auto"/>
        <w:right w:val="none" w:sz="0" w:space="0" w:color="auto"/>
      </w:divBdr>
    </w:div>
    <w:div w:id="2133744740">
      <w:bodyDiv w:val="1"/>
      <w:marLeft w:val="0"/>
      <w:marRight w:val="0"/>
      <w:marTop w:val="0"/>
      <w:marBottom w:val="0"/>
      <w:divBdr>
        <w:top w:val="none" w:sz="0" w:space="0" w:color="auto"/>
        <w:left w:val="none" w:sz="0" w:space="0" w:color="auto"/>
        <w:bottom w:val="none" w:sz="0" w:space="0" w:color="auto"/>
        <w:right w:val="none" w:sz="0" w:space="0" w:color="auto"/>
      </w:divBdr>
    </w:div>
    <w:div w:id="2133933808">
      <w:bodyDiv w:val="1"/>
      <w:marLeft w:val="0"/>
      <w:marRight w:val="0"/>
      <w:marTop w:val="0"/>
      <w:marBottom w:val="0"/>
      <w:divBdr>
        <w:top w:val="none" w:sz="0" w:space="0" w:color="auto"/>
        <w:left w:val="none" w:sz="0" w:space="0" w:color="auto"/>
        <w:bottom w:val="none" w:sz="0" w:space="0" w:color="auto"/>
        <w:right w:val="none" w:sz="0" w:space="0" w:color="auto"/>
      </w:divBdr>
    </w:div>
    <w:div w:id="2134327338">
      <w:bodyDiv w:val="1"/>
      <w:marLeft w:val="0"/>
      <w:marRight w:val="0"/>
      <w:marTop w:val="0"/>
      <w:marBottom w:val="0"/>
      <w:divBdr>
        <w:top w:val="none" w:sz="0" w:space="0" w:color="auto"/>
        <w:left w:val="none" w:sz="0" w:space="0" w:color="auto"/>
        <w:bottom w:val="none" w:sz="0" w:space="0" w:color="auto"/>
        <w:right w:val="none" w:sz="0" w:space="0" w:color="auto"/>
      </w:divBdr>
    </w:div>
    <w:div w:id="2134904620">
      <w:bodyDiv w:val="1"/>
      <w:marLeft w:val="0"/>
      <w:marRight w:val="0"/>
      <w:marTop w:val="0"/>
      <w:marBottom w:val="0"/>
      <w:divBdr>
        <w:top w:val="none" w:sz="0" w:space="0" w:color="auto"/>
        <w:left w:val="none" w:sz="0" w:space="0" w:color="auto"/>
        <w:bottom w:val="none" w:sz="0" w:space="0" w:color="auto"/>
        <w:right w:val="none" w:sz="0" w:space="0" w:color="auto"/>
      </w:divBdr>
    </w:div>
    <w:div w:id="2137212897">
      <w:bodyDiv w:val="1"/>
      <w:marLeft w:val="0"/>
      <w:marRight w:val="0"/>
      <w:marTop w:val="0"/>
      <w:marBottom w:val="0"/>
      <w:divBdr>
        <w:top w:val="none" w:sz="0" w:space="0" w:color="auto"/>
        <w:left w:val="none" w:sz="0" w:space="0" w:color="auto"/>
        <w:bottom w:val="none" w:sz="0" w:space="0" w:color="auto"/>
        <w:right w:val="none" w:sz="0" w:space="0" w:color="auto"/>
      </w:divBdr>
    </w:div>
    <w:div w:id="2138062899">
      <w:bodyDiv w:val="1"/>
      <w:marLeft w:val="0"/>
      <w:marRight w:val="0"/>
      <w:marTop w:val="0"/>
      <w:marBottom w:val="0"/>
      <w:divBdr>
        <w:top w:val="none" w:sz="0" w:space="0" w:color="auto"/>
        <w:left w:val="none" w:sz="0" w:space="0" w:color="auto"/>
        <w:bottom w:val="none" w:sz="0" w:space="0" w:color="auto"/>
        <w:right w:val="none" w:sz="0" w:space="0" w:color="auto"/>
      </w:divBdr>
    </w:div>
    <w:div w:id="2138067366">
      <w:bodyDiv w:val="1"/>
      <w:marLeft w:val="0"/>
      <w:marRight w:val="0"/>
      <w:marTop w:val="0"/>
      <w:marBottom w:val="0"/>
      <w:divBdr>
        <w:top w:val="none" w:sz="0" w:space="0" w:color="auto"/>
        <w:left w:val="none" w:sz="0" w:space="0" w:color="auto"/>
        <w:bottom w:val="none" w:sz="0" w:space="0" w:color="auto"/>
        <w:right w:val="none" w:sz="0" w:space="0" w:color="auto"/>
      </w:divBdr>
    </w:div>
    <w:div w:id="2139645843">
      <w:bodyDiv w:val="1"/>
      <w:marLeft w:val="0"/>
      <w:marRight w:val="0"/>
      <w:marTop w:val="0"/>
      <w:marBottom w:val="0"/>
      <w:divBdr>
        <w:top w:val="none" w:sz="0" w:space="0" w:color="auto"/>
        <w:left w:val="none" w:sz="0" w:space="0" w:color="auto"/>
        <w:bottom w:val="none" w:sz="0" w:space="0" w:color="auto"/>
        <w:right w:val="none" w:sz="0" w:space="0" w:color="auto"/>
      </w:divBdr>
    </w:div>
    <w:div w:id="2143840922">
      <w:bodyDiv w:val="1"/>
      <w:marLeft w:val="0"/>
      <w:marRight w:val="0"/>
      <w:marTop w:val="0"/>
      <w:marBottom w:val="0"/>
      <w:divBdr>
        <w:top w:val="none" w:sz="0" w:space="0" w:color="auto"/>
        <w:left w:val="none" w:sz="0" w:space="0" w:color="auto"/>
        <w:bottom w:val="none" w:sz="0" w:space="0" w:color="auto"/>
        <w:right w:val="none" w:sz="0" w:space="0" w:color="auto"/>
      </w:divBdr>
    </w:div>
    <w:div w:id="2145929205">
      <w:bodyDiv w:val="1"/>
      <w:marLeft w:val="0"/>
      <w:marRight w:val="0"/>
      <w:marTop w:val="0"/>
      <w:marBottom w:val="0"/>
      <w:divBdr>
        <w:top w:val="none" w:sz="0" w:space="0" w:color="auto"/>
        <w:left w:val="none" w:sz="0" w:space="0" w:color="auto"/>
        <w:bottom w:val="none" w:sz="0" w:space="0" w:color="auto"/>
        <w:right w:val="none" w:sz="0" w:space="0" w:color="auto"/>
      </w:divBdr>
    </w:div>
    <w:div w:id="214672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header" Target="header6.xml"/><Relationship Id="rId26" Type="http://schemas.openxmlformats.org/officeDocument/2006/relationships/footer" Target="footer10.xml"/><Relationship Id="rId39" Type="http://schemas.openxmlformats.org/officeDocument/2006/relationships/image" Target="media/image16.png"/><Relationship Id="rId21" Type="http://schemas.openxmlformats.org/officeDocument/2006/relationships/footer" Target="footer7.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header" Target="header11.xml"/><Relationship Id="rId50" Type="http://schemas.openxmlformats.org/officeDocument/2006/relationships/footer" Target="footer14.xml"/><Relationship Id="rId55" Type="http://schemas.openxmlformats.org/officeDocument/2006/relationships/footer" Target="footer19.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image" Target="media/image6.png"/><Relationship Id="rId41" Type="http://schemas.openxmlformats.org/officeDocument/2006/relationships/image" Target="media/image18.jpeg"/><Relationship Id="rId54" Type="http://schemas.openxmlformats.org/officeDocument/2006/relationships/footer" Target="footer18.xml"/><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footer" Target="footer11.xml"/><Relationship Id="rId53" Type="http://schemas.openxmlformats.org/officeDocument/2006/relationships/footer" Target="footer17.xml"/><Relationship Id="rId58"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8.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footer" Target="footer13.xml"/><Relationship Id="rId57" Type="http://schemas.openxmlformats.org/officeDocument/2006/relationships/header" Target="header13.xml"/><Relationship Id="rId61"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8.PNG"/><Relationship Id="rId44" Type="http://schemas.openxmlformats.org/officeDocument/2006/relationships/header" Target="header10.xml"/><Relationship Id="rId52" Type="http://schemas.openxmlformats.org/officeDocument/2006/relationships/footer" Target="footer16.xml"/><Relationship Id="rId60" Type="http://schemas.openxmlformats.org/officeDocument/2006/relationships/footer" Target="footer2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footer" Target="footer8.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header" Target="header12.xml"/><Relationship Id="rId56" Type="http://schemas.openxmlformats.org/officeDocument/2006/relationships/hyperlink" Target="http://www.iiw.kuleuven.be" TargetMode="External"/><Relationship Id="rId8" Type="http://schemas.openxmlformats.org/officeDocument/2006/relationships/header" Target="header1.xml"/><Relationship Id="rId51" Type="http://schemas.openxmlformats.org/officeDocument/2006/relationships/footer" Target="footer15.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footer" Target="footer12.xml"/><Relationship Id="rId59" Type="http://schemas.openxmlformats.org/officeDocument/2006/relationships/footer" Target="footer20.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1.xml.rels><?xml version="1.0" encoding="UTF-8" standalone="yes"?>
<Relationships xmlns="http://schemas.openxmlformats.org/package/2006/relationships"><Relationship Id="rId1" Type="http://schemas.openxmlformats.org/officeDocument/2006/relationships/image" Target="media/image21.jpeg"/></Relationships>
</file>

<file path=word/_rels/header13.xml.rels><?xml version="1.0" encoding="UTF-8" standalone="yes"?>
<Relationships xmlns="http://schemas.openxmlformats.org/package/2006/relationships"><Relationship Id="rId1" Type="http://schemas.openxmlformats.org/officeDocument/2006/relationships/image" Target="media/image22.png"/></Relationships>
</file>

<file path=word/_rels/header14.xml.rels><?xml version="1.0" encoding="UTF-8" standalone="yes"?>
<Relationships xmlns="http://schemas.openxmlformats.org/package/2006/relationships"><Relationship Id="rId1" Type="http://schemas.openxmlformats.org/officeDocument/2006/relationships/image" Target="media/image2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327F3703A8341399A30311021E9DD40"/>
        <w:category>
          <w:name w:val="Algemeen"/>
          <w:gallery w:val="placeholder"/>
        </w:category>
        <w:types>
          <w:type w:val="bbPlcHdr"/>
        </w:types>
        <w:behaviors>
          <w:behavior w:val="content"/>
        </w:behaviors>
        <w:guid w:val="{7A902C85-CA84-48E8-ACFE-47F57463D818}"/>
      </w:docPartPr>
      <w:docPartBody>
        <w:p w:rsidR="00350D5B" w:rsidRDefault="0088076C">
          <w:pPr>
            <w:pStyle w:val="8327F3703A8341399A30311021E9DD40"/>
          </w:pPr>
          <w:r w:rsidRPr="00F53F1D">
            <w:t>Klik en typ de titel</w:t>
          </w:r>
        </w:p>
      </w:docPartBody>
    </w:docPart>
    <w:docPart>
      <w:docPartPr>
        <w:name w:val="4998FB131DA7427A928709671CFD6674"/>
        <w:category>
          <w:name w:val="Algemeen"/>
          <w:gallery w:val="placeholder"/>
        </w:category>
        <w:types>
          <w:type w:val="bbPlcHdr"/>
        </w:types>
        <w:behaviors>
          <w:behavior w:val="content"/>
        </w:behaviors>
        <w:guid w:val="{FAB9CEEE-6D7C-4583-80C7-5D154A5D55A3}"/>
      </w:docPartPr>
      <w:docPartBody>
        <w:p w:rsidR="00F60137" w:rsidRDefault="00D913C2" w:rsidP="00D913C2">
          <w:pPr>
            <w:pStyle w:val="4998FB131DA7427A928709671CFD6674"/>
          </w:pPr>
          <w:r w:rsidRPr="00930D25">
            <w:rPr>
              <w:rStyle w:val="Tekstvantijdelijkeaanduiding"/>
            </w:rPr>
            <w:t>Klik hier als u tekst wilt invoeren.</w:t>
          </w:r>
        </w:p>
      </w:docPartBody>
    </w:docPart>
    <w:docPart>
      <w:docPartPr>
        <w:name w:val="862E3B3E96C04FB8A115D74D4E075D55"/>
        <w:category>
          <w:name w:val="Algemeen"/>
          <w:gallery w:val="placeholder"/>
        </w:category>
        <w:types>
          <w:type w:val="bbPlcHdr"/>
        </w:types>
        <w:behaviors>
          <w:behavior w:val="content"/>
        </w:behaviors>
        <w:guid w:val="{8643CDBA-99DA-4B75-AA3D-59213CFF8389}"/>
      </w:docPartPr>
      <w:docPartBody>
        <w:p w:rsidR="00F60137" w:rsidRDefault="00D913C2" w:rsidP="00D913C2">
          <w:pPr>
            <w:pStyle w:val="862E3B3E96C04FB8A115D74D4E075D55"/>
          </w:pPr>
          <w:r w:rsidRPr="00930D25">
            <w:rPr>
              <w:rStyle w:val="Tekstvantijdelijkeaanduiding"/>
            </w:rPr>
            <w:t>Klik hier als u tekst wilt invoeren.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insDel="0" w:formatting="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0D8C"/>
    <w:rsid w:val="000B79F1"/>
    <w:rsid w:val="001334C6"/>
    <w:rsid w:val="001E2FDE"/>
    <w:rsid w:val="002469D7"/>
    <w:rsid w:val="0029422A"/>
    <w:rsid w:val="002D4BB3"/>
    <w:rsid w:val="00350D5B"/>
    <w:rsid w:val="00462050"/>
    <w:rsid w:val="00487A37"/>
    <w:rsid w:val="004B1975"/>
    <w:rsid w:val="005B1160"/>
    <w:rsid w:val="005D3D16"/>
    <w:rsid w:val="00603539"/>
    <w:rsid w:val="00703A78"/>
    <w:rsid w:val="007623CC"/>
    <w:rsid w:val="007F2522"/>
    <w:rsid w:val="007F67DE"/>
    <w:rsid w:val="008573F5"/>
    <w:rsid w:val="0088076C"/>
    <w:rsid w:val="008B0D8C"/>
    <w:rsid w:val="00915C83"/>
    <w:rsid w:val="0099372C"/>
    <w:rsid w:val="009E4BB1"/>
    <w:rsid w:val="009F27F7"/>
    <w:rsid w:val="00AA5DBE"/>
    <w:rsid w:val="00AB0A2E"/>
    <w:rsid w:val="00AC01B2"/>
    <w:rsid w:val="00B31B57"/>
    <w:rsid w:val="00C37439"/>
    <w:rsid w:val="00C466EC"/>
    <w:rsid w:val="00CB33E3"/>
    <w:rsid w:val="00CC7A28"/>
    <w:rsid w:val="00CE4251"/>
    <w:rsid w:val="00CF0687"/>
    <w:rsid w:val="00D913C2"/>
    <w:rsid w:val="00DD2E34"/>
    <w:rsid w:val="00DF627C"/>
    <w:rsid w:val="00E52C9B"/>
    <w:rsid w:val="00ED23A5"/>
    <w:rsid w:val="00F601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BE" w:eastAsia="nl-B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8327F3703A8341399A30311021E9DD40">
    <w:name w:val="8327F3703A8341399A30311021E9DD40"/>
  </w:style>
  <w:style w:type="character" w:styleId="Tekstvantijdelijkeaanduiding">
    <w:name w:val="Placeholder Text"/>
    <w:basedOn w:val="Standaardalinea-lettertype"/>
    <w:uiPriority w:val="99"/>
    <w:semiHidden/>
    <w:rsid w:val="00AB0A2E"/>
    <w:rPr>
      <w:color w:val="808080"/>
    </w:rPr>
  </w:style>
  <w:style w:type="paragraph" w:customStyle="1" w:styleId="63670C06ABA8482F9BA5910247221311">
    <w:name w:val="63670C06ABA8482F9BA5910247221311"/>
  </w:style>
  <w:style w:type="paragraph" w:customStyle="1" w:styleId="0F0BCAA7B3E94E0095F637E1F42517F8">
    <w:name w:val="0F0BCAA7B3E94E0095F637E1F42517F8"/>
  </w:style>
  <w:style w:type="paragraph" w:customStyle="1" w:styleId="56085CF6E0F341AB9306436C0D5B09A8">
    <w:name w:val="56085CF6E0F341AB9306436C0D5B09A8"/>
    <w:rsid w:val="008B0D8C"/>
  </w:style>
  <w:style w:type="paragraph" w:customStyle="1" w:styleId="3CF38671455E433C8E4D4BE457F1E8F7">
    <w:name w:val="3CF38671455E433C8E4D4BE457F1E8F7"/>
    <w:rsid w:val="008B0D8C"/>
  </w:style>
  <w:style w:type="paragraph" w:customStyle="1" w:styleId="4BF116C7129243A8A4FCAAE64ADA9A95">
    <w:name w:val="4BF116C7129243A8A4FCAAE64ADA9A95"/>
    <w:rsid w:val="008B0D8C"/>
  </w:style>
  <w:style w:type="paragraph" w:customStyle="1" w:styleId="24241EA2366948838513FAE6A34E05C7">
    <w:name w:val="24241EA2366948838513FAE6A34E05C7"/>
    <w:rsid w:val="00350D5B"/>
  </w:style>
  <w:style w:type="paragraph" w:customStyle="1" w:styleId="4998FB131DA7427A928709671CFD6674">
    <w:name w:val="4998FB131DA7427A928709671CFD6674"/>
    <w:rsid w:val="00D913C2"/>
  </w:style>
  <w:style w:type="paragraph" w:customStyle="1" w:styleId="862E3B3E96C04FB8A115D74D4E075D55">
    <w:name w:val="862E3B3E96C04FB8A115D74D4E075D55"/>
    <w:rsid w:val="00D913C2"/>
  </w:style>
  <w:style w:type="paragraph" w:customStyle="1" w:styleId="7E7678E031D0442E951B94DBE909AF10">
    <w:name w:val="7E7678E031D0442E951B94DBE909AF10"/>
    <w:rsid w:val="00D913C2"/>
  </w:style>
  <w:style w:type="paragraph" w:customStyle="1" w:styleId="07B3E1703BE74994A269E184A6546217">
    <w:name w:val="07B3E1703BE74994A269E184A6546217"/>
    <w:rsid w:val="002469D7"/>
  </w:style>
  <w:style w:type="paragraph" w:customStyle="1" w:styleId="470C3BCEF9A6495EA70CF83C3D4A9353">
    <w:name w:val="470C3BCEF9A6495EA70CF83C3D4A9353"/>
    <w:rsid w:val="002469D7"/>
  </w:style>
  <w:style w:type="paragraph" w:customStyle="1" w:styleId="CCFE40C0959F47B7B2DEFC9D599E782B">
    <w:name w:val="CCFE40C0959F47B7B2DEFC9D599E782B"/>
    <w:rsid w:val="002469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Zap</b:Tag>
    <b:SourceType>InternetSite</b:SourceType>
    <b:Guid>{5CD3CECD-00C1-47DA-81CC-6AD897BBA7A9}</b:Guid>
    <b:Title>Info over Zappware NV</b:Title>
    <b:URL>https://zappware.com/</b:URL>
    <b:Author>
      <b:Author>
        <b:Corporate>Zappware NV</b:Corporate>
      </b:Author>
    </b:Author>
    <b:RefOrder>1</b:RefOrder>
  </b:Source>
  <b:Source>
    <b:Tag>Qts18</b:Tag>
    <b:SourceType>InternetSite</b:SourceType>
    <b:Guid>{1378DF13-0894-42F7-9EFF-9544FACC9F86}</b:Guid>
    <b:Title>Qt (software)</b:Title>
    <b:YearAccessed>2018</b:YearAccessed>
    <b:MonthAccessed>Maart</b:MonthAccessed>
    <b:URL>https://en.wikipedia.org/wiki/Qt_(software)</b:URL>
    <b:RefOrder>2</b:RefOrder>
  </b:Source>
  <b:Source>
    <b:Tag>Dig18</b:Tag>
    <b:SourceType>InternetSite</b:SourceType>
    <b:Guid>{4768D783-85C6-4D81-B7DA-D8A44095E0B2}</b:Guid>
    <b:Author>
      <b:Author>
        <b:Corporate>Digia </b:Corporate>
      </b:Author>
    </b:Author>
    <b:Title>Digia and Qt have demerged into two companies – Digia’s new strategy’s main themes revealed</b:Title>
    <b:YearAccessed>2018</b:YearAccessed>
    <b:MonthAccessed>Maart</b:MonthAccessed>
    <b:URL>http://digia.com/en/actual/news/2016/digia-and-qt-have-demerged-into-two-companies--digias-new-strategys-main-themes-revealed/</b:URL>
    <b:RefOrder>3</b:RefOrder>
  </b:Source>
  <b:Source>
    <b:Tag>Jas06</b:Tag>
    <b:SourceType>Book</b:SourceType>
    <b:Guid>{2B79D087-9C8C-4669-A89D-2990E9688F34}</b:Guid>
    <b:Title>C++ GUI Programming with Qt 4</b:Title>
    <b:Year>2006</b:Year>
    <b:Author>
      <b:Author>
        <b:NameList>
          <b:Person>
            <b:Last>Jasmin Blanchette</b:Last>
            <b:First>Mark</b:First>
            <b:Middle>Summerfield</b:Middle>
          </b:Person>
        </b:NameList>
      </b:Author>
    </b:Author>
    <b:Publisher>Trolltech Press</b:Publisher>
    <b:RefOrder>42</b:RefOrder>
  </b:Source>
  <b:Source>
    <b:Tag>Ope18</b:Tag>
    <b:SourceType>InternetSite</b:SourceType>
    <b:Guid>{0CC95A7F-1663-49C9-B480-963169AD6F3E}</b:Guid>
    <b:Title>OpenGL</b:Title>
    <b:YearAccessed>2018</b:YearAccessed>
    <b:MonthAccessed>Maart</b:MonthAccessed>
    <b:URL>https://en.wikipedia.org/wiki/OpenGL</b:URL>
    <b:RefOrder>6</b:RefOrder>
  </b:Source>
  <b:Source>
    <b:Tag>GLU18</b:Tag>
    <b:SourceType>InternetSite</b:SourceType>
    <b:Guid>{2BCA76DC-FE63-4F64-8B88-A331888A49CA}</b:Guid>
    <b:Title>GLUT - The OpenGL Utility Toolkit</b:Title>
    <b:YearAccessed>2018</b:YearAccessed>
    <b:MonthAccessed>Maart</b:MonthAccessed>
    <b:URL>https://www.opengl.org/resources/libraries/glut/</b:URL>
    <b:RefOrder>7</b:RefOrder>
  </b:Source>
  <b:Source>
    <b:Tag>Bri18</b:Tag>
    <b:SourceType>InternetSite</b:SourceType>
    <b:Guid>{B7DFF5E2-02EF-4481-8A29-D0B7D031E430}</b:Guid>
    <b:Author>
      <b:Author>
        <b:NameList>
          <b:Person>
            <b:Last>Daniels</b:Last>
            <b:First>Britney</b:First>
            <b:Middle>Cameron</b:Middle>
          </b:Person>
        </b:NameList>
      </b:Author>
    </b:Author>
    <b:Title>QT – Introduction C++ GUI Programming with Qt 4</b:Title>
    <b:YearAccessed>2018</b:YearAccessed>
    <b:MonthAccessed>Maart</b:MonthAccessed>
    <b:URL>http://slideplayer.com/slide/7747920/</b:URL>
    <b:RefOrder>43</b:RefOrder>
  </b:Source>
  <b:Source>
    <b:Tag>Nee18</b:Tag>
    <b:SourceType>InternetSite</b:SourceType>
    <b:Guid>{0BE767B3-8845-4631-8BE6-968B5B244DF8}</b:Guid>
    <b:Author>
      <b:Author>
        <b:NameList>
          <b:Person>
            <b:Last>Mehrotra</b:Last>
            <b:First>Neetesh</b:First>
          </b:Person>
        </b:NameList>
      </b:Author>
    </b:Author>
    <b:Title>Qt: What’s best about the cross-platform development toolkit</b:Title>
    <b:YearAccessed>2018</b:YearAccessed>
    <b:MonthAccessed>Maart</b:MonthAccessed>
    <b:URL>http://opensourceforu.com/2017/06/qt-cross-platform-development-toolkit/</b:URL>
    <b:RefOrder>4</b:RefOrder>
  </b:Source>
  <b:Source>
    <b:Tag>Bas18</b:Tag>
    <b:SourceType>InternetSite</b:SourceType>
    <b:Guid>{382F9814-807D-406D-AD47-10A811FF9DF5}</b:Guid>
    <b:Author>
      <b:Author>
        <b:NameList>
          <b:Person>
            <b:Last>Starynkevitch</b:Last>
            <b:First>Basile</b:First>
          </b:Person>
        </b:NameList>
      </b:Author>
    </b:Author>
    <b:Title>How is QT cross-platform</b:Title>
    <b:YearAccessed>2018</b:YearAccessed>
    <b:MonthAccessed>Maart</b:MonthAccessed>
    <b:URL>https://www.quora.com/How-is-QT-cross-platform</b:URL>
    <b:RefOrder>5</b:RefOrder>
  </b:Source>
  <b:Source>
    <b:Tag>Qt18</b:Tag>
    <b:SourceType>InternetSite</b:SourceType>
    <b:Guid>{3DC7EC5A-D665-4219-A38D-D375AD87854A}</b:Guid>
    <b:Author>
      <b:Author>
        <b:Corporate>Qt</b:Corporate>
      </b:Author>
    </b:Author>
    <b:Title>Signals &amp; slots</b:Title>
    <b:YearAccessed>2018</b:YearAccessed>
    <b:MonthAccessed>Maart</b:MonthAccessed>
    <b:URL>http://doc.qt.io/archives/qt-4.8/signalsandslots.html</b:URL>
    <b:RefOrder>8</b:RefOrder>
  </b:Source>
  <b:Source>
    <b:Tag>App18</b:Tag>
    <b:SourceType>InternetSite</b:SourceType>
    <b:Guid>{3406310C-E1E7-430E-9AED-93A6CC534D88}</b:Guid>
    <b:Title>Applications using Qt</b:Title>
    <b:YearAccessed>2018</b:YearAccessed>
    <b:MonthAccessed>Maart</b:MonthAccessed>
    <b:URL>https://en.wikipedia.org/wiki/Qt_(software)#Applications_using_Qt</b:URL>
    <b:RefOrder>9</b:RefOrder>
  </b:Source>
  <b:Source>
    <b:Tag>Rea18</b:Tag>
    <b:SourceType>InternetSite</b:SourceType>
    <b:Guid>{719408C1-DB9F-423B-918F-9F90F642E3DC}</b:Guid>
    <b:Title>React (JavaScript library)</b:Title>
    <b:YearAccessed>2018</b:YearAccessed>
    <b:MonthAccessed>Maart</b:MonthAccessed>
    <b:URL>https://en.wikipedia.org/wiki/React_(JavaScript_library)</b:URL>
    <b:RefOrder>10</b:RefOrder>
  </b:Source>
  <b:Source>
    <b:Tag>Eis16</b:Tag>
    <b:SourceType>Book</b:SourceType>
    <b:Guid>{D496533B-F35B-4C6E-A5AF-180D1C683FB2}</b:Guid>
    <b:Author>
      <b:Author>
        <b:NameList>
          <b:Person>
            <b:Last>Eisenman</b:Last>
            <b:First>Bonnie</b:First>
          </b:Person>
        </b:NameList>
      </b:Author>
    </b:Author>
    <b:Title>Learning React Native</b:Title>
    <b:Year>2016</b:Year>
    <b:Publisher>O'Reilly Media, Incc.</b:Publisher>
    <b:RefOrder>12</b:RefOrder>
  </b:Source>
  <b:Source>
    <b:Tag>Mar18</b:Tag>
    <b:SourceType>InternetSite</b:SourceType>
    <b:Guid>{CDD49EE8-9059-4057-B7E6-35FCC6A62F6D}</b:Guid>
    <b:Title>React Native: A year in review</b:Title>
    <b:Author>
      <b:Author>
        <b:NameList>
          <b:Person>
            <b:Last>Konicek</b:Last>
            <b:First>Martin</b:First>
          </b:Person>
        </b:NameList>
      </b:Author>
    </b:Author>
    <b:YearAccessed>2018</b:YearAccessed>
    <b:MonthAccessed>Maart</b:MonthAccessed>
    <b:URL>https://code.facebook.com/posts/597378980427792/react-native-a-year-in-review/</b:URL>
    <b:RefOrder>11</b:RefOrder>
  </b:Source>
  <b:Source>
    <b:Tag>Doc18</b:Tag>
    <b:SourceType>InternetSite</b:SourceType>
    <b:Guid>{6874F4A8-0935-43AE-9CBC-4D350EB2697E}</b:Guid>
    <b:Title>Document Object Model</b:Title>
    <b:YearAccessed>2018</b:YearAccessed>
    <b:MonthAccessed>Maart</b:MonthAccessed>
    <b:URL>https://en.wikipedia.org/wiki/Document_Object_Model</b:URL>
    <b:RefOrder>13</b:RefOrder>
  </b:Source>
  <b:Source>
    <b:Tag>Mic18</b:Tag>
    <b:SourceType>InternetSite</b:SourceType>
    <b:Guid>{9E1856C0-776F-45C0-8581-1AD3C4178CF2}</b:Guid>
    <b:Author>
      <b:Author>
        <b:NameList>
          <b:Person>
            <b:Last>Tilley</b:Last>
            <b:First>Michelle</b:First>
          </b:Person>
        </b:NameList>
      </b:Author>
    </b:Author>
    <b:Title>What is Flux?</b:Title>
    <b:YearAccessed>2018</b:YearAccessed>
    <b:MonthAccessed>Maart</b:MonthAccessed>
    <b:URL>http://fluxxor.com/what-is-flux.html</b:URL>
    <b:RefOrder>14</b:RefOrder>
  </b:Source>
  <b:Source>
    <b:Tag>Red18</b:Tag>
    <b:SourceType>InternetSite</b:SourceType>
    <b:Guid>{B7451216-9B53-44FB-9935-091741F2EEDA}</b:Guid>
    <b:Author>
      <b:Author>
        <b:Corporate>Redux</b:Corporate>
      </b:Author>
    </b:Author>
    <b:YearAccessed>2018</b:YearAccessed>
    <b:MonthAccessed>Maart</b:MonthAccessed>
    <b:URL>https://redux.js.org/introduction/prior-art</b:URL>
    <b:RefOrder>15</b:RefOrder>
  </b:Source>
  <b:Source>
    <b:Tag>Dan18</b:Tag>
    <b:SourceType>InternetSite</b:SourceType>
    <b:Guid>{1D606A4D-AE64-4A56-B7A0-250469983F92}</b:Guid>
    <b:Author>
      <b:Author>
        <b:NameList>
          <b:Person>
            <b:Last>Abramov</b:Last>
            <b:First>Dan</b:First>
          </b:Person>
        </b:NameList>
      </b:Author>
    </b:Author>
    <b:Title>Why use Redux over Facebook Flux?</b:Title>
    <b:YearAccessed>2018</b:YearAccessed>
    <b:MonthAccessed>Maart</b:MonthAccessed>
    <b:URL>https://stackoverflow.com/questions/32461229/why-use-redux-over-facebook-flux</b:URL>
    <b:RefOrder>16</b:RefOrder>
  </b:Source>
  <b:Source>
    <b:Tag>Rea181</b:Tag>
    <b:SourceType>InternetSite</b:SourceType>
    <b:Guid>{A77FDA8F-7DD5-415A-963C-0A8ED7C0BFD1}</b:Guid>
    <b:Author>
      <b:Author>
        <b:Corporate>React Native</b:Corporate>
      </b:Author>
    </b:Author>
    <b:Title>Who's using React Native?</b:Title>
    <b:YearAccessed>2018</b:YearAccessed>
    <b:MonthAccessed>Maart</b:MonthAccessed>
    <b:URL>http://facebook.github.io/react-native/showcase.html</b:URL>
    <b:RefOrder>17</b:RefOrder>
  </b:Source>
  <b:Source>
    <b:Tag>Xam18</b:Tag>
    <b:SourceType>InternetSite</b:SourceType>
    <b:Guid>{41917ED9-6620-49B6-8847-1082E4043991}</b:Guid>
    <b:Title>Xamarin</b:Title>
    <b:YearAccessed>2018</b:YearAccessed>
    <b:MonthAccessed>Maart</b:MonthAccessed>
    <b:URL>https://en.wikipedia.org/wiki/Xamarin</b:URL>
    <b:RefOrder>18</b:RefOrder>
  </b:Source>
  <b:Source>
    <b:Tag>Dan15</b:Tag>
    <b:SourceType>Book</b:SourceType>
    <b:Guid>{B7E11FB4-CE4B-4B37-8963-03586FE17D48}</b:Guid>
    <b:Title>Xamarin Mobile Application Development - Cross-platform C# and Xamarin.Forms Fundamentals</b:Title>
    <b:Year>2015</b:Year>
    <b:Author>
      <b:Author>
        <b:NameList>
          <b:Person>
            <b:Last>Hermes</b:Last>
            <b:First>Dan</b:First>
          </b:Person>
        </b:NameList>
      </b:Author>
    </b:Author>
    <b:Publisher>Apress</b:Publisher>
    <b:RefOrder>19</b:RefOrder>
  </b:Source>
  <b:Source>
    <b:Tag>Xam181</b:Tag>
    <b:SourceType>InternetSite</b:SourceType>
    <b:Guid>{CE639463-9BD8-41BD-91A1-25501280039E}</b:Guid>
    <b:Author>
      <b:Author>
        <b:Corporate>Xamarin</b:Corporate>
      </b:Author>
    </b:Author>
    <b:YearAccessed>2018</b:YearAccessed>
    <b:MonthAccessed>Maart</b:MonthAccessed>
    <b:URL>https://www.xamarin.com/customers</b:URL>
    <b:RefOrder>23</b:RefOrder>
  </b:Source>
  <b:Source>
    <b:Tag>Bri181</b:Tag>
    <b:SourceType>InternetSite</b:SourceType>
    <b:Guid>{88567318-949A-4E83-A26C-AA9EA071EE6B}</b:Guid>
    <b:Title>PhoneGap, Cordova, and what's in a name?</b:Title>
    <b:Author>
      <b:Author>
        <b:NameList>
          <b:Person>
            <b:Last>LeRoux</b:Last>
            <b:First>Brian</b:First>
          </b:Person>
        </b:NameList>
      </b:Author>
    </b:Author>
    <b:YearAccessed>2018</b:YearAccessed>
    <b:MonthAccessed>April</b:MonthAccessed>
    <b:URL>https://phonegap.com/blog/2012/03/19/phonegap-cordova-and-whate28099s-in-a-name/</b:URL>
    <b:RefOrder>25</b:RefOrder>
  </b:Source>
  <b:Source>
    <b:Tag>Apa181</b:Tag>
    <b:SourceType>InternetSite</b:SourceType>
    <b:Guid>{7D7DA5DA-CA60-47EF-97D2-EFA84F6A64D7}</b:Guid>
    <b:Author>
      <b:Author>
        <b:Corporate>Apache Cordova</b:Corporate>
      </b:Author>
    </b:Author>
    <b:Title>Overview Apache Cordova</b:Title>
    <b:YearAccessed>2018</b:YearAccessed>
    <b:MonthAccessed>April</b:MonthAccessed>
    <b:URL>https://cordova.apache.org/docs/en/latest/guide/overview/</b:URL>
    <b:RefOrder>28</b:RefOrder>
  </b:Source>
  <b:Source>
    <b:Tag>Wil15</b:Tag>
    <b:SourceType>Book</b:SourceType>
    <b:Guid>{C932C371-7E65-4FE1-8A72-F75F6CC88A32}</b:Guid>
    <b:Title>Beginning App Development with Parse and PhoneGap</b:Title>
    <b:Year>2015</b:Year>
    <b:Author>
      <b:Author>
        <b:NameList>
          <b:Person>
            <b:Last>Wilkins Fernandez</b:Last>
            <b:First>Stephan</b:First>
            <b:Middle>Alber</b:Middle>
          </b:Person>
        </b:NameList>
      </b:Author>
    </b:Author>
    <b:Publisher>Apress</b:Publisher>
    <b:RefOrder>26</b:RefOrder>
  </b:Source>
  <b:Source>
    <b:Tag>Mod18</b:Tag>
    <b:SourceType>InternetSite</b:SourceType>
    <b:Guid>{95E7C862-0501-4D6A-8184-8542331044DF}</b:Guid>
    <b:Title>Model-View-Viewmodel</b:Title>
    <b:YearAccessed>2018</b:YearAccessed>
    <b:MonthAccessed>April</b:MonthAccessed>
    <b:URL>https://en.wikipedia.org/wiki/Model%E2%80%93view%E2%80%93viewmodel</b:URL>
    <b:RefOrder>20</b:RefOrder>
  </b:Source>
  <b:Source>
    <b:Tag>Und18</b:Tag>
    <b:SourceType>InternetSite</b:SourceType>
    <b:Guid>{0FD21FAC-8D93-4C57-8E14-94C21349AB85}</b:Guid>
    <b:Title>Understanding MVC, MVP and MVVM Design Patterns</b:Title>
    <b:YearAccessed>2018</b:YearAccessed>
    <b:MonthAccessed>April</b:MonthAccessed>
    <b:URL>http://www.dotnettricks.com/learn/designpatterns/understanding-mvc-mvp-and-mvvm-design-patterns</b:URL>
    <b:RefOrder>21</b:RefOrder>
  </b:Source>
  <b:Source>
    <b:Tag>Mic181</b:Tag>
    <b:SourceType>InternetSite</b:SourceType>
    <b:Guid>{1C61D6C5-6986-449A-A03C-DF0A1974FFAF}</b:Guid>
    <b:Author>
      <b:Author>
        <b:Corporate>Microsoft</b:Corporate>
      </b:Author>
    </b:Author>
    <b:Title>MVVM</b:Title>
    <b:YearAccessed>2018</b:YearAccessed>
    <b:MonthAccessed>April</b:MonthAccessed>
    <b:URL>https://docs.microsoft.com/en-us/xamarin/xamarin-forms/enterprise-application-patterns/mvvm</b:URL>
    <b:RefOrder>22</b:RefOrder>
  </b:Source>
  <b:Source>
    <b:Tag>Mic182</b:Tag>
    <b:SourceType>InternetSite</b:SourceType>
    <b:Guid>{FC8AB46F-5524-4FA6-B1FB-0EAD60DF3497}</b:Guid>
    <b:Author>
      <b:Author>
        <b:Corporate>Microsoft</b:Corporate>
      </b:Author>
    </b:Author>
    <b:Title>The MVVM Pattern</b:Title>
    <b:YearAccessed>2018</b:YearAccessed>
    <b:MonthAccessed>April</b:MonthAccessed>
    <b:URL>https://msdn.microsoft.com/en-us/library/hh848246.aspx</b:URL>
    <b:RefOrder>44</b:RefOrder>
  </b:Source>
  <b:Source>
    <b:Tag>Ope181</b:Tag>
    <b:SourceType>InternetSite</b:SourceType>
    <b:Guid>{ECDA8B91-72B5-451E-9183-F1E5C3144A11}</b:Guid>
    <b:Title>Open Source</b:Title>
    <b:ProductionCompany>Sauce Labs</b:ProductionCompany>
    <b:YearAccessed>2018</b:YearAccessed>
    <b:MonthAccessed>Mei</b:MonthAccessed>
    <b:URL>https://saucelabs.com/open-source</b:URL>
    <b:RefOrder>40</b:RefOrder>
  </b:Source>
  <b:Source>
    <b:Tag>18Ap000</b:Tag>
    <b:SourceType>InternetSite</b:SourceType>
    <b:Guid>{24585440-11FE-47AE-BCCD-F14826FF82BB}</b:Guid>
    <b:YearAccessed>2018</b:YearAccessed>
    <b:MonthAccessed>April</b:MonthAccessed>
    <b:URL>https://blog.xamarin.com/xamarin-for-all/</b:URL>
    <b:RefOrder>35</b:RefOrder>
  </b:Source>
  <b:Source>
    <b:Tag>Apa180</b:Tag>
    <b:SourceType>InternetSite</b:SourceType>
    <b:Guid>{47E22AF7-83D6-44D5-9207-6E7D42C4145B}</b:Guid>
    <b:Title>Apache Cordova</b:Title>
    <b:YearAccessed>2018</b:YearAccessed>
    <b:MonthAccessed>Mei</b:MonthAccessed>
    <b:URL>https://cordova.apache.org/</b:URL>
    <b:RefOrder>30</b:RefOrder>
  </b:Source>
  <b:Source>
    <b:Tag>App180</b:Tag>
    <b:SourceType>InternetSite</b:SourceType>
    <b:Guid>{ABC0CB13-8401-4C0F-964B-D846EBCB3AC1}</b:Guid>
    <b:Title>Apps PhoneGap</b:Title>
    <b:YearAccessed>2018</b:YearAccessed>
    <b:MonthAccessed>Mei</b:MonthAccessed>
    <b:URL>https://phonegap.com/app/</b:URL>
    <b:RefOrder>32</b:RefOrder>
  </b:Source>
  <b:Source>
    <b:Tag>Gui18</b:Tag>
    <b:SourceType>InternetSite</b:SourceType>
    <b:Guid>{5569C99D-2E7A-4910-BD93-2BA19180132D}</b:Guid>
    <b:Title>Guide Install Apache Cordova</b:Title>
    <b:YearAccessed>2018</b:YearAccessed>
    <b:MonthAccessed>April</b:MonthAccessed>
    <b:URL>https://cordova.apache.org/docs/en/latest/guide/cli/index.html</b:URL>
    <b:RefOrder>29</b:RefOrder>
  </b:Source>
  <b:Source>
    <b:Tag>Lic182</b:Tag>
    <b:SourceType>InternetSite</b:SourceType>
    <b:Guid>{E44D0888-FE15-4F30-B787-237F69867C9C}</b:Guid>
    <b:Title>License Apache Cordova</b:Title>
    <b:YearAccessed>2018</b:YearAccessed>
    <b:MonthAccessed>April</b:MonthAccessed>
    <b:URL>https://github.com/apache/cordova-android/blob/master/LICENSE</b:URL>
    <b:RefOrder>39</b:RefOrder>
  </b:Source>
  <b:Source>
    <b:Tag>Lic18</b:Tag>
    <b:SourceType>InternetSite</b:SourceType>
    <b:Guid>{54FF1AC5-BF4A-4B2A-ABCF-016F272CC736}</b:Guid>
    <b:Title>License React Native</b:Title>
    <b:YearAccessed>2018</b:YearAccessed>
    <b:MonthAccessed>April</b:MonthAccessed>
    <b:URL>https://github.com/facebook/react-native/blob/master/LICENSE</b:URL>
    <b:RefOrder>34</b:RefOrder>
  </b:Source>
  <b:Source>
    <b:Tag>Lic181</b:Tag>
    <b:SourceType>InternetSite</b:SourceType>
    <b:Guid>{4B08BCEA-AF89-453A-AF25-5BAEB41C7B6E}</b:Guid>
    <b:Title>Licensing comparison Qt</b:Title>
    <b:YearAccessed>2018</b:YearAccessed>
    <b:MonthAccessed>April</b:MonthAccessed>
    <b:URL>https://www1.qt.io/licensing-comparison/</b:URL>
    <b:RefOrder>38</b:RefOrder>
  </b:Source>
  <b:Source>
    <b:Tag>Ope180</b:Tag>
    <b:SourceType>InternetSite</b:SourceType>
    <b:Guid>{4B17BE0B-5224-4952-ACCB-210F2DF99331}</b:Guid>
    <b:Title>Open source licenseQt</b:Title>
    <b:YearAccessed>2018</b:YearAccessed>
    <b:MonthAccessed>April</b:MonthAccessed>
    <b:URL>http://doc.qt.io/qt-5/opensourcelicense.html</b:URL>
    <b:RefOrder>37</b:RefOrder>
  </b:Source>
  <b:Source>
    <b:Tag>Pri18</b:Tag>
    <b:SourceType>InternetSite</b:SourceType>
    <b:Guid>{38B9E825-560F-48E8-855D-F5469A925C2B}</b:Guid>
    <b:Title>Pricing Visual Studio Licenses</b:Title>
    <b:YearAccessed>2018</b:YearAccessed>
    <b:MonthAccessed>April</b:MonthAccessed>
    <b:URL>https://www.visualstudio.com/vs/pricing/</b:URL>
    <b:RefOrder>36</b:RefOrder>
  </b:Source>
  <b:Source>
    <b:Tag>Top18</b:Tag>
    <b:SourceType>InternetSite</b:SourceType>
    <b:Guid>{EC2FF7BC-CCB8-4511-8E1D-1833B2A7F5CF}</b:Guid>
    <b:Title>Top application made with Ionic</b:Title>
    <b:YearAccessed>2018</b:YearAccessed>
    <b:MonthAccessed>Mei</b:MonthAccessed>
    <b:URL>http://showcase.ionicframework.com/apps/top</b:URL>
    <b:RefOrder>33</b:RefOrder>
  </b:Source>
  <b:Source>
    <b:Tag>FuC</b:Tag>
    <b:SourceType>Book</b:SourceType>
    <b:Guid>{5118502E-D067-4F57-9D26-A241AC64331A}</b:Guid>
    <b:Title>Build Mobile Apps with Ionic 2 and Firebase</b:Title>
    <b:Author>
      <b:Author>
        <b:NameList>
          <b:Person>
            <b:Last>Cheng</b:Last>
            <b:First>Fu</b:First>
          </b:Person>
        </b:NameList>
      </b:Author>
    </b:Author>
    <b:RefOrder>27</b:RefOrder>
  </b:Source>
  <b:Source>
    <b:Tag>Apa18</b:Tag>
    <b:SourceType>InternetSite</b:SourceType>
    <b:Guid>{3B897A2C-0923-40E9-803E-7DB2DD7E101F}</b:Guid>
    <b:Title>Apache Cordova </b:Title>
    <b:YearAccessed>2018</b:YearAccessed>
    <b:MonthAccessed>April</b:MonthAccessed>
    <b:URL>https://en.wikipedia.org/wiki/Apache_Cordova</b:URL>
    <b:RefOrder>24</b:RefOrder>
  </b:Source>
  <b:Source>
    <b:Tag>Wha18</b:Tag>
    <b:SourceType>InternetSite</b:SourceType>
    <b:Guid>{4B7A52C0-F8C3-4A49-BAD5-EF2D5504B1DA}</b:Guid>
    <b:Title>What is a webview</b:Title>
    <b:YearAccessed>2018</b:YearAccessed>
    <b:MonthAccessed>April</b:MonthAccessed>
    <b:URL>https://developer.telerik.com/featured/what-is-a-webview/</b:URL>
    <b:RefOrder>31</b:RefOrder>
  </b:Source>
  <b:Source>
    <b:Tag>iOS18</b:Tag>
    <b:SourceType>InternetSite</b:SourceType>
    <b:Guid>{9A6F29C7-DACA-4D06-9FF8-4F5FB84E3D56}</b:Guid>
    <b:Title>iOS is twice as memory-efficient as Android. Here’s why.</b:Title>
    <b:YearAccessed>2018</b:YearAccessed>
    <b:MonthAccessed>Mei</b:MonthAccessed>
    <b:URL>https://www.cultofmac.com/303223/ios-twice-memory-efficient-android-heres/</b:URL>
    <b:RefOrder>41</b:RefOrder>
  </b:Source>
</b:Sources>
</file>

<file path=customXml/itemProps1.xml><?xml version="1.0" encoding="utf-8"?>
<ds:datastoreItem xmlns:ds="http://schemas.openxmlformats.org/officeDocument/2006/customXml" ds:itemID="{0DEF6082-B0AA-4ECD-9E5B-C46816E34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2718</TotalTime>
  <Pages>63</Pages>
  <Words>14987</Words>
  <Characters>82434</Characters>
  <Application>Microsoft Office Word</Application>
  <DocSecurity>0</DocSecurity>
  <Lines>686</Lines>
  <Paragraphs>194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Lennert Van Looveren</dc:creator>
  <cp:keywords/>
  <dc:description/>
  <cp:lastModifiedBy>lennert van looveren</cp:lastModifiedBy>
  <cp:revision>68</cp:revision>
  <cp:lastPrinted>2018-04-27T08:07:00Z</cp:lastPrinted>
  <dcterms:created xsi:type="dcterms:W3CDTF">2018-05-19T00:19:00Z</dcterms:created>
  <dcterms:modified xsi:type="dcterms:W3CDTF">2018-05-20T21:41:00Z</dcterms:modified>
</cp:coreProperties>
</file>