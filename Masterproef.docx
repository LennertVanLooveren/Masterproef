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343FD5"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930391" w:rsidRPr="003D78FF" w:rsidRDefault="00930391" w:rsidP="003D78FF">
                                    <w:pPr>
                                      <w:pStyle w:val="CoverKoptekst"/>
                                      <w:spacing w:after="0"/>
                                    </w:pPr>
                                    <w:r w:rsidRPr="003D78FF">
                                      <w:t xml:space="preserve">faculteit industriËle </w:t>
                                    </w:r>
                                  </w:p>
                                  <w:p w14:paraId="0D316A71" w14:textId="77777777" w:rsidR="00930391" w:rsidRPr="003D78FF" w:rsidRDefault="00930391" w:rsidP="003D78FF">
                                    <w:pPr>
                                      <w:pStyle w:val="CoverKoptekst"/>
                                      <w:spacing w:after="0"/>
                                    </w:pPr>
                                    <w:r w:rsidRPr="003D78FF">
                                      <w:t>ingenieurswetenschappen</w:t>
                                    </w:r>
                                  </w:p>
                                  <w:p w14:paraId="3BCD36CF" w14:textId="77777777" w:rsidR="00930391" w:rsidRPr="003D78FF" w:rsidRDefault="00930391"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930391" w:rsidRPr="003D78FF" w:rsidRDefault="00930391" w:rsidP="003D78FF">
                              <w:pPr>
                                <w:pStyle w:val="CoverKoptekst"/>
                                <w:spacing w:after="0"/>
                              </w:pPr>
                              <w:r w:rsidRPr="003D78FF">
                                <w:t xml:space="preserve">faculteit industriËle </w:t>
                              </w:r>
                            </w:p>
                            <w:p w14:paraId="0D316A71" w14:textId="77777777" w:rsidR="00930391" w:rsidRPr="003D78FF" w:rsidRDefault="00930391" w:rsidP="003D78FF">
                              <w:pPr>
                                <w:pStyle w:val="CoverKoptekst"/>
                                <w:spacing w:after="0"/>
                              </w:pPr>
                              <w:r w:rsidRPr="003D78FF">
                                <w:t>ingenieurswetenschappen</w:t>
                              </w:r>
                            </w:p>
                            <w:p w14:paraId="3BCD36CF" w14:textId="77777777" w:rsidR="00930391" w:rsidRPr="003D78FF" w:rsidRDefault="00930391"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Pr>
                  <w:color w:val="278E74"/>
                  <w:sz w:val="60"/>
                  <w:szCs w:val="60"/>
                </w:rPr>
                <w:t>App</w:t>
              </w:r>
              <w:r w:rsidR="006246CC">
                <w:rPr>
                  <w:color w:val="278E74"/>
                  <w:sz w:val="60"/>
                  <w:szCs w:val="60"/>
                </w:rPr>
                <w:t>licatie</w:t>
              </w:r>
              <w:r w:rsidR="00201610">
                <w:rPr>
                  <w:color w:val="278E74"/>
                  <w:sz w:val="60"/>
                  <w:szCs w:val="60"/>
                </w:rPr>
                <w:t>ontwikkeling in cross-platform en platform-specifieke frameworks</w:t>
              </w:r>
            </w:sdtContent>
          </w:sdt>
        </w:sdtContent>
      </w:sdt>
    </w:p>
    <w:p w14:paraId="24344426" w14:textId="249EAF64" w:rsidR="00F01E7D" w:rsidRDefault="00343FD5"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533DEF">
        <w:rPr>
          <w:noProof/>
          <w:lang w:eastAsia="en-GB"/>
          <w:rPrChange w:id="0" w:author="Fien Van Bael" w:date="2018-04-11T14:42:00Z">
            <w:rPr>
              <w:noProof/>
              <w:lang w:val="en-GB" w:eastAsia="en-GB"/>
            </w:rPr>
          </w:rPrChange>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930391" w:rsidRPr="00AC5CEB" w:rsidRDefault="00930391"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930391" w:rsidRPr="00AC5CEB" w:rsidRDefault="00930391"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930391" w:rsidRDefault="00930391" w:rsidP="003601DE">
                                <w:pPr>
                                  <w:pStyle w:val="CoverAuteur"/>
                                </w:pPr>
                                <w:r>
                                  <w:t>Lennert VAN LOOVEREN</w:t>
                                </w:r>
                              </w:p>
                            </w:sdtContent>
                          </w:sdt>
                          <w:p w14:paraId="7D53AF27" w14:textId="77777777" w:rsidR="00930391" w:rsidRDefault="00930391"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930391" w:rsidRDefault="00930391" w:rsidP="003601DE">
                          <w:pPr>
                            <w:pStyle w:val="CoverAuteur"/>
                          </w:pPr>
                          <w:r>
                            <w:t>Lennert VAN LOOVEREN</w:t>
                          </w:r>
                        </w:p>
                      </w:sdtContent>
                    </w:sdt>
                    <w:p w14:paraId="7D53AF27" w14:textId="77777777" w:rsidR="00930391" w:rsidRDefault="00930391"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930391" w:rsidRDefault="00930391" w:rsidP="003601DE">
                                <w:pPr>
                                  <w:pStyle w:val="CoverSubtekst"/>
                                  <w:spacing w:before="120"/>
                                  <w:jc w:val="left"/>
                                </w:pPr>
                                <w:r>
                                  <w:t>Promotor: Dr. Ing. Peter Karsmakers</w:t>
                                </w:r>
                              </w:p>
                              <w:p w14:paraId="655D8BDE" w14:textId="77777777" w:rsidR="00930391" w:rsidRPr="00C93379" w:rsidRDefault="00930391" w:rsidP="003601DE">
                                <w:pPr>
                                  <w:pStyle w:val="CoverSubtekst"/>
                                  <w:spacing w:before="240"/>
                                  <w:jc w:val="left"/>
                                </w:pPr>
                                <w:r>
                                  <w:t>Co-promotoren: Koen Swings,</w:t>
                                </w:r>
                                <w:r>
                                  <w:br/>
                                  <w:t>Bram Schrijvers</w:t>
                                </w:r>
                              </w:p>
                            </w:sdtContent>
                          </w:sdt>
                          <w:p w14:paraId="50CBA07C" w14:textId="77777777" w:rsidR="00930391" w:rsidRPr="00C93379" w:rsidRDefault="00930391"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930391" w:rsidRDefault="00930391" w:rsidP="003601DE">
                          <w:pPr>
                            <w:pStyle w:val="CoverSubtekst"/>
                            <w:spacing w:before="120"/>
                            <w:jc w:val="left"/>
                          </w:pPr>
                          <w:r>
                            <w:t>Promotor: Dr. Ing. Peter Karsmakers</w:t>
                          </w:r>
                        </w:p>
                        <w:p w14:paraId="655D8BDE" w14:textId="77777777" w:rsidR="00930391" w:rsidRPr="00C93379" w:rsidRDefault="00930391" w:rsidP="003601DE">
                          <w:pPr>
                            <w:pStyle w:val="CoverSubtekst"/>
                            <w:spacing w:before="240"/>
                            <w:jc w:val="left"/>
                          </w:pPr>
                          <w:r>
                            <w:t>Co-promotoren: Koen Swings,</w:t>
                          </w:r>
                          <w:r>
                            <w:br/>
                            <w:t>Bram Schrijvers</w:t>
                          </w:r>
                        </w:p>
                      </w:sdtContent>
                    </w:sdt>
                    <w:p w14:paraId="50CBA07C" w14:textId="77777777" w:rsidR="00930391" w:rsidRPr="00C93379" w:rsidRDefault="00930391"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930391" w:rsidRPr="0096737D" w:rsidRDefault="00930391"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930391" w:rsidRPr="0096737D" w:rsidRDefault="00930391"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2" w:name="_Toc476121729"/>
      <w:bookmarkStart w:id="3" w:name="_Toc514279429"/>
      <w:r w:rsidRPr="006A0C7E">
        <w:lastRenderedPageBreak/>
        <w:t>Voorwoord</w:t>
      </w:r>
      <w:bookmarkEnd w:id="2"/>
      <w:bookmarkEnd w:id="3"/>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7B2B9FA5" w:rsidR="007420BD" w:rsidRDefault="003601DE" w:rsidP="00AA1B12">
      <w:r>
        <w:t>Ik heb deze masterproef kunnen verwezenlijken dankzij mijn ouders, via hun morele en financiële steun</w:t>
      </w:r>
      <w:r w:rsidR="007420BD">
        <w:t xml:space="preserve"> gedurende mijne hele studieperiode</w:t>
      </w:r>
      <w:r>
        <w:t xml:space="preserve">. Alsook door mijn promotoren die mij gedurende de hele weg </w:t>
      </w:r>
      <w:r w:rsidR="00085358">
        <w:t>begeleid</w:t>
      </w:r>
      <w:r>
        <w:t xml:space="preserve"> hebben</w:t>
      </w:r>
      <w:r w:rsidR="007420BD">
        <w:t xml:space="preserve"> en de collega’s bij Zappware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4C88CC72" w:rsidR="00B47AB8" w:rsidRDefault="00E21929" w:rsidP="004203C0">
      <w:pPr>
        <w:pStyle w:val="Kop1zondernummering"/>
      </w:pPr>
      <w:bookmarkStart w:id="5" w:name="_Toc514279430"/>
      <w:r>
        <w:lastRenderedPageBreak/>
        <w:t>Samenvatting</w:t>
      </w:r>
      <w:r w:rsidR="00D8337D">
        <w:t xml:space="preserve"> (max: 3500</w:t>
      </w:r>
      <w:r w:rsidR="00806ED7">
        <w:t xml:space="preserve"> tekens</w:t>
      </w:r>
      <w:r w:rsidR="00D8337D">
        <w:t>)</w:t>
      </w:r>
      <w:bookmarkEnd w:id="5"/>
    </w:p>
    <w:p w14:paraId="22637647" w14:textId="61CEC9EF" w:rsidR="00F01E7D" w:rsidRDefault="00D8337D" w:rsidP="0014729A">
      <w:pPr>
        <w:jc w:val="left"/>
        <w:sectPr w:rsidR="00F01E7D" w:rsidSect="00F01E7D">
          <w:pgSz w:w="11906" w:h="16838"/>
          <w:pgMar w:top="1418" w:right="1418" w:bottom="1418" w:left="1418" w:header="709" w:footer="709" w:gutter="0"/>
          <w:pgNumType w:fmt="lowerRoman"/>
          <w:cols w:space="708"/>
          <w:docGrid w:linePitch="360"/>
        </w:sectPr>
      </w:pPr>
      <w:r>
        <w:t xml:space="preserve">Mobiele applicaties kunnen tegenwoordig op verschillende manieren gecreëerd worden. De meest natuurlijke manier om dit te verwezenlijken is om de iOS app </w:t>
      </w:r>
      <w:r w:rsidR="00A5471E">
        <w:t xml:space="preserve">via XCode </w:t>
      </w:r>
      <w:r>
        <w:t xml:space="preserve">in Swift te schrijven op een </w:t>
      </w:r>
      <w:r w:rsidR="00085358">
        <w:t xml:space="preserve">MAC, </w:t>
      </w:r>
      <w:r w:rsidR="00A5471E">
        <w:t xml:space="preserve">en de </w:t>
      </w:r>
      <w:r w:rsidR="00085358">
        <w:t>Androidapplicatie via</w:t>
      </w:r>
      <w:r w:rsidR="00A5471E">
        <w:t xml:space="preserve"> Android Studio in bv. Java of Kotlin te ontwikkelen. Dit betekent wel dat er voor één app twee volledige </w:t>
      </w:r>
      <w:r w:rsidR="00085358">
        <w:t>projecten</w:t>
      </w:r>
      <w:r w:rsidR="00A5471E">
        <w:t xml:space="preserve"> moeten uitgeschreven worden.  Deze masterproef bekijkt of dit vermeden kan worden via een cross-platform framework die één bepaalde geschreven taal omzet naar een bruikbare versie voor zowel op Android als iOS. Hiervoor zijn er twee applicaties geschreven die als doel hebben </w:t>
      </w:r>
      <w:r w:rsidR="00085358">
        <w:t>om juist</w:t>
      </w:r>
      <w:r w:rsidR="00A5471E">
        <w:t xml:space="preserve"> dezelfde app voor te stellen als degene die Zappware ontwikkeld heeft in de twee native platformen. </w:t>
      </w:r>
      <w:r w:rsidR="00AD7766">
        <w:t xml:space="preserve"> De cross-platform frameworks die werden bekeken zijn: Qt, React Native, Xamarin en Apache Cordova. Deze werden eerst theoretisch tegen elkaar opgewogen met parameters: open-</w:t>
      </w:r>
      <w:r w:rsidR="00085358">
        <w:t>source, programmeertaal en de manier waarop het zijn UI rendert. Hierbij kwam</w:t>
      </w:r>
      <w:r w:rsidR="00AD7766">
        <w:t xml:space="preserve"> React Native als meest optimale uit de bus, met Xamarin op de 2</w:t>
      </w:r>
      <w:r w:rsidR="00AD7766" w:rsidRPr="00AD7766">
        <w:rPr>
          <w:vertAlign w:val="superscript"/>
        </w:rPr>
        <w:t>de</w:t>
      </w:r>
      <w:r w:rsidR="00AD7766">
        <w:t xml:space="preserve"> plaats. Hierdoor werden deze twee frameworks verkozen om effectief de applicatie op te gaan bouwen. Deze werden dan uitgerold op Android en iOS, werd het proces beschreven en de eerste conclusies getrokken. Dat namelijk React Native een meer praktische implementatie aanbiedt</w:t>
      </w:r>
      <w:r w:rsidR="00806ED7">
        <w:t xml:space="preserve">, zijn geheugenverbruik slimmer kan inplannen en een snellere </w:t>
      </w:r>
      <w:r w:rsidR="00085358">
        <w:t>applicatie resulteert</w:t>
      </w:r>
      <w:r w:rsidR="00806ED7">
        <w:t xml:space="preserve">. Hierbij zijn enkele dingen genuanceerder dan </w:t>
      </w:r>
      <w:r w:rsidR="00085358">
        <w:t>dat deze</w:t>
      </w:r>
      <w:r w:rsidR="00806ED7">
        <w:t xml:space="preserve"> zwart-witte cijfers voorstellen,</w:t>
      </w:r>
      <w:r w:rsidR="00085358">
        <w:t xml:space="preserve"> maar de algemene cons</w:t>
      </w:r>
      <w:r w:rsidR="00806ED7">
        <w:t>ensus weegt</w:t>
      </w:r>
      <w:r w:rsidR="00085358">
        <w:t xml:space="preserve"> toch eerder naar React Native als meest betrouwbaar en flexibel framework.</w:t>
      </w:r>
    </w:p>
    <w:p w14:paraId="5CBD4C1F" w14:textId="77777777" w:rsidR="00F01E7D" w:rsidRDefault="00F01E7D" w:rsidP="00E73A60"/>
    <w:p w14:paraId="651E224B" w14:textId="77777777" w:rsidR="00E21929" w:rsidRDefault="00E21929" w:rsidP="002C18A6">
      <w:pPr>
        <w:pStyle w:val="Kop1zondernummering"/>
      </w:pPr>
      <w:bookmarkStart w:id="6" w:name="_Toc514279431"/>
      <w:r w:rsidRPr="002C18A6">
        <w:t>Abstract</w:t>
      </w:r>
      <w:bookmarkEnd w:id="6"/>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r w:rsidRPr="00E95554">
        <w:rPr>
          <w:b/>
        </w:rPr>
        <w:t>Keywords</w:t>
      </w:r>
      <w:r>
        <w:t>: Voeg een vijftal keywords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071A8929" w14:textId="2F6F1FFB" w:rsidR="0009093E"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279429" w:history="1">
        <w:r w:rsidR="0009093E" w:rsidRPr="00FB29E2">
          <w:rPr>
            <w:rStyle w:val="Hyperlink"/>
          </w:rPr>
          <w:t>Voorwoord</w:t>
        </w:r>
        <w:r w:rsidR="0009093E">
          <w:rPr>
            <w:webHidden/>
          </w:rPr>
          <w:tab/>
        </w:r>
        <w:r w:rsidR="0009093E">
          <w:rPr>
            <w:webHidden/>
          </w:rPr>
          <w:fldChar w:fldCharType="begin"/>
        </w:r>
        <w:r w:rsidR="0009093E">
          <w:rPr>
            <w:webHidden/>
          </w:rPr>
          <w:instrText xml:space="preserve"> PAGEREF _Toc514279429 \h </w:instrText>
        </w:r>
        <w:r w:rsidR="0009093E">
          <w:rPr>
            <w:webHidden/>
          </w:rPr>
        </w:r>
        <w:r w:rsidR="0009093E">
          <w:rPr>
            <w:webHidden/>
          </w:rPr>
          <w:fldChar w:fldCharType="separate"/>
        </w:r>
        <w:r w:rsidR="0009093E">
          <w:rPr>
            <w:webHidden/>
          </w:rPr>
          <w:t>i</w:t>
        </w:r>
        <w:r w:rsidR="0009093E">
          <w:rPr>
            <w:webHidden/>
          </w:rPr>
          <w:fldChar w:fldCharType="end"/>
        </w:r>
      </w:hyperlink>
    </w:p>
    <w:p w14:paraId="200C9594" w14:textId="08B8C7F6" w:rsidR="0009093E" w:rsidRDefault="0009093E">
      <w:pPr>
        <w:pStyle w:val="Inhopg1"/>
        <w:rPr>
          <w:rFonts w:asciiTheme="minorHAnsi" w:hAnsiTheme="minorHAnsi" w:cstheme="minorBidi"/>
          <w:b w:val="0"/>
          <w:szCs w:val="22"/>
          <w:lang w:eastAsia="nl-BE"/>
        </w:rPr>
      </w:pPr>
      <w:hyperlink w:anchor="_Toc514279430" w:history="1">
        <w:r w:rsidRPr="00FB29E2">
          <w:rPr>
            <w:rStyle w:val="Hyperlink"/>
          </w:rPr>
          <w:t>Samenvatting (max: 3500 tekens)</w:t>
        </w:r>
        <w:r>
          <w:rPr>
            <w:webHidden/>
          </w:rPr>
          <w:tab/>
        </w:r>
        <w:r>
          <w:rPr>
            <w:webHidden/>
          </w:rPr>
          <w:fldChar w:fldCharType="begin"/>
        </w:r>
        <w:r>
          <w:rPr>
            <w:webHidden/>
          </w:rPr>
          <w:instrText xml:space="preserve"> PAGEREF _Toc514279430 \h </w:instrText>
        </w:r>
        <w:r>
          <w:rPr>
            <w:webHidden/>
          </w:rPr>
        </w:r>
        <w:r>
          <w:rPr>
            <w:webHidden/>
          </w:rPr>
          <w:fldChar w:fldCharType="separate"/>
        </w:r>
        <w:r>
          <w:rPr>
            <w:webHidden/>
          </w:rPr>
          <w:t>ii</w:t>
        </w:r>
        <w:r>
          <w:rPr>
            <w:webHidden/>
          </w:rPr>
          <w:fldChar w:fldCharType="end"/>
        </w:r>
      </w:hyperlink>
    </w:p>
    <w:p w14:paraId="1DD324A3" w14:textId="319D411D" w:rsidR="0009093E" w:rsidRDefault="0009093E">
      <w:pPr>
        <w:pStyle w:val="Inhopg1"/>
        <w:rPr>
          <w:rFonts w:asciiTheme="minorHAnsi" w:hAnsiTheme="minorHAnsi" w:cstheme="minorBidi"/>
          <w:b w:val="0"/>
          <w:szCs w:val="22"/>
          <w:lang w:eastAsia="nl-BE"/>
        </w:rPr>
      </w:pPr>
      <w:hyperlink w:anchor="_Toc514279431" w:history="1">
        <w:r w:rsidRPr="00FB29E2">
          <w:rPr>
            <w:rStyle w:val="Hyperlink"/>
          </w:rPr>
          <w:t>Abstract</w:t>
        </w:r>
        <w:r>
          <w:rPr>
            <w:webHidden/>
          </w:rPr>
          <w:tab/>
        </w:r>
        <w:r>
          <w:rPr>
            <w:webHidden/>
          </w:rPr>
          <w:fldChar w:fldCharType="begin"/>
        </w:r>
        <w:r>
          <w:rPr>
            <w:webHidden/>
          </w:rPr>
          <w:instrText xml:space="preserve"> PAGEREF _Toc514279431 \h </w:instrText>
        </w:r>
        <w:r>
          <w:rPr>
            <w:webHidden/>
          </w:rPr>
        </w:r>
        <w:r>
          <w:rPr>
            <w:webHidden/>
          </w:rPr>
          <w:fldChar w:fldCharType="separate"/>
        </w:r>
        <w:r>
          <w:rPr>
            <w:webHidden/>
          </w:rPr>
          <w:t>iii</w:t>
        </w:r>
        <w:r>
          <w:rPr>
            <w:webHidden/>
          </w:rPr>
          <w:fldChar w:fldCharType="end"/>
        </w:r>
      </w:hyperlink>
    </w:p>
    <w:p w14:paraId="48313AD6" w14:textId="39261417" w:rsidR="0009093E" w:rsidRDefault="0009093E">
      <w:pPr>
        <w:pStyle w:val="Inhopg1"/>
        <w:rPr>
          <w:rFonts w:asciiTheme="minorHAnsi" w:hAnsiTheme="minorHAnsi" w:cstheme="minorBidi"/>
          <w:b w:val="0"/>
          <w:szCs w:val="22"/>
          <w:lang w:eastAsia="nl-BE"/>
        </w:rPr>
      </w:pPr>
      <w:hyperlink w:anchor="_Toc514279432" w:history="1">
        <w:r w:rsidRPr="00FB29E2">
          <w:rPr>
            <w:rStyle w:val="Hyperlink"/>
          </w:rPr>
          <w:t>1</w:t>
        </w:r>
        <w:r>
          <w:rPr>
            <w:rFonts w:asciiTheme="minorHAnsi" w:hAnsiTheme="minorHAnsi" w:cstheme="minorBidi"/>
            <w:b w:val="0"/>
            <w:szCs w:val="22"/>
            <w:lang w:eastAsia="nl-BE"/>
          </w:rPr>
          <w:tab/>
        </w:r>
        <w:r w:rsidRPr="00FB29E2">
          <w:rPr>
            <w:rStyle w:val="Hyperlink"/>
          </w:rPr>
          <w:t>Inleiding</w:t>
        </w:r>
        <w:r>
          <w:rPr>
            <w:webHidden/>
          </w:rPr>
          <w:tab/>
        </w:r>
        <w:r>
          <w:rPr>
            <w:webHidden/>
          </w:rPr>
          <w:fldChar w:fldCharType="begin"/>
        </w:r>
        <w:r>
          <w:rPr>
            <w:webHidden/>
          </w:rPr>
          <w:instrText xml:space="preserve"> PAGEREF _Toc514279432 \h </w:instrText>
        </w:r>
        <w:r>
          <w:rPr>
            <w:webHidden/>
          </w:rPr>
        </w:r>
        <w:r>
          <w:rPr>
            <w:webHidden/>
          </w:rPr>
          <w:fldChar w:fldCharType="separate"/>
        </w:r>
        <w:r>
          <w:rPr>
            <w:webHidden/>
          </w:rPr>
          <w:t>1</w:t>
        </w:r>
        <w:r>
          <w:rPr>
            <w:webHidden/>
          </w:rPr>
          <w:fldChar w:fldCharType="end"/>
        </w:r>
      </w:hyperlink>
    </w:p>
    <w:p w14:paraId="23AAF15F" w14:textId="63A61550" w:rsidR="0009093E" w:rsidRDefault="0009093E">
      <w:pPr>
        <w:pStyle w:val="Inhopg2"/>
        <w:rPr>
          <w:rFonts w:asciiTheme="minorHAnsi" w:hAnsiTheme="minorHAnsi" w:cstheme="minorBidi"/>
          <w:i w:val="0"/>
          <w:szCs w:val="22"/>
          <w:lang w:eastAsia="nl-BE"/>
        </w:rPr>
      </w:pPr>
      <w:hyperlink w:anchor="_Toc514279433" w:history="1">
        <w:r w:rsidRPr="00FB29E2">
          <w:rPr>
            <w:rStyle w:val="Hyperlink"/>
          </w:rPr>
          <w:t>Zappware</w:t>
        </w:r>
        <w:r>
          <w:rPr>
            <w:webHidden/>
          </w:rPr>
          <w:tab/>
        </w:r>
        <w:r>
          <w:rPr>
            <w:webHidden/>
          </w:rPr>
          <w:fldChar w:fldCharType="begin"/>
        </w:r>
        <w:r>
          <w:rPr>
            <w:webHidden/>
          </w:rPr>
          <w:instrText xml:space="preserve"> PAGEREF _Toc514279433 \h </w:instrText>
        </w:r>
        <w:r>
          <w:rPr>
            <w:webHidden/>
          </w:rPr>
        </w:r>
        <w:r>
          <w:rPr>
            <w:webHidden/>
          </w:rPr>
          <w:fldChar w:fldCharType="separate"/>
        </w:r>
        <w:r>
          <w:rPr>
            <w:webHidden/>
          </w:rPr>
          <w:t>1</w:t>
        </w:r>
        <w:r>
          <w:rPr>
            <w:webHidden/>
          </w:rPr>
          <w:fldChar w:fldCharType="end"/>
        </w:r>
      </w:hyperlink>
    </w:p>
    <w:p w14:paraId="6FFA83E1" w14:textId="4447A30D" w:rsidR="0009093E" w:rsidRDefault="0009093E">
      <w:pPr>
        <w:pStyle w:val="Inhopg2"/>
        <w:rPr>
          <w:rFonts w:asciiTheme="minorHAnsi" w:hAnsiTheme="minorHAnsi" w:cstheme="minorBidi"/>
          <w:i w:val="0"/>
          <w:szCs w:val="22"/>
          <w:lang w:eastAsia="nl-BE"/>
        </w:rPr>
      </w:pPr>
      <w:hyperlink w:anchor="_Toc514279434" w:history="1">
        <w:r w:rsidRPr="00FB29E2">
          <w:rPr>
            <w:rStyle w:val="Hyperlink"/>
          </w:rPr>
          <w:t>Onderzoeksvraag</w:t>
        </w:r>
        <w:r>
          <w:rPr>
            <w:webHidden/>
          </w:rPr>
          <w:tab/>
        </w:r>
        <w:r>
          <w:rPr>
            <w:webHidden/>
          </w:rPr>
          <w:fldChar w:fldCharType="begin"/>
        </w:r>
        <w:r>
          <w:rPr>
            <w:webHidden/>
          </w:rPr>
          <w:instrText xml:space="preserve"> PAGEREF _Toc514279434 \h </w:instrText>
        </w:r>
        <w:r>
          <w:rPr>
            <w:webHidden/>
          </w:rPr>
        </w:r>
        <w:r>
          <w:rPr>
            <w:webHidden/>
          </w:rPr>
          <w:fldChar w:fldCharType="separate"/>
        </w:r>
        <w:r>
          <w:rPr>
            <w:webHidden/>
          </w:rPr>
          <w:t>1</w:t>
        </w:r>
        <w:r>
          <w:rPr>
            <w:webHidden/>
          </w:rPr>
          <w:fldChar w:fldCharType="end"/>
        </w:r>
      </w:hyperlink>
    </w:p>
    <w:p w14:paraId="78A23BAE" w14:textId="24AEC20E" w:rsidR="0009093E" w:rsidRDefault="0009093E">
      <w:pPr>
        <w:pStyle w:val="Inhopg1"/>
        <w:rPr>
          <w:rFonts w:asciiTheme="minorHAnsi" w:hAnsiTheme="minorHAnsi" w:cstheme="minorBidi"/>
          <w:b w:val="0"/>
          <w:szCs w:val="22"/>
          <w:lang w:eastAsia="nl-BE"/>
        </w:rPr>
      </w:pPr>
      <w:hyperlink w:anchor="_Toc514279435" w:history="1">
        <w:r w:rsidRPr="00FB29E2">
          <w:rPr>
            <w:rStyle w:val="Hyperlink"/>
          </w:rPr>
          <w:t>2</w:t>
        </w:r>
        <w:r>
          <w:rPr>
            <w:rFonts w:asciiTheme="minorHAnsi" w:hAnsiTheme="minorHAnsi" w:cstheme="minorBidi"/>
            <w:b w:val="0"/>
            <w:szCs w:val="22"/>
            <w:lang w:eastAsia="nl-BE"/>
          </w:rPr>
          <w:tab/>
        </w:r>
        <w:r w:rsidRPr="00FB29E2">
          <w:rPr>
            <w:rStyle w:val="Hyperlink"/>
          </w:rPr>
          <w:t>Cross-platform frameworks</w:t>
        </w:r>
        <w:r>
          <w:rPr>
            <w:webHidden/>
          </w:rPr>
          <w:tab/>
        </w:r>
        <w:r>
          <w:rPr>
            <w:webHidden/>
          </w:rPr>
          <w:fldChar w:fldCharType="begin"/>
        </w:r>
        <w:r>
          <w:rPr>
            <w:webHidden/>
          </w:rPr>
          <w:instrText xml:space="preserve"> PAGEREF _Toc514279435 \h </w:instrText>
        </w:r>
        <w:r>
          <w:rPr>
            <w:webHidden/>
          </w:rPr>
        </w:r>
        <w:r>
          <w:rPr>
            <w:webHidden/>
          </w:rPr>
          <w:fldChar w:fldCharType="separate"/>
        </w:r>
        <w:r>
          <w:rPr>
            <w:webHidden/>
          </w:rPr>
          <w:t>2</w:t>
        </w:r>
        <w:r>
          <w:rPr>
            <w:webHidden/>
          </w:rPr>
          <w:fldChar w:fldCharType="end"/>
        </w:r>
      </w:hyperlink>
    </w:p>
    <w:p w14:paraId="02D8869D" w14:textId="53610C1A" w:rsidR="0009093E" w:rsidRDefault="0009093E">
      <w:pPr>
        <w:pStyle w:val="Inhopg2"/>
        <w:rPr>
          <w:rFonts w:asciiTheme="minorHAnsi" w:hAnsiTheme="minorHAnsi" w:cstheme="minorBidi"/>
          <w:i w:val="0"/>
          <w:szCs w:val="22"/>
          <w:lang w:eastAsia="nl-BE"/>
        </w:rPr>
      </w:pPr>
      <w:hyperlink w:anchor="_Toc514279436" w:history="1">
        <w:r w:rsidRPr="00FB29E2">
          <w:rPr>
            <w:rStyle w:val="Hyperlink"/>
          </w:rPr>
          <w:t>2.1</w:t>
        </w:r>
        <w:r>
          <w:rPr>
            <w:rFonts w:asciiTheme="minorHAnsi" w:hAnsiTheme="minorHAnsi" w:cstheme="minorBidi"/>
            <w:i w:val="0"/>
            <w:szCs w:val="22"/>
            <w:lang w:eastAsia="nl-BE"/>
          </w:rPr>
          <w:tab/>
        </w:r>
        <w:r w:rsidRPr="00FB29E2">
          <w:rPr>
            <w:rStyle w:val="Hyperlink"/>
          </w:rPr>
          <w:t>Qt</w:t>
        </w:r>
        <w:r>
          <w:rPr>
            <w:webHidden/>
          </w:rPr>
          <w:tab/>
        </w:r>
        <w:r>
          <w:rPr>
            <w:webHidden/>
          </w:rPr>
          <w:fldChar w:fldCharType="begin"/>
        </w:r>
        <w:r>
          <w:rPr>
            <w:webHidden/>
          </w:rPr>
          <w:instrText xml:space="preserve"> PAGEREF _Toc514279436 \h </w:instrText>
        </w:r>
        <w:r>
          <w:rPr>
            <w:webHidden/>
          </w:rPr>
        </w:r>
        <w:r>
          <w:rPr>
            <w:webHidden/>
          </w:rPr>
          <w:fldChar w:fldCharType="separate"/>
        </w:r>
        <w:r>
          <w:rPr>
            <w:webHidden/>
          </w:rPr>
          <w:t>2</w:t>
        </w:r>
        <w:r>
          <w:rPr>
            <w:webHidden/>
          </w:rPr>
          <w:fldChar w:fldCharType="end"/>
        </w:r>
      </w:hyperlink>
    </w:p>
    <w:p w14:paraId="47B0E703" w14:textId="3AC9BC34" w:rsidR="0009093E" w:rsidRDefault="0009093E">
      <w:pPr>
        <w:pStyle w:val="Inhopg3"/>
        <w:tabs>
          <w:tab w:val="left" w:pos="1985"/>
        </w:tabs>
        <w:rPr>
          <w:rFonts w:asciiTheme="minorHAnsi" w:hAnsiTheme="minorHAnsi"/>
          <w:szCs w:val="22"/>
          <w:lang w:eastAsia="nl-BE"/>
        </w:rPr>
      </w:pPr>
      <w:hyperlink w:anchor="_Toc514279437" w:history="1">
        <w:r w:rsidRPr="00FB29E2">
          <w:rPr>
            <w:rStyle w:val="Hyperlink"/>
          </w:rPr>
          <w:t>2.1.1</w:t>
        </w:r>
        <w:r>
          <w:rPr>
            <w:rFonts w:asciiTheme="minorHAnsi" w:hAnsiTheme="minorHAnsi"/>
            <w:szCs w:val="22"/>
            <w:lang w:eastAsia="nl-BE"/>
          </w:rPr>
          <w:tab/>
        </w:r>
        <w:r w:rsidRPr="00FB29E2">
          <w:rPr>
            <w:rStyle w:val="Hyperlink"/>
          </w:rPr>
          <w:t>Oorsprong</w:t>
        </w:r>
        <w:r>
          <w:rPr>
            <w:webHidden/>
          </w:rPr>
          <w:tab/>
        </w:r>
        <w:r>
          <w:rPr>
            <w:webHidden/>
          </w:rPr>
          <w:fldChar w:fldCharType="begin"/>
        </w:r>
        <w:r>
          <w:rPr>
            <w:webHidden/>
          </w:rPr>
          <w:instrText xml:space="preserve"> PAGEREF _Toc514279437 \h </w:instrText>
        </w:r>
        <w:r>
          <w:rPr>
            <w:webHidden/>
          </w:rPr>
        </w:r>
        <w:r>
          <w:rPr>
            <w:webHidden/>
          </w:rPr>
          <w:fldChar w:fldCharType="separate"/>
        </w:r>
        <w:r>
          <w:rPr>
            <w:webHidden/>
          </w:rPr>
          <w:t>2</w:t>
        </w:r>
        <w:r>
          <w:rPr>
            <w:webHidden/>
          </w:rPr>
          <w:fldChar w:fldCharType="end"/>
        </w:r>
      </w:hyperlink>
    </w:p>
    <w:p w14:paraId="689B3DD9" w14:textId="273F23D5" w:rsidR="0009093E" w:rsidRDefault="0009093E">
      <w:pPr>
        <w:pStyle w:val="Inhopg3"/>
        <w:tabs>
          <w:tab w:val="left" w:pos="1985"/>
        </w:tabs>
        <w:rPr>
          <w:rFonts w:asciiTheme="minorHAnsi" w:hAnsiTheme="minorHAnsi"/>
          <w:szCs w:val="22"/>
          <w:lang w:eastAsia="nl-BE"/>
        </w:rPr>
      </w:pPr>
      <w:hyperlink w:anchor="_Toc514279438" w:history="1">
        <w:r w:rsidRPr="00FB29E2">
          <w:rPr>
            <w:rStyle w:val="Hyperlink"/>
          </w:rPr>
          <w:t>2.1.2</w:t>
        </w:r>
        <w:r>
          <w:rPr>
            <w:rFonts w:asciiTheme="minorHAnsi" w:hAnsiTheme="minorHAnsi"/>
            <w:szCs w:val="22"/>
            <w:lang w:eastAsia="nl-BE"/>
          </w:rPr>
          <w:tab/>
        </w:r>
        <w:r w:rsidRPr="00FB29E2">
          <w:rPr>
            <w:rStyle w:val="Hyperlink"/>
          </w:rPr>
          <w:t>Basis</w:t>
        </w:r>
        <w:r>
          <w:rPr>
            <w:webHidden/>
          </w:rPr>
          <w:tab/>
        </w:r>
        <w:r>
          <w:rPr>
            <w:webHidden/>
          </w:rPr>
          <w:fldChar w:fldCharType="begin"/>
        </w:r>
        <w:r>
          <w:rPr>
            <w:webHidden/>
          </w:rPr>
          <w:instrText xml:space="preserve"> PAGEREF _Toc514279438 \h </w:instrText>
        </w:r>
        <w:r>
          <w:rPr>
            <w:webHidden/>
          </w:rPr>
        </w:r>
        <w:r>
          <w:rPr>
            <w:webHidden/>
          </w:rPr>
          <w:fldChar w:fldCharType="separate"/>
        </w:r>
        <w:r>
          <w:rPr>
            <w:webHidden/>
          </w:rPr>
          <w:t>2</w:t>
        </w:r>
        <w:r>
          <w:rPr>
            <w:webHidden/>
          </w:rPr>
          <w:fldChar w:fldCharType="end"/>
        </w:r>
      </w:hyperlink>
    </w:p>
    <w:p w14:paraId="26A0A3EC" w14:textId="5B0D8FF3" w:rsidR="0009093E" w:rsidRDefault="0009093E">
      <w:pPr>
        <w:pStyle w:val="Inhopg3"/>
        <w:tabs>
          <w:tab w:val="left" w:pos="1985"/>
        </w:tabs>
        <w:rPr>
          <w:rFonts w:asciiTheme="minorHAnsi" w:hAnsiTheme="minorHAnsi"/>
          <w:szCs w:val="22"/>
          <w:lang w:eastAsia="nl-BE"/>
        </w:rPr>
      </w:pPr>
      <w:hyperlink w:anchor="_Toc514279439" w:history="1">
        <w:r w:rsidRPr="00FB29E2">
          <w:rPr>
            <w:rStyle w:val="Hyperlink"/>
          </w:rPr>
          <w:t>2.1.3</w:t>
        </w:r>
        <w:r>
          <w:rPr>
            <w:rFonts w:asciiTheme="minorHAnsi" w:hAnsiTheme="minorHAnsi"/>
            <w:szCs w:val="22"/>
            <w:lang w:eastAsia="nl-BE"/>
          </w:rPr>
          <w:tab/>
        </w:r>
        <w:r w:rsidRPr="00FB29E2">
          <w:rPr>
            <w:rStyle w:val="Hyperlink"/>
          </w:rPr>
          <w:t>Grafische architectuur</w:t>
        </w:r>
        <w:r>
          <w:rPr>
            <w:webHidden/>
          </w:rPr>
          <w:tab/>
        </w:r>
        <w:r>
          <w:rPr>
            <w:webHidden/>
          </w:rPr>
          <w:fldChar w:fldCharType="begin"/>
        </w:r>
        <w:r>
          <w:rPr>
            <w:webHidden/>
          </w:rPr>
          <w:instrText xml:space="preserve"> PAGEREF _Toc514279439 \h </w:instrText>
        </w:r>
        <w:r>
          <w:rPr>
            <w:webHidden/>
          </w:rPr>
        </w:r>
        <w:r>
          <w:rPr>
            <w:webHidden/>
          </w:rPr>
          <w:fldChar w:fldCharType="separate"/>
        </w:r>
        <w:r>
          <w:rPr>
            <w:webHidden/>
          </w:rPr>
          <w:t>3</w:t>
        </w:r>
        <w:r>
          <w:rPr>
            <w:webHidden/>
          </w:rPr>
          <w:fldChar w:fldCharType="end"/>
        </w:r>
      </w:hyperlink>
    </w:p>
    <w:p w14:paraId="7BBD5266" w14:textId="253F70EB" w:rsidR="0009093E" w:rsidRDefault="0009093E">
      <w:pPr>
        <w:pStyle w:val="Inhopg3"/>
        <w:tabs>
          <w:tab w:val="left" w:pos="1985"/>
        </w:tabs>
        <w:rPr>
          <w:rFonts w:asciiTheme="minorHAnsi" w:hAnsiTheme="minorHAnsi"/>
          <w:szCs w:val="22"/>
          <w:lang w:eastAsia="nl-BE"/>
        </w:rPr>
      </w:pPr>
      <w:hyperlink w:anchor="_Toc514279440" w:history="1">
        <w:r w:rsidRPr="00FB29E2">
          <w:rPr>
            <w:rStyle w:val="Hyperlink"/>
          </w:rPr>
          <w:t>2.1.4</w:t>
        </w:r>
        <w:r>
          <w:rPr>
            <w:rFonts w:asciiTheme="minorHAnsi" w:hAnsiTheme="minorHAnsi"/>
            <w:szCs w:val="22"/>
            <w:lang w:eastAsia="nl-BE"/>
          </w:rPr>
          <w:tab/>
        </w:r>
        <w:r w:rsidRPr="00FB29E2">
          <w:rPr>
            <w:rStyle w:val="Hyperlink"/>
          </w:rPr>
          <w:t>Main feature: Signals and slots</w:t>
        </w:r>
        <w:r>
          <w:rPr>
            <w:webHidden/>
          </w:rPr>
          <w:tab/>
        </w:r>
        <w:r>
          <w:rPr>
            <w:webHidden/>
          </w:rPr>
          <w:fldChar w:fldCharType="begin"/>
        </w:r>
        <w:r>
          <w:rPr>
            <w:webHidden/>
          </w:rPr>
          <w:instrText xml:space="preserve"> PAGEREF _Toc514279440 \h </w:instrText>
        </w:r>
        <w:r>
          <w:rPr>
            <w:webHidden/>
          </w:rPr>
        </w:r>
        <w:r>
          <w:rPr>
            <w:webHidden/>
          </w:rPr>
          <w:fldChar w:fldCharType="separate"/>
        </w:r>
        <w:r>
          <w:rPr>
            <w:webHidden/>
          </w:rPr>
          <w:t>4</w:t>
        </w:r>
        <w:r>
          <w:rPr>
            <w:webHidden/>
          </w:rPr>
          <w:fldChar w:fldCharType="end"/>
        </w:r>
      </w:hyperlink>
    </w:p>
    <w:p w14:paraId="290EFFB4" w14:textId="697B04DE" w:rsidR="0009093E" w:rsidRDefault="0009093E">
      <w:pPr>
        <w:pStyle w:val="Inhopg3"/>
        <w:tabs>
          <w:tab w:val="left" w:pos="1985"/>
        </w:tabs>
        <w:rPr>
          <w:rFonts w:asciiTheme="minorHAnsi" w:hAnsiTheme="minorHAnsi"/>
          <w:szCs w:val="22"/>
          <w:lang w:eastAsia="nl-BE"/>
        </w:rPr>
      </w:pPr>
      <w:hyperlink w:anchor="_Toc514279441" w:history="1">
        <w:r w:rsidRPr="00FB29E2">
          <w:rPr>
            <w:rStyle w:val="Hyperlink"/>
          </w:rPr>
          <w:t>2.1.5</w:t>
        </w:r>
        <w:r>
          <w:rPr>
            <w:rFonts w:asciiTheme="minorHAnsi" w:hAnsiTheme="minorHAnsi"/>
            <w:szCs w:val="22"/>
            <w:lang w:eastAsia="nl-BE"/>
          </w:rPr>
          <w:tab/>
        </w:r>
        <w:r w:rsidRPr="00FB29E2">
          <w:rPr>
            <w:rStyle w:val="Hyperlink"/>
          </w:rPr>
          <w:t>Qt Creator</w:t>
        </w:r>
        <w:r>
          <w:rPr>
            <w:webHidden/>
          </w:rPr>
          <w:tab/>
        </w:r>
        <w:r>
          <w:rPr>
            <w:webHidden/>
          </w:rPr>
          <w:fldChar w:fldCharType="begin"/>
        </w:r>
        <w:r>
          <w:rPr>
            <w:webHidden/>
          </w:rPr>
          <w:instrText xml:space="preserve"> PAGEREF _Toc514279441 \h </w:instrText>
        </w:r>
        <w:r>
          <w:rPr>
            <w:webHidden/>
          </w:rPr>
        </w:r>
        <w:r>
          <w:rPr>
            <w:webHidden/>
          </w:rPr>
          <w:fldChar w:fldCharType="separate"/>
        </w:r>
        <w:r>
          <w:rPr>
            <w:webHidden/>
          </w:rPr>
          <w:t>5</w:t>
        </w:r>
        <w:r>
          <w:rPr>
            <w:webHidden/>
          </w:rPr>
          <w:fldChar w:fldCharType="end"/>
        </w:r>
      </w:hyperlink>
    </w:p>
    <w:p w14:paraId="3F745E8D" w14:textId="1AAFD58A" w:rsidR="0009093E" w:rsidRDefault="0009093E">
      <w:pPr>
        <w:pStyle w:val="Inhopg3"/>
        <w:tabs>
          <w:tab w:val="left" w:pos="1985"/>
        </w:tabs>
        <w:rPr>
          <w:rFonts w:asciiTheme="minorHAnsi" w:hAnsiTheme="minorHAnsi"/>
          <w:szCs w:val="22"/>
          <w:lang w:eastAsia="nl-BE"/>
        </w:rPr>
      </w:pPr>
      <w:hyperlink w:anchor="_Toc514279442" w:history="1">
        <w:r w:rsidRPr="00FB29E2">
          <w:rPr>
            <w:rStyle w:val="Hyperlink"/>
          </w:rPr>
          <w:t>2.1.6</w:t>
        </w:r>
        <w:r>
          <w:rPr>
            <w:rFonts w:asciiTheme="minorHAnsi" w:hAnsiTheme="minorHAnsi"/>
            <w:szCs w:val="22"/>
            <w:lang w:eastAsia="nl-BE"/>
          </w:rPr>
          <w:tab/>
        </w:r>
        <w:r w:rsidRPr="00FB29E2">
          <w:rPr>
            <w:rStyle w:val="Hyperlink"/>
          </w:rPr>
          <w:t>Portfolio</w:t>
        </w:r>
        <w:r>
          <w:rPr>
            <w:webHidden/>
          </w:rPr>
          <w:tab/>
        </w:r>
        <w:r>
          <w:rPr>
            <w:webHidden/>
          </w:rPr>
          <w:fldChar w:fldCharType="begin"/>
        </w:r>
        <w:r>
          <w:rPr>
            <w:webHidden/>
          </w:rPr>
          <w:instrText xml:space="preserve"> PAGEREF _Toc514279442 \h </w:instrText>
        </w:r>
        <w:r>
          <w:rPr>
            <w:webHidden/>
          </w:rPr>
        </w:r>
        <w:r>
          <w:rPr>
            <w:webHidden/>
          </w:rPr>
          <w:fldChar w:fldCharType="separate"/>
        </w:r>
        <w:r>
          <w:rPr>
            <w:webHidden/>
          </w:rPr>
          <w:t>5</w:t>
        </w:r>
        <w:r>
          <w:rPr>
            <w:webHidden/>
          </w:rPr>
          <w:fldChar w:fldCharType="end"/>
        </w:r>
      </w:hyperlink>
    </w:p>
    <w:p w14:paraId="6E5C2FF8" w14:textId="49EDDCDD" w:rsidR="0009093E" w:rsidRDefault="0009093E">
      <w:pPr>
        <w:pStyle w:val="Inhopg2"/>
        <w:rPr>
          <w:rFonts w:asciiTheme="minorHAnsi" w:hAnsiTheme="minorHAnsi" w:cstheme="minorBidi"/>
          <w:i w:val="0"/>
          <w:szCs w:val="22"/>
          <w:lang w:eastAsia="nl-BE"/>
        </w:rPr>
      </w:pPr>
      <w:hyperlink w:anchor="_Toc514279443" w:history="1">
        <w:r w:rsidRPr="00FB29E2">
          <w:rPr>
            <w:rStyle w:val="Hyperlink"/>
          </w:rPr>
          <w:t>2.2</w:t>
        </w:r>
        <w:r>
          <w:rPr>
            <w:rFonts w:asciiTheme="minorHAnsi" w:hAnsiTheme="minorHAnsi" w:cstheme="minorBidi"/>
            <w:i w:val="0"/>
            <w:szCs w:val="22"/>
            <w:lang w:eastAsia="nl-BE"/>
          </w:rPr>
          <w:tab/>
        </w:r>
        <w:r w:rsidRPr="00FB29E2">
          <w:rPr>
            <w:rStyle w:val="Hyperlink"/>
          </w:rPr>
          <w:t>React Native</w:t>
        </w:r>
        <w:r>
          <w:rPr>
            <w:webHidden/>
          </w:rPr>
          <w:tab/>
        </w:r>
        <w:r>
          <w:rPr>
            <w:webHidden/>
          </w:rPr>
          <w:fldChar w:fldCharType="begin"/>
        </w:r>
        <w:r>
          <w:rPr>
            <w:webHidden/>
          </w:rPr>
          <w:instrText xml:space="preserve"> PAGEREF _Toc514279443 \h </w:instrText>
        </w:r>
        <w:r>
          <w:rPr>
            <w:webHidden/>
          </w:rPr>
        </w:r>
        <w:r>
          <w:rPr>
            <w:webHidden/>
          </w:rPr>
          <w:fldChar w:fldCharType="separate"/>
        </w:r>
        <w:r>
          <w:rPr>
            <w:webHidden/>
          </w:rPr>
          <w:t>6</w:t>
        </w:r>
        <w:r>
          <w:rPr>
            <w:webHidden/>
          </w:rPr>
          <w:fldChar w:fldCharType="end"/>
        </w:r>
      </w:hyperlink>
    </w:p>
    <w:p w14:paraId="61A93ABF" w14:textId="2487FEE6" w:rsidR="0009093E" w:rsidRDefault="0009093E">
      <w:pPr>
        <w:pStyle w:val="Inhopg3"/>
        <w:tabs>
          <w:tab w:val="left" w:pos="1985"/>
        </w:tabs>
        <w:rPr>
          <w:rFonts w:asciiTheme="minorHAnsi" w:hAnsiTheme="minorHAnsi"/>
          <w:szCs w:val="22"/>
          <w:lang w:eastAsia="nl-BE"/>
        </w:rPr>
      </w:pPr>
      <w:hyperlink w:anchor="_Toc514279444" w:history="1">
        <w:r w:rsidRPr="00FB29E2">
          <w:rPr>
            <w:rStyle w:val="Hyperlink"/>
          </w:rPr>
          <w:t>2.2.1</w:t>
        </w:r>
        <w:r>
          <w:rPr>
            <w:rFonts w:asciiTheme="minorHAnsi" w:hAnsiTheme="minorHAnsi"/>
            <w:szCs w:val="22"/>
            <w:lang w:eastAsia="nl-BE"/>
          </w:rPr>
          <w:tab/>
        </w:r>
        <w:r w:rsidRPr="00FB29E2">
          <w:rPr>
            <w:rStyle w:val="Hyperlink"/>
          </w:rPr>
          <w:t>Oorsprong</w:t>
        </w:r>
        <w:r>
          <w:rPr>
            <w:webHidden/>
          </w:rPr>
          <w:tab/>
        </w:r>
        <w:r>
          <w:rPr>
            <w:webHidden/>
          </w:rPr>
          <w:fldChar w:fldCharType="begin"/>
        </w:r>
        <w:r>
          <w:rPr>
            <w:webHidden/>
          </w:rPr>
          <w:instrText xml:space="preserve"> PAGEREF _Toc514279444 \h </w:instrText>
        </w:r>
        <w:r>
          <w:rPr>
            <w:webHidden/>
          </w:rPr>
        </w:r>
        <w:r>
          <w:rPr>
            <w:webHidden/>
          </w:rPr>
          <w:fldChar w:fldCharType="separate"/>
        </w:r>
        <w:r>
          <w:rPr>
            <w:webHidden/>
          </w:rPr>
          <w:t>6</w:t>
        </w:r>
        <w:r>
          <w:rPr>
            <w:webHidden/>
          </w:rPr>
          <w:fldChar w:fldCharType="end"/>
        </w:r>
      </w:hyperlink>
    </w:p>
    <w:p w14:paraId="343FA2C1" w14:textId="4A4996A1" w:rsidR="0009093E" w:rsidRDefault="0009093E">
      <w:pPr>
        <w:pStyle w:val="Inhopg3"/>
        <w:tabs>
          <w:tab w:val="left" w:pos="1985"/>
        </w:tabs>
        <w:rPr>
          <w:rFonts w:asciiTheme="minorHAnsi" w:hAnsiTheme="minorHAnsi"/>
          <w:szCs w:val="22"/>
          <w:lang w:eastAsia="nl-BE"/>
        </w:rPr>
      </w:pPr>
      <w:hyperlink w:anchor="_Toc514279445" w:history="1">
        <w:r w:rsidRPr="00FB29E2">
          <w:rPr>
            <w:rStyle w:val="Hyperlink"/>
          </w:rPr>
          <w:t>2.2.2</w:t>
        </w:r>
        <w:r>
          <w:rPr>
            <w:rFonts w:asciiTheme="minorHAnsi" w:hAnsiTheme="minorHAnsi"/>
            <w:szCs w:val="22"/>
            <w:lang w:eastAsia="nl-BE"/>
          </w:rPr>
          <w:tab/>
        </w:r>
        <w:r w:rsidRPr="00FB29E2">
          <w:rPr>
            <w:rStyle w:val="Hyperlink"/>
          </w:rPr>
          <w:t>Basis</w:t>
        </w:r>
        <w:r>
          <w:rPr>
            <w:webHidden/>
          </w:rPr>
          <w:tab/>
        </w:r>
        <w:r>
          <w:rPr>
            <w:webHidden/>
          </w:rPr>
          <w:fldChar w:fldCharType="begin"/>
        </w:r>
        <w:r>
          <w:rPr>
            <w:webHidden/>
          </w:rPr>
          <w:instrText xml:space="preserve"> PAGEREF _Toc514279445 \h </w:instrText>
        </w:r>
        <w:r>
          <w:rPr>
            <w:webHidden/>
          </w:rPr>
        </w:r>
        <w:r>
          <w:rPr>
            <w:webHidden/>
          </w:rPr>
          <w:fldChar w:fldCharType="separate"/>
        </w:r>
        <w:r>
          <w:rPr>
            <w:webHidden/>
          </w:rPr>
          <w:t>6</w:t>
        </w:r>
        <w:r>
          <w:rPr>
            <w:webHidden/>
          </w:rPr>
          <w:fldChar w:fldCharType="end"/>
        </w:r>
      </w:hyperlink>
    </w:p>
    <w:p w14:paraId="08539923" w14:textId="54660DFE" w:rsidR="0009093E" w:rsidRDefault="0009093E">
      <w:pPr>
        <w:pStyle w:val="Inhopg3"/>
        <w:tabs>
          <w:tab w:val="left" w:pos="1985"/>
        </w:tabs>
        <w:rPr>
          <w:rFonts w:asciiTheme="minorHAnsi" w:hAnsiTheme="minorHAnsi"/>
          <w:szCs w:val="22"/>
          <w:lang w:eastAsia="nl-BE"/>
        </w:rPr>
      </w:pPr>
      <w:hyperlink w:anchor="_Toc514279446" w:history="1">
        <w:r w:rsidRPr="00FB29E2">
          <w:rPr>
            <w:rStyle w:val="Hyperlink"/>
          </w:rPr>
          <w:t>2.2.3</w:t>
        </w:r>
        <w:r>
          <w:rPr>
            <w:rFonts w:asciiTheme="minorHAnsi" w:hAnsiTheme="minorHAnsi"/>
            <w:szCs w:val="22"/>
            <w:lang w:eastAsia="nl-BE"/>
          </w:rPr>
          <w:tab/>
        </w:r>
        <w:r w:rsidRPr="00FB29E2">
          <w:rPr>
            <w:rStyle w:val="Hyperlink"/>
          </w:rPr>
          <w:t>Features</w:t>
        </w:r>
        <w:r>
          <w:rPr>
            <w:webHidden/>
          </w:rPr>
          <w:tab/>
        </w:r>
        <w:r>
          <w:rPr>
            <w:webHidden/>
          </w:rPr>
          <w:fldChar w:fldCharType="begin"/>
        </w:r>
        <w:r>
          <w:rPr>
            <w:webHidden/>
          </w:rPr>
          <w:instrText xml:space="preserve"> PAGEREF _Toc514279446 \h </w:instrText>
        </w:r>
        <w:r>
          <w:rPr>
            <w:webHidden/>
          </w:rPr>
        </w:r>
        <w:r>
          <w:rPr>
            <w:webHidden/>
          </w:rPr>
          <w:fldChar w:fldCharType="separate"/>
        </w:r>
        <w:r>
          <w:rPr>
            <w:webHidden/>
          </w:rPr>
          <w:t>7</w:t>
        </w:r>
        <w:r>
          <w:rPr>
            <w:webHidden/>
          </w:rPr>
          <w:fldChar w:fldCharType="end"/>
        </w:r>
      </w:hyperlink>
    </w:p>
    <w:p w14:paraId="0A269116" w14:textId="6F123494" w:rsidR="0009093E" w:rsidRDefault="0009093E">
      <w:pPr>
        <w:pStyle w:val="Inhopg3"/>
        <w:tabs>
          <w:tab w:val="left" w:pos="1985"/>
        </w:tabs>
        <w:rPr>
          <w:rFonts w:asciiTheme="minorHAnsi" w:hAnsiTheme="minorHAnsi"/>
          <w:szCs w:val="22"/>
          <w:lang w:eastAsia="nl-BE"/>
        </w:rPr>
      </w:pPr>
      <w:hyperlink w:anchor="_Toc514279447" w:history="1">
        <w:r w:rsidRPr="00FB29E2">
          <w:rPr>
            <w:rStyle w:val="Hyperlink"/>
          </w:rPr>
          <w:t>2.2.4</w:t>
        </w:r>
        <w:r>
          <w:rPr>
            <w:rFonts w:asciiTheme="minorHAnsi" w:hAnsiTheme="minorHAnsi"/>
            <w:szCs w:val="22"/>
            <w:lang w:eastAsia="nl-BE"/>
          </w:rPr>
          <w:tab/>
        </w:r>
        <w:r w:rsidRPr="00FB29E2">
          <w:rPr>
            <w:rStyle w:val="Hyperlink"/>
          </w:rPr>
          <w:t>Gebruik</w:t>
        </w:r>
        <w:r>
          <w:rPr>
            <w:webHidden/>
          </w:rPr>
          <w:tab/>
        </w:r>
        <w:r>
          <w:rPr>
            <w:webHidden/>
          </w:rPr>
          <w:fldChar w:fldCharType="begin"/>
        </w:r>
        <w:r>
          <w:rPr>
            <w:webHidden/>
          </w:rPr>
          <w:instrText xml:space="preserve"> PAGEREF _Toc514279447 \h </w:instrText>
        </w:r>
        <w:r>
          <w:rPr>
            <w:webHidden/>
          </w:rPr>
        </w:r>
        <w:r>
          <w:rPr>
            <w:webHidden/>
          </w:rPr>
          <w:fldChar w:fldCharType="separate"/>
        </w:r>
        <w:r>
          <w:rPr>
            <w:webHidden/>
          </w:rPr>
          <w:t>10</w:t>
        </w:r>
        <w:r>
          <w:rPr>
            <w:webHidden/>
          </w:rPr>
          <w:fldChar w:fldCharType="end"/>
        </w:r>
      </w:hyperlink>
    </w:p>
    <w:p w14:paraId="0498A368" w14:textId="1FE615F1" w:rsidR="0009093E" w:rsidRDefault="0009093E">
      <w:pPr>
        <w:pStyle w:val="Inhopg3"/>
        <w:tabs>
          <w:tab w:val="left" w:pos="1985"/>
        </w:tabs>
        <w:rPr>
          <w:rFonts w:asciiTheme="minorHAnsi" w:hAnsiTheme="minorHAnsi"/>
          <w:szCs w:val="22"/>
          <w:lang w:eastAsia="nl-BE"/>
        </w:rPr>
      </w:pPr>
      <w:hyperlink w:anchor="_Toc514279448" w:history="1">
        <w:r w:rsidRPr="00FB29E2">
          <w:rPr>
            <w:rStyle w:val="Hyperlink"/>
          </w:rPr>
          <w:t>2.2.5</w:t>
        </w:r>
        <w:r>
          <w:rPr>
            <w:rFonts w:asciiTheme="minorHAnsi" w:hAnsiTheme="minorHAnsi"/>
            <w:szCs w:val="22"/>
            <w:lang w:eastAsia="nl-BE"/>
          </w:rPr>
          <w:tab/>
        </w:r>
        <w:r w:rsidRPr="00FB29E2">
          <w:rPr>
            <w:rStyle w:val="Hyperlink"/>
          </w:rPr>
          <w:t>Portfolio</w:t>
        </w:r>
        <w:r>
          <w:rPr>
            <w:webHidden/>
          </w:rPr>
          <w:tab/>
        </w:r>
        <w:r>
          <w:rPr>
            <w:webHidden/>
          </w:rPr>
          <w:fldChar w:fldCharType="begin"/>
        </w:r>
        <w:r>
          <w:rPr>
            <w:webHidden/>
          </w:rPr>
          <w:instrText xml:space="preserve"> PAGEREF _Toc514279448 \h </w:instrText>
        </w:r>
        <w:r>
          <w:rPr>
            <w:webHidden/>
          </w:rPr>
        </w:r>
        <w:r>
          <w:rPr>
            <w:webHidden/>
          </w:rPr>
          <w:fldChar w:fldCharType="separate"/>
        </w:r>
        <w:r>
          <w:rPr>
            <w:webHidden/>
          </w:rPr>
          <w:t>11</w:t>
        </w:r>
        <w:r>
          <w:rPr>
            <w:webHidden/>
          </w:rPr>
          <w:fldChar w:fldCharType="end"/>
        </w:r>
      </w:hyperlink>
    </w:p>
    <w:p w14:paraId="6EC178E9" w14:textId="4F7EA915" w:rsidR="0009093E" w:rsidRDefault="0009093E">
      <w:pPr>
        <w:pStyle w:val="Inhopg2"/>
        <w:rPr>
          <w:rFonts w:asciiTheme="minorHAnsi" w:hAnsiTheme="minorHAnsi" w:cstheme="minorBidi"/>
          <w:i w:val="0"/>
          <w:szCs w:val="22"/>
          <w:lang w:eastAsia="nl-BE"/>
        </w:rPr>
      </w:pPr>
      <w:hyperlink w:anchor="_Toc514279449" w:history="1">
        <w:r w:rsidRPr="00FB29E2">
          <w:rPr>
            <w:rStyle w:val="Hyperlink"/>
          </w:rPr>
          <w:t>2.3</w:t>
        </w:r>
        <w:r>
          <w:rPr>
            <w:rFonts w:asciiTheme="minorHAnsi" w:hAnsiTheme="minorHAnsi" w:cstheme="minorBidi"/>
            <w:i w:val="0"/>
            <w:szCs w:val="22"/>
            <w:lang w:eastAsia="nl-BE"/>
          </w:rPr>
          <w:tab/>
        </w:r>
        <w:r w:rsidRPr="00FB29E2">
          <w:rPr>
            <w:rStyle w:val="Hyperlink"/>
          </w:rPr>
          <w:t>Xamarin</w:t>
        </w:r>
        <w:r>
          <w:rPr>
            <w:webHidden/>
          </w:rPr>
          <w:tab/>
        </w:r>
        <w:r>
          <w:rPr>
            <w:webHidden/>
          </w:rPr>
          <w:fldChar w:fldCharType="begin"/>
        </w:r>
        <w:r>
          <w:rPr>
            <w:webHidden/>
          </w:rPr>
          <w:instrText xml:space="preserve"> PAGEREF _Toc514279449 \h </w:instrText>
        </w:r>
        <w:r>
          <w:rPr>
            <w:webHidden/>
          </w:rPr>
        </w:r>
        <w:r>
          <w:rPr>
            <w:webHidden/>
          </w:rPr>
          <w:fldChar w:fldCharType="separate"/>
        </w:r>
        <w:r>
          <w:rPr>
            <w:webHidden/>
          </w:rPr>
          <w:t>11</w:t>
        </w:r>
        <w:r>
          <w:rPr>
            <w:webHidden/>
          </w:rPr>
          <w:fldChar w:fldCharType="end"/>
        </w:r>
      </w:hyperlink>
    </w:p>
    <w:p w14:paraId="0F488253" w14:textId="4E81A427" w:rsidR="0009093E" w:rsidRDefault="0009093E">
      <w:pPr>
        <w:pStyle w:val="Inhopg3"/>
        <w:tabs>
          <w:tab w:val="left" w:pos="1985"/>
        </w:tabs>
        <w:rPr>
          <w:rFonts w:asciiTheme="minorHAnsi" w:hAnsiTheme="minorHAnsi"/>
          <w:szCs w:val="22"/>
          <w:lang w:eastAsia="nl-BE"/>
        </w:rPr>
      </w:pPr>
      <w:hyperlink w:anchor="_Toc514279450" w:history="1">
        <w:r w:rsidRPr="00FB29E2">
          <w:rPr>
            <w:rStyle w:val="Hyperlink"/>
          </w:rPr>
          <w:t>2.3.1</w:t>
        </w:r>
        <w:r>
          <w:rPr>
            <w:rFonts w:asciiTheme="minorHAnsi" w:hAnsiTheme="minorHAnsi"/>
            <w:szCs w:val="22"/>
            <w:lang w:eastAsia="nl-BE"/>
          </w:rPr>
          <w:tab/>
        </w:r>
        <w:r w:rsidRPr="00FB29E2">
          <w:rPr>
            <w:rStyle w:val="Hyperlink"/>
          </w:rPr>
          <w:t>Oorsprong</w:t>
        </w:r>
        <w:r>
          <w:rPr>
            <w:webHidden/>
          </w:rPr>
          <w:tab/>
        </w:r>
        <w:r>
          <w:rPr>
            <w:webHidden/>
          </w:rPr>
          <w:fldChar w:fldCharType="begin"/>
        </w:r>
        <w:r>
          <w:rPr>
            <w:webHidden/>
          </w:rPr>
          <w:instrText xml:space="preserve"> PAGEREF _Toc514279450 \h </w:instrText>
        </w:r>
        <w:r>
          <w:rPr>
            <w:webHidden/>
          </w:rPr>
        </w:r>
        <w:r>
          <w:rPr>
            <w:webHidden/>
          </w:rPr>
          <w:fldChar w:fldCharType="separate"/>
        </w:r>
        <w:r>
          <w:rPr>
            <w:webHidden/>
          </w:rPr>
          <w:t>11</w:t>
        </w:r>
        <w:r>
          <w:rPr>
            <w:webHidden/>
          </w:rPr>
          <w:fldChar w:fldCharType="end"/>
        </w:r>
      </w:hyperlink>
    </w:p>
    <w:p w14:paraId="6BBC7168" w14:textId="6BF85C9D" w:rsidR="0009093E" w:rsidRDefault="0009093E">
      <w:pPr>
        <w:pStyle w:val="Inhopg3"/>
        <w:tabs>
          <w:tab w:val="left" w:pos="1985"/>
        </w:tabs>
        <w:rPr>
          <w:rFonts w:asciiTheme="minorHAnsi" w:hAnsiTheme="minorHAnsi"/>
          <w:szCs w:val="22"/>
          <w:lang w:eastAsia="nl-BE"/>
        </w:rPr>
      </w:pPr>
      <w:hyperlink w:anchor="_Toc514279451" w:history="1">
        <w:r w:rsidRPr="00FB29E2">
          <w:rPr>
            <w:rStyle w:val="Hyperlink"/>
          </w:rPr>
          <w:t>2.3.2</w:t>
        </w:r>
        <w:r>
          <w:rPr>
            <w:rFonts w:asciiTheme="minorHAnsi" w:hAnsiTheme="minorHAnsi"/>
            <w:szCs w:val="22"/>
            <w:lang w:eastAsia="nl-BE"/>
          </w:rPr>
          <w:tab/>
        </w:r>
        <w:r w:rsidRPr="00FB29E2">
          <w:rPr>
            <w:rStyle w:val="Hyperlink"/>
          </w:rPr>
          <w:t>Basis</w:t>
        </w:r>
        <w:r>
          <w:rPr>
            <w:webHidden/>
          </w:rPr>
          <w:tab/>
        </w:r>
        <w:r>
          <w:rPr>
            <w:webHidden/>
          </w:rPr>
          <w:fldChar w:fldCharType="begin"/>
        </w:r>
        <w:r>
          <w:rPr>
            <w:webHidden/>
          </w:rPr>
          <w:instrText xml:space="preserve"> PAGEREF _Toc514279451 \h </w:instrText>
        </w:r>
        <w:r>
          <w:rPr>
            <w:webHidden/>
          </w:rPr>
        </w:r>
        <w:r>
          <w:rPr>
            <w:webHidden/>
          </w:rPr>
          <w:fldChar w:fldCharType="separate"/>
        </w:r>
        <w:r>
          <w:rPr>
            <w:webHidden/>
          </w:rPr>
          <w:t>11</w:t>
        </w:r>
        <w:r>
          <w:rPr>
            <w:webHidden/>
          </w:rPr>
          <w:fldChar w:fldCharType="end"/>
        </w:r>
      </w:hyperlink>
    </w:p>
    <w:p w14:paraId="37579905" w14:textId="62A5E43B" w:rsidR="0009093E" w:rsidRDefault="0009093E">
      <w:pPr>
        <w:pStyle w:val="Inhopg3"/>
        <w:tabs>
          <w:tab w:val="left" w:pos="1985"/>
        </w:tabs>
        <w:rPr>
          <w:rFonts w:asciiTheme="minorHAnsi" w:hAnsiTheme="minorHAnsi"/>
          <w:szCs w:val="22"/>
          <w:lang w:eastAsia="nl-BE"/>
        </w:rPr>
      </w:pPr>
      <w:hyperlink w:anchor="_Toc514279452" w:history="1">
        <w:r w:rsidRPr="00FB29E2">
          <w:rPr>
            <w:rStyle w:val="Hyperlink"/>
          </w:rPr>
          <w:t>2.3.3</w:t>
        </w:r>
        <w:r>
          <w:rPr>
            <w:rFonts w:asciiTheme="minorHAnsi" w:hAnsiTheme="minorHAnsi"/>
            <w:szCs w:val="22"/>
            <w:lang w:eastAsia="nl-BE"/>
          </w:rPr>
          <w:tab/>
        </w:r>
        <w:r w:rsidRPr="00FB29E2">
          <w:rPr>
            <w:rStyle w:val="Hyperlink"/>
          </w:rPr>
          <w:t>Features</w:t>
        </w:r>
        <w:r>
          <w:rPr>
            <w:webHidden/>
          </w:rPr>
          <w:tab/>
        </w:r>
        <w:r>
          <w:rPr>
            <w:webHidden/>
          </w:rPr>
          <w:fldChar w:fldCharType="begin"/>
        </w:r>
        <w:r>
          <w:rPr>
            <w:webHidden/>
          </w:rPr>
          <w:instrText xml:space="preserve"> PAGEREF _Toc514279452 \h </w:instrText>
        </w:r>
        <w:r>
          <w:rPr>
            <w:webHidden/>
          </w:rPr>
        </w:r>
        <w:r>
          <w:rPr>
            <w:webHidden/>
          </w:rPr>
          <w:fldChar w:fldCharType="separate"/>
        </w:r>
        <w:r>
          <w:rPr>
            <w:webHidden/>
          </w:rPr>
          <w:t>12</w:t>
        </w:r>
        <w:r>
          <w:rPr>
            <w:webHidden/>
          </w:rPr>
          <w:fldChar w:fldCharType="end"/>
        </w:r>
      </w:hyperlink>
    </w:p>
    <w:p w14:paraId="36962092" w14:textId="4CDD0A06" w:rsidR="0009093E" w:rsidRDefault="0009093E">
      <w:pPr>
        <w:pStyle w:val="Inhopg3"/>
        <w:tabs>
          <w:tab w:val="left" w:pos="1985"/>
        </w:tabs>
        <w:rPr>
          <w:rFonts w:asciiTheme="minorHAnsi" w:hAnsiTheme="minorHAnsi"/>
          <w:szCs w:val="22"/>
          <w:lang w:eastAsia="nl-BE"/>
        </w:rPr>
      </w:pPr>
      <w:hyperlink w:anchor="_Toc514279453" w:history="1">
        <w:r w:rsidRPr="00FB29E2">
          <w:rPr>
            <w:rStyle w:val="Hyperlink"/>
          </w:rPr>
          <w:t>2.3.4</w:t>
        </w:r>
        <w:r>
          <w:rPr>
            <w:rFonts w:asciiTheme="minorHAnsi" w:hAnsiTheme="minorHAnsi"/>
            <w:szCs w:val="22"/>
            <w:lang w:eastAsia="nl-BE"/>
          </w:rPr>
          <w:tab/>
        </w:r>
        <w:r w:rsidRPr="00FB29E2">
          <w:rPr>
            <w:rStyle w:val="Hyperlink"/>
          </w:rPr>
          <w:t>Gebruik</w:t>
        </w:r>
        <w:r>
          <w:rPr>
            <w:webHidden/>
          </w:rPr>
          <w:tab/>
        </w:r>
        <w:r>
          <w:rPr>
            <w:webHidden/>
          </w:rPr>
          <w:fldChar w:fldCharType="begin"/>
        </w:r>
        <w:r>
          <w:rPr>
            <w:webHidden/>
          </w:rPr>
          <w:instrText xml:space="preserve"> PAGEREF _Toc514279453 \h </w:instrText>
        </w:r>
        <w:r>
          <w:rPr>
            <w:webHidden/>
          </w:rPr>
        </w:r>
        <w:r>
          <w:rPr>
            <w:webHidden/>
          </w:rPr>
          <w:fldChar w:fldCharType="separate"/>
        </w:r>
        <w:r>
          <w:rPr>
            <w:webHidden/>
          </w:rPr>
          <w:t>14</w:t>
        </w:r>
        <w:r>
          <w:rPr>
            <w:webHidden/>
          </w:rPr>
          <w:fldChar w:fldCharType="end"/>
        </w:r>
      </w:hyperlink>
    </w:p>
    <w:p w14:paraId="386C4D04" w14:textId="5E48336A" w:rsidR="0009093E" w:rsidRDefault="0009093E">
      <w:pPr>
        <w:pStyle w:val="Inhopg3"/>
        <w:tabs>
          <w:tab w:val="left" w:pos="1985"/>
        </w:tabs>
        <w:rPr>
          <w:rFonts w:asciiTheme="minorHAnsi" w:hAnsiTheme="minorHAnsi"/>
          <w:szCs w:val="22"/>
          <w:lang w:eastAsia="nl-BE"/>
        </w:rPr>
      </w:pPr>
      <w:hyperlink w:anchor="_Toc514279454" w:history="1">
        <w:r w:rsidRPr="00FB29E2">
          <w:rPr>
            <w:rStyle w:val="Hyperlink"/>
          </w:rPr>
          <w:t>2.3.5</w:t>
        </w:r>
        <w:r>
          <w:rPr>
            <w:rFonts w:asciiTheme="minorHAnsi" w:hAnsiTheme="minorHAnsi"/>
            <w:szCs w:val="22"/>
            <w:lang w:eastAsia="nl-BE"/>
          </w:rPr>
          <w:tab/>
        </w:r>
        <w:r w:rsidRPr="00FB29E2">
          <w:rPr>
            <w:rStyle w:val="Hyperlink"/>
          </w:rPr>
          <w:t>Portfolio</w:t>
        </w:r>
        <w:r>
          <w:rPr>
            <w:webHidden/>
          </w:rPr>
          <w:tab/>
        </w:r>
        <w:r>
          <w:rPr>
            <w:webHidden/>
          </w:rPr>
          <w:fldChar w:fldCharType="begin"/>
        </w:r>
        <w:r>
          <w:rPr>
            <w:webHidden/>
          </w:rPr>
          <w:instrText xml:space="preserve"> PAGEREF _Toc514279454 \h </w:instrText>
        </w:r>
        <w:r>
          <w:rPr>
            <w:webHidden/>
          </w:rPr>
        </w:r>
        <w:r>
          <w:rPr>
            <w:webHidden/>
          </w:rPr>
          <w:fldChar w:fldCharType="separate"/>
        </w:r>
        <w:r>
          <w:rPr>
            <w:webHidden/>
          </w:rPr>
          <w:t>14</w:t>
        </w:r>
        <w:r>
          <w:rPr>
            <w:webHidden/>
          </w:rPr>
          <w:fldChar w:fldCharType="end"/>
        </w:r>
      </w:hyperlink>
    </w:p>
    <w:p w14:paraId="2DD37356" w14:textId="0743C45B" w:rsidR="0009093E" w:rsidRDefault="0009093E">
      <w:pPr>
        <w:pStyle w:val="Inhopg2"/>
        <w:rPr>
          <w:rFonts w:asciiTheme="minorHAnsi" w:hAnsiTheme="minorHAnsi" w:cstheme="minorBidi"/>
          <w:i w:val="0"/>
          <w:szCs w:val="22"/>
          <w:lang w:eastAsia="nl-BE"/>
        </w:rPr>
      </w:pPr>
      <w:hyperlink w:anchor="_Toc514279455" w:history="1">
        <w:r w:rsidRPr="00FB29E2">
          <w:rPr>
            <w:rStyle w:val="Hyperlink"/>
          </w:rPr>
          <w:t>2.4</w:t>
        </w:r>
        <w:r>
          <w:rPr>
            <w:rFonts w:asciiTheme="minorHAnsi" w:hAnsiTheme="minorHAnsi" w:cstheme="minorBidi"/>
            <w:i w:val="0"/>
            <w:szCs w:val="22"/>
            <w:lang w:eastAsia="nl-BE"/>
          </w:rPr>
          <w:tab/>
        </w:r>
        <w:r w:rsidRPr="00FB29E2">
          <w:rPr>
            <w:rStyle w:val="Hyperlink"/>
          </w:rPr>
          <w:t>Apache Cordova/PhoneGap</w:t>
        </w:r>
        <w:r>
          <w:rPr>
            <w:webHidden/>
          </w:rPr>
          <w:tab/>
        </w:r>
        <w:r>
          <w:rPr>
            <w:webHidden/>
          </w:rPr>
          <w:fldChar w:fldCharType="begin"/>
        </w:r>
        <w:r>
          <w:rPr>
            <w:webHidden/>
          </w:rPr>
          <w:instrText xml:space="preserve"> PAGEREF _Toc514279455 \h </w:instrText>
        </w:r>
        <w:r>
          <w:rPr>
            <w:webHidden/>
          </w:rPr>
        </w:r>
        <w:r>
          <w:rPr>
            <w:webHidden/>
          </w:rPr>
          <w:fldChar w:fldCharType="separate"/>
        </w:r>
        <w:r>
          <w:rPr>
            <w:webHidden/>
          </w:rPr>
          <w:t>14</w:t>
        </w:r>
        <w:r>
          <w:rPr>
            <w:webHidden/>
          </w:rPr>
          <w:fldChar w:fldCharType="end"/>
        </w:r>
      </w:hyperlink>
    </w:p>
    <w:p w14:paraId="23FC7EC3" w14:textId="66B32724" w:rsidR="0009093E" w:rsidRDefault="0009093E">
      <w:pPr>
        <w:pStyle w:val="Inhopg3"/>
        <w:tabs>
          <w:tab w:val="left" w:pos="1985"/>
        </w:tabs>
        <w:rPr>
          <w:rFonts w:asciiTheme="minorHAnsi" w:hAnsiTheme="minorHAnsi"/>
          <w:szCs w:val="22"/>
          <w:lang w:eastAsia="nl-BE"/>
        </w:rPr>
      </w:pPr>
      <w:hyperlink w:anchor="_Toc514279456" w:history="1">
        <w:r w:rsidRPr="00FB29E2">
          <w:rPr>
            <w:rStyle w:val="Hyperlink"/>
          </w:rPr>
          <w:t>2.4.1</w:t>
        </w:r>
        <w:r>
          <w:rPr>
            <w:rFonts w:asciiTheme="minorHAnsi" w:hAnsiTheme="minorHAnsi"/>
            <w:szCs w:val="22"/>
            <w:lang w:eastAsia="nl-BE"/>
          </w:rPr>
          <w:tab/>
        </w:r>
        <w:r w:rsidRPr="00FB29E2">
          <w:rPr>
            <w:rStyle w:val="Hyperlink"/>
          </w:rPr>
          <w:t>Oorsprong</w:t>
        </w:r>
        <w:r>
          <w:rPr>
            <w:webHidden/>
          </w:rPr>
          <w:tab/>
        </w:r>
        <w:r>
          <w:rPr>
            <w:webHidden/>
          </w:rPr>
          <w:fldChar w:fldCharType="begin"/>
        </w:r>
        <w:r>
          <w:rPr>
            <w:webHidden/>
          </w:rPr>
          <w:instrText xml:space="preserve"> PAGEREF _Toc514279456 \h </w:instrText>
        </w:r>
        <w:r>
          <w:rPr>
            <w:webHidden/>
          </w:rPr>
        </w:r>
        <w:r>
          <w:rPr>
            <w:webHidden/>
          </w:rPr>
          <w:fldChar w:fldCharType="separate"/>
        </w:r>
        <w:r>
          <w:rPr>
            <w:webHidden/>
          </w:rPr>
          <w:t>14</w:t>
        </w:r>
        <w:r>
          <w:rPr>
            <w:webHidden/>
          </w:rPr>
          <w:fldChar w:fldCharType="end"/>
        </w:r>
      </w:hyperlink>
    </w:p>
    <w:p w14:paraId="2897D47C" w14:textId="0CED4FB6" w:rsidR="0009093E" w:rsidRDefault="0009093E">
      <w:pPr>
        <w:pStyle w:val="Inhopg3"/>
        <w:tabs>
          <w:tab w:val="left" w:pos="1985"/>
        </w:tabs>
        <w:rPr>
          <w:rFonts w:asciiTheme="minorHAnsi" w:hAnsiTheme="minorHAnsi"/>
          <w:szCs w:val="22"/>
          <w:lang w:eastAsia="nl-BE"/>
        </w:rPr>
      </w:pPr>
      <w:hyperlink w:anchor="_Toc514279457" w:history="1">
        <w:r w:rsidRPr="00FB29E2">
          <w:rPr>
            <w:rStyle w:val="Hyperlink"/>
          </w:rPr>
          <w:t>2.4.2</w:t>
        </w:r>
        <w:r>
          <w:rPr>
            <w:rFonts w:asciiTheme="minorHAnsi" w:hAnsiTheme="minorHAnsi"/>
            <w:szCs w:val="22"/>
            <w:lang w:eastAsia="nl-BE"/>
          </w:rPr>
          <w:tab/>
        </w:r>
        <w:r w:rsidRPr="00FB29E2">
          <w:rPr>
            <w:rStyle w:val="Hyperlink"/>
          </w:rPr>
          <w:t>Basis</w:t>
        </w:r>
        <w:r>
          <w:rPr>
            <w:webHidden/>
          </w:rPr>
          <w:tab/>
        </w:r>
        <w:r>
          <w:rPr>
            <w:webHidden/>
          </w:rPr>
          <w:fldChar w:fldCharType="begin"/>
        </w:r>
        <w:r>
          <w:rPr>
            <w:webHidden/>
          </w:rPr>
          <w:instrText xml:space="preserve"> PAGEREF _Toc514279457 \h </w:instrText>
        </w:r>
        <w:r>
          <w:rPr>
            <w:webHidden/>
          </w:rPr>
        </w:r>
        <w:r>
          <w:rPr>
            <w:webHidden/>
          </w:rPr>
          <w:fldChar w:fldCharType="separate"/>
        </w:r>
        <w:r>
          <w:rPr>
            <w:webHidden/>
          </w:rPr>
          <w:t>14</w:t>
        </w:r>
        <w:r>
          <w:rPr>
            <w:webHidden/>
          </w:rPr>
          <w:fldChar w:fldCharType="end"/>
        </w:r>
      </w:hyperlink>
    </w:p>
    <w:p w14:paraId="63BF6420" w14:textId="14628C70" w:rsidR="0009093E" w:rsidRDefault="0009093E">
      <w:pPr>
        <w:pStyle w:val="Inhopg3"/>
        <w:tabs>
          <w:tab w:val="left" w:pos="1985"/>
        </w:tabs>
        <w:rPr>
          <w:rFonts w:asciiTheme="minorHAnsi" w:hAnsiTheme="minorHAnsi"/>
          <w:szCs w:val="22"/>
          <w:lang w:eastAsia="nl-BE"/>
        </w:rPr>
      </w:pPr>
      <w:hyperlink w:anchor="_Toc514279458" w:history="1">
        <w:r w:rsidRPr="00FB29E2">
          <w:rPr>
            <w:rStyle w:val="Hyperlink"/>
          </w:rPr>
          <w:t>2.4.3</w:t>
        </w:r>
        <w:r>
          <w:rPr>
            <w:rFonts w:asciiTheme="minorHAnsi" w:hAnsiTheme="minorHAnsi"/>
            <w:szCs w:val="22"/>
            <w:lang w:eastAsia="nl-BE"/>
          </w:rPr>
          <w:tab/>
        </w:r>
        <w:r w:rsidRPr="00FB29E2">
          <w:rPr>
            <w:rStyle w:val="Hyperlink"/>
          </w:rPr>
          <w:t>Architectuur</w:t>
        </w:r>
        <w:r>
          <w:rPr>
            <w:webHidden/>
          </w:rPr>
          <w:tab/>
        </w:r>
        <w:r>
          <w:rPr>
            <w:webHidden/>
          </w:rPr>
          <w:fldChar w:fldCharType="begin"/>
        </w:r>
        <w:r>
          <w:rPr>
            <w:webHidden/>
          </w:rPr>
          <w:instrText xml:space="preserve"> PAGEREF _Toc514279458 \h </w:instrText>
        </w:r>
        <w:r>
          <w:rPr>
            <w:webHidden/>
          </w:rPr>
        </w:r>
        <w:r>
          <w:rPr>
            <w:webHidden/>
          </w:rPr>
          <w:fldChar w:fldCharType="separate"/>
        </w:r>
        <w:r>
          <w:rPr>
            <w:webHidden/>
          </w:rPr>
          <w:t>15</w:t>
        </w:r>
        <w:r>
          <w:rPr>
            <w:webHidden/>
          </w:rPr>
          <w:fldChar w:fldCharType="end"/>
        </w:r>
      </w:hyperlink>
    </w:p>
    <w:p w14:paraId="4070F99D" w14:textId="3FEEA960" w:rsidR="0009093E" w:rsidRDefault="0009093E">
      <w:pPr>
        <w:pStyle w:val="Inhopg2"/>
        <w:rPr>
          <w:rFonts w:asciiTheme="minorHAnsi" w:hAnsiTheme="minorHAnsi" w:cstheme="minorBidi"/>
          <w:i w:val="0"/>
          <w:szCs w:val="22"/>
          <w:lang w:eastAsia="nl-BE"/>
        </w:rPr>
      </w:pPr>
      <w:hyperlink w:anchor="_Toc514279459" w:history="1">
        <w:r w:rsidRPr="00FB29E2">
          <w:rPr>
            <w:rStyle w:val="Hyperlink"/>
          </w:rPr>
          <w:t>2.5</w:t>
        </w:r>
        <w:r>
          <w:rPr>
            <w:rFonts w:asciiTheme="minorHAnsi" w:hAnsiTheme="minorHAnsi" w:cstheme="minorBidi"/>
            <w:i w:val="0"/>
            <w:szCs w:val="22"/>
            <w:lang w:eastAsia="nl-BE"/>
          </w:rPr>
          <w:tab/>
        </w:r>
        <w:r w:rsidRPr="00FB29E2">
          <w:rPr>
            <w:rStyle w:val="Hyperlink"/>
          </w:rPr>
          <w:t>Kwaliteitscontrole van de applicaties</w:t>
        </w:r>
        <w:r>
          <w:rPr>
            <w:webHidden/>
          </w:rPr>
          <w:tab/>
        </w:r>
        <w:r>
          <w:rPr>
            <w:webHidden/>
          </w:rPr>
          <w:fldChar w:fldCharType="begin"/>
        </w:r>
        <w:r>
          <w:rPr>
            <w:webHidden/>
          </w:rPr>
          <w:instrText xml:space="preserve"> PAGEREF _Toc514279459 \h </w:instrText>
        </w:r>
        <w:r>
          <w:rPr>
            <w:webHidden/>
          </w:rPr>
        </w:r>
        <w:r>
          <w:rPr>
            <w:webHidden/>
          </w:rPr>
          <w:fldChar w:fldCharType="separate"/>
        </w:r>
        <w:r>
          <w:rPr>
            <w:webHidden/>
          </w:rPr>
          <w:t>16</w:t>
        </w:r>
        <w:r>
          <w:rPr>
            <w:webHidden/>
          </w:rPr>
          <w:fldChar w:fldCharType="end"/>
        </w:r>
      </w:hyperlink>
    </w:p>
    <w:p w14:paraId="4924DBA5" w14:textId="7E786F87" w:rsidR="0009093E" w:rsidRDefault="0009093E">
      <w:pPr>
        <w:pStyle w:val="Inhopg3"/>
        <w:tabs>
          <w:tab w:val="left" w:pos="1985"/>
        </w:tabs>
        <w:rPr>
          <w:rFonts w:asciiTheme="minorHAnsi" w:hAnsiTheme="minorHAnsi"/>
          <w:szCs w:val="22"/>
          <w:lang w:eastAsia="nl-BE"/>
        </w:rPr>
      </w:pPr>
      <w:hyperlink w:anchor="_Toc514279460" w:history="1">
        <w:r w:rsidRPr="00FB29E2">
          <w:rPr>
            <w:rStyle w:val="Hyperlink"/>
          </w:rPr>
          <w:t>2.5.1</w:t>
        </w:r>
        <w:r>
          <w:rPr>
            <w:rFonts w:asciiTheme="minorHAnsi" w:hAnsiTheme="minorHAnsi"/>
            <w:szCs w:val="22"/>
            <w:lang w:eastAsia="nl-BE"/>
          </w:rPr>
          <w:tab/>
        </w:r>
        <w:r w:rsidRPr="00FB29E2">
          <w:rPr>
            <w:rStyle w:val="Hyperlink"/>
          </w:rPr>
          <w:t>Theoretisch</w:t>
        </w:r>
        <w:r>
          <w:rPr>
            <w:webHidden/>
          </w:rPr>
          <w:tab/>
        </w:r>
        <w:r>
          <w:rPr>
            <w:webHidden/>
          </w:rPr>
          <w:fldChar w:fldCharType="begin"/>
        </w:r>
        <w:r>
          <w:rPr>
            <w:webHidden/>
          </w:rPr>
          <w:instrText xml:space="preserve"> PAGEREF _Toc514279460 \h </w:instrText>
        </w:r>
        <w:r>
          <w:rPr>
            <w:webHidden/>
          </w:rPr>
        </w:r>
        <w:r>
          <w:rPr>
            <w:webHidden/>
          </w:rPr>
          <w:fldChar w:fldCharType="separate"/>
        </w:r>
        <w:r>
          <w:rPr>
            <w:webHidden/>
          </w:rPr>
          <w:t>16</w:t>
        </w:r>
        <w:r>
          <w:rPr>
            <w:webHidden/>
          </w:rPr>
          <w:fldChar w:fldCharType="end"/>
        </w:r>
      </w:hyperlink>
    </w:p>
    <w:p w14:paraId="260B1A17" w14:textId="795E4DA3" w:rsidR="0009093E" w:rsidRDefault="0009093E">
      <w:pPr>
        <w:pStyle w:val="Inhopg3"/>
        <w:tabs>
          <w:tab w:val="left" w:pos="1985"/>
        </w:tabs>
        <w:rPr>
          <w:rFonts w:asciiTheme="minorHAnsi" w:hAnsiTheme="minorHAnsi"/>
          <w:szCs w:val="22"/>
          <w:lang w:eastAsia="nl-BE"/>
        </w:rPr>
      </w:pPr>
      <w:hyperlink w:anchor="_Toc514279461" w:history="1">
        <w:r w:rsidRPr="00FB29E2">
          <w:rPr>
            <w:rStyle w:val="Hyperlink"/>
          </w:rPr>
          <w:t>2.5.2</w:t>
        </w:r>
        <w:r>
          <w:rPr>
            <w:rFonts w:asciiTheme="minorHAnsi" w:hAnsiTheme="minorHAnsi"/>
            <w:szCs w:val="22"/>
            <w:lang w:eastAsia="nl-BE"/>
          </w:rPr>
          <w:tab/>
        </w:r>
        <w:r w:rsidRPr="00FB29E2">
          <w:rPr>
            <w:rStyle w:val="Hyperlink"/>
          </w:rPr>
          <w:t>Hoe wordt dit praktisch gecontroleerd?</w:t>
        </w:r>
        <w:r>
          <w:rPr>
            <w:webHidden/>
          </w:rPr>
          <w:tab/>
        </w:r>
        <w:r>
          <w:rPr>
            <w:webHidden/>
          </w:rPr>
          <w:fldChar w:fldCharType="begin"/>
        </w:r>
        <w:r>
          <w:rPr>
            <w:webHidden/>
          </w:rPr>
          <w:instrText xml:space="preserve"> PAGEREF _Toc514279461 \h </w:instrText>
        </w:r>
        <w:r>
          <w:rPr>
            <w:webHidden/>
          </w:rPr>
        </w:r>
        <w:r>
          <w:rPr>
            <w:webHidden/>
          </w:rPr>
          <w:fldChar w:fldCharType="separate"/>
        </w:r>
        <w:r>
          <w:rPr>
            <w:webHidden/>
          </w:rPr>
          <w:t>17</w:t>
        </w:r>
        <w:r>
          <w:rPr>
            <w:webHidden/>
          </w:rPr>
          <w:fldChar w:fldCharType="end"/>
        </w:r>
      </w:hyperlink>
    </w:p>
    <w:p w14:paraId="12F4B355" w14:textId="00B17057" w:rsidR="0009093E" w:rsidRDefault="0009093E">
      <w:pPr>
        <w:pStyle w:val="Inhopg1"/>
        <w:rPr>
          <w:rFonts w:asciiTheme="minorHAnsi" w:hAnsiTheme="minorHAnsi" w:cstheme="minorBidi"/>
          <w:b w:val="0"/>
          <w:szCs w:val="22"/>
          <w:lang w:eastAsia="nl-BE"/>
        </w:rPr>
      </w:pPr>
      <w:hyperlink w:anchor="_Toc514279462" w:history="1">
        <w:r w:rsidRPr="00FB29E2">
          <w:rPr>
            <w:rStyle w:val="Hyperlink"/>
          </w:rPr>
          <w:t>3</w:t>
        </w:r>
        <w:r>
          <w:rPr>
            <w:rFonts w:asciiTheme="minorHAnsi" w:hAnsiTheme="minorHAnsi" w:cstheme="minorBidi"/>
            <w:b w:val="0"/>
            <w:szCs w:val="22"/>
            <w:lang w:eastAsia="nl-BE"/>
          </w:rPr>
          <w:tab/>
        </w:r>
        <w:r w:rsidRPr="00FB29E2">
          <w:rPr>
            <w:rStyle w:val="Hyperlink"/>
          </w:rPr>
          <w:t>Applicatie</w:t>
        </w:r>
        <w:r>
          <w:rPr>
            <w:webHidden/>
          </w:rPr>
          <w:tab/>
        </w:r>
        <w:r>
          <w:rPr>
            <w:webHidden/>
          </w:rPr>
          <w:fldChar w:fldCharType="begin"/>
        </w:r>
        <w:r>
          <w:rPr>
            <w:webHidden/>
          </w:rPr>
          <w:instrText xml:space="preserve"> PAGEREF _Toc514279462 \h </w:instrText>
        </w:r>
        <w:r>
          <w:rPr>
            <w:webHidden/>
          </w:rPr>
        </w:r>
        <w:r>
          <w:rPr>
            <w:webHidden/>
          </w:rPr>
          <w:fldChar w:fldCharType="separate"/>
        </w:r>
        <w:r>
          <w:rPr>
            <w:webHidden/>
          </w:rPr>
          <w:t>20</w:t>
        </w:r>
        <w:r>
          <w:rPr>
            <w:webHidden/>
          </w:rPr>
          <w:fldChar w:fldCharType="end"/>
        </w:r>
      </w:hyperlink>
    </w:p>
    <w:p w14:paraId="50908896" w14:textId="0F9AC13F" w:rsidR="0009093E" w:rsidRDefault="0009093E">
      <w:pPr>
        <w:pStyle w:val="Inhopg1"/>
        <w:rPr>
          <w:rFonts w:asciiTheme="minorHAnsi" w:hAnsiTheme="minorHAnsi" w:cstheme="minorBidi"/>
          <w:b w:val="0"/>
          <w:szCs w:val="22"/>
          <w:lang w:eastAsia="nl-BE"/>
        </w:rPr>
      </w:pPr>
      <w:hyperlink w:anchor="_Toc514279463" w:history="1">
        <w:r w:rsidRPr="00FB29E2">
          <w:rPr>
            <w:rStyle w:val="Hyperlink"/>
          </w:rPr>
          <w:t>4</w:t>
        </w:r>
        <w:r>
          <w:rPr>
            <w:rFonts w:asciiTheme="minorHAnsi" w:hAnsiTheme="minorHAnsi" w:cstheme="minorBidi"/>
            <w:b w:val="0"/>
            <w:szCs w:val="22"/>
            <w:lang w:eastAsia="nl-BE"/>
          </w:rPr>
          <w:tab/>
        </w:r>
        <w:r w:rsidRPr="00FB29E2">
          <w:rPr>
            <w:rStyle w:val="Hyperlink"/>
          </w:rPr>
          <w:t>Vergelijken performance</w:t>
        </w:r>
        <w:r>
          <w:rPr>
            <w:webHidden/>
          </w:rPr>
          <w:tab/>
        </w:r>
        <w:r>
          <w:rPr>
            <w:webHidden/>
          </w:rPr>
          <w:fldChar w:fldCharType="begin"/>
        </w:r>
        <w:r>
          <w:rPr>
            <w:webHidden/>
          </w:rPr>
          <w:instrText xml:space="preserve"> PAGEREF _Toc514279463 \h </w:instrText>
        </w:r>
        <w:r>
          <w:rPr>
            <w:webHidden/>
          </w:rPr>
        </w:r>
        <w:r>
          <w:rPr>
            <w:webHidden/>
          </w:rPr>
          <w:fldChar w:fldCharType="separate"/>
        </w:r>
        <w:r>
          <w:rPr>
            <w:webHidden/>
          </w:rPr>
          <w:t>21</w:t>
        </w:r>
        <w:r>
          <w:rPr>
            <w:webHidden/>
          </w:rPr>
          <w:fldChar w:fldCharType="end"/>
        </w:r>
      </w:hyperlink>
    </w:p>
    <w:p w14:paraId="53D4D1FC" w14:textId="618C7CE4" w:rsidR="0009093E" w:rsidRDefault="0009093E">
      <w:pPr>
        <w:pStyle w:val="Inhopg2"/>
        <w:rPr>
          <w:rFonts w:asciiTheme="minorHAnsi" w:hAnsiTheme="minorHAnsi" w:cstheme="minorBidi"/>
          <w:i w:val="0"/>
          <w:szCs w:val="22"/>
          <w:lang w:eastAsia="nl-BE"/>
        </w:rPr>
      </w:pPr>
      <w:hyperlink w:anchor="_Toc514279464" w:history="1">
        <w:r w:rsidRPr="00FB29E2">
          <w:rPr>
            <w:rStyle w:val="Hyperlink"/>
          </w:rPr>
          <w:t>4.1</w:t>
        </w:r>
        <w:r>
          <w:rPr>
            <w:rFonts w:asciiTheme="minorHAnsi" w:hAnsiTheme="minorHAnsi" w:cstheme="minorBidi"/>
            <w:i w:val="0"/>
            <w:szCs w:val="22"/>
            <w:lang w:eastAsia="nl-BE"/>
          </w:rPr>
          <w:tab/>
        </w:r>
        <w:r w:rsidRPr="00FB29E2">
          <w:rPr>
            <w:rStyle w:val="Hyperlink"/>
          </w:rPr>
          <w:t>Development effort</w:t>
        </w:r>
        <w:r>
          <w:rPr>
            <w:webHidden/>
          </w:rPr>
          <w:tab/>
        </w:r>
        <w:r>
          <w:rPr>
            <w:webHidden/>
          </w:rPr>
          <w:fldChar w:fldCharType="begin"/>
        </w:r>
        <w:r>
          <w:rPr>
            <w:webHidden/>
          </w:rPr>
          <w:instrText xml:space="preserve"> PAGEREF _Toc514279464 \h </w:instrText>
        </w:r>
        <w:r>
          <w:rPr>
            <w:webHidden/>
          </w:rPr>
        </w:r>
        <w:r>
          <w:rPr>
            <w:webHidden/>
          </w:rPr>
          <w:fldChar w:fldCharType="separate"/>
        </w:r>
        <w:r>
          <w:rPr>
            <w:webHidden/>
          </w:rPr>
          <w:t>21</w:t>
        </w:r>
        <w:r>
          <w:rPr>
            <w:webHidden/>
          </w:rPr>
          <w:fldChar w:fldCharType="end"/>
        </w:r>
      </w:hyperlink>
    </w:p>
    <w:p w14:paraId="2688952D" w14:textId="7A6B87C1" w:rsidR="0009093E" w:rsidRDefault="0009093E">
      <w:pPr>
        <w:pStyle w:val="Inhopg3"/>
        <w:tabs>
          <w:tab w:val="left" w:pos="1985"/>
        </w:tabs>
        <w:rPr>
          <w:rFonts w:asciiTheme="minorHAnsi" w:hAnsiTheme="minorHAnsi"/>
          <w:szCs w:val="22"/>
          <w:lang w:eastAsia="nl-BE"/>
        </w:rPr>
      </w:pPr>
      <w:hyperlink w:anchor="_Toc514279465" w:history="1">
        <w:r w:rsidRPr="00FB29E2">
          <w:rPr>
            <w:rStyle w:val="Hyperlink"/>
          </w:rPr>
          <w:t>4.1.1</w:t>
        </w:r>
        <w:r>
          <w:rPr>
            <w:rFonts w:asciiTheme="minorHAnsi" w:hAnsiTheme="minorHAnsi"/>
            <w:szCs w:val="22"/>
            <w:lang w:eastAsia="nl-BE"/>
          </w:rPr>
          <w:tab/>
        </w:r>
        <w:r w:rsidRPr="00FB29E2">
          <w:rPr>
            <w:rStyle w:val="Hyperlink"/>
          </w:rPr>
          <w:t>React Native</w:t>
        </w:r>
        <w:r>
          <w:rPr>
            <w:webHidden/>
          </w:rPr>
          <w:tab/>
        </w:r>
        <w:r>
          <w:rPr>
            <w:webHidden/>
          </w:rPr>
          <w:fldChar w:fldCharType="begin"/>
        </w:r>
        <w:r>
          <w:rPr>
            <w:webHidden/>
          </w:rPr>
          <w:instrText xml:space="preserve"> PAGEREF _Toc514279465 \h </w:instrText>
        </w:r>
        <w:r>
          <w:rPr>
            <w:webHidden/>
          </w:rPr>
        </w:r>
        <w:r>
          <w:rPr>
            <w:webHidden/>
          </w:rPr>
          <w:fldChar w:fldCharType="separate"/>
        </w:r>
        <w:r>
          <w:rPr>
            <w:webHidden/>
          </w:rPr>
          <w:t>21</w:t>
        </w:r>
        <w:r>
          <w:rPr>
            <w:webHidden/>
          </w:rPr>
          <w:fldChar w:fldCharType="end"/>
        </w:r>
      </w:hyperlink>
    </w:p>
    <w:p w14:paraId="60CFB703" w14:textId="339D51D4" w:rsidR="0009093E" w:rsidRDefault="0009093E">
      <w:pPr>
        <w:pStyle w:val="Inhopg3"/>
        <w:tabs>
          <w:tab w:val="left" w:pos="1985"/>
        </w:tabs>
        <w:rPr>
          <w:rFonts w:asciiTheme="minorHAnsi" w:hAnsiTheme="minorHAnsi"/>
          <w:szCs w:val="22"/>
          <w:lang w:eastAsia="nl-BE"/>
        </w:rPr>
      </w:pPr>
      <w:hyperlink w:anchor="_Toc514279466" w:history="1">
        <w:r w:rsidRPr="00FB29E2">
          <w:rPr>
            <w:rStyle w:val="Hyperlink"/>
          </w:rPr>
          <w:t>4.1.2</w:t>
        </w:r>
        <w:r>
          <w:rPr>
            <w:rFonts w:asciiTheme="minorHAnsi" w:hAnsiTheme="minorHAnsi"/>
            <w:szCs w:val="22"/>
            <w:lang w:eastAsia="nl-BE"/>
          </w:rPr>
          <w:tab/>
        </w:r>
        <w:r w:rsidRPr="00FB29E2">
          <w:rPr>
            <w:rStyle w:val="Hyperlink"/>
          </w:rPr>
          <w:t>Xamarin</w:t>
        </w:r>
        <w:r>
          <w:rPr>
            <w:webHidden/>
          </w:rPr>
          <w:tab/>
        </w:r>
        <w:r>
          <w:rPr>
            <w:webHidden/>
          </w:rPr>
          <w:fldChar w:fldCharType="begin"/>
        </w:r>
        <w:r>
          <w:rPr>
            <w:webHidden/>
          </w:rPr>
          <w:instrText xml:space="preserve"> PAGEREF _Toc514279466 \h </w:instrText>
        </w:r>
        <w:r>
          <w:rPr>
            <w:webHidden/>
          </w:rPr>
        </w:r>
        <w:r>
          <w:rPr>
            <w:webHidden/>
          </w:rPr>
          <w:fldChar w:fldCharType="separate"/>
        </w:r>
        <w:r>
          <w:rPr>
            <w:webHidden/>
          </w:rPr>
          <w:t>23</w:t>
        </w:r>
        <w:r>
          <w:rPr>
            <w:webHidden/>
          </w:rPr>
          <w:fldChar w:fldCharType="end"/>
        </w:r>
      </w:hyperlink>
    </w:p>
    <w:p w14:paraId="1BACDBDD" w14:textId="11C04A5A" w:rsidR="0009093E" w:rsidRDefault="0009093E">
      <w:pPr>
        <w:pStyle w:val="Inhopg3"/>
        <w:tabs>
          <w:tab w:val="left" w:pos="1985"/>
        </w:tabs>
        <w:rPr>
          <w:rFonts w:asciiTheme="minorHAnsi" w:hAnsiTheme="minorHAnsi"/>
          <w:szCs w:val="22"/>
          <w:lang w:eastAsia="nl-BE"/>
        </w:rPr>
      </w:pPr>
      <w:hyperlink w:anchor="_Toc514279467" w:history="1">
        <w:r w:rsidRPr="00FB29E2">
          <w:rPr>
            <w:rStyle w:val="Hyperlink"/>
          </w:rPr>
          <w:t>4.1.3</w:t>
        </w:r>
        <w:r>
          <w:rPr>
            <w:rFonts w:asciiTheme="minorHAnsi" w:hAnsiTheme="minorHAnsi"/>
            <w:szCs w:val="22"/>
            <w:lang w:eastAsia="nl-BE"/>
          </w:rPr>
          <w:tab/>
        </w:r>
        <w:r w:rsidRPr="00FB29E2">
          <w:rPr>
            <w:rStyle w:val="Hyperlink"/>
          </w:rPr>
          <w:t>Conclusies</w:t>
        </w:r>
        <w:r>
          <w:rPr>
            <w:webHidden/>
          </w:rPr>
          <w:tab/>
        </w:r>
        <w:r>
          <w:rPr>
            <w:webHidden/>
          </w:rPr>
          <w:fldChar w:fldCharType="begin"/>
        </w:r>
        <w:r>
          <w:rPr>
            <w:webHidden/>
          </w:rPr>
          <w:instrText xml:space="preserve"> PAGEREF _Toc514279467 \h </w:instrText>
        </w:r>
        <w:r>
          <w:rPr>
            <w:webHidden/>
          </w:rPr>
        </w:r>
        <w:r>
          <w:rPr>
            <w:webHidden/>
          </w:rPr>
          <w:fldChar w:fldCharType="separate"/>
        </w:r>
        <w:r>
          <w:rPr>
            <w:webHidden/>
          </w:rPr>
          <w:t>25</w:t>
        </w:r>
        <w:r>
          <w:rPr>
            <w:webHidden/>
          </w:rPr>
          <w:fldChar w:fldCharType="end"/>
        </w:r>
      </w:hyperlink>
    </w:p>
    <w:p w14:paraId="517B64BB" w14:textId="1FE75206" w:rsidR="0009093E" w:rsidRDefault="0009093E">
      <w:pPr>
        <w:pStyle w:val="Inhopg2"/>
        <w:rPr>
          <w:rFonts w:asciiTheme="minorHAnsi" w:hAnsiTheme="minorHAnsi" w:cstheme="minorBidi"/>
          <w:i w:val="0"/>
          <w:szCs w:val="22"/>
          <w:lang w:eastAsia="nl-BE"/>
        </w:rPr>
      </w:pPr>
      <w:hyperlink w:anchor="_Toc514279468" w:history="1">
        <w:r w:rsidRPr="00FB29E2">
          <w:rPr>
            <w:rStyle w:val="Hyperlink"/>
          </w:rPr>
          <w:t>4.2</w:t>
        </w:r>
        <w:r>
          <w:rPr>
            <w:rFonts w:asciiTheme="minorHAnsi" w:hAnsiTheme="minorHAnsi" w:cstheme="minorBidi"/>
            <w:i w:val="0"/>
            <w:szCs w:val="22"/>
            <w:lang w:eastAsia="nl-BE"/>
          </w:rPr>
          <w:tab/>
        </w:r>
        <w:r w:rsidRPr="00FB29E2">
          <w:rPr>
            <w:rStyle w:val="Hyperlink"/>
          </w:rPr>
          <w:t>Snelheid</w:t>
        </w:r>
        <w:r>
          <w:rPr>
            <w:webHidden/>
          </w:rPr>
          <w:tab/>
        </w:r>
        <w:r>
          <w:rPr>
            <w:webHidden/>
          </w:rPr>
          <w:fldChar w:fldCharType="begin"/>
        </w:r>
        <w:r>
          <w:rPr>
            <w:webHidden/>
          </w:rPr>
          <w:instrText xml:space="preserve"> PAGEREF _Toc514279468 \h </w:instrText>
        </w:r>
        <w:r>
          <w:rPr>
            <w:webHidden/>
          </w:rPr>
        </w:r>
        <w:r>
          <w:rPr>
            <w:webHidden/>
          </w:rPr>
          <w:fldChar w:fldCharType="separate"/>
        </w:r>
        <w:r>
          <w:rPr>
            <w:webHidden/>
          </w:rPr>
          <w:t>26</w:t>
        </w:r>
        <w:r>
          <w:rPr>
            <w:webHidden/>
          </w:rPr>
          <w:fldChar w:fldCharType="end"/>
        </w:r>
      </w:hyperlink>
    </w:p>
    <w:p w14:paraId="05D443A9" w14:textId="21C32AB4" w:rsidR="0009093E" w:rsidRDefault="0009093E">
      <w:pPr>
        <w:pStyle w:val="Inhopg3"/>
        <w:tabs>
          <w:tab w:val="left" w:pos="1985"/>
        </w:tabs>
        <w:rPr>
          <w:rFonts w:asciiTheme="minorHAnsi" w:hAnsiTheme="minorHAnsi"/>
          <w:szCs w:val="22"/>
          <w:lang w:eastAsia="nl-BE"/>
        </w:rPr>
      </w:pPr>
      <w:hyperlink w:anchor="_Toc514279469" w:history="1">
        <w:r w:rsidRPr="00FB29E2">
          <w:rPr>
            <w:rStyle w:val="Hyperlink"/>
          </w:rPr>
          <w:t>4.2.1</w:t>
        </w:r>
        <w:r>
          <w:rPr>
            <w:rFonts w:asciiTheme="minorHAnsi" w:hAnsiTheme="minorHAnsi"/>
            <w:szCs w:val="22"/>
            <w:lang w:eastAsia="nl-BE"/>
          </w:rPr>
          <w:tab/>
        </w:r>
        <w:r w:rsidRPr="00FB29E2">
          <w:rPr>
            <w:rStyle w:val="Hyperlink"/>
          </w:rPr>
          <w:t>Vergelijking</w:t>
        </w:r>
        <w:r>
          <w:rPr>
            <w:webHidden/>
          </w:rPr>
          <w:tab/>
        </w:r>
        <w:r>
          <w:rPr>
            <w:webHidden/>
          </w:rPr>
          <w:fldChar w:fldCharType="begin"/>
        </w:r>
        <w:r>
          <w:rPr>
            <w:webHidden/>
          </w:rPr>
          <w:instrText xml:space="preserve"> PAGEREF _Toc514279469 \h </w:instrText>
        </w:r>
        <w:r>
          <w:rPr>
            <w:webHidden/>
          </w:rPr>
        </w:r>
        <w:r>
          <w:rPr>
            <w:webHidden/>
          </w:rPr>
          <w:fldChar w:fldCharType="separate"/>
        </w:r>
        <w:r>
          <w:rPr>
            <w:webHidden/>
          </w:rPr>
          <w:t>26</w:t>
        </w:r>
        <w:r>
          <w:rPr>
            <w:webHidden/>
          </w:rPr>
          <w:fldChar w:fldCharType="end"/>
        </w:r>
      </w:hyperlink>
    </w:p>
    <w:p w14:paraId="3B34692F" w14:textId="386123CC" w:rsidR="0009093E" w:rsidRDefault="0009093E">
      <w:pPr>
        <w:pStyle w:val="Inhopg3"/>
        <w:tabs>
          <w:tab w:val="left" w:pos="1985"/>
        </w:tabs>
        <w:rPr>
          <w:rFonts w:asciiTheme="minorHAnsi" w:hAnsiTheme="minorHAnsi"/>
          <w:szCs w:val="22"/>
          <w:lang w:eastAsia="nl-BE"/>
        </w:rPr>
      </w:pPr>
      <w:hyperlink w:anchor="_Toc514279470" w:history="1">
        <w:r w:rsidRPr="00FB29E2">
          <w:rPr>
            <w:rStyle w:val="Hyperlink"/>
          </w:rPr>
          <w:t>4.2.2</w:t>
        </w:r>
        <w:r>
          <w:rPr>
            <w:rFonts w:asciiTheme="minorHAnsi" w:hAnsiTheme="minorHAnsi"/>
            <w:szCs w:val="22"/>
            <w:lang w:eastAsia="nl-BE"/>
          </w:rPr>
          <w:tab/>
        </w:r>
        <w:r w:rsidRPr="00FB29E2">
          <w:rPr>
            <w:rStyle w:val="Hyperlink"/>
          </w:rPr>
          <w:t>Conclusie</w:t>
        </w:r>
        <w:r>
          <w:rPr>
            <w:webHidden/>
          </w:rPr>
          <w:tab/>
        </w:r>
        <w:r>
          <w:rPr>
            <w:webHidden/>
          </w:rPr>
          <w:fldChar w:fldCharType="begin"/>
        </w:r>
        <w:r>
          <w:rPr>
            <w:webHidden/>
          </w:rPr>
          <w:instrText xml:space="preserve"> PAGEREF _Toc514279470 \h </w:instrText>
        </w:r>
        <w:r>
          <w:rPr>
            <w:webHidden/>
          </w:rPr>
        </w:r>
        <w:r>
          <w:rPr>
            <w:webHidden/>
          </w:rPr>
          <w:fldChar w:fldCharType="separate"/>
        </w:r>
        <w:r>
          <w:rPr>
            <w:webHidden/>
          </w:rPr>
          <w:t>27</w:t>
        </w:r>
        <w:r>
          <w:rPr>
            <w:webHidden/>
          </w:rPr>
          <w:fldChar w:fldCharType="end"/>
        </w:r>
      </w:hyperlink>
    </w:p>
    <w:p w14:paraId="64B41227" w14:textId="10A5E95F" w:rsidR="0009093E" w:rsidRDefault="0009093E">
      <w:pPr>
        <w:pStyle w:val="Inhopg2"/>
        <w:rPr>
          <w:rFonts w:asciiTheme="minorHAnsi" w:hAnsiTheme="minorHAnsi" w:cstheme="minorBidi"/>
          <w:i w:val="0"/>
          <w:szCs w:val="22"/>
          <w:lang w:eastAsia="nl-BE"/>
        </w:rPr>
      </w:pPr>
      <w:hyperlink w:anchor="_Toc514279471" w:history="1">
        <w:r w:rsidRPr="00FB29E2">
          <w:rPr>
            <w:rStyle w:val="Hyperlink"/>
          </w:rPr>
          <w:t>4.3</w:t>
        </w:r>
        <w:r>
          <w:rPr>
            <w:rFonts w:asciiTheme="minorHAnsi" w:hAnsiTheme="minorHAnsi" w:cstheme="minorBidi"/>
            <w:i w:val="0"/>
            <w:szCs w:val="22"/>
            <w:lang w:eastAsia="nl-BE"/>
          </w:rPr>
          <w:tab/>
        </w:r>
        <w:r w:rsidRPr="00FB29E2">
          <w:rPr>
            <w:rStyle w:val="Hyperlink"/>
          </w:rPr>
          <w:t>Geheugen</w:t>
        </w:r>
        <w:r>
          <w:rPr>
            <w:webHidden/>
          </w:rPr>
          <w:tab/>
        </w:r>
        <w:r>
          <w:rPr>
            <w:webHidden/>
          </w:rPr>
          <w:fldChar w:fldCharType="begin"/>
        </w:r>
        <w:r>
          <w:rPr>
            <w:webHidden/>
          </w:rPr>
          <w:instrText xml:space="preserve"> PAGEREF _Toc514279471 \h </w:instrText>
        </w:r>
        <w:r>
          <w:rPr>
            <w:webHidden/>
          </w:rPr>
        </w:r>
        <w:r>
          <w:rPr>
            <w:webHidden/>
          </w:rPr>
          <w:fldChar w:fldCharType="separate"/>
        </w:r>
        <w:r>
          <w:rPr>
            <w:webHidden/>
          </w:rPr>
          <w:t>27</w:t>
        </w:r>
        <w:r>
          <w:rPr>
            <w:webHidden/>
          </w:rPr>
          <w:fldChar w:fldCharType="end"/>
        </w:r>
      </w:hyperlink>
    </w:p>
    <w:p w14:paraId="6B295974" w14:textId="75B24F81" w:rsidR="0009093E" w:rsidRDefault="0009093E">
      <w:pPr>
        <w:pStyle w:val="Inhopg3"/>
        <w:tabs>
          <w:tab w:val="left" w:pos="1985"/>
        </w:tabs>
        <w:rPr>
          <w:rFonts w:asciiTheme="minorHAnsi" w:hAnsiTheme="minorHAnsi"/>
          <w:szCs w:val="22"/>
          <w:lang w:eastAsia="nl-BE"/>
        </w:rPr>
      </w:pPr>
      <w:hyperlink w:anchor="_Toc514279472" w:history="1">
        <w:r w:rsidRPr="00FB29E2">
          <w:rPr>
            <w:rStyle w:val="Hyperlink"/>
          </w:rPr>
          <w:t>4.3.1</w:t>
        </w:r>
        <w:r>
          <w:rPr>
            <w:rFonts w:asciiTheme="minorHAnsi" w:hAnsiTheme="minorHAnsi"/>
            <w:szCs w:val="22"/>
            <w:lang w:eastAsia="nl-BE"/>
          </w:rPr>
          <w:tab/>
        </w:r>
        <w:r w:rsidRPr="00FB29E2">
          <w:rPr>
            <w:rStyle w:val="Hyperlink"/>
          </w:rPr>
          <w:t>Vergelijking</w:t>
        </w:r>
        <w:r>
          <w:rPr>
            <w:webHidden/>
          </w:rPr>
          <w:tab/>
        </w:r>
        <w:r>
          <w:rPr>
            <w:webHidden/>
          </w:rPr>
          <w:fldChar w:fldCharType="begin"/>
        </w:r>
        <w:r>
          <w:rPr>
            <w:webHidden/>
          </w:rPr>
          <w:instrText xml:space="preserve"> PAGEREF _Toc514279472 \h </w:instrText>
        </w:r>
        <w:r>
          <w:rPr>
            <w:webHidden/>
          </w:rPr>
        </w:r>
        <w:r>
          <w:rPr>
            <w:webHidden/>
          </w:rPr>
          <w:fldChar w:fldCharType="separate"/>
        </w:r>
        <w:r>
          <w:rPr>
            <w:webHidden/>
          </w:rPr>
          <w:t>28</w:t>
        </w:r>
        <w:r>
          <w:rPr>
            <w:webHidden/>
          </w:rPr>
          <w:fldChar w:fldCharType="end"/>
        </w:r>
      </w:hyperlink>
    </w:p>
    <w:p w14:paraId="2C599793" w14:textId="2229EC30" w:rsidR="0009093E" w:rsidRDefault="0009093E">
      <w:pPr>
        <w:pStyle w:val="Inhopg3"/>
        <w:tabs>
          <w:tab w:val="left" w:pos="1985"/>
        </w:tabs>
        <w:rPr>
          <w:rFonts w:asciiTheme="minorHAnsi" w:hAnsiTheme="minorHAnsi"/>
          <w:szCs w:val="22"/>
          <w:lang w:eastAsia="nl-BE"/>
        </w:rPr>
      </w:pPr>
      <w:hyperlink w:anchor="_Toc514279473" w:history="1">
        <w:r w:rsidRPr="00FB29E2">
          <w:rPr>
            <w:rStyle w:val="Hyperlink"/>
          </w:rPr>
          <w:t>4.3.2</w:t>
        </w:r>
        <w:r>
          <w:rPr>
            <w:rFonts w:asciiTheme="minorHAnsi" w:hAnsiTheme="minorHAnsi"/>
            <w:szCs w:val="22"/>
            <w:lang w:eastAsia="nl-BE"/>
          </w:rPr>
          <w:tab/>
        </w:r>
        <w:r w:rsidRPr="00FB29E2">
          <w:rPr>
            <w:rStyle w:val="Hyperlink"/>
          </w:rPr>
          <w:t>Conclusie</w:t>
        </w:r>
        <w:r>
          <w:rPr>
            <w:webHidden/>
          </w:rPr>
          <w:tab/>
        </w:r>
        <w:r>
          <w:rPr>
            <w:webHidden/>
          </w:rPr>
          <w:fldChar w:fldCharType="begin"/>
        </w:r>
        <w:r>
          <w:rPr>
            <w:webHidden/>
          </w:rPr>
          <w:instrText xml:space="preserve"> PAGEREF _Toc514279473 \h </w:instrText>
        </w:r>
        <w:r>
          <w:rPr>
            <w:webHidden/>
          </w:rPr>
        </w:r>
        <w:r>
          <w:rPr>
            <w:webHidden/>
          </w:rPr>
          <w:fldChar w:fldCharType="separate"/>
        </w:r>
        <w:r>
          <w:rPr>
            <w:webHidden/>
          </w:rPr>
          <w:t>28</w:t>
        </w:r>
        <w:r>
          <w:rPr>
            <w:webHidden/>
          </w:rPr>
          <w:fldChar w:fldCharType="end"/>
        </w:r>
      </w:hyperlink>
    </w:p>
    <w:p w14:paraId="0418B38E" w14:textId="5588366F" w:rsidR="0009093E" w:rsidRDefault="0009093E">
      <w:pPr>
        <w:pStyle w:val="Inhopg2"/>
        <w:rPr>
          <w:rFonts w:asciiTheme="minorHAnsi" w:hAnsiTheme="minorHAnsi" w:cstheme="minorBidi"/>
          <w:i w:val="0"/>
          <w:szCs w:val="22"/>
          <w:lang w:eastAsia="nl-BE"/>
        </w:rPr>
      </w:pPr>
      <w:hyperlink w:anchor="_Toc514279474" w:history="1">
        <w:r w:rsidRPr="00FB29E2">
          <w:rPr>
            <w:rStyle w:val="Hyperlink"/>
          </w:rPr>
          <w:t>4.4</w:t>
        </w:r>
        <w:r>
          <w:rPr>
            <w:rFonts w:asciiTheme="minorHAnsi" w:hAnsiTheme="minorHAnsi" w:cstheme="minorBidi"/>
            <w:i w:val="0"/>
            <w:szCs w:val="22"/>
            <w:lang w:eastAsia="nl-BE"/>
          </w:rPr>
          <w:tab/>
        </w:r>
        <w:r w:rsidRPr="00FB29E2">
          <w:rPr>
            <w:rStyle w:val="Hyperlink"/>
          </w:rPr>
          <w:t>User experience</w:t>
        </w:r>
        <w:r>
          <w:rPr>
            <w:webHidden/>
          </w:rPr>
          <w:tab/>
        </w:r>
        <w:r>
          <w:rPr>
            <w:webHidden/>
          </w:rPr>
          <w:fldChar w:fldCharType="begin"/>
        </w:r>
        <w:r>
          <w:rPr>
            <w:webHidden/>
          </w:rPr>
          <w:instrText xml:space="preserve"> PAGEREF _Toc514279474 \h </w:instrText>
        </w:r>
        <w:r>
          <w:rPr>
            <w:webHidden/>
          </w:rPr>
        </w:r>
        <w:r>
          <w:rPr>
            <w:webHidden/>
          </w:rPr>
          <w:fldChar w:fldCharType="separate"/>
        </w:r>
        <w:r>
          <w:rPr>
            <w:webHidden/>
          </w:rPr>
          <w:t>28</w:t>
        </w:r>
        <w:r>
          <w:rPr>
            <w:webHidden/>
          </w:rPr>
          <w:fldChar w:fldCharType="end"/>
        </w:r>
      </w:hyperlink>
    </w:p>
    <w:p w14:paraId="42ACF732" w14:textId="4A17758F" w:rsidR="0009093E" w:rsidRDefault="0009093E">
      <w:pPr>
        <w:pStyle w:val="Inhopg1"/>
        <w:rPr>
          <w:rFonts w:asciiTheme="minorHAnsi" w:hAnsiTheme="minorHAnsi" w:cstheme="minorBidi"/>
          <w:b w:val="0"/>
          <w:szCs w:val="22"/>
          <w:lang w:eastAsia="nl-BE"/>
        </w:rPr>
      </w:pPr>
      <w:hyperlink w:anchor="_Toc514279475" w:history="1">
        <w:r w:rsidRPr="00FB29E2">
          <w:rPr>
            <w:rStyle w:val="Hyperlink"/>
          </w:rPr>
          <w:t>5</w:t>
        </w:r>
        <w:r>
          <w:rPr>
            <w:rFonts w:asciiTheme="minorHAnsi" w:hAnsiTheme="minorHAnsi" w:cstheme="minorBidi"/>
            <w:b w:val="0"/>
            <w:szCs w:val="22"/>
            <w:lang w:eastAsia="nl-BE"/>
          </w:rPr>
          <w:tab/>
        </w:r>
        <w:r w:rsidRPr="00FB29E2">
          <w:rPr>
            <w:rStyle w:val="Hyperlink"/>
          </w:rPr>
          <w:t>Besluit</w:t>
        </w:r>
        <w:r>
          <w:rPr>
            <w:webHidden/>
          </w:rPr>
          <w:tab/>
        </w:r>
        <w:r>
          <w:rPr>
            <w:webHidden/>
          </w:rPr>
          <w:fldChar w:fldCharType="begin"/>
        </w:r>
        <w:r>
          <w:rPr>
            <w:webHidden/>
          </w:rPr>
          <w:instrText xml:space="preserve"> PAGEREF _Toc514279475 \h </w:instrText>
        </w:r>
        <w:r>
          <w:rPr>
            <w:webHidden/>
          </w:rPr>
        </w:r>
        <w:r>
          <w:rPr>
            <w:webHidden/>
          </w:rPr>
          <w:fldChar w:fldCharType="separate"/>
        </w:r>
        <w:r>
          <w:rPr>
            <w:webHidden/>
          </w:rPr>
          <w:t>28</w:t>
        </w:r>
        <w:r>
          <w:rPr>
            <w:webHidden/>
          </w:rPr>
          <w:fldChar w:fldCharType="end"/>
        </w:r>
      </w:hyperlink>
    </w:p>
    <w:p w14:paraId="0094243E" w14:textId="6F45D42D" w:rsidR="0009093E" w:rsidRDefault="0009093E">
      <w:pPr>
        <w:pStyle w:val="Inhopg1"/>
        <w:rPr>
          <w:rFonts w:asciiTheme="minorHAnsi" w:hAnsiTheme="minorHAnsi" w:cstheme="minorBidi"/>
          <w:b w:val="0"/>
          <w:szCs w:val="22"/>
          <w:lang w:eastAsia="nl-BE"/>
        </w:rPr>
      </w:pPr>
      <w:hyperlink w:anchor="_Toc514279476" w:history="1">
        <w:r w:rsidRPr="00FB29E2">
          <w:rPr>
            <w:rStyle w:val="Hyperlink"/>
          </w:rPr>
          <w:t>6</w:t>
        </w:r>
        <w:r>
          <w:rPr>
            <w:rFonts w:asciiTheme="minorHAnsi" w:hAnsiTheme="minorHAnsi" w:cstheme="minorBidi"/>
            <w:b w:val="0"/>
            <w:szCs w:val="22"/>
            <w:lang w:eastAsia="nl-BE"/>
          </w:rPr>
          <w:tab/>
        </w:r>
        <w:r w:rsidRPr="00FB29E2">
          <w:rPr>
            <w:rStyle w:val="Hyperlink"/>
            <w:lang w:val="nl-NL"/>
          </w:rPr>
          <w:t>Verwijzingen</w:t>
        </w:r>
        <w:r>
          <w:rPr>
            <w:webHidden/>
          </w:rPr>
          <w:tab/>
        </w:r>
        <w:r>
          <w:rPr>
            <w:webHidden/>
          </w:rPr>
          <w:fldChar w:fldCharType="begin"/>
        </w:r>
        <w:r>
          <w:rPr>
            <w:webHidden/>
          </w:rPr>
          <w:instrText xml:space="preserve"> PAGEREF _Toc514279476 \h </w:instrText>
        </w:r>
        <w:r>
          <w:rPr>
            <w:webHidden/>
          </w:rPr>
        </w:r>
        <w:r>
          <w:rPr>
            <w:webHidden/>
          </w:rPr>
          <w:fldChar w:fldCharType="separate"/>
        </w:r>
        <w:r>
          <w:rPr>
            <w:webHidden/>
          </w:rPr>
          <w:t>29</w:t>
        </w:r>
        <w:r>
          <w:rPr>
            <w:webHidden/>
          </w:rPr>
          <w:fldChar w:fldCharType="end"/>
        </w:r>
      </w:hyperlink>
    </w:p>
    <w:p w14:paraId="4E3F014A" w14:textId="20B52E86" w:rsidR="0009093E" w:rsidRDefault="0009093E">
      <w:pPr>
        <w:pStyle w:val="Inhopg1"/>
        <w:rPr>
          <w:rFonts w:asciiTheme="minorHAnsi" w:hAnsiTheme="minorHAnsi" w:cstheme="minorBidi"/>
          <w:b w:val="0"/>
          <w:szCs w:val="22"/>
          <w:lang w:eastAsia="nl-BE"/>
        </w:rPr>
      </w:pPr>
      <w:hyperlink w:anchor="_Toc514279477" w:history="1">
        <w:r w:rsidRPr="00FB29E2">
          <w:rPr>
            <w:rStyle w:val="Hyperlink"/>
          </w:rPr>
          <w:t>Bijlagen</w:t>
        </w:r>
        <w:r>
          <w:rPr>
            <w:webHidden/>
          </w:rPr>
          <w:tab/>
        </w:r>
        <w:r>
          <w:rPr>
            <w:webHidden/>
          </w:rPr>
          <w:fldChar w:fldCharType="begin"/>
        </w:r>
        <w:r>
          <w:rPr>
            <w:webHidden/>
          </w:rPr>
          <w:instrText xml:space="preserve"> PAGEREF _Toc514279477 \h </w:instrText>
        </w:r>
        <w:r>
          <w:rPr>
            <w:webHidden/>
          </w:rPr>
        </w:r>
        <w:r>
          <w:rPr>
            <w:webHidden/>
          </w:rPr>
          <w:fldChar w:fldCharType="separate"/>
        </w:r>
        <w:r>
          <w:rPr>
            <w:webHidden/>
          </w:rPr>
          <w:t>31</w:t>
        </w:r>
        <w:r>
          <w:rPr>
            <w:webHidden/>
          </w:rPr>
          <w:fldChar w:fldCharType="end"/>
        </w:r>
      </w:hyperlink>
    </w:p>
    <w:p w14:paraId="453F7F83" w14:textId="1104B1AA"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7" w:name="_Toc476121733"/>
    </w:p>
    <w:bookmarkEnd w:id="7"/>
    <w:p w14:paraId="65AB6306" w14:textId="77777777" w:rsidR="00E14583" w:rsidRDefault="007420BD" w:rsidP="00E14583">
      <w:pPr>
        <w:pStyle w:val="Titelinhoudsopgave"/>
      </w:pPr>
      <w:r>
        <w:lastRenderedPageBreak/>
        <w:t>Lijst met figure</w:t>
      </w:r>
      <w:r w:rsidR="00E14583">
        <w:t>n</w:t>
      </w:r>
    </w:p>
    <w:p w14:paraId="3CA4B097" w14:textId="58BB874A" w:rsidR="0009093E"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09093E">
        <w:rPr>
          <w:noProof/>
        </w:rPr>
        <w:t>Figuur 2.1: de grafische architectuur van Qt [30]</w:t>
      </w:r>
      <w:r w:rsidR="0009093E">
        <w:rPr>
          <w:noProof/>
        </w:rPr>
        <w:tab/>
      </w:r>
      <w:r w:rsidR="0009093E">
        <w:rPr>
          <w:noProof/>
        </w:rPr>
        <w:fldChar w:fldCharType="begin"/>
      </w:r>
      <w:r w:rsidR="0009093E">
        <w:rPr>
          <w:noProof/>
        </w:rPr>
        <w:instrText xml:space="preserve"> PAGEREF _Toc514279478 \h </w:instrText>
      </w:r>
      <w:r w:rsidR="0009093E">
        <w:rPr>
          <w:noProof/>
        </w:rPr>
      </w:r>
      <w:r w:rsidR="0009093E">
        <w:rPr>
          <w:noProof/>
        </w:rPr>
        <w:fldChar w:fldCharType="separate"/>
      </w:r>
      <w:r w:rsidR="0009093E">
        <w:rPr>
          <w:noProof/>
        </w:rPr>
        <w:t>3</w:t>
      </w:r>
      <w:r w:rsidR="0009093E">
        <w:rPr>
          <w:noProof/>
        </w:rPr>
        <w:fldChar w:fldCharType="end"/>
      </w:r>
    </w:p>
    <w:p w14:paraId="15177483" w14:textId="43FEC4E7" w:rsidR="0009093E" w:rsidRDefault="0009093E">
      <w:pPr>
        <w:pStyle w:val="Lijstmetafbeeldingen"/>
        <w:tabs>
          <w:tab w:val="right" w:leader="dot" w:pos="9060"/>
        </w:tabs>
        <w:rPr>
          <w:rFonts w:asciiTheme="minorHAnsi" w:hAnsiTheme="minorHAnsi"/>
          <w:noProof/>
          <w:szCs w:val="22"/>
        </w:rPr>
      </w:pPr>
      <w:r>
        <w:rPr>
          <w:noProof/>
        </w:rPr>
        <w:t xml:space="preserve">Figuur 2.2: Voorbeeld </w:t>
      </w:r>
      <w:r w:rsidRPr="00D9411D">
        <w:rPr>
          <w:i/>
          <w:noProof/>
        </w:rPr>
        <w:t>‘signals and slots’</w:t>
      </w:r>
      <w:r>
        <w:rPr>
          <w:noProof/>
        </w:rPr>
        <w:t xml:space="preserve"> [8]</w:t>
      </w:r>
      <w:r>
        <w:rPr>
          <w:noProof/>
        </w:rPr>
        <w:tab/>
      </w:r>
      <w:r>
        <w:rPr>
          <w:noProof/>
        </w:rPr>
        <w:fldChar w:fldCharType="begin"/>
      </w:r>
      <w:r>
        <w:rPr>
          <w:noProof/>
        </w:rPr>
        <w:instrText xml:space="preserve"> PAGEREF _Toc514279479 \h </w:instrText>
      </w:r>
      <w:r>
        <w:rPr>
          <w:noProof/>
        </w:rPr>
      </w:r>
      <w:r>
        <w:rPr>
          <w:noProof/>
        </w:rPr>
        <w:fldChar w:fldCharType="separate"/>
      </w:r>
      <w:r>
        <w:rPr>
          <w:noProof/>
        </w:rPr>
        <w:t>4</w:t>
      </w:r>
      <w:r>
        <w:rPr>
          <w:noProof/>
        </w:rPr>
        <w:fldChar w:fldCharType="end"/>
      </w:r>
    </w:p>
    <w:p w14:paraId="3FDD8F65" w14:textId="3482EEFB" w:rsidR="0009093E" w:rsidRDefault="0009093E">
      <w:pPr>
        <w:pStyle w:val="Lijstmetafbeeldingen"/>
        <w:tabs>
          <w:tab w:val="right" w:leader="dot" w:pos="9060"/>
        </w:tabs>
        <w:rPr>
          <w:rFonts w:asciiTheme="minorHAnsi" w:hAnsiTheme="minorHAnsi"/>
          <w:noProof/>
          <w:szCs w:val="22"/>
        </w:rPr>
      </w:pPr>
      <w:r>
        <w:rPr>
          <w:noProof/>
        </w:rPr>
        <w:t>Figuur 2.4: Voorbeeld DOM</w:t>
      </w:r>
      <w:r>
        <w:rPr>
          <w:noProof/>
        </w:rPr>
        <w:tab/>
      </w:r>
      <w:r>
        <w:rPr>
          <w:noProof/>
        </w:rPr>
        <w:fldChar w:fldCharType="begin"/>
      </w:r>
      <w:r>
        <w:rPr>
          <w:noProof/>
        </w:rPr>
        <w:instrText xml:space="preserve"> PAGEREF _Toc514279480 \h </w:instrText>
      </w:r>
      <w:r>
        <w:rPr>
          <w:noProof/>
        </w:rPr>
      </w:r>
      <w:r>
        <w:rPr>
          <w:noProof/>
        </w:rPr>
        <w:fldChar w:fldCharType="separate"/>
      </w:r>
      <w:r>
        <w:rPr>
          <w:noProof/>
        </w:rPr>
        <w:t>7</w:t>
      </w:r>
      <w:r>
        <w:rPr>
          <w:noProof/>
        </w:rPr>
        <w:fldChar w:fldCharType="end"/>
      </w:r>
    </w:p>
    <w:p w14:paraId="31D2EC4F" w14:textId="2D9AAF6F" w:rsidR="0009093E" w:rsidRDefault="0009093E">
      <w:pPr>
        <w:pStyle w:val="Lijstmetafbeeldingen"/>
        <w:tabs>
          <w:tab w:val="right" w:leader="dot" w:pos="9060"/>
        </w:tabs>
        <w:rPr>
          <w:rFonts w:asciiTheme="minorHAnsi" w:hAnsiTheme="minorHAnsi"/>
          <w:noProof/>
          <w:szCs w:val="22"/>
        </w:rPr>
      </w:pPr>
      <w:r>
        <w:rPr>
          <w:noProof/>
        </w:rPr>
        <w:t>Figuur 2.5: Voorbeeld MVC [14]</w:t>
      </w:r>
      <w:r>
        <w:rPr>
          <w:noProof/>
        </w:rPr>
        <w:tab/>
      </w:r>
      <w:r>
        <w:rPr>
          <w:noProof/>
        </w:rPr>
        <w:fldChar w:fldCharType="begin"/>
      </w:r>
      <w:r>
        <w:rPr>
          <w:noProof/>
        </w:rPr>
        <w:instrText xml:space="preserve"> PAGEREF _Toc514279481 \h </w:instrText>
      </w:r>
      <w:r>
        <w:rPr>
          <w:noProof/>
        </w:rPr>
      </w:r>
      <w:r>
        <w:rPr>
          <w:noProof/>
        </w:rPr>
        <w:fldChar w:fldCharType="separate"/>
      </w:r>
      <w:r>
        <w:rPr>
          <w:noProof/>
        </w:rPr>
        <w:t>8</w:t>
      </w:r>
      <w:r>
        <w:rPr>
          <w:noProof/>
        </w:rPr>
        <w:fldChar w:fldCharType="end"/>
      </w:r>
    </w:p>
    <w:p w14:paraId="03C06BA5" w14:textId="601BB816" w:rsidR="0009093E" w:rsidRDefault="0009093E">
      <w:pPr>
        <w:pStyle w:val="Lijstmetafbeeldingen"/>
        <w:tabs>
          <w:tab w:val="right" w:leader="dot" w:pos="9060"/>
        </w:tabs>
        <w:rPr>
          <w:rFonts w:asciiTheme="minorHAnsi" w:hAnsiTheme="minorHAnsi"/>
          <w:noProof/>
          <w:szCs w:val="22"/>
        </w:rPr>
      </w:pPr>
      <w:r>
        <w:rPr>
          <w:noProof/>
        </w:rPr>
        <w:t>Figuur 2.6 Complexer voorbeeld MVC [14]</w:t>
      </w:r>
      <w:r>
        <w:rPr>
          <w:noProof/>
        </w:rPr>
        <w:tab/>
      </w:r>
      <w:r>
        <w:rPr>
          <w:noProof/>
        </w:rPr>
        <w:fldChar w:fldCharType="begin"/>
      </w:r>
      <w:r>
        <w:rPr>
          <w:noProof/>
        </w:rPr>
        <w:instrText xml:space="preserve"> PAGEREF _Toc514279482 \h </w:instrText>
      </w:r>
      <w:r>
        <w:rPr>
          <w:noProof/>
        </w:rPr>
      </w:r>
      <w:r>
        <w:rPr>
          <w:noProof/>
        </w:rPr>
        <w:fldChar w:fldCharType="separate"/>
      </w:r>
      <w:r>
        <w:rPr>
          <w:noProof/>
        </w:rPr>
        <w:t>8</w:t>
      </w:r>
      <w:r>
        <w:rPr>
          <w:noProof/>
        </w:rPr>
        <w:fldChar w:fldCharType="end"/>
      </w:r>
    </w:p>
    <w:p w14:paraId="07EE3D5C" w14:textId="413E6354" w:rsidR="0009093E" w:rsidRDefault="0009093E">
      <w:pPr>
        <w:pStyle w:val="Lijstmetafbeeldingen"/>
        <w:tabs>
          <w:tab w:val="right" w:leader="dot" w:pos="9060"/>
        </w:tabs>
        <w:rPr>
          <w:rFonts w:asciiTheme="minorHAnsi" w:hAnsiTheme="minorHAnsi"/>
          <w:noProof/>
          <w:szCs w:val="22"/>
        </w:rPr>
      </w:pPr>
      <w:r>
        <w:rPr>
          <w:noProof/>
        </w:rPr>
        <w:t>Figuur 2.7: Voorbeeld Flux [14]</w:t>
      </w:r>
      <w:r>
        <w:rPr>
          <w:noProof/>
        </w:rPr>
        <w:tab/>
      </w:r>
      <w:r>
        <w:rPr>
          <w:noProof/>
        </w:rPr>
        <w:fldChar w:fldCharType="begin"/>
      </w:r>
      <w:r>
        <w:rPr>
          <w:noProof/>
        </w:rPr>
        <w:instrText xml:space="preserve"> PAGEREF _Toc514279483 \h </w:instrText>
      </w:r>
      <w:r>
        <w:rPr>
          <w:noProof/>
        </w:rPr>
      </w:r>
      <w:r>
        <w:rPr>
          <w:noProof/>
        </w:rPr>
        <w:fldChar w:fldCharType="separate"/>
      </w:r>
      <w:r>
        <w:rPr>
          <w:noProof/>
        </w:rPr>
        <w:t>9</w:t>
      </w:r>
      <w:r>
        <w:rPr>
          <w:noProof/>
        </w:rPr>
        <w:fldChar w:fldCharType="end"/>
      </w:r>
    </w:p>
    <w:p w14:paraId="59B4B089" w14:textId="1011DB4D" w:rsidR="0009093E" w:rsidRDefault="0009093E">
      <w:pPr>
        <w:pStyle w:val="Lijstmetafbeeldingen"/>
        <w:tabs>
          <w:tab w:val="right" w:leader="dot" w:pos="9060"/>
        </w:tabs>
        <w:rPr>
          <w:rFonts w:asciiTheme="minorHAnsi" w:hAnsiTheme="minorHAnsi"/>
          <w:noProof/>
          <w:szCs w:val="22"/>
        </w:rPr>
      </w:pPr>
      <w:r>
        <w:rPr>
          <w:noProof/>
        </w:rPr>
        <w:t>Figuur 2.8: Complexer voorbeeld Flux [14]</w:t>
      </w:r>
      <w:r>
        <w:rPr>
          <w:noProof/>
        </w:rPr>
        <w:tab/>
      </w:r>
      <w:r>
        <w:rPr>
          <w:noProof/>
        </w:rPr>
        <w:fldChar w:fldCharType="begin"/>
      </w:r>
      <w:r>
        <w:rPr>
          <w:noProof/>
        </w:rPr>
        <w:instrText xml:space="preserve"> PAGEREF _Toc514279484 \h </w:instrText>
      </w:r>
      <w:r>
        <w:rPr>
          <w:noProof/>
        </w:rPr>
      </w:r>
      <w:r>
        <w:rPr>
          <w:noProof/>
        </w:rPr>
        <w:fldChar w:fldCharType="separate"/>
      </w:r>
      <w:r>
        <w:rPr>
          <w:noProof/>
        </w:rPr>
        <w:t>9</w:t>
      </w:r>
      <w:r>
        <w:rPr>
          <w:noProof/>
        </w:rPr>
        <w:fldChar w:fldCharType="end"/>
      </w:r>
    </w:p>
    <w:p w14:paraId="03E567DE" w14:textId="4F4EF1F9" w:rsidR="0009093E" w:rsidRDefault="0009093E">
      <w:pPr>
        <w:pStyle w:val="Lijstmetafbeeldingen"/>
        <w:tabs>
          <w:tab w:val="right" w:leader="dot" w:pos="9060"/>
        </w:tabs>
        <w:rPr>
          <w:rFonts w:asciiTheme="minorHAnsi" w:hAnsiTheme="minorHAnsi"/>
          <w:noProof/>
          <w:szCs w:val="22"/>
        </w:rPr>
      </w:pPr>
      <w:r>
        <w:rPr>
          <w:noProof/>
        </w:rPr>
        <w:t>Figuur 2.9: Opbouw Xamarin [19]</w:t>
      </w:r>
      <w:r>
        <w:rPr>
          <w:noProof/>
        </w:rPr>
        <w:tab/>
      </w:r>
      <w:r>
        <w:rPr>
          <w:noProof/>
        </w:rPr>
        <w:fldChar w:fldCharType="begin"/>
      </w:r>
      <w:r>
        <w:rPr>
          <w:noProof/>
        </w:rPr>
        <w:instrText xml:space="preserve"> PAGEREF _Toc514279485 \h </w:instrText>
      </w:r>
      <w:r>
        <w:rPr>
          <w:noProof/>
        </w:rPr>
      </w:r>
      <w:r>
        <w:rPr>
          <w:noProof/>
        </w:rPr>
        <w:fldChar w:fldCharType="separate"/>
      </w:r>
      <w:r>
        <w:rPr>
          <w:noProof/>
        </w:rPr>
        <w:t>11</w:t>
      </w:r>
      <w:r>
        <w:rPr>
          <w:noProof/>
        </w:rPr>
        <w:fldChar w:fldCharType="end"/>
      </w:r>
    </w:p>
    <w:p w14:paraId="12CE58F0" w14:textId="7ADCBD79" w:rsidR="0009093E" w:rsidRDefault="0009093E">
      <w:pPr>
        <w:pStyle w:val="Lijstmetafbeeldingen"/>
        <w:tabs>
          <w:tab w:val="right" w:leader="dot" w:pos="9060"/>
        </w:tabs>
        <w:rPr>
          <w:rFonts w:asciiTheme="minorHAnsi" w:hAnsiTheme="minorHAnsi"/>
          <w:noProof/>
          <w:szCs w:val="22"/>
        </w:rPr>
      </w:pPr>
      <w:r>
        <w:rPr>
          <w:noProof/>
        </w:rPr>
        <w:t>Figuur 2.10: Xamarin.Forms’ oplossing architectuur [19]</w:t>
      </w:r>
      <w:r>
        <w:rPr>
          <w:noProof/>
        </w:rPr>
        <w:tab/>
      </w:r>
      <w:r>
        <w:rPr>
          <w:noProof/>
        </w:rPr>
        <w:fldChar w:fldCharType="begin"/>
      </w:r>
      <w:r>
        <w:rPr>
          <w:noProof/>
        </w:rPr>
        <w:instrText xml:space="preserve"> PAGEREF _Toc514279486 \h </w:instrText>
      </w:r>
      <w:r>
        <w:rPr>
          <w:noProof/>
        </w:rPr>
      </w:r>
      <w:r>
        <w:rPr>
          <w:noProof/>
        </w:rPr>
        <w:fldChar w:fldCharType="separate"/>
      </w:r>
      <w:r>
        <w:rPr>
          <w:noProof/>
        </w:rPr>
        <w:t>12</w:t>
      </w:r>
      <w:r>
        <w:rPr>
          <w:noProof/>
        </w:rPr>
        <w:fldChar w:fldCharType="end"/>
      </w:r>
    </w:p>
    <w:p w14:paraId="1136A5E3" w14:textId="238799B6" w:rsidR="0009093E" w:rsidRDefault="0009093E">
      <w:pPr>
        <w:pStyle w:val="Lijstmetafbeeldingen"/>
        <w:tabs>
          <w:tab w:val="right" w:leader="dot" w:pos="9060"/>
        </w:tabs>
        <w:rPr>
          <w:rFonts w:asciiTheme="minorHAnsi" w:hAnsiTheme="minorHAnsi"/>
          <w:noProof/>
          <w:szCs w:val="22"/>
        </w:rPr>
      </w:pPr>
      <w:r>
        <w:rPr>
          <w:noProof/>
        </w:rPr>
        <w:t>Figuur 2.11: De relaties tussen de 3 kerncomponenten van MVVM [21]</w:t>
      </w:r>
      <w:r>
        <w:rPr>
          <w:noProof/>
        </w:rPr>
        <w:tab/>
      </w:r>
      <w:r>
        <w:rPr>
          <w:noProof/>
        </w:rPr>
        <w:fldChar w:fldCharType="begin"/>
      </w:r>
      <w:r>
        <w:rPr>
          <w:noProof/>
        </w:rPr>
        <w:instrText xml:space="preserve"> PAGEREF _Toc514279487 \h </w:instrText>
      </w:r>
      <w:r>
        <w:rPr>
          <w:noProof/>
        </w:rPr>
      </w:r>
      <w:r>
        <w:rPr>
          <w:noProof/>
        </w:rPr>
        <w:fldChar w:fldCharType="separate"/>
      </w:r>
      <w:r>
        <w:rPr>
          <w:noProof/>
        </w:rPr>
        <w:t>13</w:t>
      </w:r>
      <w:r>
        <w:rPr>
          <w:noProof/>
        </w:rPr>
        <w:fldChar w:fldCharType="end"/>
      </w:r>
    </w:p>
    <w:p w14:paraId="7886BFDE" w14:textId="7C0C7297" w:rsidR="0009093E" w:rsidRDefault="0009093E">
      <w:pPr>
        <w:pStyle w:val="Lijstmetafbeeldingen"/>
        <w:tabs>
          <w:tab w:val="right" w:leader="dot" w:pos="9060"/>
        </w:tabs>
        <w:rPr>
          <w:rFonts w:asciiTheme="minorHAnsi" w:hAnsiTheme="minorHAnsi"/>
          <w:noProof/>
          <w:szCs w:val="22"/>
        </w:rPr>
      </w:pPr>
      <w:r>
        <w:rPr>
          <w:noProof/>
        </w:rPr>
        <w:t>Figuur 2.12: Architectuur van een Cordova applicatie [28]</w:t>
      </w:r>
      <w:r>
        <w:rPr>
          <w:noProof/>
        </w:rPr>
        <w:tab/>
      </w:r>
      <w:r>
        <w:rPr>
          <w:noProof/>
        </w:rPr>
        <w:fldChar w:fldCharType="begin"/>
      </w:r>
      <w:r>
        <w:rPr>
          <w:noProof/>
        </w:rPr>
        <w:instrText xml:space="preserve"> PAGEREF _Toc514279488 \h </w:instrText>
      </w:r>
      <w:r>
        <w:rPr>
          <w:noProof/>
        </w:rPr>
      </w:r>
      <w:r>
        <w:rPr>
          <w:noProof/>
        </w:rPr>
        <w:fldChar w:fldCharType="separate"/>
      </w:r>
      <w:r>
        <w:rPr>
          <w:noProof/>
        </w:rPr>
        <w:t>15</w:t>
      </w:r>
      <w:r>
        <w:rPr>
          <w:noProof/>
        </w:rPr>
        <w:fldChar w:fldCharType="end"/>
      </w:r>
    </w:p>
    <w:p w14:paraId="647B8FA6" w14:textId="18CDAB61" w:rsidR="0009093E" w:rsidRDefault="0009093E">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_Toc514279489 \h </w:instrText>
      </w:r>
      <w:r>
        <w:rPr>
          <w:noProof/>
        </w:rPr>
      </w:r>
      <w:r>
        <w:rPr>
          <w:noProof/>
        </w:rPr>
        <w:fldChar w:fldCharType="separate"/>
      </w:r>
      <w:r>
        <w:rPr>
          <w:noProof/>
        </w:rPr>
        <w:t>20</w:t>
      </w:r>
      <w:r>
        <w:rPr>
          <w:noProof/>
        </w:rPr>
        <w:fldChar w:fldCharType="end"/>
      </w:r>
    </w:p>
    <w:p w14:paraId="7342B1A3" w14:textId="4959B179" w:rsidR="0009093E" w:rsidRDefault="0009093E">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_Toc514279490 \h </w:instrText>
      </w:r>
      <w:r>
        <w:rPr>
          <w:noProof/>
        </w:rPr>
      </w:r>
      <w:r>
        <w:rPr>
          <w:noProof/>
        </w:rPr>
        <w:fldChar w:fldCharType="separate"/>
      </w:r>
      <w:r>
        <w:rPr>
          <w:noProof/>
        </w:rPr>
        <w:t>23</w:t>
      </w:r>
      <w:r>
        <w:rPr>
          <w:noProof/>
        </w:rPr>
        <w:fldChar w:fldCharType="end"/>
      </w:r>
    </w:p>
    <w:p w14:paraId="60A5AE5A" w14:textId="49D2C689" w:rsidR="0009093E" w:rsidRDefault="0009093E">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_Toc514279491 \h </w:instrText>
      </w:r>
      <w:r>
        <w:rPr>
          <w:noProof/>
        </w:rPr>
      </w:r>
      <w:r>
        <w:rPr>
          <w:noProof/>
        </w:rPr>
        <w:fldChar w:fldCharType="separate"/>
      </w:r>
      <w:r>
        <w:rPr>
          <w:noProof/>
        </w:rPr>
        <w:t>25</w:t>
      </w:r>
      <w:r>
        <w:rPr>
          <w:noProof/>
        </w:rPr>
        <w:fldChar w:fldCharType="end"/>
      </w:r>
    </w:p>
    <w:p w14:paraId="7CA64B09" w14:textId="1A1B9F97"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8" w:name="_Toc476121734"/>
      <w:r>
        <w:lastRenderedPageBreak/>
        <w:t>Lijst met afkortingen</w:t>
      </w:r>
      <w:bookmarkEnd w:id="8"/>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DE18DB"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6246CC"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6980BDFC" w14:textId="77777777" w:rsidR="00573705" w:rsidRDefault="000F2054" w:rsidP="00EA4F95">
            <w:r>
              <w:t>APK</w:t>
            </w:r>
          </w:p>
          <w:p w14:paraId="16C0456E" w14:textId="5461B4BA" w:rsidR="00CD1C7C" w:rsidRDefault="00CD1C7C" w:rsidP="00EA4F95">
            <w:r>
              <w:t>OS</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7777777" w:rsidR="00573705" w:rsidRDefault="000F2054" w:rsidP="00EA4F95">
            <w:pPr>
              <w:rPr>
                <w:lang w:val="en-US"/>
              </w:rPr>
            </w:pPr>
            <w:r w:rsidRPr="00DD1452">
              <w:rPr>
                <w:lang w:val="en-US"/>
              </w:rPr>
              <w:t>Android Package File</w:t>
            </w:r>
          </w:p>
          <w:p w14:paraId="137AD73B" w14:textId="37F551FE" w:rsidR="00CD1C7C" w:rsidRPr="00DD1452" w:rsidRDefault="00CD1C7C" w:rsidP="00EA4F95">
            <w:pPr>
              <w:rPr>
                <w:lang w:val="en-US"/>
              </w:rPr>
            </w:pPr>
            <w:r>
              <w:rPr>
                <w:lang w:val="en-US"/>
              </w:rPr>
              <w:t>Operating system</w:t>
            </w:r>
          </w:p>
        </w:tc>
        <w:tc>
          <w:tcPr>
            <w:tcW w:w="1985" w:type="dxa"/>
          </w:tcPr>
          <w:p w14:paraId="6A9FACBA" w14:textId="77777777" w:rsidR="003601DE" w:rsidRPr="00DD1452" w:rsidRDefault="003601DE" w:rsidP="00EA4F95">
            <w:pPr>
              <w:rPr>
                <w:lang w:val="en-US"/>
              </w:rPr>
            </w:pPr>
          </w:p>
        </w:tc>
      </w:tr>
    </w:tbl>
    <w:p w14:paraId="1D08C5C7" w14:textId="359D8A7A" w:rsidR="00F01E7D" w:rsidRPr="00533DEF" w:rsidRDefault="00F01E7D" w:rsidP="00D27844">
      <w:pPr>
        <w:rPr>
          <w:lang w:val="en-US" w:eastAsia="en-US"/>
          <w:rPrChange w:id="9" w:author="Fien Van Bael" w:date="2018-04-11T14:42:00Z">
            <w:rPr>
              <w:lang w:eastAsia="en-US"/>
            </w:rPr>
          </w:rPrChange>
        </w:rPr>
        <w:sectPr w:rsidR="00F01E7D" w:rsidRPr="00533DEF"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10" w:name="_Toc499557189"/>
      <w:bookmarkStart w:id="11" w:name="_Toc514279432"/>
      <w:r>
        <w:t>Inleiding</w:t>
      </w:r>
      <w:bookmarkEnd w:id="10"/>
      <w:bookmarkEnd w:id="11"/>
    </w:p>
    <w:p w14:paraId="7ABA5224" w14:textId="77777777" w:rsidR="003601DE" w:rsidRDefault="003601DE" w:rsidP="003601DE">
      <w:pPr>
        <w:pStyle w:val="Kop2"/>
        <w:numPr>
          <w:ilvl w:val="0"/>
          <w:numId w:val="0"/>
        </w:numPr>
        <w:ind w:left="578" w:hanging="578"/>
      </w:pPr>
      <w:bookmarkStart w:id="12" w:name="_Toc499557190"/>
      <w:bookmarkStart w:id="13" w:name="_Toc514279433"/>
      <w:r>
        <w:t>Zappware</w:t>
      </w:r>
      <w:bookmarkEnd w:id="12"/>
      <w:bookmarkEnd w:id="13"/>
    </w:p>
    <w:p w14:paraId="42E0E2C4" w14:textId="491F939E" w:rsidR="003601DE" w:rsidRDefault="003601DE" w:rsidP="003601DE">
      <w:r>
        <w:t xml:space="preserve">Deze masterproef werd uitgevoerd bij Zappware </w:t>
      </w:r>
      <w:r w:rsidR="00121AC1">
        <w:t>gestationeerd in</w:t>
      </w:r>
      <w:r>
        <w:t xml:space="preserve"> Hasselt. Een globaal bedrijf dat zich zowel </w:t>
      </w:r>
      <w:r w:rsidR="00AF7599">
        <w:t>bezighoudt</w:t>
      </w:r>
      <w:r>
        <w:t xml:space="preserve"> met het ontwerpen van video </w:t>
      </w:r>
      <w:r w:rsidR="00A60AC9">
        <w:t>UI-design</w:t>
      </w:r>
      <w:r>
        <w:t xml:space="preserve"> als </w:t>
      </w:r>
      <w:r w:rsidR="00751A60">
        <w:t>client</w:t>
      </w:r>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F5614E" w:rsidRPr="00F5614E">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w:t>
      </w:r>
      <w:r w:rsidRPr="005F68BE">
        <w:rPr>
          <w:highlight w:val="yellow"/>
        </w:rPr>
        <w:t xml:space="preserve">Hierbij werden er oplossingen gezocht om het proces van individuele </w:t>
      </w:r>
      <w:r w:rsidR="003A5F0E" w:rsidRPr="005F68BE">
        <w:rPr>
          <w:highlight w:val="yellow"/>
        </w:rPr>
        <w:t>app development</w:t>
      </w:r>
      <w:r w:rsidRPr="005F68BE">
        <w:rPr>
          <w:highlight w:val="yellow"/>
        </w:rPr>
        <w:t xml:space="preserve"> niet te moeten gebruiken bij het programmeren van </w:t>
      </w:r>
      <w:r w:rsidR="000B27EB" w:rsidRPr="005F68BE">
        <w:rPr>
          <w:highlight w:val="yellow"/>
        </w:rPr>
        <w:t xml:space="preserve">mobiele </w:t>
      </w:r>
      <w:r w:rsidRPr="005F68BE">
        <w:rPr>
          <w:highlight w:val="yellow"/>
        </w:rPr>
        <w:t>applicaties.</w:t>
      </w:r>
      <w:r w:rsidR="00D53035">
        <w:t xml:space="preserve"> </w:t>
      </w:r>
      <w:r w:rsidR="00C519C0">
        <w:t xml:space="preserve">Deze oplossing zou het mogelijk maken om een snel prototype van hun typische </w:t>
      </w:r>
      <w:r w:rsidR="00A60AC9">
        <w:t>UI-implementaties</w:t>
      </w:r>
      <w:r w:rsidR="00C519C0">
        <w:t xml:space="preserve"> te bouwen om deze te kunnen demonstreren</w:t>
      </w:r>
      <w:r w:rsidR="00A60AC9">
        <w:t>. Indien uiteindelijk</w:t>
      </w:r>
      <w:r w:rsidR="00C519C0">
        <w:t xml:space="preserve"> zeer goede resultaten</w:t>
      </w:r>
      <w:r w:rsidR="00A60AC9">
        <w:t xml:space="preserve"> zouden voorkomen zou het </w:t>
      </w:r>
      <w:r w:rsidR="00FE1D0B">
        <w:t>de</w:t>
      </w:r>
      <w:r w:rsidR="00C519C0">
        <w:t xml:space="preserve"> originele Android</w:t>
      </w:r>
      <w:r w:rsidR="00FE1D0B">
        <w:t>-</w:t>
      </w:r>
      <w:r w:rsidR="00C519C0">
        <w:t xml:space="preserve"> en iOS</w:t>
      </w:r>
      <w:r w:rsidR="00FE1D0B">
        <w:t>-ontwikkeling zelfs</w:t>
      </w:r>
      <w:r w:rsidR="00A60AC9">
        <w:t xml:space="preserve"> kunnen</w:t>
      </w:r>
      <w:r w:rsidR="00FE1D0B">
        <w:t xml:space="preserve"> vervangen. </w:t>
      </w:r>
      <w:r w:rsidR="00D53035">
        <w:t>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4" w:name="_Toc499557191"/>
      <w:bookmarkStart w:id="15" w:name="_Toc514279434"/>
      <w:r>
        <w:t>Onderzoeksvraag</w:t>
      </w:r>
      <w:bookmarkEnd w:id="14"/>
      <w:bookmarkEnd w:id="15"/>
    </w:p>
    <w:p w14:paraId="1C6DC401" w14:textId="5E4C5916" w:rsidR="00F4660D" w:rsidRDefault="00121AC1" w:rsidP="003601DE">
      <w:r>
        <w:t xml:space="preserve">Deze masterproef begon met het onderzoek van Qt, een crossplatform framework dat één code zo omzet dat ze zowel op Android als iOS uitgevoerd kan worden. Bij deze studie werd er bekeken of dit platform een effectieve vorm van programmeren opleverde en wat de mogelijkheden waren van Qt. Vroeg </w:t>
      </w:r>
      <w:r w:rsidR="00F4660D">
        <w:t xml:space="preserve">in deze studie werd er geconcludeerd dat Qt niet hetgeen opleverde wat Zappware verlangde. </w:t>
      </w:r>
      <w:r w:rsidR="001A74C6" w:rsidRPr="00267FC2">
        <w:rPr>
          <w:highlight w:val="yellow"/>
        </w:rPr>
        <w:t xml:space="preserve">Dit </w:t>
      </w:r>
      <w:r w:rsidR="00334A6E" w:rsidRPr="00267FC2">
        <w:rPr>
          <w:highlight w:val="yellow"/>
        </w:rPr>
        <w:t>werd</w:t>
      </w:r>
      <w:r w:rsidR="001A74C6" w:rsidRPr="00267FC2">
        <w:rPr>
          <w:highlight w:val="yellow"/>
        </w:rPr>
        <w:t xml:space="preserve"> ondervonden na een implementatie waarbij de demo niet de gewenste </w:t>
      </w:r>
      <w:r w:rsidR="004B1B33">
        <w:rPr>
          <w:highlight w:val="yellow"/>
        </w:rPr>
        <w:t>‘</w:t>
      </w:r>
      <w:r w:rsidR="001A74C6" w:rsidRPr="00267FC2">
        <w:rPr>
          <w:i/>
          <w:highlight w:val="yellow"/>
        </w:rPr>
        <w:t>look and feel</w:t>
      </w:r>
      <w:r w:rsidR="004B1B33">
        <w:rPr>
          <w:i/>
          <w:highlight w:val="yellow"/>
        </w:rPr>
        <w:t>’</w:t>
      </w:r>
      <w:r w:rsidR="001A74C6" w:rsidRPr="00267FC2">
        <w:rPr>
          <w:highlight w:val="yellow"/>
        </w:rPr>
        <w:t xml:space="preserve"> opleverde</w:t>
      </w:r>
      <w:r w:rsidR="00334A6E" w:rsidRPr="00267FC2">
        <w:rPr>
          <w:highlight w:val="yellow"/>
        </w:rPr>
        <w:t>.</w:t>
      </w:r>
    </w:p>
    <w:p w14:paraId="6F85B4B6" w14:textId="6F348320" w:rsidR="00F4660D" w:rsidRDefault="00F4660D" w:rsidP="003601DE">
      <w:r>
        <w:t xml:space="preserve">Door deze conclusie werden er naar alternatieven gezocht op Qt, dit werd uiteindelijk </w:t>
      </w:r>
      <w:r w:rsidR="00C519C0">
        <w:t>de</w:t>
      </w:r>
      <w:r>
        <w:t xml:space="preserve"> </w:t>
      </w:r>
      <w:r w:rsidR="00C519C0">
        <w:t>basis van deze masterproef zelf</w:t>
      </w:r>
      <w:r>
        <w:t>.</w:t>
      </w:r>
    </w:p>
    <w:p w14:paraId="640D4CC3" w14:textId="77EEDE4A" w:rsidR="003601DE" w:rsidRDefault="003601DE" w:rsidP="003601DE">
      <w:r>
        <w:t>Het doel is om een crossplatform</w:t>
      </w:r>
      <w:r w:rsidR="00121AC1">
        <w:t xml:space="preserve"> framework</w:t>
      </w:r>
      <w:r>
        <w:t xml:space="preserve"> te vinden dat aan </w:t>
      </w:r>
      <w:r w:rsidR="00334A6E">
        <w:t>bepaalde</w:t>
      </w:r>
      <w:r>
        <w:t xml:space="preserve"> eisen van performantie,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w:t>
      </w:r>
      <w:r w:rsidR="003A5F0E">
        <w:t xml:space="preserve">omgevingen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6" w:name="_Toc499557192"/>
      <w:bookmarkStart w:id="17" w:name="_Toc514279435"/>
      <w:r>
        <w:t>Cross</w:t>
      </w:r>
      <w:r w:rsidR="0031414E">
        <w:t>-</w:t>
      </w:r>
      <w:r>
        <w:t>platform</w:t>
      </w:r>
      <w:bookmarkEnd w:id="16"/>
      <w:r w:rsidR="0031414E">
        <w:t xml:space="preserve"> frameworks</w:t>
      </w:r>
      <w:bookmarkEnd w:id="17"/>
    </w:p>
    <w:p w14:paraId="577F2081" w14:textId="77777777" w:rsidR="003601DE" w:rsidRDefault="003601DE" w:rsidP="003601DE">
      <w:pPr>
        <w:pStyle w:val="Kop2"/>
        <w:spacing w:before="120" w:after="120"/>
        <w:ind w:left="578" w:hanging="578"/>
      </w:pPr>
      <w:bookmarkStart w:id="18" w:name="_Toc499557193"/>
      <w:bookmarkStart w:id="19" w:name="_Toc514279436"/>
      <w:r>
        <w:t>Qt</w:t>
      </w:r>
      <w:bookmarkEnd w:id="18"/>
      <w:bookmarkEnd w:id="19"/>
    </w:p>
    <w:p w14:paraId="430ED42C" w14:textId="77777777" w:rsidR="003601DE" w:rsidRPr="0040512C" w:rsidRDefault="003601DE" w:rsidP="003601DE">
      <w:pPr>
        <w:pStyle w:val="Kop3"/>
        <w:spacing w:before="40"/>
      </w:pPr>
      <w:bookmarkStart w:id="20" w:name="_Toc499557194"/>
      <w:bookmarkStart w:id="21" w:name="_Toc514279437"/>
      <w:r>
        <w:t>Oorsprong</w:t>
      </w:r>
      <w:bookmarkEnd w:id="20"/>
      <w:bookmarkEnd w:id="21"/>
    </w:p>
    <w:p w14:paraId="2AEE77A0" w14:textId="026B13C2"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w:t>
      </w:r>
      <w:r w:rsidR="00267FC2" w:rsidRPr="00267FC2">
        <w:rPr>
          <w:highlight w:val="yellow"/>
        </w:rPr>
        <w:t>Ze</w:t>
      </w:r>
      <w:r w:rsidRPr="00267FC2">
        <w:rPr>
          <w:highlight w:val="yellow"/>
        </w:rPr>
        <w:t xml:space="preserve"> </w:t>
      </w:r>
      <w:r w:rsidR="00DD1452" w:rsidRPr="00267FC2">
        <w:rPr>
          <w:highlight w:val="yellow"/>
        </w:rPr>
        <w:t>be</w:t>
      </w:r>
      <w:r w:rsidRPr="00267FC2">
        <w:rPr>
          <w:highlight w:val="yellow"/>
        </w:rPr>
        <w:t xml:space="preserve">dachten </w:t>
      </w:r>
      <w:r w:rsidR="003D7255" w:rsidRPr="00267FC2">
        <w:rPr>
          <w:highlight w:val="yellow"/>
        </w:rPr>
        <w:t>dat ze hiervoor</w:t>
      </w:r>
      <w:r w:rsidRPr="00267FC2">
        <w:rPr>
          <w:highlight w:val="yellow"/>
        </w:rPr>
        <w:t xml:space="preserve"> een object-georiënteerd display systeem nodig </w:t>
      </w:r>
      <w:r w:rsidR="003D7255" w:rsidRPr="00267FC2">
        <w:rPr>
          <w:highlight w:val="yellow"/>
        </w:rPr>
        <w:t>zullen</w:t>
      </w:r>
      <w:r w:rsidRPr="00267FC2">
        <w:rPr>
          <w:highlight w:val="yellow"/>
        </w:rPr>
        <w:t xml:space="preserve"> hebben.</w:t>
      </w:r>
      <w:r>
        <w:t xml:space="preserve"> </w:t>
      </w:r>
      <w:r w:rsidR="00533DEF">
        <w:t xml:space="preserve">Dat </w:t>
      </w:r>
      <w:r>
        <w:t xml:space="preserve">resulteerde </w:t>
      </w:r>
      <w:r w:rsidR="003A5F0E">
        <w:t xml:space="preserve">in </w:t>
      </w:r>
      <w:r>
        <w:t xml:space="preserve">een basis voor de object-georiënteerde cross-platform GUI framework dat later </w:t>
      </w:r>
      <w:r w:rsidR="00533DEF">
        <w:t>gebouwd werd</w:t>
      </w:r>
      <w:r w:rsidR="00DD1452">
        <w:t xml:space="preserve"> </w:t>
      </w:r>
      <w:r w:rsidR="00533DEF">
        <w:t>onder de</w:t>
      </w:r>
      <w:r>
        <w:t xml:space="preserve"> naam Qt, Q-toolkit.</w:t>
      </w:r>
    </w:p>
    <w:p w14:paraId="196FEE39" w14:textId="46C8D478"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w:t>
      </w:r>
      <w:r w:rsidR="00F979B8">
        <w:t xml:space="preserve">zij </w:t>
      </w:r>
      <w:r>
        <w:t xml:space="preserve">streefden om Qt het </w:t>
      </w:r>
      <w:r w:rsidR="0031414E">
        <w:t>meest gebruikte</w:t>
      </w:r>
      <w:r>
        <w:t xml:space="preserve"> </w:t>
      </w:r>
      <w:r w:rsidR="00BF7399">
        <w:t>ontwikkelings</w:t>
      </w:r>
      <w:r>
        <w:t>platform te maken voor hun apparaten.</w:t>
      </w:r>
    </w:p>
    <w:p w14:paraId="7612C3EA" w14:textId="4041BF33"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w:t>
      </w:r>
      <w:r w:rsidR="004B1B33">
        <w:t>‘</w:t>
      </w:r>
      <w:r w:rsidRPr="00BF7399">
        <w:rPr>
          <w:i/>
        </w:rPr>
        <w:t>open-source</w:t>
      </w:r>
      <w:r>
        <w:t xml:space="preserve"> </w:t>
      </w:r>
      <w:r w:rsidRPr="00BF7399">
        <w:rPr>
          <w:i/>
        </w:rPr>
        <w:t>governance</w:t>
      </w:r>
      <w:r w:rsidR="004B1B33">
        <w:rPr>
          <w:i/>
        </w:rPr>
        <w:t>’</w:t>
      </w:r>
      <w:r>
        <w:t>,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F5614E" w:rsidRPr="00F5614E">
            <w:rPr>
              <w:noProof/>
            </w:rPr>
            <w:t>[2]</w:t>
          </w:r>
          <w:r w:rsidR="008F149C">
            <w:fldChar w:fldCharType="end"/>
          </w:r>
        </w:sdtContent>
      </w:sdt>
    </w:p>
    <w:p w14:paraId="48F2E596" w14:textId="55BFBA4E" w:rsidR="003601DE" w:rsidRDefault="003601DE" w:rsidP="003601DE">
      <w:pPr>
        <w:jc w:val="left"/>
      </w:pP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F5614E" w:rsidRPr="00F5614E">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2" w:name="_Toc499557195"/>
      <w:bookmarkStart w:id="23" w:name="_Toc514279438"/>
      <w:r>
        <w:t>Basis</w:t>
      </w:r>
      <w:bookmarkEnd w:id="22"/>
      <w:bookmarkEnd w:id="23"/>
    </w:p>
    <w:p w14:paraId="0168FD90" w14:textId="2C390C44" w:rsidR="003601DE" w:rsidRDefault="003601DE" w:rsidP="003601DE">
      <w:pPr>
        <w:jc w:val="left"/>
      </w:pPr>
      <w:r>
        <w:t xml:space="preserve">Qt is een cross-platform applicatie framework dat in C++ geschreven is </w:t>
      </w:r>
      <w:r w:rsidRPr="00267FC2">
        <w:rPr>
          <w:highlight w:val="yellow"/>
        </w:rPr>
        <w:t>en</w:t>
      </w:r>
      <w:r w:rsidR="003A5F0E" w:rsidRPr="00267FC2">
        <w:rPr>
          <w:highlight w:val="yellow"/>
        </w:rPr>
        <w:t xml:space="preserve"> onder andere</w:t>
      </w:r>
      <w:r w:rsidRPr="00267FC2">
        <w:rPr>
          <w:highlight w:val="yellow"/>
        </w:rPr>
        <w:t xml:space="preserve"> </w:t>
      </w:r>
      <w:r w:rsidR="00E40BB7" w:rsidRPr="00267FC2">
        <w:rPr>
          <w:highlight w:val="yellow"/>
        </w:rPr>
        <w:t>Android</w:t>
      </w:r>
      <w:r w:rsidRPr="00267FC2">
        <w:rPr>
          <w:highlight w:val="yellow"/>
        </w:rPr>
        <w:t>, iOS en WindowsPhone</w:t>
      </w:r>
      <w:r w:rsidR="003A5F0E" w:rsidRPr="00267FC2">
        <w:rPr>
          <w:highlight w:val="yellow"/>
        </w:rPr>
        <w:t xml:space="preserve"> </w:t>
      </w:r>
      <w:r w:rsidRPr="00267FC2">
        <w:rPr>
          <w:highlight w:val="yellow"/>
        </w:rPr>
        <w:t>ondersteunt</w:t>
      </w:r>
      <w:r>
        <w:t xml:space="preserve">. Het doel van Qt was om zonder codewijzigingen op elk platform zonder </w:t>
      </w:r>
      <w:r w:rsidR="00034E0B">
        <w:t>performantie</w:t>
      </w:r>
      <w:r>
        <w:t xml:space="preserve">-verlies te draaien en native te lijken. </w:t>
      </w:r>
      <w:r>
        <w:b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F5614E">
            <w:rPr>
              <w:noProof/>
            </w:rPr>
            <w:t xml:space="preserve"> </w:t>
          </w:r>
          <w:r w:rsidR="00F5614E" w:rsidRPr="00F5614E">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-taal die Javascript gebruikt voor de logica</w:t>
      </w:r>
      <w:r w:rsidR="00034E0B">
        <w:t xml:space="preserve"> mee op te bouwen</w:t>
      </w:r>
      <w:r>
        <w:t xml:space="preserve">. </w:t>
      </w:r>
      <w:bookmarkStart w:id="24" w:name="_GoBack"/>
      <w:bookmarkEnd w:id="24"/>
    </w:p>
    <w:p w14:paraId="33D42ADF" w14:textId="6818035F" w:rsidR="003601DE" w:rsidRDefault="003601DE" w:rsidP="003601DE">
      <w:pPr>
        <w:jc w:val="left"/>
      </w:pPr>
      <w:r>
        <w:t xml:space="preserve">Qt dankt zijn cross-platform eigenschap aan het feit dat </w:t>
      </w:r>
      <w:r w:rsidR="0085105B">
        <w:t>door</w:t>
      </w:r>
      <w:r>
        <w:t xml:space="preserve"> de </w:t>
      </w:r>
      <w:r w:rsidR="00034E0B">
        <w:t>C-preprocessor</w:t>
      </w:r>
      <w:r>
        <w:t xml:space="preserve"> (</w:t>
      </w:r>
      <w:r w:rsidRPr="00E40BB7">
        <w:rPr>
          <w:i/>
        </w:rPr>
        <w:t>cpp</w:t>
      </w:r>
      <w:r>
        <w:t>) condities somm</w:t>
      </w:r>
      <w:r w:rsidR="0085105B">
        <w:t xml:space="preserve">ige code chuncks worden enabled of </w:t>
      </w:r>
      <w:r>
        <w:t xml:space="preserve">disabled afhankelijk van het platform. Het </w:t>
      </w:r>
      <w:r w:rsidR="00720468">
        <w:t>bouwproces</w:t>
      </w:r>
      <w:r>
        <w:t xml:space="preserve"> </w:t>
      </w:r>
      <w:r w:rsidR="00720468">
        <w:t xml:space="preserve">van het framework </w:t>
      </w:r>
      <w:r>
        <w:t xml:space="preserve">gaat configuratie scripts runnen om </w:t>
      </w:r>
      <w:r w:rsidRPr="00267FC2">
        <w:rPr>
          <w:highlight w:val="yellow"/>
        </w:rPr>
        <w:t xml:space="preserve">preprocessor </w:t>
      </w:r>
      <w:r w:rsidRPr="00267FC2">
        <w:rPr>
          <w:i/>
          <w:highlight w:val="yellow"/>
        </w:rPr>
        <w:t>flags</w:t>
      </w:r>
      <w:r w:rsidRPr="00267FC2">
        <w:rPr>
          <w:highlight w:val="yellow"/>
        </w:rPr>
        <w:t xml:space="preserve"> op te merken, af</w:t>
      </w:r>
      <w:r w:rsidR="003A5F0E" w:rsidRPr="00267FC2">
        <w:rPr>
          <w:highlight w:val="yellow"/>
        </w:rPr>
        <w:t xml:space="preserve"> te </w:t>
      </w:r>
      <w:r w:rsidRPr="00267FC2">
        <w:rPr>
          <w:highlight w:val="yellow"/>
        </w:rPr>
        <w:t>zetten en aan te passen.</w:t>
      </w:r>
      <w:sdt>
        <w:sdtPr>
          <w:rPr>
            <w:highlight w:val="yellow"/>
          </w:rPr>
          <w:id w:val="1665662873"/>
          <w:citation/>
        </w:sdtPr>
        <w:sdtContent>
          <w:r w:rsidR="00AB2A8F" w:rsidRPr="00267FC2">
            <w:rPr>
              <w:highlight w:val="yellow"/>
            </w:rPr>
            <w:fldChar w:fldCharType="begin"/>
          </w:r>
          <w:r w:rsidR="00AB2A8F" w:rsidRPr="00267FC2">
            <w:rPr>
              <w:highlight w:val="yellow"/>
            </w:rPr>
            <w:instrText xml:space="preserve"> CITATION Bas18 \l 2067 </w:instrText>
          </w:r>
          <w:r w:rsidR="00AB2A8F" w:rsidRPr="00267FC2">
            <w:rPr>
              <w:highlight w:val="yellow"/>
            </w:rPr>
            <w:fldChar w:fldCharType="separate"/>
          </w:r>
          <w:r w:rsidR="00F5614E">
            <w:rPr>
              <w:noProof/>
              <w:highlight w:val="yellow"/>
            </w:rPr>
            <w:t xml:space="preserve"> </w:t>
          </w:r>
          <w:r w:rsidR="00F5614E" w:rsidRPr="00F5614E">
            <w:rPr>
              <w:noProof/>
              <w:highlight w:val="yellow"/>
            </w:rPr>
            <w:t>[5]</w:t>
          </w:r>
          <w:r w:rsidR="00AB2A8F" w:rsidRPr="00267FC2">
            <w:rPr>
              <w:highlight w:val="yellow"/>
            </w:rP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25" w:name="_Toc499557196"/>
      <w:bookmarkStart w:id="26" w:name="_Toc514279439"/>
      <w:r>
        <w:t>Grafische</w:t>
      </w:r>
      <w:r w:rsidR="003601DE">
        <w:t xml:space="preserve"> architectuur</w:t>
      </w:r>
      <w:bookmarkEnd w:id="25"/>
      <w:bookmarkEnd w:id="26"/>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5EB6F2A" w:rsidR="00930391" w:rsidRPr="00773215" w:rsidRDefault="00930391" w:rsidP="00C75CE0">
                            <w:pPr>
                              <w:pStyle w:val="Bijschrift"/>
                              <w:jc w:val="center"/>
                              <w:rPr>
                                <w:noProof/>
                              </w:rPr>
                            </w:pPr>
                            <w:bookmarkStart w:id="27" w:name="_Toc514279478"/>
                            <w:r>
                              <w:t xml:space="preserve">Figuur </w:t>
                            </w:r>
                            <w:fldSimple w:instr=" STYLEREF 1 \s ">
                              <w:r>
                                <w:rPr>
                                  <w:noProof/>
                                </w:rPr>
                                <w:t>2</w:t>
                              </w:r>
                            </w:fldSimple>
                            <w:r>
                              <w:t>.</w:t>
                            </w:r>
                            <w:fldSimple w:instr=" SEQ Figuur \* ARABIC \s 1 ">
                              <w:r>
                                <w:rPr>
                                  <w:noProof/>
                                </w:rPr>
                                <w:t>1</w:t>
                              </w:r>
                            </w:fldSimple>
                            <w:r>
                              <w:t>: de grafische architectuur van Qt</w:t>
                            </w:r>
                            <w:sdt>
                              <w:sdtPr>
                                <w:id w:val="-1825968668"/>
                                <w:citation/>
                              </w:sdtPr>
                              <w:sdtContent>
                                <w:r>
                                  <w:fldChar w:fldCharType="begin"/>
                                </w:r>
                                <w:r>
                                  <w:instrText xml:space="preserve"> CITATION Bri18 \l 2067 </w:instrText>
                                </w:r>
                                <w:r>
                                  <w:fldChar w:fldCharType="separate"/>
                                </w:r>
                                <w:r w:rsidR="00F5614E">
                                  <w:rPr>
                                    <w:noProof/>
                                  </w:rPr>
                                  <w:t xml:space="preserve"> </w:t>
                                </w:r>
                                <w:r w:rsidR="00F5614E" w:rsidRPr="00F5614E">
                                  <w:rPr>
                                    <w:noProof/>
                                  </w:rPr>
                                  <w:t>[36]</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5EB6F2A" w:rsidR="00930391" w:rsidRPr="00773215" w:rsidRDefault="00930391" w:rsidP="00C75CE0">
                      <w:pPr>
                        <w:pStyle w:val="Bijschrift"/>
                        <w:jc w:val="center"/>
                        <w:rPr>
                          <w:noProof/>
                        </w:rPr>
                      </w:pPr>
                      <w:bookmarkStart w:id="28" w:name="_Toc514279478"/>
                      <w:r>
                        <w:t xml:space="preserve">Figuur </w:t>
                      </w:r>
                      <w:fldSimple w:instr=" STYLEREF 1 \s ">
                        <w:r>
                          <w:rPr>
                            <w:noProof/>
                          </w:rPr>
                          <w:t>2</w:t>
                        </w:r>
                      </w:fldSimple>
                      <w:r>
                        <w:t>.</w:t>
                      </w:r>
                      <w:fldSimple w:instr=" SEQ Figuur \* ARABIC \s 1 ">
                        <w:r>
                          <w:rPr>
                            <w:noProof/>
                          </w:rPr>
                          <w:t>1</w:t>
                        </w:r>
                      </w:fldSimple>
                      <w:r>
                        <w:t>: de grafische architectuur van Qt</w:t>
                      </w:r>
                      <w:sdt>
                        <w:sdtPr>
                          <w:id w:val="-1825968668"/>
                          <w:citation/>
                        </w:sdtPr>
                        <w:sdtContent>
                          <w:r>
                            <w:fldChar w:fldCharType="begin"/>
                          </w:r>
                          <w:r>
                            <w:instrText xml:space="preserve"> CITATION Bri18 \l 2067 </w:instrText>
                          </w:r>
                          <w:r>
                            <w:fldChar w:fldCharType="separate"/>
                          </w:r>
                          <w:r w:rsidR="00F5614E">
                            <w:rPr>
                              <w:noProof/>
                            </w:rPr>
                            <w:t xml:space="preserve"> </w:t>
                          </w:r>
                          <w:r w:rsidR="00F5614E" w:rsidRPr="00F5614E">
                            <w:rPr>
                              <w:noProof/>
                            </w:rPr>
                            <w:t>[36]</w:t>
                          </w:r>
                          <w:r>
                            <w:fldChar w:fldCharType="end"/>
                          </w:r>
                        </w:sdtContent>
                      </w:sdt>
                      <w:bookmarkEnd w:id="28"/>
                    </w:p>
                  </w:txbxContent>
                </v:textbox>
                <w10:anchorlock/>
              </v:shape>
            </w:pict>
          </mc:Fallback>
        </mc:AlternateContent>
      </w:r>
    </w:p>
    <w:p w14:paraId="49C9B4B3" w14:textId="2E08AD23" w:rsidR="00AA1B12" w:rsidRDefault="00CD1C7C" w:rsidP="00720468">
      <w:pPr>
        <w:spacing w:before="120" w:after="0"/>
      </w:pPr>
      <w:r w:rsidRPr="00267FC2">
        <w:rPr>
          <w:highlight w:val="yellow"/>
        </w:rPr>
        <w:t>In Figuur 2-1 is de grafische architectuur te zien die toegepast wordt op Qt</w:t>
      </w:r>
      <w:r w:rsidR="00267FC2">
        <w:t xml:space="preserve">. </w:t>
      </w:r>
      <w:r w:rsidR="00267FC2" w:rsidRPr="00657D17">
        <w:rPr>
          <w:highlight w:val="yellow"/>
        </w:rPr>
        <w:t>Hierbij</w:t>
      </w:r>
      <w:r w:rsidRPr="00657D17">
        <w:rPr>
          <w:highlight w:val="yellow"/>
        </w:rPr>
        <w:t xml:space="preserve"> valt het op dat de manier waarop de UI gebouwd wordt bestaat uit twee systemen, het window systeem en het grafische systeem.</w:t>
      </w:r>
      <w:r>
        <w:t xml:space="preserve"> </w:t>
      </w:r>
      <w:r w:rsidR="003601DE">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F5614E">
            <w:rPr>
              <w:noProof/>
            </w:rPr>
            <w:t xml:space="preserve"> </w:t>
          </w:r>
          <w:r w:rsidR="00F5614E" w:rsidRPr="00F5614E">
            <w:rPr>
              <w:noProof/>
            </w:rPr>
            <w:t>[6]</w:t>
          </w:r>
          <w:r w:rsidR="00AB2A8F">
            <w:fldChar w:fldCharType="end"/>
          </w:r>
        </w:sdtContent>
      </w:sdt>
      <w:r w:rsidR="003601DE">
        <w:t xml:space="preserve"> </w:t>
      </w:r>
      <w:r w:rsidR="003601DE" w:rsidRPr="00657D17">
        <w:rPr>
          <w:highlight w:val="yellow"/>
        </w:rPr>
        <w:t xml:space="preserve">Dit terwijl het </w:t>
      </w:r>
      <w:r w:rsidR="003A5F0E" w:rsidRPr="00657D17">
        <w:rPr>
          <w:highlight w:val="yellow"/>
        </w:rPr>
        <w:t>w</w:t>
      </w:r>
      <w:r w:rsidR="003601DE" w:rsidRPr="00657D17">
        <w:rPr>
          <w:highlight w:val="yellow"/>
        </w:rPr>
        <w:t xml:space="preserve">indow systeem de </w:t>
      </w:r>
      <w:r w:rsidR="003A5F0E" w:rsidRPr="00657D17">
        <w:rPr>
          <w:highlight w:val="yellow"/>
        </w:rPr>
        <w:t>gebruikvensters</w:t>
      </w:r>
      <w:r w:rsidR="003601DE" w:rsidRPr="00657D17">
        <w:rPr>
          <w:highlight w:val="yellow"/>
        </w:rPr>
        <w:t xml:space="preserve"> </w:t>
      </w:r>
      <w:r w:rsidR="003A5F0E" w:rsidRPr="00657D17">
        <w:rPr>
          <w:highlight w:val="yellow"/>
        </w:rPr>
        <w:t xml:space="preserve">genereert en onder andere </w:t>
      </w:r>
      <w:r w:rsidR="003601DE" w:rsidRPr="00657D17">
        <w:rPr>
          <w:highlight w:val="yellow"/>
        </w:rPr>
        <w:t>de events</w:t>
      </w:r>
      <w:r w:rsidR="003A5F0E" w:rsidRPr="00657D17">
        <w:rPr>
          <w:highlight w:val="yellow"/>
        </w:rPr>
        <w:t xml:space="preserve"> en</w:t>
      </w:r>
      <w:r w:rsidR="003601DE" w:rsidRPr="00657D17">
        <w:rPr>
          <w:highlight w:val="yellow"/>
        </w:rPr>
        <w:t xml:space="preserve"> </w:t>
      </w:r>
      <w:r w:rsidR="003A5F0E" w:rsidRPr="00657D17">
        <w:rPr>
          <w:highlight w:val="yellow"/>
        </w:rPr>
        <w:t>venster</w:t>
      </w:r>
      <w:r w:rsidR="003601DE" w:rsidRPr="00657D17">
        <w:rPr>
          <w:highlight w:val="yellow"/>
        </w:rPr>
        <w:t xml:space="preserve"> aanpassingen</w:t>
      </w:r>
      <w:r w:rsidR="003A5F0E" w:rsidRPr="00657D17">
        <w:rPr>
          <w:highlight w:val="yellow"/>
        </w:rPr>
        <w:t xml:space="preserve"> </w:t>
      </w:r>
      <w:r w:rsidR="00720468" w:rsidRPr="00657D17">
        <w:rPr>
          <w:highlight w:val="yellow"/>
        </w:rPr>
        <w:t>beheert en controleert</w:t>
      </w:r>
      <w:r w:rsidR="003601DE" w:rsidRPr="00657D17">
        <w:rPr>
          <w:highlight w:val="yellow"/>
        </w:rPr>
        <w:t xml:space="preserve">. Het </w:t>
      </w:r>
      <w:r w:rsidR="003A5F0E" w:rsidRPr="00657D17">
        <w:rPr>
          <w:highlight w:val="yellow"/>
        </w:rPr>
        <w:t>w</w:t>
      </w:r>
      <w:r w:rsidR="003601DE" w:rsidRPr="00657D17">
        <w:rPr>
          <w:highlight w:val="yellow"/>
        </w:rPr>
        <w:t>indow systeem heeft een eigen API voor programmeren,</w:t>
      </w:r>
      <w:r w:rsidR="003601DE">
        <w:t xml:space="preserve"> dat meestal in het OS is geïntegreerd zoals Microsoft Windows en MAC OS.</w:t>
      </w:r>
      <w:r w:rsidR="00DD1452">
        <w:t xml:space="preserve"> </w:t>
      </w:r>
    </w:p>
    <w:p w14:paraId="7F46FA24" w14:textId="03EFC189" w:rsidR="003601DE" w:rsidRDefault="003601DE" w:rsidP="003601DE">
      <w:pPr>
        <w:spacing w:before="120" w:after="0"/>
      </w:pPr>
      <w:r>
        <w:t xml:space="preserve">GLUT is een interface </w:t>
      </w:r>
      <w:r w:rsidR="003A5F0E" w:rsidRPr="00657D17">
        <w:rPr>
          <w:highlight w:val="yellow"/>
        </w:rPr>
        <w:t>die</w:t>
      </w:r>
      <w:r>
        <w:t xml:space="preserve"> de communicatie tussen het window syst</w:t>
      </w:r>
      <w:r w:rsidR="003A5F0E">
        <w:t>e</w:t>
      </w:r>
      <w:r>
        <w:t>em en het graphi</w:t>
      </w:r>
      <w:r w:rsidR="003A5F0E">
        <w:t>sch</w:t>
      </w:r>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graphics </w:t>
      </w:r>
      <w:r w:rsidR="00CF4253" w:rsidRPr="00657D17">
        <w:rPr>
          <w:highlight w:val="yellow"/>
        </w:rPr>
        <w:t xml:space="preserve">te genereren </w:t>
      </w:r>
      <w:r w:rsidRPr="00657D17">
        <w:rPr>
          <w:highlight w:val="yellow"/>
        </w:rPr>
        <w:t xml:space="preserve">en controleert operating en </w:t>
      </w:r>
      <w:r w:rsidR="00DE18DB" w:rsidRPr="00657D17">
        <w:rPr>
          <w:highlight w:val="yellow"/>
        </w:rPr>
        <w:t>window</w:t>
      </w:r>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F5614E">
            <w:rPr>
              <w:noProof/>
              <w:highlight w:val="yellow"/>
            </w:rPr>
            <w:t xml:space="preserve"> </w:t>
          </w:r>
          <w:r w:rsidR="00F5614E" w:rsidRPr="00F5614E">
            <w:rPr>
              <w:noProof/>
              <w:highlight w:val="yellow"/>
            </w:rPr>
            <w:t>[7]</w:t>
          </w:r>
          <w:r w:rsidR="00AB2A8F" w:rsidRPr="00657D17">
            <w:rPr>
              <w:highlight w:val="yellow"/>
            </w:rPr>
            <w:fldChar w:fldCharType="end"/>
          </w:r>
        </w:sdtContent>
      </w:sdt>
      <w:r w:rsidRPr="00657D17">
        <w:rPr>
          <w:highlight w:val="yellow"/>
        </w:rPr>
        <w:t xml:space="preserve"> Dit zijn</w:t>
      </w:r>
      <w:r w:rsidR="00DE18DB" w:rsidRPr="00657D17">
        <w:rPr>
          <w:highlight w:val="yellow"/>
        </w:rPr>
        <w:t xml:space="preserve"> voorbeelden van</w:t>
      </w:r>
      <w:r w:rsidRPr="00657D17">
        <w:rPr>
          <w:highlight w:val="yellow"/>
        </w:rPr>
        <w:t xml:space="preserve"> OpenGL extensies.</w:t>
      </w:r>
    </w:p>
    <w:p w14:paraId="60F7419E" w14:textId="7C00FC56" w:rsidR="003601DE" w:rsidRDefault="003601DE" w:rsidP="003601DE">
      <w:pPr>
        <w:spacing w:before="120" w:after="0"/>
      </w:pPr>
      <w:r>
        <w:t>Qt zal op hetzelfde niv</w:t>
      </w:r>
      <w:r w:rsidR="00DE18DB">
        <w:t>eau als GLUT zowel het window</w:t>
      </w:r>
      <w:r>
        <w:t xml:space="preserve"> als het graphics systeem kunnen raadplegen. </w:t>
      </w:r>
      <w:r w:rsidRPr="00657D17">
        <w:rPr>
          <w:highlight w:val="yellow"/>
        </w:rPr>
        <w:t xml:space="preserve">Hierdoor </w:t>
      </w:r>
      <w:r w:rsidR="003A5F0E" w:rsidRPr="00657D17">
        <w:rPr>
          <w:highlight w:val="yellow"/>
        </w:rPr>
        <w:t>zal</w:t>
      </w:r>
      <w:r w:rsidRPr="00657D17">
        <w:rPr>
          <w:highlight w:val="yellow"/>
        </w:rPr>
        <w:t xml:space="preserve"> het </w:t>
      </w:r>
      <w:r w:rsidR="003A5F0E" w:rsidRPr="00657D17">
        <w:rPr>
          <w:highlight w:val="yellow"/>
        </w:rPr>
        <w:t>functies voor beide systemen kunnen</w:t>
      </w:r>
      <w:r w:rsidRPr="00657D17">
        <w:rPr>
          <w:highlight w:val="yellow"/>
        </w:rPr>
        <w:t xml:space="preserve"> oproepen.</w:t>
      </w:r>
      <w:r>
        <w:t xml:space="preserve"> </w:t>
      </w: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29" w:name="_Toc499557197"/>
      <w:bookmarkStart w:id="30" w:name="_Toc514279440"/>
      <w:r>
        <w:lastRenderedPageBreak/>
        <w:t xml:space="preserve">Main feature: </w:t>
      </w:r>
      <w:r w:rsidR="003601DE">
        <w:t>Signals and slots</w:t>
      </w:r>
      <w:bookmarkEnd w:id="29"/>
      <w:bookmarkEnd w:id="30"/>
    </w:p>
    <w:p w14:paraId="03F335E2" w14:textId="02EA90C6" w:rsidR="003601DE" w:rsidRDefault="005F268F" w:rsidP="003601DE">
      <w:pPr>
        <w:spacing w:before="120" w:after="0"/>
      </w:pPr>
      <w:r>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32F1FCC" w:rsidR="00930391" w:rsidRPr="003503E3" w:rsidRDefault="00930391" w:rsidP="00C75CE0">
                            <w:pPr>
                              <w:pStyle w:val="Bijschrift"/>
                              <w:jc w:val="center"/>
                              <w:rPr>
                                <w:noProof/>
                              </w:rPr>
                            </w:pPr>
                            <w:bookmarkStart w:id="31" w:name="_Toc514279479"/>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538192238"/>
                                <w:citation/>
                              </w:sdtPr>
                              <w:sdtContent>
                                <w:r>
                                  <w:fldChar w:fldCharType="begin"/>
                                </w:r>
                                <w:r>
                                  <w:instrText xml:space="preserve"> CITATION Qt18 \l 2067 </w:instrText>
                                </w:r>
                                <w:r>
                                  <w:fldChar w:fldCharType="separate"/>
                                </w:r>
                                <w:r w:rsidR="00F5614E" w:rsidRPr="00F5614E">
                                  <w:rPr>
                                    <w:noProof/>
                                  </w:rPr>
                                  <w:t>[8]</w:t>
                                </w:r>
                                <w: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332F1FCC" w:rsidR="00930391" w:rsidRPr="003503E3" w:rsidRDefault="00930391" w:rsidP="00C75CE0">
                      <w:pPr>
                        <w:pStyle w:val="Bijschrift"/>
                        <w:jc w:val="center"/>
                        <w:rPr>
                          <w:noProof/>
                        </w:rPr>
                      </w:pPr>
                      <w:bookmarkStart w:id="32" w:name="_Toc514279479"/>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538192238"/>
                          <w:citation/>
                        </w:sdtPr>
                        <w:sdtContent>
                          <w:r>
                            <w:fldChar w:fldCharType="begin"/>
                          </w:r>
                          <w:r>
                            <w:instrText xml:space="preserve"> CITATION Qt18 \l 2067 </w:instrText>
                          </w:r>
                          <w:r>
                            <w:fldChar w:fldCharType="separate"/>
                          </w:r>
                          <w:r w:rsidR="00F5614E" w:rsidRPr="00F5614E">
                            <w:rPr>
                              <w:noProof/>
                            </w:rPr>
                            <w:t>[8]</w:t>
                          </w:r>
                          <w:r>
                            <w:fldChar w:fldCharType="end"/>
                          </w:r>
                        </w:sdtContent>
                      </w:sdt>
                      <w:bookmarkEnd w:id="32"/>
                    </w:p>
                  </w:txbxContent>
                </v:textbox>
                <w10:wrap type="square"/>
              </v:shape>
            </w:pict>
          </mc:Fallback>
        </mc:AlternateContent>
      </w:r>
      <w:r>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 xml:space="preserve">ogenaamde </w:t>
      </w:r>
      <w:r w:rsidR="003601DE" w:rsidRPr="00343FD5">
        <w:rPr>
          <w:i/>
        </w:rPr>
        <w:t>callback</w:t>
      </w:r>
      <w:r w:rsidR="003601DE">
        <w:t xml:space="preserve"> </w:t>
      </w:r>
      <w:r w:rsidR="00343FD5">
        <w:t>functies</w:t>
      </w:r>
      <w:r w:rsidR="00AA1B12">
        <w:t xml:space="preserve"> hebben een alternatief</w:t>
      </w:r>
      <w:r w:rsidR="00E40BB7">
        <w:t>,</w:t>
      </w:r>
      <w:r w:rsidR="003601DE">
        <w:t xml:space="preserve"> </w:t>
      </w:r>
      <w:r w:rsidR="00E40BB7">
        <w:t>n</w:t>
      </w:r>
      <w:r w:rsidR="003601DE">
        <w:t xml:space="preserve">amelijk </w:t>
      </w:r>
      <w:r w:rsidR="00343FD5" w:rsidRPr="00343FD5">
        <w:rPr>
          <w:i/>
        </w:rPr>
        <w:t>‘</w:t>
      </w:r>
      <w:r w:rsidR="003601DE" w:rsidRPr="00343FD5">
        <w:rPr>
          <w:i/>
        </w:rPr>
        <w:t>signals and slots</w:t>
      </w:r>
      <w:r w:rsidR="00343FD5" w:rsidRPr="00343FD5">
        <w:rPr>
          <w:i/>
        </w:rPr>
        <w:t>’</w:t>
      </w:r>
      <w:r w:rsidR="003601DE">
        <w:t>.</w:t>
      </w:r>
      <w:r w:rsidR="00343FD5">
        <w:t xml:space="preserve"> </w:t>
      </w:r>
      <w:r w:rsidR="00657D17">
        <w:t>Z</w:t>
      </w:r>
      <w:r w:rsidR="00657D17" w:rsidRPr="00657D17">
        <w:rPr>
          <w:highlight w:val="yellow"/>
        </w:rPr>
        <w:t>oals op Figuur 2-2 te zien is</w:t>
      </w:r>
      <w:r w:rsidR="003601DE">
        <w:t xml:space="preserve"> wordt een signaal verzonden wanneer een bepaald evenement gebeurt of een verandering van status plaatsvindt. Een slot is een functie die opgeroepen wordt als er een bepaald signaal verzonden wordt. Deze signal-slot relatie zit </w:t>
      </w:r>
      <w:r w:rsidR="00343FD5">
        <w:t>reeds</w:t>
      </w:r>
      <w:r w:rsidR="003601DE">
        <w:t xml:space="preserve"> in vele Qt-widgets (interface objecten) ingebouwd, maar </w:t>
      </w:r>
      <w:r w:rsidR="00A213FD">
        <w:t xml:space="preserve">de mogelijkheid om </w:t>
      </w:r>
      <w:r w:rsidR="003601DE">
        <w:t xml:space="preserve">zelf slots </w:t>
      </w:r>
      <w:r w:rsidR="00A213FD">
        <w:t xml:space="preserve">te </w:t>
      </w:r>
      <w:r w:rsidR="003A5F0E" w:rsidRPr="00657D17">
        <w:rPr>
          <w:highlight w:val="yellow"/>
        </w:rPr>
        <w:t>definiëren</w:t>
      </w:r>
      <w:r w:rsidR="003601DE">
        <w:t xml:space="preserve"> voor bepaalde signalen </w:t>
      </w:r>
      <w:r w:rsidR="00FC74BE">
        <w:t>wordt</w:t>
      </w:r>
      <w:r w:rsidR="003601DE">
        <w:t xml:space="preserve"> ook </w:t>
      </w:r>
      <w:r w:rsidR="00A213FD">
        <w:t>toegepast</w:t>
      </w:r>
      <w:r w:rsidR="003601DE">
        <w:t xml:space="preserve">. Dit signal-slot gebruik is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F5614E">
            <w:rPr>
              <w:noProof/>
            </w:rPr>
            <w:t xml:space="preserve"> </w:t>
          </w:r>
          <w:r w:rsidR="00F5614E" w:rsidRPr="00F5614E">
            <w:rPr>
              <w:noProof/>
            </w:rPr>
            <w:t>[8]</w:t>
          </w:r>
          <w:r w:rsidR="00DF3F4A">
            <w:fldChar w:fldCharType="end"/>
          </w:r>
        </w:sdtContent>
      </w:sdt>
    </w:p>
    <w:p w14:paraId="6DC64B9C" w14:textId="55A66C82" w:rsidR="00657D17" w:rsidRDefault="00657D17" w:rsidP="003601DE">
      <w:pPr>
        <w:spacing w:before="120" w:after="0"/>
      </w:pPr>
    </w:p>
    <w:p w14:paraId="2D196FDE" w14:textId="4E4A3B48" w:rsidR="00657D17" w:rsidRPr="00657D17" w:rsidRDefault="00657D17" w:rsidP="00657D17">
      <w:pPr>
        <w:spacing w:before="120" w:after="0"/>
      </w:pPr>
      <w:r>
        <w:br/>
      </w:r>
      <w:r>
        <w:br/>
      </w:r>
      <w:r>
        <w:br/>
      </w:r>
      <w:r>
        <w:br/>
      </w:r>
      <w:r w:rsidRPr="00657D17">
        <w:t xml:space="preserve">Een voorbeeld voor dit signal-slot gebeuren: een eenvoudige </w:t>
      </w:r>
      <w:r w:rsidRPr="00657D17">
        <w:rPr>
          <w:i/>
        </w:rPr>
        <w:t>quit()</w:t>
      </w:r>
      <w:r w:rsidRPr="00657D17">
        <w:t xml:space="preserve"> functie. </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930391" w:rsidRPr="00657D17" w:rsidRDefault="00930391" w:rsidP="00657D17">
                            <w:pPr>
                              <w:jc w:val="left"/>
                              <w:rPr>
                                <w:rFonts w:cs="Arial"/>
                                <w:sz w:val="20"/>
                                <w:highlight w:val="yellow"/>
                                <w:lang w:val="en-US"/>
                                <w:rPrChange w:id="33" w:author="Fien Van Bael" w:date="2018-04-11T14:42:00Z">
                                  <w:rPr>
                                    <w:rFonts w:ascii="Courier New" w:hAnsi="Courier New" w:cs="Courier New"/>
                                  </w:rPr>
                                </w:rPrChange>
                              </w:rPr>
                            </w:pPr>
                            <w:r w:rsidRPr="00657D17">
                              <w:rPr>
                                <w:rFonts w:cs="Arial"/>
                                <w:sz w:val="20"/>
                                <w:highlight w:val="yellow"/>
                                <w:lang w:val="en-US"/>
                                <w:rPrChange w:id="34" w:author="Fien Van Bael" w:date="2018-04-11T14:42:00Z">
                                  <w:rPr>
                                    <w:rFonts w:ascii="Courier New" w:hAnsi="Courier New" w:cs="Courier New"/>
                                  </w:rPr>
                                </w:rPrChange>
                              </w:rPr>
                              <w:t>Int main (int argc, char *argv[])</w:t>
                            </w:r>
                          </w:p>
                          <w:p w14:paraId="0B3C9AB1" w14:textId="77777777" w:rsidR="00930391" w:rsidRPr="00657D17" w:rsidRDefault="00930391" w:rsidP="00657D17">
                            <w:pPr>
                              <w:ind w:left="709"/>
                              <w:jc w:val="left"/>
                              <w:rPr>
                                <w:rFonts w:cs="Arial"/>
                                <w:sz w:val="20"/>
                                <w:highlight w:val="yellow"/>
                                <w:lang w:val="en-US"/>
                                <w:rPrChange w:id="35" w:author="Fien Van Bael" w:date="2018-04-11T14:42:00Z">
                                  <w:rPr>
                                    <w:rFonts w:ascii="Courier New" w:hAnsi="Courier New" w:cs="Courier New"/>
                                  </w:rPr>
                                </w:rPrChange>
                              </w:rPr>
                            </w:pPr>
                            <w:r w:rsidRPr="00657D17">
                              <w:rPr>
                                <w:rFonts w:cs="Arial"/>
                                <w:sz w:val="20"/>
                                <w:highlight w:val="yellow"/>
                                <w:lang w:val="en-US"/>
                                <w:rPrChange w:id="36" w:author="Fien Van Bael" w:date="2018-04-11T14:42:00Z">
                                  <w:rPr>
                                    <w:rFonts w:ascii="Courier New" w:hAnsi="Courier New" w:cs="Courier New"/>
                                  </w:rPr>
                                </w:rPrChange>
                              </w:rPr>
                              <w:t xml:space="preserve">{ </w:t>
                            </w:r>
                            <w:r w:rsidRPr="00657D17">
                              <w:rPr>
                                <w:rFonts w:ascii="Courier New" w:hAnsi="Courier New" w:cs="Courier New"/>
                                <w:highlight w:val="yellow"/>
                                <w:lang w:val="en-US"/>
                              </w:rPr>
                              <w:br/>
                            </w:r>
                            <w:r w:rsidRPr="00657D17">
                              <w:rPr>
                                <w:rFonts w:cs="Arial"/>
                                <w:sz w:val="20"/>
                                <w:highlight w:val="yellow"/>
                                <w:lang w:val="en-US"/>
                                <w:rPrChange w:id="37" w:author="Fien Van Bael" w:date="2018-04-11T14:42:00Z">
                                  <w:rPr>
                                    <w:rFonts w:ascii="Courier New" w:hAnsi="Courier New" w:cs="Courier New"/>
                                  </w:rPr>
                                </w:rPrChange>
                              </w:rPr>
                              <w:t>QApplication app(argc, argv);</w:t>
                            </w:r>
                            <w:r w:rsidRPr="00657D17">
                              <w:rPr>
                                <w:rFonts w:cs="Arial"/>
                                <w:sz w:val="18"/>
                                <w:highlight w:val="yellow"/>
                                <w:lang w:val="en-US"/>
                              </w:rPr>
                              <w:t xml:space="preserve"> </w:t>
                            </w:r>
                          </w:p>
                          <w:p w14:paraId="2F072C74" w14:textId="77777777" w:rsidR="00930391" w:rsidRPr="00657D17" w:rsidRDefault="00930391" w:rsidP="00657D17">
                            <w:pPr>
                              <w:jc w:val="left"/>
                              <w:rPr>
                                <w:rFonts w:cs="Arial"/>
                                <w:sz w:val="20"/>
                                <w:highlight w:val="yellow"/>
                                <w:lang w:val="en-US"/>
                                <w:rPrChange w:id="38"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39" w:author="Fien Van Bael" w:date="2018-04-11T14:42:00Z">
                                  <w:rPr>
                                    <w:rFonts w:ascii="Courier New" w:hAnsi="Courier New" w:cs="Courier New"/>
                                  </w:rPr>
                                </w:rPrChange>
                              </w:rPr>
                              <w:t xml:space="preserve">QPushButton *button = new QPushButton(“Quit”); </w:t>
                            </w:r>
                          </w:p>
                          <w:p w14:paraId="414121CD" w14:textId="77777777" w:rsidR="00930391" w:rsidRPr="00657D17" w:rsidRDefault="00930391" w:rsidP="00657D17">
                            <w:pPr>
                              <w:jc w:val="left"/>
                              <w:rPr>
                                <w:rFonts w:cs="Arial"/>
                                <w:sz w:val="20"/>
                                <w:highlight w:val="yellow"/>
                                <w:lang w:val="en-US"/>
                                <w:rPrChange w:id="40"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41" w:author="Fien Van Bael" w:date="2018-04-11T14:42:00Z">
                                  <w:rPr>
                                    <w:rFonts w:ascii="Courier New" w:hAnsi="Courier New" w:cs="Courier New"/>
                                  </w:rPr>
                                </w:rPrChange>
                              </w:rPr>
                              <w:t>QObject::connect (button, SIGNAL(clicked()), &amp;app, SLOT(quit());</w:t>
                            </w:r>
                          </w:p>
                          <w:p w14:paraId="7ABA9022" w14:textId="77777777" w:rsidR="00930391" w:rsidRPr="00657D17" w:rsidRDefault="00930391" w:rsidP="00657D17">
                            <w:pPr>
                              <w:jc w:val="left"/>
                              <w:rPr>
                                <w:rFonts w:cs="Arial"/>
                                <w:sz w:val="20"/>
                                <w:highlight w:val="yellow"/>
                                <w:lang w:val="en-US"/>
                                <w:rPrChange w:id="42" w:author="Fien Van Bael" w:date="2018-04-11T14:42:00Z">
                                  <w:rPr>
                                    <w:rFonts w:ascii="Courier New" w:hAnsi="Courier New" w:cs="Courier New"/>
                                  </w:rPr>
                                </w:rPrChange>
                              </w:rPr>
                            </w:pPr>
                            <w:r w:rsidRPr="00657D17">
                              <w:rPr>
                                <w:rFonts w:cs="Arial"/>
                                <w:sz w:val="18"/>
                                <w:highlight w:val="yellow"/>
                                <w:lang w:val="en-US"/>
                              </w:rPr>
                              <w:tab/>
                            </w:r>
                            <w:r w:rsidRPr="00657D17">
                              <w:rPr>
                                <w:rFonts w:cs="Arial"/>
                                <w:sz w:val="20"/>
                                <w:highlight w:val="yellow"/>
                                <w:lang w:val="en-US"/>
                                <w:rPrChange w:id="43" w:author="Fien Van Bael" w:date="2018-04-11T14:42:00Z">
                                  <w:rPr>
                                    <w:rFonts w:ascii="Courier New" w:hAnsi="Courier New" w:cs="Courier New"/>
                                  </w:rPr>
                                </w:rPrChange>
                              </w:rPr>
                              <w:t>button-&gt;show();</w:t>
                            </w:r>
                          </w:p>
                          <w:p w14:paraId="6238604F" w14:textId="77777777" w:rsidR="00930391" w:rsidRPr="00657D17" w:rsidRDefault="00930391" w:rsidP="00657D17">
                            <w:pPr>
                              <w:jc w:val="left"/>
                              <w:rPr>
                                <w:rFonts w:cs="Arial"/>
                                <w:sz w:val="20"/>
                                <w:highlight w:val="yellow"/>
                                <w:lang w:val="en-US"/>
                                <w:rPrChange w:id="44"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45" w:author="Fien Van Bael" w:date="2018-04-11T14:42:00Z">
                                  <w:rPr>
                                    <w:rFonts w:ascii="Courier New" w:hAnsi="Courier New" w:cs="Courier New"/>
                                  </w:rPr>
                                </w:rPrChange>
                              </w:rPr>
                              <w:t>return app.exec();</w:t>
                            </w:r>
                          </w:p>
                          <w:p w14:paraId="27D3AF8F" w14:textId="77777777" w:rsidR="00930391" w:rsidRPr="00BA5232" w:rsidRDefault="00930391" w:rsidP="00657D17">
                            <w:pPr>
                              <w:jc w:val="left"/>
                              <w:rPr>
                                <w:rFonts w:cs="Arial"/>
                                <w:sz w:val="18"/>
                              </w:rPr>
                            </w:pPr>
                            <w:r w:rsidRPr="00657D17">
                              <w:rPr>
                                <w:rFonts w:cs="Arial"/>
                                <w:sz w:val="18"/>
                                <w:highlight w:val="yellow"/>
                              </w:rPr>
                              <w:t>}</w:t>
                            </w:r>
                            <w:r w:rsidRPr="00FC74BE">
                              <w:rPr>
                                <w:rFonts w:cs="Arial"/>
                                <w:sz w:val="18"/>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930391" w:rsidRPr="00657D17" w:rsidRDefault="00930391" w:rsidP="00657D17">
                      <w:pPr>
                        <w:jc w:val="left"/>
                        <w:rPr>
                          <w:rFonts w:cs="Arial"/>
                          <w:sz w:val="20"/>
                          <w:highlight w:val="yellow"/>
                          <w:lang w:val="en-US"/>
                          <w:rPrChange w:id="46" w:author="Fien Van Bael" w:date="2018-04-11T14:42:00Z">
                            <w:rPr>
                              <w:rFonts w:ascii="Courier New" w:hAnsi="Courier New" w:cs="Courier New"/>
                            </w:rPr>
                          </w:rPrChange>
                        </w:rPr>
                      </w:pPr>
                      <w:r w:rsidRPr="00657D17">
                        <w:rPr>
                          <w:rFonts w:cs="Arial"/>
                          <w:sz w:val="20"/>
                          <w:highlight w:val="yellow"/>
                          <w:lang w:val="en-US"/>
                          <w:rPrChange w:id="47" w:author="Fien Van Bael" w:date="2018-04-11T14:42:00Z">
                            <w:rPr>
                              <w:rFonts w:ascii="Courier New" w:hAnsi="Courier New" w:cs="Courier New"/>
                            </w:rPr>
                          </w:rPrChange>
                        </w:rPr>
                        <w:t>Int main (int argc, char *argv[])</w:t>
                      </w:r>
                    </w:p>
                    <w:p w14:paraId="0B3C9AB1" w14:textId="77777777" w:rsidR="00930391" w:rsidRPr="00657D17" w:rsidRDefault="00930391" w:rsidP="00657D17">
                      <w:pPr>
                        <w:ind w:left="709"/>
                        <w:jc w:val="left"/>
                        <w:rPr>
                          <w:rFonts w:cs="Arial"/>
                          <w:sz w:val="20"/>
                          <w:highlight w:val="yellow"/>
                          <w:lang w:val="en-US"/>
                          <w:rPrChange w:id="48" w:author="Fien Van Bael" w:date="2018-04-11T14:42:00Z">
                            <w:rPr>
                              <w:rFonts w:ascii="Courier New" w:hAnsi="Courier New" w:cs="Courier New"/>
                            </w:rPr>
                          </w:rPrChange>
                        </w:rPr>
                      </w:pPr>
                      <w:r w:rsidRPr="00657D17">
                        <w:rPr>
                          <w:rFonts w:cs="Arial"/>
                          <w:sz w:val="20"/>
                          <w:highlight w:val="yellow"/>
                          <w:lang w:val="en-US"/>
                          <w:rPrChange w:id="49" w:author="Fien Van Bael" w:date="2018-04-11T14:42:00Z">
                            <w:rPr>
                              <w:rFonts w:ascii="Courier New" w:hAnsi="Courier New" w:cs="Courier New"/>
                            </w:rPr>
                          </w:rPrChange>
                        </w:rPr>
                        <w:t xml:space="preserve">{ </w:t>
                      </w:r>
                      <w:r w:rsidRPr="00657D17">
                        <w:rPr>
                          <w:rFonts w:ascii="Courier New" w:hAnsi="Courier New" w:cs="Courier New"/>
                          <w:highlight w:val="yellow"/>
                          <w:lang w:val="en-US"/>
                        </w:rPr>
                        <w:br/>
                      </w:r>
                      <w:r w:rsidRPr="00657D17">
                        <w:rPr>
                          <w:rFonts w:cs="Arial"/>
                          <w:sz w:val="20"/>
                          <w:highlight w:val="yellow"/>
                          <w:lang w:val="en-US"/>
                          <w:rPrChange w:id="50" w:author="Fien Van Bael" w:date="2018-04-11T14:42:00Z">
                            <w:rPr>
                              <w:rFonts w:ascii="Courier New" w:hAnsi="Courier New" w:cs="Courier New"/>
                            </w:rPr>
                          </w:rPrChange>
                        </w:rPr>
                        <w:t>QApplication app(argc, argv);</w:t>
                      </w:r>
                      <w:r w:rsidRPr="00657D17">
                        <w:rPr>
                          <w:rFonts w:cs="Arial"/>
                          <w:sz w:val="18"/>
                          <w:highlight w:val="yellow"/>
                          <w:lang w:val="en-US"/>
                        </w:rPr>
                        <w:t xml:space="preserve"> </w:t>
                      </w:r>
                    </w:p>
                    <w:p w14:paraId="2F072C74" w14:textId="77777777" w:rsidR="00930391" w:rsidRPr="00657D17" w:rsidRDefault="00930391" w:rsidP="00657D17">
                      <w:pPr>
                        <w:jc w:val="left"/>
                        <w:rPr>
                          <w:rFonts w:cs="Arial"/>
                          <w:sz w:val="20"/>
                          <w:highlight w:val="yellow"/>
                          <w:lang w:val="en-US"/>
                          <w:rPrChange w:id="51"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2" w:author="Fien Van Bael" w:date="2018-04-11T14:42:00Z">
                            <w:rPr>
                              <w:rFonts w:ascii="Courier New" w:hAnsi="Courier New" w:cs="Courier New"/>
                            </w:rPr>
                          </w:rPrChange>
                        </w:rPr>
                        <w:t xml:space="preserve">QPushButton *button = new QPushButton(“Quit”); </w:t>
                      </w:r>
                    </w:p>
                    <w:p w14:paraId="414121CD" w14:textId="77777777" w:rsidR="00930391" w:rsidRPr="00657D17" w:rsidRDefault="00930391" w:rsidP="00657D17">
                      <w:pPr>
                        <w:jc w:val="left"/>
                        <w:rPr>
                          <w:rFonts w:cs="Arial"/>
                          <w:sz w:val="20"/>
                          <w:highlight w:val="yellow"/>
                          <w:lang w:val="en-US"/>
                          <w:rPrChange w:id="53"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4" w:author="Fien Van Bael" w:date="2018-04-11T14:42:00Z">
                            <w:rPr>
                              <w:rFonts w:ascii="Courier New" w:hAnsi="Courier New" w:cs="Courier New"/>
                            </w:rPr>
                          </w:rPrChange>
                        </w:rPr>
                        <w:t>QObject::connect (button, SIGNAL(clicked()), &amp;app, SLOT(quit());</w:t>
                      </w:r>
                    </w:p>
                    <w:p w14:paraId="7ABA9022" w14:textId="77777777" w:rsidR="00930391" w:rsidRPr="00657D17" w:rsidRDefault="00930391" w:rsidP="00657D17">
                      <w:pPr>
                        <w:jc w:val="left"/>
                        <w:rPr>
                          <w:rFonts w:cs="Arial"/>
                          <w:sz w:val="20"/>
                          <w:highlight w:val="yellow"/>
                          <w:lang w:val="en-US"/>
                          <w:rPrChange w:id="55" w:author="Fien Van Bael" w:date="2018-04-11T14:42:00Z">
                            <w:rPr>
                              <w:rFonts w:ascii="Courier New" w:hAnsi="Courier New" w:cs="Courier New"/>
                            </w:rPr>
                          </w:rPrChange>
                        </w:rPr>
                      </w:pPr>
                      <w:r w:rsidRPr="00657D17">
                        <w:rPr>
                          <w:rFonts w:cs="Arial"/>
                          <w:sz w:val="18"/>
                          <w:highlight w:val="yellow"/>
                          <w:lang w:val="en-US"/>
                        </w:rPr>
                        <w:tab/>
                      </w:r>
                      <w:r w:rsidRPr="00657D17">
                        <w:rPr>
                          <w:rFonts w:cs="Arial"/>
                          <w:sz w:val="20"/>
                          <w:highlight w:val="yellow"/>
                          <w:lang w:val="en-US"/>
                          <w:rPrChange w:id="56" w:author="Fien Van Bael" w:date="2018-04-11T14:42:00Z">
                            <w:rPr>
                              <w:rFonts w:ascii="Courier New" w:hAnsi="Courier New" w:cs="Courier New"/>
                            </w:rPr>
                          </w:rPrChange>
                        </w:rPr>
                        <w:t>button-&gt;show();</w:t>
                      </w:r>
                    </w:p>
                    <w:p w14:paraId="6238604F" w14:textId="77777777" w:rsidR="00930391" w:rsidRPr="00657D17" w:rsidRDefault="00930391" w:rsidP="00657D17">
                      <w:pPr>
                        <w:jc w:val="left"/>
                        <w:rPr>
                          <w:rFonts w:cs="Arial"/>
                          <w:sz w:val="20"/>
                          <w:highlight w:val="yellow"/>
                          <w:lang w:val="en-US"/>
                          <w:rPrChange w:id="57"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8" w:author="Fien Van Bael" w:date="2018-04-11T14:42:00Z">
                            <w:rPr>
                              <w:rFonts w:ascii="Courier New" w:hAnsi="Courier New" w:cs="Courier New"/>
                            </w:rPr>
                          </w:rPrChange>
                        </w:rPr>
                        <w:t>return app.exec();</w:t>
                      </w:r>
                    </w:p>
                    <w:p w14:paraId="27D3AF8F" w14:textId="77777777" w:rsidR="00930391" w:rsidRPr="00BA5232" w:rsidRDefault="00930391" w:rsidP="00657D17">
                      <w:pPr>
                        <w:jc w:val="left"/>
                        <w:rPr>
                          <w:rFonts w:cs="Arial"/>
                          <w:sz w:val="18"/>
                        </w:rPr>
                      </w:pPr>
                      <w:r w:rsidRPr="00657D17">
                        <w:rPr>
                          <w:rFonts w:cs="Arial"/>
                          <w:sz w:val="18"/>
                          <w:highlight w:val="yellow"/>
                        </w:rPr>
                        <w:t>}</w:t>
                      </w:r>
                      <w:r w:rsidRPr="00FC74BE">
                        <w:rPr>
                          <w:rFonts w:cs="Arial"/>
                          <w:sz w:val="18"/>
                        </w:rPr>
                        <w:t xml:space="preserve"> </w:t>
                      </w:r>
                    </w:p>
                  </w:txbxContent>
                </v:textbox>
                <w10:anchorlock/>
              </v:shape>
            </w:pict>
          </mc:Fallback>
        </mc:AlternateContent>
      </w:r>
    </w:p>
    <w:p w14:paraId="1DED23D6" w14:textId="115172CF"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‘clicked()’</w:t>
      </w:r>
      <w:r w:rsidRPr="00657D17">
        <w:rPr>
          <w:highlight w:val="yellow"/>
        </w:rPr>
        <w:t xml:space="preserve">. Hierdoor zal functie </w:t>
      </w:r>
      <w:r w:rsidRPr="00657D17">
        <w:rPr>
          <w:i/>
          <w:highlight w:val="yellow"/>
        </w:rPr>
        <w:t>quit()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 xml:space="preserve">‘clicked()’ </w:t>
      </w:r>
      <w:r w:rsidRPr="00657D17">
        <w:rPr>
          <w:highlight w:val="yellow"/>
        </w:rPr>
        <w:t>verzend</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59" w:name="_Toc514279441"/>
      <w:r>
        <w:lastRenderedPageBreak/>
        <w:t xml:space="preserve">Qt </w:t>
      </w:r>
      <w:r w:rsidR="00573705">
        <w:t>C</w:t>
      </w:r>
      <w:r>
        <w:t>reator</w:t>
      </w:r>
      <w:bookmarkEnd w:id="59"/>
      <w:r>
        <w:t xml:space="preserve"> </w:t>
      </w:r>
    </w:p>
    <w:p w14:paraId="2C639179" w14:textId="779D9202" w:rsidR="00C75CE0" w:rsidRDefault="00573705" w:rsidP="00C75CE0">
      <w:pPr>
        <w:keepNext/>
      </w:pPr>
      <w:r>
        <w:t>Qt Creator is het C++,</w:t>
      </w:r>
      <w:r w:rsidR="006847BE">
        <w:t xml:space="preserve"> </w:t>
      </w:r>
      <w:r>
        <w:t xml:space="preserve">JavaScript en QML IDE dat deel is van het SDK voor de Qt </w:t>
      </w:r>
      <w:r w:rsidR="00BA5232">
        <w:t>GUI-applicatie</w:t>
      </w:r>
      <w:r>
        <w:t xml:space="preserve"> development framework.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layout.</w:t>
      </w:r>
      <w:r>
        <w:t xml:space="preserve"> In deze IDE zit een eigen editor die de typische kenmerken bevat zoals syntax </w:t>
      </w:r>
      <w:r w:rsidR="0011021C">
        <w:t>markering</w:t>
      </w:r>
      <w:r>
        <w:t xml:space="preserve"> en het automatisch aanvullen van code die zou ontbreken. </w:t>
      </w:r>
    </w:p>
    <w:p w14:paraId="2050DB7D" w14:textId="5539CB47" w:rsidR="00573705" w:rsidRDefault="00573705" w:rsidP="006129C0">
      <w:r>
        <w:t xml:space="preserve">In verband met de installatie van Qt Creator </w:t>
      </w:r>
      <w:r w:rsidR="00AA1B12">
        <w:t xml:space="preserve">is het mogelijk om </w:t>
      </w:r>
      <w:r>
        <w:t xml:space="preserve">online een gratis open source versie </w:t>
      </w:r>
      <w:r w:rsidR="005F0B3D">
        <w:t xml:space="preserve">downloaden die Qt zelf </w:t>
      </w:r>
      <w:r w:rsidR="00514564">
        <w:t>aanbiedt</w:t>
      </w:r>
      <w:r w:rsidR="005F0B3D">
        <w:t>. Voor commerciële doeleinden heeft Qt een uitgebreider pakket tegen betaling die meer tools, features en support zal</w:t>
      </w:r>
      <w:r w:rsidR="0071392E">
        <w:t xml:space="preserve"> </w:t>
      </w:r>
      <w:r w:rsidR="005F0B3D">
        <w:t xml:space="preserve">bieden. </w:t>
      </w:r>
    </w:p>
    <w:p w14:paraId="4B9BEC5C" w14:textId="4320B7C0"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60" w:name="_Toc514279442"/>
      <w:r>
        <w:t>Portfolio</w:t>
      </w:r>
      <w:bookmarkEnd w:id="60"/>
    </w:p>
    <w:p w14:paraId="35CEE5DB" w14:textId="17367CC4"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F5614E">
            <w:rPr>
              <w:noProof/>
            </w:rPr>
            <w:t xml:space="preserve"> </w:t>
          </w:r>
          <w:r w:rsidR="00F5614E" w:rsidRPr="00F5614E">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61" w:name="_Toc499557198"/>
      <w:bookmarkStart w:id="62" w:name="_Toc514279443"/>
      <w:r>
        <w:lastRenderedPageBreak/>
        <w:t>React Native</w:t>
      </w:r>
      <w:bookmarkEnd w:id="61"/>
      <w:bookmarkEnd w:id="62"/>
    </w:p>
    <w:p w14:paraId="1E8DA4C3" w14:textId="77777777" w:rsidR="003601DE" w:rsidRDefault="003601DE" w:rsidP="003601DE">
      <w:pPr>
        <w:pStyle w:val="Kop3"/>
        <w:spacing w:before="40"/>
      </w:pPr>
      <w:bookmarkStart w:id="63" w:name="_Toc514279444"/>
      <w:r>
        <w:t>Oorsprong</w:t>
      </w:r>
      <w:bookmarkEnd w:id="63"/>
    </w:p>
    <w:p w14:paraId="3AF6A089" w14:textId="29F95FDF" w:rsidR="003601DE" w:rsidRDefault="003601DE" w:rsidP="003601DE">
      <w:r>
        <w:t xml:space="preserve">React (soms geschreven als react.js of ReactJS) is een JavaScript library die gemaakt is om UI’s te bouwen. Gebouwd door Facebook en Instagram teams in 2013. Het doel van </w:t>
      </w:r>
      <w:r w:rsidR="002A7C95">
        <w:t>deze library</w:t>
      </w:r>
      <w:r>
        <w:t xml:space="preserve">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F5614E" w:rsidRPr="00F5614E">
            <w:rPr>
              <w:noProof/>
            </w:rPr>
            <w:t>[10]</w:t>
          </w:r>
          <w:r w:rsidR="00991191">
            <w:fldChar w:fldCharType="end"/>
          </w:r>
        </w:sdtContent>
      </w:sdt>
    </w:p>
    <w:p w14:paraId="22797D7D" w14:textId="74DBDF85"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F5614E">
            <w:rPr>
              <w:noProof/>
            </w:rPr>
            <w:t xml:space="preserve"> </w:t>
          </w:r>
          <w:r w:rsidR="00F5614E" w:rsidRPr="00F5614E">
            <w:rPr>
              <w:noProof/>
            </w:rPr>
            <w:t>[11]</w:t>
          </w:r>
          <w:r w:rsidR="00991191">
            <w:fldChar w:fldCharType="end"/>
          </w:r>
        </w:sdtContent>
      </w:sdt>
      <w:r>
        <w:t xml:space="preserve">. Na een jaar werken aan een prototype, kreeg </w:t>
      </w:r>
      <w:r w:rsidR="002A7C95">
        <w:t>het framework</w:t>
      </w:r>
      <w:r>
        <w:t xml:space="preserve"> zijn eerste job: een onafhankelijk werkende iOS ap</w:t>
      </w:r>
      <w:r w:rsidR="002A7C95">
        <w:t xml:space="preserve">p. Het doel was om een volledige </w:t>
      </w:r>
      <w:r>
        <w:t>app</w:t>
      </w:r>
      <w:r w:rsidR="002A7C95">
        <w:t>licatie</w:t>
      </w:r>
      <w:r>
        <w:t xml:space="preserve"> te maken die volgens user experience identiek was aan een app die in Objective-C geschreven was. Dit </w:t>
      </w:r>
      <w:r w:rsidR="003B0EC2">
        <w:t xml:space="preserve">doel werd behaald </w:t>
      </w:r>
      <w:r>
        <w:t xml:space="preserve">en er werd beslist om </w:t>
      </w:r>
      <w:r w:rsidR="002A7C95">
        <w:t>RN</w:t>
      </w:r>
      <w:r>
        <w:t xml:space="preserve"> cross-platform te maken</w:t>
      </w:r>
      <w:r w:rsidR="006F4398">
        <w:t>.</w:t>
      </w:r>
      <w:r>
        <w:t xml:space="preserve"> </w:t>
      </w:r>
      <w:r w:rsidR="006F4398" w:rsidRPr="004B1B33">
        <w:rPr>
          <w:highlight w:val="yellow"/>
        </w:rPr>
        <w:t>Dit begon</w:t>
      </w:r>
      <w:r w:rsidRPr="004B1B33">
        <w:rPr>
          <w:highlight w:val="yellow"/>
        </w:rPr>
        <w:t xml:space="preserve"> met een Android team die de basi</w:t>
      </w:r>
      <w:r w:rsidR="006F4398" w:rsidRPr="004B1B33">
        <w:rPr>
          <w:highlight w:val="yellow"/>
        </w:rPr>
        <w:t>c</w:t>
      </w:r>
      <w:r w:rsidRPr="004B1B33">
        <w:rPr>
          <w:highlight w:val="yellow"/>
        </w:rPr>
        <w:t xml:space="preserve"> Android Runtime </w:t>
      </w:r>
      <w:r w:rsidR="006F4398" w:rsidRPr="004B1B33">
        <w:rPr>
          <w:highlight w:val="yellow"/>
        </w:rPr>
        <w:t>-</w:t>
      </w:r>
      <w:r w:rsidR="00215D30" w:rsidRPr="004B1B33">
        <w:rPr>
          <w:highlight w:val="yellow"/>
        </w:rPr>
        <w:t xml:space="preserve">de omgeving </w:t>
      </w:r>
      <w:r w:rsidRPr="004B1B33">
        <w:rPr>
          <w:highlight w:val="yellow"/>
        </w:rPr>
        <w:t>gebruikt door de Android OS</w:t>
      </w:r>
      <w:r w:rsidR="006F4398" w:rsidRPr="004B1B33">
        <w:rPr>
          <w:highlight w:val="yellow"/>
        </w:rPr>
        <w:t>-</w:t>
      </w:r>
      <w:r w:rsidRPr="004B1B33">
        <w:rPr>
          <w:highlight w:val="yellow"/>
        </w:rPr>
        <w:t xml:space="preserve"> en </w:t>
      </w:r>
      <w:r w:rsidR="00215D30" w:rsidRPr="004B1B33">
        <w:rPr>
          <w:highlight w:val="yellow"/>
        </w:rPr>
        <w:t xml:space="preserve">de </w:t>
      </w:r>
      <w:r w:rsidRPr="004B1B33">
        <w:rPr>
          <w:highlight w:val="yellow"/>
        </w:rPr>
        <w:t>componenten</w:t>
      </w:r>
      <w:r w:rsidR="00215D30" w:rsidRPr="004B1B33">
        <w:rPr>
          <w:highlight w:val="yellow"/>
        </w:rPr>
        <w:t xml:space="preserve"> errond</w:t>
      </w:r>
      <w:r w:rsidRPr="004B1B33">
        <w:rPr>
          <w:highlight w:val="yellow"/>
        </w:rPr>
        <w:t xml:space="preserve"> schreef</w:t>
      </w:r>
      <w:r>
        <w:t xml:space="preserve">. Begin 2015 werd </w:t>
      </w:r>
      <w:r w:rsidR="002A7C95">
        <w:t>het framework</w:t>
      </w:r>
      <w:r>
        <w:t xml:space="preserve"> publiek tentoongesteld en</w:t>
      </w:r>
      <w:r w:rsidR="00DD1452">
        <w:t xml:space="preserve"> </w:t>
      </w:r>
      <w:r>
        <w:t xml:space="preserve">tegen </w:t>
      </w:r>
      <w:r w:rsidR="004B1B33">
        <w:t>het einde van het jaar</w:t>
      </w:r>
      <w:r>
        <w:t xml:space="preserve"> werd </w:t>
      </w:r>
      <w:r w:rsidR="002A7C95">
        <w:t xml:space="preserve">het </w:t>
      </w:r>
      <w:r>
        <w:t>volledig open source.</w:t>
      </w:r>
      <w:sdt>
        <w:sdtPr>
          <w:id w:val="606926886"/>
          <w:citation/>
        </w:sdtPr>
        <w:sdtContent>
          <w:r w:rsidR="00991191">
            <w:fldChar w:fldCharType="begin"/>
          </w:r>
          <w:r w:rsidR="00991191">
            <w:instrText xml:space="preserve"> CITATION Rea18 \l 2067 </w:instrText>
          </w:r>
          <w:r w:rsidR="00991191">
            <w:fldChar w:fldCharType="separate"/>
          </w:r>
          <w:r w:rsidR="00F5614E">
            <w:rPr>
              <w:noProof/>
            </w:rPr>
            <w:t xml:space="preserve"> </w:t>
          </w:r>
          <w:r w:rsidR="00F5614E" w:rsidRPr="00F5614E">
            <w:rPr>
              <w:noProof/>
            </w:rPr>
            <w:t>[10]</w:t>
          </w:r>
          <w:r w:rsidR="00991191">
            <w:fldChar w:fldCharType="end"/>
          </w:r>
        </w:sdtContent>
      </w:sdt>
    </w:p>
    <w:p w14:paraId="29CFF675" w14:textId="77777777" w:rsidR="003601DE" w:rsidRPr="008F2439" w:rsidRDefault="003601DE" w:rsidP="003601DE">
      <w:pPr>
        <w:pStyle w:val="Kop3"/>
        <w:spacing w:before="40"/>
      </w:pPr>
      <w:bookmarkStart w:id="64" w:name="_Toc514279445"/>
      <w:r>
        <w:t>Basis</w:t>
      </w:r>
      <w:bookmarkEnd w:id="64"/>
    </w:p>
    <w:p w14:paraId="2A2EBC60" w14:textId="0AB6657C" w:rsidR="003601DE" w:rsidRDefault="003601DE" w:rsidP="003601DE">
      <w:r>
        <w:t>React Native is volledig gebaseerd op React. Enerzijds is het een open</w:t>
      </w:r>
      <w:r w:rsidR="00C23BD3">
        <w:t>-s</w:t>
      </w:r>
      <w:r>
        <w:t xml:space="preserve">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w:t>
      </w:r>
      <w:r w:rsidR="00215D30">
        <w:t>drie</w:t>
      </w:r>
      <w:r>
        <w:t xml:space="preserve">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2A7C95" w:rsidRPr="002A7C95">
        <w:rPr>
          <w:i/>
        </w:rPr>
        <w:t>‘</w:t>
      </w:r>
      <w:r w:rsidR="00BE54E1" w:rsidRPr="002A7C95">
        <w:rPr>
          <w:i/>
        </w:rPr>
        <w:t xml:space="preserve">look </w:t>
      </w:r>
      <w:r w:rsidR="002A7C95" w:rsidRPr="002A7C95">
        <w:rPr>
          <w:i/>
        </w:rPr>
        <w:t>and</w:t>
      </w:r>
      <w:r w:rsidR="00BE54E1" w:rsidRPr="002A7C95">
        <w:rPr>
          <w:i/>
        </w:rPr>
        <w:t xml:space="preserve"> feel</w:t>
      </w:r>
      <w:r w:rsidR="002A7C95" w:rsidRPr="002A7C95">
        <w:rPr>
          <w:i/>
        </w:rPr>
        <w:t>’</w:t>
      </w:r>
      <w:r w:rsidR="00BE54E1">
        <w:t xml:space="preserve">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F5614E">
            <w:rPr>
              <w:noProof/>
            </w:rPr>
            <w:t xml:space="preserve"> </w:t>
          </w:r>
          <w:r w:rsidR="00F5614E" w:rsidRPr="00F5614E">
            <w:rPr>
              <w:noProof/>
            </w:rPr>
            <w:t>[12]</w:t>
          </w:r>
          <w:r w:rsidR="00991191">
            <w:fldChar w:fldCharType="end"/>
          </w:r>
        </w:sdtContent>
      </w:sdt>
    </w:p>
    <w:p w14:paraId="5DFD687E" w14:textId="6F7BD5A6" w:rsidR="003601DE" w:rsidRDefault="003601DE" w:rsidP="003601DE">
      <w:pPr>
        <w:pStyle w:val="Kop3"/>
        <w:spacing w:before="40"/>
      </w:pPr>
      <w:bookmarkStart w:id="65" w:name="_Toc514279446"/>
      <w:r>
        <w:lastRenderedPageBreak/>
        <w:t>Features</w:t>
      </w:r>
      <w:bookmarkEnd w:id="65"/>
    </w:p>
    <w:p w14:paraId="5D9E9DC3" w14:textId="414354D7" w:rsidR="003601DE" w:rsidRDefault="003601DE" w:rsidP="003601DE">
      <w:pPr>
        <w:pStyle w:val="Kop4"/>
        <w:spacing w:before="40" w:after="0"/>
      </w:pPr>
      <w:r>
        <w:t>Virtual DOM</w:t>
      </w:r>
    </w:p>
    <w:p w14:paraId="29172293" w14:textId="5FC98196" w:rsidR="003601DE" w:rsidRDefault="005F268F" w:rsidP="003601DE">
      <w:pPr>
        <w:keepNext/>
      </w:pPr>
      <w:r>
        <w:rPr>
          <w:noProof/>
        </w:rPr>
        <w:drawing>
          <wp:anchor distT="0" distB="0" distL="114300" distR="114300" simplePos="0" relativeHeight="251658240" behindDoc="0" locked="0" layoutInCell="1" allowOverlap="1" wp14:anchorId="4D7D3B93" wp14:editId="09034C8C">
            <wp:simplePos x="0" y="0"/>
            <wp:positionH relativeFrom="margin">
              <wp:posOffset>1326487</wp:posOffset>
            </wp:positionH>
            <wp:positionV relativeFrom="paragraph">
              <wp:posOffset>598446</wp:posOffset>
            </wp:positionV>
            <wp:extent cx="2990850" cy="309435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één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F5614E" w:rsidRPr="00F5614E">
            <w:rPr>
              <w:noProof/>
            </w:rPr>
            <w:t>[13]</w:t>
          </w:r>
          <w:r w:rsidR="00273D03">
            <w:fldChar w:fldCharType="end"/>
          </w:r>
        </w:sdtContent>
      </w:sdt>
    </w:p>
    <w:p w14:paraId="779627FB" w14:textId="71FF7599" w:rsidR="003601DE" w:rsidRDefault="005F268F" w:rsidP="003601DE">
      <w:pPr>
        <w:keepNext/>
      </w:pPr>
      <w:r>
        <w:rPr>
          <w:noProof/>
        </w:rPr>
        <mc:AlternateContent>
          <mc:Choice Requires="wps">
            <w:drawing>
              <wp:anchor distT="0" distB="0" distL="114300" distR="114300" simplePos="0" relativeHeight="251658251" behindDoc="0" locked="0" layoutInCell="1" allowOverlap="1" wp14:anchorId="1B53A543" wp14:editId="637AC5D1">
                <wp:simplePos x="0" y="0"/>
                <wp:positionH relativeFrom="column">
                  <wp:posOffset>1278255</wp:posOffset>
                </wp:positionH>
                <wp:positionV relativeFrom="paragraph">
                  <wp:posOffset>3100705</wp:posOffset>
                </wp:positionV>
                <wp:extent cx="299085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06D74427" w:rsidR="00930391" w:rsidRPr="00E77034" w:rsidRDefault="00930391" w:rsidP="00C75CE0">
                            <w:pPr>
                              <w:pStyle w:val="Bijschrift"/>
                              <w:jc w:val="center"/>
                              <w:rPr>
                                <w:bCs/>
                                <w:noProof/>
                              </w:rPr>
                            </w:pPr>
                            <w:bookmarkStart w:id="66" w:name="_Toc514279480"/>
                            <w:r>
                              <w:t xml:space="preserve">Figuur </w:t>
                            </w:r>
                            <w:fldSimple w:instr=" STYLEREF 1 \s ">
                              <w:r>
                                <w:rPr>
                                  <w:noProof/>
                                </w:rPr>
                                <w:t>2</w:t>
                              </w:r>
                            </w:fldSimple>
                            <w:r>
                              <w:t>.</w:t>
                            </w:r>
                            <w:fldSimple w:instr=" SEQ Figuur \* ARABIC \s 1 ">
                              <w:r>
                                <w:rPr>
                                  <w:noProof/>
                                </w:rPr>
                                <w:t>4</w:t>
                              </w:r>
                            </w:fldSimple>
                            <w:r>
                              <w:t>: Voorbeeld DOM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100.65pt;margin-top:244.15pt;width:23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" stroked="f">
                <v:textbox style="mso-fit-shape-to-text:t" inset="0,0,0,0">
                  <w:txbxContent>
                    <w:p w14:paraId="7A62C494" w14:textId="06D74427" w:rsidR="00930391" w:rsidRPr="00E77034" w:rsidRDefault="00930391" w:rsidP="00C75CE0">
                      <w:pPr>
                        <w:pStyle w:val="Bijschrift"/>
                        <w:jc w:val="center"/>
                        <w:rPr>
                          <w:bCs/>
                          <w:noProof/>
                        </w:rPr>
                      </w:pPr>
                      <w:bookmarkStart w:id="67" w:name="_Toc514279480"/>
                      <w:r>
                        <w:t xml:space="preserve">Figuur </w:t>
                      </w:r>
                      <w:fldSimple w:instr=" STYLEREF 1 \s ">
                        <w:r>
                          <w:rPr>
                            <w:noProof/>
                          </w:rPr>
                          <w:t>2</w:t>
                        </w:r>
                      </w:fldSimple>
                      <w:r>
                        <w:t>.</w:t>
                      </w:r>
                      <w:fldSimple w:instr=" SEQ Figuur \* ARABIC \s 1 ">
                        <w:r>
                          <w:rPr>
                            <w:noProof/>
                          </w:rPr>
                          <w:t>4</w:t>
                        </w:r>
                      </w:fldSimple>
                      <w:r>
                        <w:t>: Voorbeeld DOM</w:t>
                      </w:r>
                      <w:bookmarkEnd w:id="67"/>
                    </w:p>
                  </w:txbxContent>
                </v:textbox>
                <w10:wrap type="topAndBottom"/>
              </v:shape>
            </w:pict>
          </mc:Fallback>
        </mc:AlternateContent>
      </w:r>
      <w:r w:rsidR="003601DE">
        <w:t xml:space="preserve">React onderhoudt een virtuele representatie van deze DOM, Virtual DOM dus. Samen met een ‘diffing’ algoritme, </w:t>
      </w:r>
      <w:r w:rsidR="00215D30">
        <w:t>die twee trees</w:t>
      </w:r>
      <w:r w:rsidR="003601DE">
        <w:t xml:space="preserve"> vergelijkt, kan RN het verschil t.o.v. de oorspronkelijke</w:t>
      </w:r>
      <w:r>
        <w:t xml:space="preserve"> </w:t>
      </w:r>
      <w:r w:rsidR="003601DE">
        <w:t>DOM bepalen en enkel het deel updaten</w:t>
      </w:r>
      <w:r w:rsidR="00976AE1">
        <w:t xml:space="preserve"> </w:t>
      </w:r>
      <w:r w:rsidR="003601DE">
        <w:t>dat</w:t>
      </w:r>
      <w:r w:rsidR="00976AE1">
        <w:t xml:space="preserve"> </w:t>
      </w:r>
      <w:r w:rsidR="00215D30">
        <w:t xml:space="preserve">tussentijds </w:t>
      </w:r>
      <w:r w:rsidR="003601DE">
        <w:t>veranderd is. Deze</w:t>
      </w:r>
      <w:r w:rsidR="00976AE1">
        <w:t xml:space="preserve"> </w:t>
      </w:r>
      <w:r w:rsidR="003601DE">
        <w:t>eigenschap is noodzakelijk voor real time applicaties die enige complexiteit bevatten.</w:t>
      </w:r>
      <w:r w:rsidR="00DD1452">
        <w:t xml:space="preserve"> </w:t>
      </w:r>
      <w:r w:rsidR="003601DE">
        <w:t xml:space="preserve"> </w:t>
      </w:r>
    </w:p>
    <w:p w14:paraId="46567187" w14:textId="78154079" w:rsidR="00A15926" w:rsidRDefault="00D144E6" w:rsidP="003601DE">
      <w:pPr>
        <w:keepNext/>
        <w:rPr>
          <w:noProof/>
        </w:rPr>
      </w:pPr>
      <w:r>
        <w:rPr>
          <w:noProof/>
        </w:rPr>
        <w:drawing>
          <wp:anchor distT="0" distB="0" distL="114300" distR="114300" simplePos="0" relativeHeight="251658247" behindDoc="0" locked="0" layoutInCell="1" allowOverlap="1" wp14:anchorId="237B4C0F" wp14:editId="5F6CC8EF">
            <wp:simplePos x="0" y="0"/>
            <wp:positionH relativeFrom="margin">
              <wp:posOffset>1224280</wp:posOffset>
            </wp:positionH>
            <wp:positionV relativeFrom="paragraph">
              <wp:posOffset>1457325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0">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6B0233EE" wp14:editId="6B65628C">
            <wp:simplePos x="0" y="0"/>
            <wp:positionH relativeFrom="margin">
              <wp:posOffset>1228090</wp:posOffset>
            </wp:positionH>
            <wp:positionV relativeFrom="paragraph">
              <wp:posOffset>2376805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1">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3" behindDoc="0" locked="0" layoutInCell="1" allowOverlap="1" wp14:anchorId="75912C2C" wp14:editId="2B827A04">
                <wp:simplePos x="0" y="0"/>
                <wp:positionH relativeFrom="margin">
                  <wp:posOffset>1189355</wp:posOffset>
                </wp:positionH>
                <wp:positionV relativeFrom="paragraph">
                  <wp:posOffset>3411855</wp:posOffset>
                </wp:positionV>
                <wp:extent cx="3129473" cy="185862"/>
                <wp:effectExtent l="0" t="0" r="0" b="5080"/>
                <wp:wrapTopAndBottom/>
                <wp:docPr id="43" name="Tekstvak 43"/>
                <wp:cNvGraphicFramePr/>
                <a:graphic xmlns:a="http://schemas.openxmlformats.org/drawingml/2006/main">
                  <a:graphicData uri="http://schemas.microsoft.com/office/word/2010/wordprocessingShape">
                    <wps:wsp>
                      <wps:cNvSpPr txBox="1"/>
                      <wps:spPr>
                        <a:xfrm>
                          <a:off x="0" y="0"/>
                          <a:ext cx="3129473" cy="185862"/>
                        </a:xfrm>
                        <a:prstGeom prst="rect">
                          <a:avLst/>
                        </a:prstGeom>
                        <a:solidFill>
                          <a:prstClr val="white"/>
                        </a:solidFill>
                        <a:ln>
                          <a:noFill/>
                        </a:ln>
                      </wps:spPr>
                      <wps:txbx>
                        <w:txbxContent>
                          <w:p w14:paraId="63C3BF9C" w14:textId="4D05579F" w:rsidR="00930391" w:rsidRPr="00991191" w:rsidRDefault="00930391"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19440095"/>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00F5614E" w:rsidRPr="00F5614E">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3.65pt;margin-top:268.65pt;width:246.4pt;height:14.6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" stroked="f">
                <v:textbox inset="0,0,0,0">
                  <w:txbxContent>
                    <w:p w14:paraId="63C3BF9C" w14:textId="4D05579F" w:rsidR="00930391" w:rsidRPr="00991191" w:rsidRDefault="00930391"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19440095"/>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00F5614E" w:rsidRPr="00F5614E">
                            <w:rPr>
                              <w:noProof/>
                              <w:highlight w:val="yellow"/>
                            </w:rPr>
                            <w:t>[12]</w:t>
                          </w:r>
                          <w:r w:rsidRPr="004B1B33">
                            <w:rPr>
                              <w:highlight w:val="yellow"/>
                            </w:rPr>
                            <w:fldChar w:fldCharType="end"/>
                          </w:r>
                        </w:sdtContent>
                      </w:sdt>
                    </w:p>
                  </w:txbxContent>
                </v:textbox>
                <w10:wrap type="topAndBottom" anchorx="margin"/>
              </v:shape>
            </w:pict>
          </mc:Fallback>
        </mc:AlternateContent>
      </w:r>
      <w:r w:rsidR="00187616">
        <w:t>In plaats van de veranderingen die gebeuren op een pagina direct te renderen zal React de benodigde veranderingen berekenen in zijn memory en het minimaal mogelijke van de pagina</w:t>
      </w:r>
      <w:r w:rsidR="00215D30">
        <w:t xml:space="preserve"> </w:t>
      </w:r>
      <w:r w:rsidR="00BE54E1">
        <w:t xml:space="preserve">opnieuw </w:t>
      </w:r>
      <w:r w:rsidR="00187616">
        <w:t>renderen</w:t>
      </w:r>
      <w:r w:rsidR="00DD1452">
        <w:t>.</w:t>
      </w:r>
      <w:r w:rsidR="00187616">
        <w:t xml:space="preserve"> </w:t>
      </w:r>
      <w:r w:rsidR="00DD1452">
        <w:t>Z</w:t>
      </w:r>
      <w:r w:rsidR="00187616">
        <w:t>o zal niet de gehele pagina moeten worden herladen</w:t>
      </w:r>
      <w:r w:rsidR="00215D30">
        <w:t xml:space="preserve"> zoals bij gewoonlijke webapplicaties dat wel moet gebeuren.</w:t>
      </w:r>
      <w:r w:rsidR="00C3545C">
        <w:t xml:space="preserve"> </w:t>
      </w:r>
      <w:r w:rsidR="00C3545C" w:rsidRPr="004B1B33">
        <w:rPr>
          <w:highlight w:val="yellow"/>
        </w:rPr>
        <w:t>Fi</w:t>
      </w:r>
      <w:r w:rsidR="00934192" w:rsidRPr="004B1B33">
        <w:rPr>
          <w:highlight w:val="yellow"/>
        </w:rPr>
        <w:t xml:space="preserve">guur 2-4 </w:t>
      </w:r>
      <w:r w:rsidR="00C65C03" w:rsidRPr="004B1B33">
        <w:rPr>
          <w:highlight w:val="yellow"/>
        </w:rPr>
        <w:t xml:space="preserve">toont </w:t>
      </w:r>
      <w:r w:rsidR="00DA3DB3" w:rsidRPr="004B1B33">
        <w:rPr>
          <w:highlight w:val="yellow"/>
        </w:rPr>
        <w:t>aan wat er gebeurt</w:t>
      </w:r>
      <w:r w:rsidR="00550A89" w:rsidRPr="004B1B33">
        <w:rPr>
          <w:highlight w:val="yellow"/>
        </w:rPr>
        <w:t xml:space="preserve"> als er iets moet veranderen in het DOM</w:t>
      </w:r>
      <w:r w:rsidR="00C65C03" w:rsidRPr="004B1B33">
        <w:rPr>
          <w:highlight w:val="yellow"/>
        </w:rPr>
        <w:t>. Van links naar rechts vormen zich drie stappen. Stap één is dat er effectief een statu</w:t>
      </w:r>
      <w:r w:rsidR="00DA3DB3" w:rsidRPr="004B1B33">
        <w:rPr>
          <w:highlight w:val="yellow"/>
        </w:rPr>
        <w:t>sverandering van het DOM gebeurt</w:t>
      </w:r>
      <w:r w:rsidR="00C65C03" w:rsidRPr="004B1B33">
        <w:rPr>
          <w:highlight w:val="yellow"/>
        </w:rPr>
        <w:t xml:space="preserve">. Tijdens stap twee wordt het verschil gecalculeerd, en de finale stap is het opnieuw renderen van de UI. </w:t>
      </w:r>
      <w:r w:rsidR="00550A89" w:rsidRPr="004B1B33">
        <w:rPr>
          <w:highlight w:val="yellow"/>
        </w:rPr>
        <w:t xml:space="preserve">Bij deze laatste stap wordt </w:t>
      </w:r>
      <w:r w:rsidR="00550A89" w:rsidRPr="004B1B33">
        <w:rPr>
          <w:highlight w:val="yellow"/>
        </w:rPr>
        <w:lastRenderedPageBreak/>
        <w:t>dan ook het browser DOM aangepast, waarbij deze dan niet zijn geheel opnieuw moet renderen.</w:t>
      </w:r>
    </w:p>
    <w:p w14:paraId="2658A05F" w14:textId="20E974C8" w:rsidR="002B6381" w:rsidRDefault="006A74DE" w:rsidP="003601DE">
      <w:pPr>
        <w:keepNext/>
      </w:pPr>
      <w:r>
        <w:t xml:space="preserve">De Virtual DOM </w:t>
      </w:r>
      <w:r w:rsidR="00550A89">
        <w:t xml:space="preserve">gebruiken </w:t>
      </w:r>
      <w:r>
        <w:t xml:space="preserve">heeft dus zijn performance voordelen. Maar het potentieel is veel groter dan enkel </w:t>
      </w:r>
      <w:r w:rsidR="00591A6A">
        <w:t>die</w:t>
      </w:r>
      <w:r>
        <w:t xml:space="preserve"> </w:t>
      </w:r>
      <w:r w:rsidR="00591A6A">
        <w:t>verbeteringen</w:t>
      </w:r>
      <w:r>
        <w:t xml:space="preserve">. </w:t>
      </w:r>
      <w:r w:rsidRPr="00CE4433">
        <w:rPr>
          <w:highlight w:val="yellow"/>
        </w:rPr>
        <w:t xml:space="preserve">Wat als React een ander doel kon renderen dan de browser z’n DOM? </w:t>
      </w:r>
      <w:r w:rsidR="00EA327E" w:rsidRPr="00CE4433">
        <w:rPr>
          <w:highlight w:val="yellow"/>
        </w:rPr>
        <w:t xml:space="preserve">Met deze filosofie werd React Native gebouwd. </w:t>
      </w:r>
      <w:r w:rsidRPr="00CE4433">
        <w:rPr>
          <w:highlight w:val="yellow"/>
        </w:rPr>
        <w:t xml:space="preserve">In plaats van de browser z’n DOM te renderen, zal </w:t>
      </w:r>
      <w:r w:rsidR="00CE4433" w:rsidRPr="00CE4433">
        <w:rPr>
          <w:highlight w:val="yellow"/>
        </w:rPr>
        <w:t>RN</w:t>
      </w:r>
      <w:r w:rsidRPr="00CE4433">
        <w:rPr>
          <w:highlight w:val="yellow"/>
        </w:rPr>
        <w:t xml:space="preserve"> Objective-C API</w:t>
      </w:r>
      <w:r w:rsidR="00454E75" w:rsidRPr="00CE4433">
        <w:rPr>
          <w:highlight w:val="yellow"/>
        </w:rPr>
        <w:t>s</w:t>
      </w:r>
      <w:r w:rsidRPr="00CE4433">
        <w:rPr>
          <w:highlight w:val="yellow"/>
        </w:rPr>
        <w:t xml:space="preserve"> gebruiken om iOS componenten te renderen en analoog Java APIs om Android componenten te renderen</w:t>
      </w:r>
      <w:r>
        <w:t xml:space="preserve">. Met deze eigenschap onderscheidt RN zich van andere cross-platform development opties, die </w:t>
      </w:r>
      <w:del w:id="68" w:author="Fien Van Bael" w:date="2018-04-11T15:05:00Z">
        <w:r w:rsidDel="00AA1B12">
          <w:delText>meestl</w:delText>
        </w:r>
      </w:del>
      <w:ins w:id="69" w:author="Fien Van Bael" w:date="2018-04-11T15:05:00Z">
        <w:r w:rsidR="00AA1B12">
          <w:t>meestal</w:t>
        </w:r>
      </w:ins>
      <w:r>
        <w:t xml:space="preserve">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F5614E" w:rsidRPr="00F5614E">
            <w:rPr>
              <w:noProof/>
            </w:rPr>
            <w:t>[12]</w:t>
          </w:r>
          <w:r w:rsidR="00273D03">
            <w:fldChar w:fldCharType="end"/>
          </w:r>
        </w:sdtContent>
      </w:sdt>
    </w:p>
    <w:p w14:paraId="515ED260" w14:textId="4F82A102" w:rsidR="003601DE" w:rsidRPr="00533DEF" w:rsidRDefault="003601DE" w:rsidP="003601DE">
      <w:pPr>
        <w:pStyle w:val="Kop4"/>
        <w:spacing w:before="40" w:after="0"/>
        <w:rPr>
          <w:lang w:val="en-US"/>
          <w:rPrChange w:id="70" w:author="Fien Van Bael" w:date="2018-04-11T14:42:00Z">
            <w:rPr/>
          </w:rPrChange>
        </w:rPr>
      </w:pPr>
      <w:r w:rsidRPr="00533DEF">
        <w:rPr>
          <w:lang w:val="en-US"/>
          <w:rPrChange w:id="71" w:author="Fien Van Bael" w:date="2018-04-11T14:42:00Z">
            <w:rPr/>
          </w:rPrChange>
        </w:rPr>
        <w:t>One-way data flow</w:t>
      </w:r>
      <w:r w:rsidR="002B6381" w:rsidRPr="00533DEF">
        <w:rPr>
          <w:lang w:val="en-US"/>
          <w:rPrChange w:id="72" w:author="Fien Van Bael" w:date="2018-04-11T14:42:00Z">
            <w:rPr/>
          </w:rPrChange>
        </w:rPr>
        <w:t>: MVC – Flux - Redux</w:t>
      </w:r>
    </w:p>
    <w:p w14:paraId="083A8404" w14:textId="2DE31CC1" w:rsidR="00BE54E1" w:rsidRDefault="00312707" w:rsidP="002B6381">
      <w:pPr>
        <w:keepNext/>
      </w:pPr>
      <w:r>
        <w:t xml:space="preserve">React </w:t>
      </w:r>
      <w:r w:rsidR="00AA1B12">
        <w:t xml:space="preserve">maakt gebruik van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r w:rsidR="00751A60">
        <w:t>toegepast</w:t>
      </w:r>
      <w:r w:rsidR="00DD6505">
        <w:t>. MVC heeft als architectuur het nadeel dat als de applicatie complexer en groter wordt dat</w:t>
      </w:r>
      <w:r w:rsidR="00BE54E1">
        <w:t>:</w:t>
      </w:r>
      <w:r w:rsidR="00DD6505">
        <w:t xml:space="preserve"> </w:t>
      </w:r>
    </w:p>
    <w:p w14:paraId="6A441CE4" w14:textId="34D07EB8" w:rsidR="00BE54E1" w:rsidRDefault="00DD6505" w:rsidP="009A0D12">
      <w:pPr>
        <w:pStyle w:val="Lijstalinea"/>
        <w:keepNext/>
        <w:numPr>
          <w:ilvl w:val="0"/>
          <w:numId w:val="9"/>
        </w:numPr>
      </w:pPr>
      <w:r>
        <w:t>de relaties tussen View, Models &amp; Controllers te complex word</w:t>
      </w:r>
      <w:r w:rsidR="000D1F51">
        <w:t>en</w:t>
      </w:r>
      <w:r w:rsidR="007D5FFC">
        <w:t>.</w:t>
      </w:r>
    </w:p>
    <w:p w14:paraId="04321872" w14:textId="1FEDAAE8"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3C93EA3A" w:rsidR="00BE54E1" w:rsidRDefault="00454E75" w:rsidP="009A0D12">
      <w:pPr>
        <w:pStyle w:val="Lijstalinea"/>
        <w:keepNext/>
        <w:numPr>
          <w:ilvl w:val="0"/>
          <w:numId w:val="9"/>
        </w:numPr>
      </w:pPr>
      <w:r>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0D1F51">
        <w:t xml:space="preserve">oneindige loops te gemakkelijk </w:t>
      </w:r>
      <w:r w:rsidR="00BF3E08">
        <w:t>geactiveerd</w:t>
      </w:r>
      <w:r w:rsidR="000D1F51">
        <w:t xml:space="preserve"> worden</w:t>
      </w:r>
      <w:r w:rsidR="00DD6505">
        <w:t>.</w:t>
      </w:r>
      <w:r w:rsidR="000D1F51">
        <w:t xml:space="preserve"> </w:t>
      </w:r>
    </w:p>
    <w:p w14:paraId="1D5A9B2C" w14:textId="25CD4376" w:rsidR="0008701E" w:rsidRDefault="0008701E" w:rsidP="0008701E">
      <w:pPr>
        <w:pStyle w:val="Lijstalinea"/>
        <w:keepNext/>
      </w:pPr>
    </w:p>
    <w:p w14:paraId="70901D24" w14:textId="07250BD3" w:rsidR="0008701E" w:rsidRDefault="0008701E" w:rsidP="0008701E">
      <w:pPr>
        <w:pStyle w:val="Bijschrift"/>
        <w:jc w:val="center"/>
      </w:pPr>
      <w:bookmarkStart w:id="73" w:name="_Toc514279481"/>
      <w:r>
        <w:t xml:space="preserve">Figuur </w:t>
      </w:r>
      <w:fldSimple w:instr=" STYLEREF 1 \s ">
        <w:r w:rsidR="00657D17">
          <w:rPr>
            <w:noProof/>
          </w:rPr>
          <w:t>2</w:t>
        </w:r>
      </w:fldSimple>
      <w:r w:rsidR="00657D17">
        <w:t>.</w:t>
      </w:r>
      <w:fldSimple w:instr=" SEQ Figuur \* ARABIC \s 1 ">
        <w:r w:rsidR="00657D17">
          <w:rPr>
            <w:noProof/>
          </w:rPr>
          <w:t>5</w:t>
        </w:r>
      </w:fldSimple>
      <w:r>
        <w:t xml:space="preserve">: </w:t>
      </w:r>
      <w:bookmarkStart w:id="74" w:name="_Ref509316668"/>
      <w:r>
        <w:t>Voorbeeld MVC</w:t>
      </w:r>
      <w:bookmarkEnd w:id="74"/>
      <w:r w:rsidRPr="00030C0A">
        <w:t xml:space="preserve"> </w:t>
      </w:r>
      <w:sdt>
        <w:sdtPr>
          <w:id w:val="-1821190442"/>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3"/>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1658255"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4AA352A8" w:rsidR="00C75CE0" w:rsidRDefault="00454E75" w:rsidP="00454E75">
      <w:pPr>
        <w:pStyle w:val="Bijschrift"/>
        <w:jc w:val="center"/>
      </w:pPr>
      <w:bookmarkStart w:id="75" w:name="_Toc514279482"/>
      <w:r>
        <w:t xml:space="preserve">Figuur </w:t>
      </w:r>
      <w:fldSimple w:instr=" STYLEREF 1 \s ">
        <w:r w:rsidR="00657D17">
          <w:rPr>
            <w:noProof/>
          </w:rPr>
          <w:t>2</w:t>
        </w:r>
      </w:fldSimple>
      <w:r w:rsidR="00657D17">
        <w:t>.</w:t>
      </w:r>
      <w:fldSimple w:instr=" SEQ Figuur \* ARABIC \s 1 ">
        <w:r w:rsidR="00657D17">
          <w:rPr>
            <w:noProof/>
          </w:rPr>
          <w:t>6</w:t>
        </w:r>
      </w:fldSimple>
      <w:r w:rsidRPr="00454E75">
        <w:t xml:space="preserve"> </w:t>
      </w:r>
      <w:r>
        <w:t>Complexer voorbeeld MVC</w:t>
      </w:r>
      <w:r w:rsidRPr="00030C0A">
        <w:t xml:space="preserve"> </w:t>
      </w:r>
      <w:sdt>
        <w:sdtPr>
          <w:id w:val="-1864586618"/>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5"/>
    </w:p>
    <w:p w14:paraId="30F77A08" w14:textId="06E7171D" w:rsidR="002B6381" w:rsidRDefault="002B6381" w:rsidP="003601DE"/>
    <w:p w14:paraId="3DB97ABA" w14:textId="39F0247C" w:rsidR="003601DE" w:rsidRDefault="00591A6A" w:rsidP="003601DE">
      <w:r w:rsidRPr="00BC4311">
        <w:rPr>
          <w:noProof/>
          <w:highlight w:val="yellow"/>
        </w:rPr>
        <w:lastRenderedPageBreak/>
        <w:drawing>
          <wp:anchor distT="0" distB="0" distL="114300" distR="114300" simplePos="0" relativeHeight="251658257" behindDoc="0" locked="0" layoutInCell="1" allowOverlap="1" wp14:anchorId="4D456C5A" wp14:editId="2F6AD3BE">
            <wp:simplePos x="0" y="0"/>
            <wp:positionH relativeFrom="column">
              <wp:posOffset>689859</wp:posOffset>
            </wp:positionH>
            <wp:positionV relativeFrom="paragraph">
              <wp:posOffset>1690923</wp:posOffset>
            </wp:positionV>
            <wp:extent cx="4343400" cy="1117449"/>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7449"/>
                    </a:xfrm>
                    <a:prstGeom prst="rect">
                      <a:avLst/>
                    </a:prstGeom>
                  </pic:spPr>
                </pic:pic>
              </a:graphicData>
            </a:graphic>
          </wp:anchor>
        </w:drawing>
      </w:r>
      <w:r w:rsidR="000D1F51" w:rsidRPr="00BC4311">
        <w:rPr>
          <w:highlight w:val="yellow"/>
        </w:rPr>
        <w:t xml:space="preserve">De Flux architectuur zorgt ervoor dat elke interactie met de </w:t>
      </w:r>
      <w:r w:rsidR="00BC4311">
        <w:rPr>
          <w:highlight w:val="yellow"/>
        </w:rPr>
        <w:t>View via één enkel pad naar de D</w:t>
      </w:r>
      <w:r w:rsidR="000D1F51" w:rsidRPr="00BC4311">
        <w:rPr>
          <w:highlight w:val="yellow"/>
        </w:rPr>
        <w:t xml:space="preserve">ispatcher gaat, deze is dan </w:t>
      </w:r>
      <w:r w:rsidR="00BC4311" w:rsidRPr="00BC4311">
        <w:rPr>
          <w:highlight w:val="yellow"/>
        </w:rPr>
        <w:t>het</w:t>
      </w:r>
      <w:r w:rsidR="000D1F51" w:rsidRPr="00BC4311">
        <w:rPr>
          <w:highlight w:val="yellow"/>
        </w:rPr>
        <w:t xml:space="preserve"> centraal punt </w:t>
      </w:r>
      <w:r w:rsidR="00BC4311">
        <w:rPr>
          <w:highlight w:val="yellow"/>
        </w:rPr>
        <w:t>die</w:t>
      </w:r>
      <w:r w:rsidR="000D1F51" w:rsidRPr="00BC4311">
        <w:rPr>
          <w:highlight w:val="yellow"/>
        </w:rPr>
        <w:t xml:space="preserve"> alle acties naar alle Stores </w:t>
      </w:r>
      <w:r w:rsidR="00BC4311" w:rsidRPr="00BC4311">
        <w:rPr>
          <w:highlight w:val="yellow"/>
        </w:rPr>
        <w:t>stuurt</w:t>
      </w:r>
      <w:r w:rsidR="000D1F51">
        <w:t>. De Stores zelf bezitten dan de logica om te bepalen of deze actie dan iets verander</w:t>
      </w:r>
      <w:r w:rsidR="00BE54E1">
        <w:t>t</w:t>
      </w:r>
      <w:r w:rsidR="000D1F51">
        <w:t xml:space="preserve"> in de eigen data. Elke Store is verantwoordelijk voor een domein van de applicatie</w:t>
      </w:r>
      <w:r w:rsidR="00F932C2">
        <w:t xml:space="preserve">. </w:t>
      </w:r>
      <w:r w:rsidR="00751A60">
        <w:t>Dit</w:t>
      </w:r>
      <w:r w:rsidR="00DD1452">
        <w:t xml:space="preserve"> </w:t>
      </w:r>
      <w:r w:rsidR="000D1F51">
        <w:t xml:space="preserve">update enkel zichzelf als reactie op de acties die worden doorgezonden vanuit de Dispatcher. Het grootste voordeel van Flux is </w:t>
      </w:r>
      <w:r w:rsidR="00EE773A">
        <w:t xml:space="preserve">het feit dat de data maar in één richting gaat, hiermee </w:t>
      </w:r>
      <w:r w:rsidR="00BC4311">
        <w:t>vermijdt</w:t>
      </w:r>
      <w:r w:rsidR="00EE773A">
        <w:t xml:space="preserve">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p>
    <w:p w14:paraId="0AF74816" w14:textId="488D9B90" w:rsidR="00C75CE0" w:rsidRDefault="00C75CE0" w:rsidP="00C75CE0">
      <w:pPr>
        <w:keepNext/>
      </w:pPr>
    </w:p>
    <w:p w14:paraId="71595B7E" w14:textId="0081C26F" w:rsidR="002B6381" w:rsidRDefault="00BC4311" w:rsidP="00591A6A">
      <w:pPr>
        <w:pStyle w:val="Bijschrift"/>
        <w:jc w:val="center"/>
      </w:pPr>
      <w:bookmarkStart w:id="76" w:name="_Toc514279483"/>
      <w:r>
        <w:rPr>
          <w:noProof/>
        </w:rPr>
        <w:drawing>
          <wp:anchor distT="0" distB="0" distL="114300" distR="114300" simplePos="0" relativeHeight="251658258" behindDoc="0" locked="0" layoutInCell="1" allowOverlap="1" wp14:anchorId="328B2678" wp14:editId="70426E81">
            <wp:simplePos x="0" y="0"/>
            <wp:positionH relativeFrom="margin">
              <wp:align>center</wp:align>
            </wp:positionH>
            <wp:positionV relativeFrom="paragraph">
              <wp:posOffset>332740</wp:posOffset>
            </wp:positionV>
            <wp:extent cx="4391025" cy="3815042"/>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5042"/>
                    </a:xfrm>
                    <a:prstGeom prst="rect">
                      <a:avLst/>
                    </a:prstGeom>
                  </pic:spPr>
                </pic:pic>
              </a:graphicData>
            </a:graphic>
            <wp14:sizeRelH relativeFrom="page">
              <wp14:pctWidth>0</wp14:pctWidth>
            </wp14:sizeRelH>
            <wp14:sizeRelV relativeFrom="page">
              <wp14:pctHeight>0</wp14:pctHeight>
            </wp14:sizeRelV>
          </wp:anchor>
        </w:drawing>
      </w:r>
      <w:r w:rsidR="00C75CE0">
        <w:t xml:space="preserve">Figuur </w:t>
      </w:r>
      <w:fldSimple w:instr=" STYLEREF 1 \s ">
        <w:r w:rsidR="00657D17">
          <w:rPr>
            <w:noProof/>
          </w:rPr>
          <w:t>2</w:t>
        </w:r>
      </w:fldSimple>
      <w:r w:rsidR="00657D17">
        <w:t>.</w:t>
      </w:r>
      <w:fldSimple w:instr=" SEQ Figuur \* ARABIC \s 1 ">
        <w:r w:rsidR="00657D17">
          <w:rPr>
            <w:noProof/>
          </w:rPr>
          <w:t>7</w:t>
        </w:r>
      </w:fldSimple>
      <w:r w:rsidR="00C75CE0">
        <w:t>: Voorbeeld Flux</w:t>
      </w:r>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bookmarkEnd w:id="76"/>
    </w:p>
    <w:p w14:paraId="55407869" w14:textId="75043AB3" w:rsidR="00BC4311" w:rsidRDefault="00BC4311" w:rsidP="003601DE">
      <w:r>
        <w:rPr>
          <w:noProof/>
        </w:rPr>
        <mc:AlternateContent>
          <mc:Choice Requires="wps">
            <w:drawing>
              <wp:anchor distT="0" distB="0" distL="114300" distR="114300" simplePos="0" relativeHeight="251658259" behindDoc="1" locked="0" layoutInCell="1" allowOverlap="1" wp14:anchorId="6AA7A09B" wp14:editId="776C7F05">
                <wp:simplePos x="0" y="0"/>
                <wp:positionH relativeFrom="margin">
                  <wp:align>center</wp:align>
                </wp:positionH>
                <wp:positionV relativeFrom="paragraph">
                  <wp:posOffset>4232910</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46DE9F84" w:rsidR="00930391" w:rsidRPr="00537A09" w:rsidRDefault="00930391" w:rsidP="00591A6A">
                            <w:pPr>
                              <w:pStyle w:val="Bijschrift"/>
                              <w:jc w:val="center"/>
                              <w:rPr>
                                <w:noProof/>
                              </w:rPr>
                            </w:pPr>
                            <w:bookmarkStart w:id="77" w:name="_Toc514279484"/>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084445555"/>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333.3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" stroked="f">
                <v:textbox style="mso-fit-shape-to-text:t" inset="0,0,0,0">
                  <w:txbxContent>
                    <w:p w14:paraId="09396FC5" w14:textId="46DE9F84" w:rsidR="00930391" w:rsidRPr="00537A09" w:rsidRDefault="00930391" w:rsidP="00591A6A">
                      <w:pPr>
                        <w:pStyle w:val="Bijschrift"/>
                        <w:jc w:val="center"/>
                        <w:rPr>
                          <w:noProof/>
                        </w:rPr>
                      </w:pPr>
                      <w:bookmarkStart w:id="78" w:name="_Toc514279484"/>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084445555"/>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8"/>
                    </w:p>
                  </w:txbxContent>
                </v:textbox>
                <w10:wrap type="topAndBottom" anchorx="margin"/>
              </v:shape>
            </w:pict>
          </mc:Fallback>
        </mc:AlternateContent>
      </w:r>
    </w:p>
    <w:p w14:paraId="3E11500B" w14:textId="4A253796" w:rsidR="00BC4311" w:rsidRDefault="00BC4311" w:rsidP="003601DE"/>
    <w:p w14:paraId="3B75F358" w14:textId="20253917" w:rsidR="00BC4311" w:rsidRDefault="00BC4311" w:rsidP="003601DE"/>
    <w:p w14:paraId="12A83ADB" w14:textId="71B2D78D" w:rsidR="00BC4311" w:rsidRDefault="00BC4311" w:rsidP="003601DE"/>
    <w:p w14:paraId="5110D6E8" w14:textId="24DF89AE" w:rsidR="005F4B73" w:rsidRDefault="00EE773A" w:rsidP="003601DE">
      <w:r>
        <w:lastRenderedPageBreak/>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00E97E4D" w:rsidR="005F4B73" w:rsidRDefault="005F4B73" w:rsidP="009A0D12">
      <w:pPr>
        <w:pStyle w:val="Lijstalinea"/>
        <w:numPr>
          <w:ilvl w:val="0"/>
          <w:numId w:val="13"/>
        </w:numPr>
      </w:pPr>
      <w:r>
        <w:t>Het gebruikt geen Dispatcher en vertrouw</w:t>
      </w:r>
      <w:r w:rsidR="00591A6A">
        <w:t>t</w:t>
      </w:r>
      <w:r>
        <w:t xml:space="preserve">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F5614E">
            <w:rPr>
              <w:noProof/>
            </w:rPr>
            <w:t xml:space="preserve"> </w:t>
          </w:r>
          <w:r w:rsidR="00F5614E" w:rsidRPr="00F5614E">
            <w:rPr>
              <w:noProof/>
            </w:rPr>
            <w:t>[15]</w:t>
          </w:r>
          <w:r>
            <w:fldChar w:fldCharType="end"/>
          </w:r>
        </w:sdtContent>
      </w:sdt>
    </w:p>
    <w:p w14:paraId="1AA80854" w14:textId="1FBF7AEF" w:rsidR="00EE773A" w:rsidRPr="00D205BD" w:rsidRDefault="005F4B73" w:rsidP="009A0D12">
      <w:pPr>
        <w:pStyle w:val="Lijstalinea"/>
        <w:numPr>
          <w:ilvl w:val="0"/>
          <w:numId w:val="13"/>
        </w:numPr>
      </w:pPr>
      <w:r>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rsidRPr="00BC4311">
        <w:rPr>
          <w:highlight w:val="yellow"/>
        </w:rPr>
        <w:t>Door dit laatste</w:t>
      </w:r>
      <w:r w:rsidR="007A6518" w:rsidRPr="00BC4311">
        <w:rPr>
          <w:highlight w:val="yellow"/>
        </w:rPr>
        <w:t xml:space="preserve"> </w:t>
      </w:r>
      <w:r w:rsidR="008324FE" w:rsidRPr="00BC4311">
        <w:rPr>
          <w:highlight w:val="yellow"/>
        </w:rPr>
        <w:t>kan</w:t>
      </w:r>
      <w:r w:rsidR="007A6518" w:rsidRPr="00BC4311">
        <w:rPr>
          <w:highlight w:val="yellow"/>
        </w:rPr>
        <w:t xml:space="preserve"> Redux </w:t>
      </w:r>
      <w:r w:rsidR="006712C0" w:rsidRPr="00BC4311">
        <w:rPr>
          <w:highlight w:val="yellow"/>
        </w:rPr>
        <w:t xml:space="preserve">dan ook </w:t>
      </w:r>
      <w:r w:rsidR="00D205BD" w:rsidRPr="00BC4311">
        <w:rPr>
          <w:highlight w:val="yellow"/>
        </w:rPr>
        <w:t xml:space="preserve">flexibel </w:t>
      </w:r>
      <w:r w:rsidR="008324FE" w:rsidRPr="00BC4311">
        <w:rPr>
          <w:highlight w:val="yellow"/>
        </w:rPr>
        <w:t>zijn qua</w:t>
      </w:r>
      <w:r w:rsidR="00D205BD" w:rsidRPr="00BC4311">
        <w:rPr>
          <w:highlight w:val="yellow"/>
        </w:rPr>
        <w:t xml:space="preserve"> </w:t>
      </w:r>
      <w:r w:rsidR="008324FE" w:rsidRPr="00BC4311">
        <w:rPr>
          <w:highlight w:val="yellow"/>
        </w:rPr>
        <w:t>veiligheid</w:t>
      </w:r>
      <w:r w:rsidR="00BC4311" w:rsidRPr="00BC4311">
        <w:rPr>
          <w:highlight w:val="yellow"/>
        </w:rPr>
        <w:t>, aangezien het de verschillende states kan gebruiken als fail-safe</w:t>
      </w:r>
      <w:r w:rsidR="00D205BD" w:rsidRPr="00BC4311">
        <w:rPr>
          <w:highlight w:val="yellow"/>
        </w:rPr>
        <w:t>.</w:t>
      </w:r>
      <w:sdt>
        <w:sdtPr>
          <w:id w:val="-1588909778"/>
          <w:citation/>
        </w:sdtPr>
        <w:sdtContent>
          <w:r w:rsidR="00672C49">
            <w:fldChar w:fldCharType="begin"/>
          </w:r>
          <w:r w:rsidR="00672C49">
            <w:instrText xml:space="preserve"> CITATION Dan18 \l 2067 </w:instrText>
          </w:r>
          <w:r w:rsidR="00672C49">
            <w:fldChar w:fldCharType="separate"/>
          </w:r>
          <w:r w:rsidR="00F5614E">
            <w:rPr>
              <w:noProof/>
            </w:rPr>
            <w:t xml:space="preserve"> </w:t>
          </w:r>
          <w:r w:rsidR="00F5614E" w:rsidRPr="00F5614E">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79" w:name="_Toc514279447"/>
      <w:r>
        <w:t>Gebruik</w:t>
      </w:r>
      <w:bookmarkEnd w:id="79"/>
    </w:p>
    <w:p w14:paraId="3EF48FDF" w14:textId="5BDA2222"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7FE52C38" w:rsidR="00AC1241" w:rsidRDefault="00D21B6D" w:rsidP="000859D6">
      <w:r>
        <w:t>Nadien wordt er via</w:t>
      </w:r>
      <w:r w:rsidR="00E92D0A">
        <w:t xml:space="preserve"> de command line </w:t>
      </w:r>
      <w:r w:rsidRPr="00D21B6D">
        <w:rPr>
          <w:i/>
        </w:rPr>
        <w:t>npm</w:t>
      </w:r>
      <w:r>
        <w:t xml:space="preserve"> gebruikt om </w:t>
      </w:r>
      <w:r w:rsidRPr="00D21B6D">
        <w:rPr>
          <w:i/>
        </w:rPr>
        <w:t>create-react-native-app</w:t>
      </w:r>
      <w:r>
        <w:t xml:space="preserve"> te installeren. </w:t>
      </w:r>
      <w:r w:rsidR="00236390">
        <w:t xml:space="preserve">Nu kan het project worden gecreëerd eveneens via de command line. Daarna kan de app gebruiksvriendelijk aangepast worden in een tekst-editor naar keuze </w:t>
      </w:r>
      <w:r w:rsidR="008324FE" w:rsidRPr="00B20E4D">
        <w:rPr>
          <w:highlight w:val="yellow"/>
        </w:rPr>
        <w:t>aangezien</w:t>
      </w:r>
      <w:r w:rsidR="00236390">
        <w:t xml:space="preserve"> dit enkel pure Javascript code inhoudt.</w:t>
      </w:r>
      <w:r w:rsidR="00A86707">
        <w:t xml:space="preserve"> </w:t>
      </w:r>
    </w:p>
    <w:p w14:paraId="4B48440F" w14:textId="693630A1" w:rsidR="00AC1241" w:rsidRDefault="00A86707" w:rsidP="000859D6">
      <w:r>
        <w:t xml:space="preserve">Om een simulatie van die applicatie te kunnen verkrijgen zijn er enkele mogelijkheden. </w:t>
      </w:r>
      <w:del w:id="80"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QR code </w:t>
      </w:r>
      <w:ins w:id="81" w:author="Fien Van Bael" w:date="2018-04-11T15:11:00Z">
        <w:r w:rsidR="00751A60">
          <w:t>,</w:t>
        </w:r>
      </w:ins>
      <w:del w:id="82" w:author="Fien Van Bael" w:date="2018-04-11T15:11:00Z">
        <w:r w:rsidDel="00751A60">
          <w:delText xml:space="preserve">– </w:delText>
        </w:r>
      </w:del>
      <w:r>
        <w:t>die de terminal weergeeft bij het runnen van het project</w:t>
      </w:r>
      <w:ins w:id="83" w:author="Fien Van Bael" w:date="2018-04-11T15:11:00Z">
        <w:r w:rsidR="00751A60">
          <w:t>,</w:t>
        </w:r>
      </w:ins>
      <w:del w:id="84"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RN aan het runnen is. Het voordeel hierbij is dat de keuze van apparaten waarop de app kan worden uitgevoerd bijna oneindig is. </w:t>
      </w:r>
      <w:r w:rsidR="00446874" w:rsidRPr="00B20E4D">
        <w:rPr>
          <w:highlight w:val="yellow"/>
        </w:rPr>
        <w:t xml:space="preserve">Het is dan ook zeer </w:t>
      </w:r>
      <w:r w:rsidR="00751A60" w:rsidRPr="00B20E4D">
        <w:rPr>
          <w:highlight w:val="yellow"/>
        </w:rPr>
        <w:t xml:space="preserve">gemakkelijk </w:t>
      </w:r>
      <w:r w:rsidR="00446874" w:rsidRPr="00B20E4D">
        <w:rPr>
          <w:highlight w:val="yellow"/>
        </w:rPr>
        <w:t xml:space="preserve">dat </w:t>
      </w:r>
      <w:r w:rsidR="008324FE" w:rsidRPr="00B20E4D">
        <w:rPr>
          <w:highlight w:val="yellow"/>
        </w:rPr>
        <w:t>er</w:t>
      </w:r>
      <w:r w:rsidR="00446874" w:rsidRPr="00B20E4D">
        <w:rPr>
          <w:highlight w:val="yellow"/>
        </w:rPr>
        <w:t xml:space="preserve"> via Android Studio</w:t>
      </w:r>
      <w:r w:rsidR="00B52C9D" w:rsidRPr="00B20E4D">
        <w:rPr>
          <w:highlight w:val="yellow"/>
        </w:rPr>
        <w:t xml:space="preserve"> bijvoorbeeld</w:t>
      </w:r>
      <w:r w:rsidR="00446874" w:rsidRPr="00B20E4D">
        <w:rPr>
          <w:highlight w:val="yellow"/>
        </w:rPr>
        <w:t xml:space="preserve"> </w:t>
      </w:r>
      <w:r w:rsidR="008324FE" w:rsidRPr="00B20E4D">
        <w:rPr>
          <w:highlight w:val="yellow"/>
        </w:rPr>
        <w:t>de</w:t>
      </w:r>
      <w:r w:rsidR="00446874" w:rsidRPr="00B20E4D">
        <w:rPr>
          <w:highlight w:val="yellow"/>
        </w:rPr>
        <w:t xml:space="preserve"> app op hetzelfde apparaat </w:t>
      </w:r>
      <w:r w:rsidR="008324FE" w:rsidRPr="00B20E4D">
        <w:rPr>
          <w:highlight w:val="yellow"/>
        </w:rPr>
        <w:t>kan gesimuleerd worden</w:t>
      </w:r>
      <w:r w:rsidR="00446874" w:rsidRPr="00B20E4D">
        <w:rPr>
          <w:highlight w:val="yellow"/>
        </w:rPr>
        <w:t xml:space="preserve"> om deze dan te bekijken en vergelijken op performantie, geheugen en snelheid.</w:t>
      </w:r>
    </w:p>
    <w:p w14:paraId="17303E70" w14:textId="77777777" w:rsidR="00BC4311" w:rsidRPr="000859D6" w:rsidRDefault="00BC4311" w:rsidP="000859D6"/>
    <w:p w14:paraId="0ACAF975" w14:textId="56D634F6" w:rsidR="00976AE1" w:rsidRDefault="00F43ED7" w:rsidP="003601DE">
      <w:pPr>
        <w:pStyle w:val="Kop3"/>
      </w:pPr>
      <w:bookmarkStart w:id="85" w:name="_Toc514279448"/>
      <w:r>
        <w:lastRenderedPageBreak/>
        <w:t>Portfolio</w:t>
      </w:r>
      <w:bookmarkEnd w:id="85"/>
    </w:p>
    <w:p w14:paraId="013A00A0" w14:textId="0EFE2F2A"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F5614E" w:rsidRPr="00F5614E">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3ADBBE6F" w14:textId="7C4606A4" w:rsidR="000859D6" w:rsidRDefault="00FC2F51" w:rsidP="000859D6">
      <w:pPr>
        <w:pStyle w:val="Lijstalinea"/>
        <w:numPr>
          <w:ilvl w:val="0"/>
          <w:numId w:val="10"/>
        </w:numPr>
      </w:pPr>
      <w:r>
        <w:t>Tencent QQ (Android): het grootste messaging platform van China</w:t>
      </w:r>
    </w:p>
    <w:p w14:paraId="38B3480C" w14:textId="6E940A1E" w:rsidR="00F125CF" w:rsidRPr="0064714F" w:rsidRDefault="00F125CF" w:rsidP="003601DE"/>
    <w:p w14:paraId="6E7B3F0C" w14:textId="77777777" w:rsidR="003601DE" w:rsidRDefault="003601DE" w:rsidP="003601DE">
      <w:pPr>
        <w:pStyle w:val="Kop2"/>
        <w:spacing w:before="120" w:after="120"/>
        <w:ind w:left="578" w:hanging="578"/>
      </w:pPr>
      <w:bookmarkStart w:id="86" w:name="_Toc499557200"/>
      <w:bookmarkStart w:id="87" w:name="_Toc514279449"/>
      <w:r>
        <w:t>Xamarin</w:t>
      </w:r>
      <w:bookmarkEnd w:id="86"/>
      <w:bookmarkEnd w:id="87"/>
    </w:p>
    <w:p w14:paraId="092EB4BC" w14:textId="0942E0CF" w:rsidR="003601DE" w:rsidRDefault="00AC665C" w:rsidP="003601DE">
      <w:pPr>
        <w:pStyle w:val="Kop3"/>
        <w:spacing w:before="40"/>
      </w:pPr>
      <w:bookmarkStart w:id="88" w:name="_Toc514279450"/>
      <w:r>
        <w:t>Oorsprong</w:t>
      </w:r>
      <w:bookmarkEnd w:id="88"/>
    </w:p>
    <w:p w14:paraId="65B72988" w14:textId="35F0BA68" w:rsidR="00260C13" w:rsidRDefault="00092EB0" w:rsidP="00260C13">
      <w:r w:rsidRPr="00B20E4D">
        <w:rPr>
          <w:highlight w:val="yellow"/>
        </w:rPr>
        <w:t xml:space="preserve">Xamarin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for Android and MonoTouch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Infrastructure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Xamarin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had 2 voornamelijke componenten: Xamarin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Microsoft’s IDE voor het .NET framework,</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In 2016 werd X</w:t>
      </w:r>
      <w:r w:rsidR="00B20E4D" w:rsidRPr="00B20E4D">
        <w:rPr>
          <w:highlight w:val="yellow"/>
        </w:rPr>
        <w:t>amarin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Xamarin SDK </w:t>
      </w:r>
      <w:r w:rsidR="007976FD">
        <w:t xml:space="preserve">open-sourced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F5614E">
            <w:rPr>
              <w:noProof/>
            </w:rPr>
            <w:t xml:space="preserve"> </w:t>
          </w:r>
          <w:r w:rsidR="00F5614E" w:rsidRPr="00F5614E">
            <w:rPr>
              <w:noProof/>
            </w:rPr>
            <w:t>[18]</w:t>
          </w:r>
          <w:r w:rsidR="00672C49">
            <w:fldChar w:fldCharType="end"/>
          </w:r>
        </w:sdtContent>
      </w:sdt>
    </w:p>
    <w:p w14:paraId="34D6D4B0" w14:textId="1FB657B2" w:rsidR="0052454B" w:rsidRDefault="00293F75" w:rsidP="00293F75">
      <w:pPr>
        <w:pStyle w:val="Kop3"/>
      </w:pPr>
      <w:bookmarkStart w:id="89" w:name="_Toc514279451"/>
      <w:r>
        <w:t>Basis</w:t>
      </w:r>
      <w:bookmarkEnd w:id="89"/>
    </w:p>
    <w:p w14:paraId="5FD8500F" w14:textId="64AAB0AB" w:rsidR="003601DE" w:rsidRDefault="005E2DE3" w:rsidP="003601DE">
      <w:r>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Het Xamarin platfor</w:t>
      </w:r>
      <w:r w:rsidR="002E1CC8">
        <w:t xml:space="preserve">m </w:t>
      </w:r>
      <w:r w:rsidR="00970305">
        <w:t>is een .NET omgeving met iOS en Android C#</w:t>
      </w:r>
      <w:r w:rsidR="002603DE">
        <w:t xml:space="preserve"> verbonden libraries</w:t>
      </w:r>
      <w:r w:rsidR="00204FAC">
        <w:t>. Onderliggend</w:t>
      </w:r>
      <w:r w:rsidR="00B20E4D">
        <w:t xml:space="preserve"> </w:t>
      </w:r>
      <w:r w:rsidR="00B20E4D" w:rsidRPr="00B20E4D">
        <w:rPr>
          <w:highlight w:val="yellow"/>
        </w:rPr>
        <w:t>aan</w:t>
      </w:r>
      <w:r w:rsidR="00204FAC">
        <w:t xml:space="preserve"> Xamarin.Android is Mono for Android, en onder Xamarin.iOS is MonoTouch</w:t>
      </w:r>
      <w:r w:rsidR="008D77B8">
        <w:t>. Deze zijn de C# verbindingen tot het native Android en iOS APIs voor het ontwikkelen op mobiele devices.</w:t>
      </w:r>
      <w:r w:rsidR="0056560E">
        <w:t xml:space="preserve"> Dit geeft het vermogen de Android</w:t>
      </w:r>
      <w:r w:rsidR="00FB04EF">
        <w:t>/</w:t>
      </w:r>
      <w:r w:rsidR="0056560E">
        <w:t xml:space="preserve">iOS </w:t>
      </w:r>
      <w:r w:rsidR="009B3A60">
        <w:t xml:space="preserve">UI, graphics,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Xamarin.Forms is een laag boven de andere </w:t>
      </w:r>
      <w:r w:rsidR="00B20E4D">
        <w:t>UI-verbindingen</w:t>
      </w:r>
      <w:r w:rsidR="00300432">
        <w:t xml:space="preserve">, die zorgt voor een volledig </w:t>
      </w:r>
      <w:r w:rsidR="00300432" w:rsidRPr="00002F12">
        <w:t>cross-platform</w:t>
      </w:r>
      <w:r w:rsidR="00300432">
        <w:t xml:space="preserve">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p>
    <w:p w14:paraId="04934E20" w14:textId="00EC8389" w:rsidR="00C75CE0" w:rsidRDefault="00C75CE0" w:rsidP="00C75CE0">
      <w:pPr>
        <w:keepNext/>
      </w:pPr>
    </w:p>
    <w:p w14:paraId="7BB3BEA7" w14:textId="56307D0E" w:rsidR="007016A4" w:rsidRDefault="00C75CE0" w:rsidP="005E2DE3">
      <w:pPr>
        <w:pStyle w:val="Bijschrift"/>
        <w:jc w:val="center"/>
      </w:pPr>
      <w:bookmarkStart w:id="90" w:name="_Toc514279485"/>
      <w:r>
        <w:t xml:space="preserve">Figuur </w:t>
      </w:r>
      <w:fldSimple w:instr=" STYLEREF 1 \s ">
        <w:r w:rsidR="00657D17">
          <w:rPr>
            <w:noProof/>
          </w:rPr>
          <w:t>2</w:t>
        </w:r>
      </w:fldSimple>
      <w:r w:rsidR="00657D17">
        <w:t>.</w:t>
      </w:r>
      <w:fldSimple w:instr=" SEQ Figuur \* ARABIC \s 1 ">
        <w:r w:rsidR="00657D17">
          <w:rPr>
            <w:noProof/>
          </w:rPr>
          <w:t>9</w:t>
        </w:r>
      </w:fldSimple>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90"/>
    </w:p>
    <w:p w14:paraId="32ECED76" w14:textId="532B0C14" w:rsidR="00095BBD" w:rsidRDefault="00095BBD" w:rsidP="00F2712D">
      <w:pPr>
        <w:pStyle w:val="Kop3"/>
      </w:pPr>
      <w:bookmarkStart w:id="91" w:name="_Toc514279452"/>
      <w:r>
        <w:lastRenderedPageBreak/>
        <w:t>Features</w:t>
      </w:r>
      <w:bookmarkEnd w:id="91"/>
    </w:p>
    <w:p w14:paraId="365AA182" w14:textId="6B6453B4" w:rsidR="00F2712D" w:rsidRDefault="00F2712D" w:rsidP="00095BBD">
      <w:pPr>
        <w:pStyle w:val="Kop4"/>
      </w:pPr>
      <w:r>
        <w:t>Xamarin.Forms</w:t>
      </w:r>
    </w:p>
    <w:p w14:paraId="54111A19" w14:textId="77777777" w:rsidR="00941534" w:rsidRDefault="009C148A" w:rsidP="00F2712D">
      <w:r>
        <w:t>Xamarin.Forms is</w:t>
      </w:r>
      <w:r w:rsidR="00B20E4D">
        <w:t xml:space="preserve"> een toolkit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Xamarin.Android en Xamarin.iOS.</w:t>
      </w:r>
    </w:p>
    <w:p w14:paraId="414E95B5" w14:textId="4803375B" w:rsidR="003F1402" w:rsidRDefault="00A97086" w:rsidP="00F2712D">
      <w:r>
        <w:t>Xamarin.</w:t>
      </w:r>
      <w:r w:rsidR="00B760C5">
        <w:t>Android en Xamarin.</w:t>
      </w:r>
      <w:r>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r w:rsidR="00423D3F">
        <w:t xml:space="preserve"> </w:t>
      </w:r>
      <w:r w:rsidR="00833660">
        <w:t xml:space="preserve">Xamarin.Forms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r w:rsidR="005E1861">
        <w:t>gerendered worden</w:t>
      </w:r>
      <w:r w:rsidR="00D57614">
        <w:t xml:space="preserve"> en dus allen cross-platform zijn.</w:t>
      </w:r>
      <w:r w:rsidR="005E1861">
        <w:t xml:space="preserve"> Deze elementen zijn gebuild 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Xamarin.Forms </w:t>
      </w:r>
      <w:r w:rsidR="00647500">
        <w:t xml:space="preserve">oplossing </w:t>
      </w:r>
      <w:r w:rsidR="008E677E">
        <w:t>dikwijls gedeelde C# applicatie code die de business logic en de data access layer bevat</w:t>
      </w:r>
      <w:r w:rsidR="00ED1055">
        <w:t>. Dit wordt aangeduid als de Core Library</w:t>
      </w:r>
      <w:r w:rsidR="00EC1CDC">
        <w:t xml:space="preserve">. De Xamarin.Forms UI layer is </w:t>
      </w:r>
      <w:r w:rsidR="008A6CD9">
        <w:t>eveneens</w:t>
      </w:r>
      <w:r w:rsidR="00EC1CDC">
        <w:t xml:space="preserve"> C# </w:t>
      </w:r>
      <w:r w:rsidR="001E6425" w:rsidRPr="008A6CD9">
        <w:rPr>
          <w:highlight w:val="yellow"/>
        </w:rPr>
        <w:t xml:space="preserve">en de </w:t>
      </w:r>
      <w:r w:rsidR="00B52C9D" w:rsidRPr="008A6CD9">
        <w:rPr>
          <w:highlight w:val="yellow"/>
        </w:rPr>
        <w:t>eind</w:t>
      </w:r>
      <w:r w:rsidR="001E6425" w:rsidRPr="008A6CD9">
        <w:rPr>
          <w:highlight w:val="yellow"/>
        </w:rPr>
        <w:t>layers</w:t>
      </w:r>
      <w:r w:rsidR="00B52C9D" w:rsidRPr="008A6CD9">
        <w:rPr>
          <w:highlight w:val="yellow"/>
        </w:rPr>
        <w:t>, zoals aangetoond op figuur 2-11,</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45C1CACD" w:rsidR="00C75CE0" w:rsidRDefault="00C75CE0" w:rsidP="005E2DE3">
      <w:pPr>
        <w:pStyle w:val="Bijschrift"/>
        <w:jc w:val="center"/>
      </w:pPr>
      <w:bookmarkStart w:id="92" w:name="_Toc514279486"/>
      <w:r>
        <w:t xml:space="preserve">Figuur </w:t>
      </w:r>
      <w:fldSimple w:instr=" STYLEREF 1 \s ">
        <w:r w:rsidR="00657D17">
          <w:rPr>
            <w:noProof/>
          </w:rPr>
          <w:t>2</w:t>
        </w:r>
      </w:fldSimple>
      <w:r w:rsidR="00657D17">
        <w:t>.</w:t>
      </w:r>
      <w:fldSimple w:instr=" SEQ Figuur \* ARABIC \s 1 ">
        <w:r w:rsidR="00657D17">
          <w:rPr>
            <w:noProof/>
          </w:rPr>
          <w:t>10</w:t>
        </w:r>
      </w:fldSimple>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92"/>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trade-off </w:t>
      </w:r>
      <w:r w:rsidR="008A6CD9" w:rsidRPr="008A6CD9">
        <w:rPr>
          <w:highlight w:val="yellow"/>
        </w:rPr>
        <w:t xml:space="preserve">tussen de native Xamarin SDKs en de Xamarin.Forms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digheid van Xamarin.Forms tegenover de volledige features en functionaliteit van de platform</w:t>
      </w:r>
      <w:r w:rsidR="00A05F4A" w:rsidRPr="008A6CD9">
        <w:rPr>
          <w:highlight w:val="yellow"/>
        </w:rPr>
        <w:t>-specifieke UI’s.</w:t>
      </w:r>
    </w:p>
    <w:p w14:paraId="0F5AF333" w14:textId="0DF75481" w:rsidR="004C0C4D" w:rsidRDefault="004C0C4D" w:rsidP="003601DE"/>
    <w:p w14:paraId="6471A178" w14:textId="64D7D6DB" w:rsidR="002B48FA" w:rsidRDefault="002B48FA" w:rsidP="003601DE"/>
    <w:p w14:paraId="475A857F" w14:textId="04B5C1A2" w:rsidR="002B48FA" w:rsidRDefault="002B48FA" w:rsidP="003601DE"/>
    <w:p w14:paraId="4BD222DE" w14:textId="08FB035B" w:rsidR="002B48FA" w:rsidRDefault="002B48FA" w:rsidP="003601DE"/>
    <w:p w14:paraId="20BC66CB" w14:textId="77777777" w:rsidR="002B48FA" w:rsidRDefault="002B48FA" w:rsidP="003601DE"/>
    <w:p w14:paraId="53943443" w14:textId="474BB287" w:rsidR="00095BBD" w:rsidRDefault="00095BBD" w:rsidP="00095BBD">
      <w:pPr>
        <w:pStyle w:val="Kop4"/>
      </w:pPr>
      <w:r>
        <w:lastRenderedPageBreak/>
        <w:t>MVVM (Model-View-View</w:t>
      </w:r>
      <w:r w:rsidR="00D13666">
        <w:t>model)</w:t>
      </w:r>
    </w:p>
    <w:p w14:paraId="3E0CC95F" w14:textId="49684E1A" w:rsidR="001023FE" w:rsidRPr="001023FE" w:rsidRDefault="001023FE" w:rsidP="001023FE">
      <w:r>
        <w:t>De Xamarin.Forms ontwikkelaar creëert zijn UI typisch in XAML</w:t>
      </w:r>
      <w:r w:rsidR="008F3F33">
        <w:t>, en voegt daarna zijn back-end code toe dat op de user interface werkt</w:t>
      </w:r>
      <w:r>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7FF4E6E9" w14:textId="12DC164F" w:rsidR="001023FE" w:rsidRDefault="005E2DE3" w:rsidP="00D13666">
      <w:r>
        <w:rPr>
          <w:noProof/>
        </w:rPr>
        <w:drawing>
          <wp:anchor distT="0" distB="0" distL="114300" distR="114300" simplePos="0" relativeHeight="251658262" behindDoc="0" locked="0" layoutInCell="1" allowOverlap="1" wp14:anchorId="2A3422AA" wp14:editId="0567C4B5">
            <wp:simplePos x="0" y="0"/>
            <wp:positionH relativeFrom="margin">
              <wp:align>center</wp:align>
            </wp:positionH>
            <wp:positionV relativeFrom="paragraph">
              <wp:posOffset>1008711</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D13666">
        <w:t>Het Model-View-Viewmodel</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back-end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testbaar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F5614E">
            <w:rPr>
              <w:noProof/>
            </w:rPr>
            <w:t xml:space="preserve"> </w:t>
          </w:r>
          <w:r w:rsidR="00F5614E" w:rsidRPr="00F5614E">
            <w:rPr>
              <w:noProof/>
            </w:rPr>
            <w:t>[20]</w:t>
          </w:r>
          <w:r w:rsidR="00C576B3">
            <w:fldChar w:fldCharType="end"/>
          </w:r>
        </w:sdtContent>
      </w:sdt>
      <w:r w:rsidR="00C576B3">
        <w:t xml:space="preserve"> </w:t>
      </w:r>
    </w:p>
    <w:p w14:paraId="108008CB" w14:textId="4D3018A3" w:rsidR="001023FE" w:rsidRDefault="001023FE" w:rsidP="001023FE">
      <w:pPr>
        <w:keepNext/>
      </w:pPr>
    </w:p>
    <w:p w14:paraId="05B42D1F" w14:textId="23D0FB03" w:rsidR="001023FE" w:rsidRDefault="001023FE" w:rsidP="005E2DE3">
      <w:pPr>
        <w:pStyle w:val="Bijschrift"/>
        <w:jc w:val="center"/>
      </w:pPr>
      <w:bookmarkStart w:id="93" w:name="_Toc514279487"/>
      <w:r>
        <w:t xml:space="preserve">Figuur </w:t>
      </w:r>
      <w:fldSimple w:instr=" STYLEREF 1 \s ">
        <w:r w:rsidR="00657D17">
          <w:rPr>
            <w:noProof/>
          </w:rPr>
          <w:t>2</w:t>
        </w:r>
      </w:fldSimple>
      <w:r w:rsidR="00657D17">
        <w:t>.</w:t>
      </w:r>
      <w:fldSimple w:instr=" SEQ Figuur \* ARABIC \s 1 ">
        <w:r w:rsidR="00657D17">
          <w:rPr>
            <w:noProof/>
          </w:rPr>
          <w:t>11</w:t>
        </w:r>
      </w:fldSimple>
      <w:r w:rsidR="006D21B1">
        <w:t xml:space="preserve">: </w:t>
      </w:r>
      <w:r w:rsidRPr="007A394A">
        <w:rPr>
          <w:noProof/>
        </w:rPr>
        <w:t>De relaties tussen de 3 kerncomponenten van MV</w:t>
      </w:r>
      <w:r w:rsidR="006D21B1">
        <w:rPr>
          <w:noProof/>
        </w:rPr>
        <w:t>V</w:t>
      </w:r>
      <w:r w:rsidRPr="007A394A">
        <w:rPr>
          <w:noProof/>
        </w:rPr>
        <w:t>M</w:t>
      </w:r>
      <w:sdt>
        <w:sdtPr>
          <w:rPr>
            <w:noProof/>
          </w:rPr>
          <w:id w:val="-2141253381"/>
          <w:citation/>
        </w:sdtPr>
        <w:sdtContent>
          <w:r w:rsidR="006D21B1">
            <w:rPr>
              <w:noProof/>
            </w:rPr>
            <w:fldChar w:fldCharType="begin"/>
          </w:r>
          <w:r w:rsidR="006D21B1">
            <w:rPr>
              <w:noProof/>
            </w:rPr>
            <w:instrText xml:space="preserve"> CITATION Mic182 \l 2067 </w:instrText>
          </w:r>
          <w:r w:rsidR="006D21B1">
            <w:rPr>
              <w:noProof/>
            </w:rPr>
            <w:fldChar w:fldCharType="separate"/>
          </w:r>
          <w:r w:rsidR="00F5614E">
            <w:rPr>
              <w:noProof/>
            </w:rPr>
            <w:t xml:space="preserve"> </w:t>
          </w:r>
          <w:r w:rsidR="00F5614E" w:rsidRPr="00F5614E">
            <w:rPr>
              <w:noProof/>
            </w:rPr>
            <w:t>[21]</w:t>
          </w:r>
          <w:r w:rsidR="006D21B1">
            <w:rPr>
              <w:noProof/>
            </w:rPr>
            <w:fldChar w:fldCharType="end"/>
          </w:r>
        </w:sdtContent>
      </w:sdt>
      <w:bookmarkEnd w:id="93"/>
    </w:p>
    <w:p w14:paraId="294BE242" w14:textId="30105B2E"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15836955"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et onderhouden van de methodes, commands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iew triggeren</w:t>
      </w:r>
      <w:r>
        <w:t>.</w:t>
      </w:r>
      <w:sdt>
        <w:sdtPr>
          <w:id w:val="-1720664065"/>
          <w:citation/>
        </w:sdtPr>
        <w:sdtContent>
          <w:r>
            <w:fldChar w:fldCharType="begin"/>
          </w:r>
          <w:r>
            <w:instrText xml:space="preserve"> CITATION Und18 \l 2067 </w:instrText>
          </w:r>
          <w:r>
            <w:fldChar w:fldCharType="separate"/>
          </w:r>
          <w:r w:rsidR="00F5614E">
            <w:rPr>
              <w:noProof/>
            </w:rPr>
            <w:t xml:space="preserve"> </w:t>
          </w:r>
          <w:r w:rsidR="00F5614E" w:rsidRPr="00F5614E">
            <w:rPr>
              <w:noProof/>
            </w:rPr>
            <w:t>[22]</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Het model, de back-end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deringen zouden gebeuren in de M</w:t>
      </w:r>
      <w:r>
        <w:t>odel-code.</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De UI van de applicatie kan compleet opnieuw ontworpen worden, als deze helemaal in XAML geïmplementeerd is, zonder ook maar één lijn back-end code aan te passen.</w:t>
      </w:r>
    </w:p>
    <w:p w14:paraId="78CC5C1E" w14:textId="1FBB3950" w:rsidR="00D13666" w:rsidRDefault="001032AE" w:rsidP="006D21B1">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Content>
          <w:r w:rsidR="006D21B1">
            <w:fldChar w:fldCharType="begin"/>
          </w:r>
          <w:r w:rsidR="006D21B1">
            <w:instrText xml:space="preserve"> CITATION Mic181 \l 2067 </w:instrText>
          </w:r>
          <w:r w:rsidR="006D21B1">
            <w:fldChar w:fldCharType="separate"/>
          </w:r>
          <w:r w:rsidR="00F5614E" w:rsidRPr="00F5614E">
            <w:rPr>
              <w:noProof/>
            </w:rPr>
            <w:t>[23]</w:t>
          </w:r>
          <w:r w:rsidR="006D21B1">
            <w:fldChar w:fldCharType="end"/>
          </w:r>
        </w:sdtContent>
      </w:sdt>
    </w:p>
    <w:p w14:paraId="524D2B43" w14:textId="77777777" w:rsidR="002B48FA" w:rsidRDefault="002B48FA" w:rsidP="002B48FA"/>
    <w:p w14:paraId="29FFC7E9" w14:textId="4C65E480" w:rsidR="00201610" w:rsidRDefault="00201610" w:rsidP="00201610">
      <w:pPr>
        <w:pStyle w:val="Kop3"/>
      </w:pPr>
      <w:bookmarkStart w:id="94" w:name="_Toc514279453"/>
      <w:r>
        <w:lastRenderedPageBreak/>
        <w:t>Gebruik</w:t>
      </w:r>
      <w:bookmarkEnd w:id="94"/>
    </w:p>
    <w:p w14:paraId="7BAF76D4" w14:textId="2006DAE1" w:rsidR="00083CD6" w:rsidRDefault="00083CD6" w:rsidP="00083CD6">
      <w:r>
        <w:t xml:space="preserve">Xamarin gebruikt de Visual Studio IDE van Microsoft als ontwikkelingsomgeving. Xamarin kan geïnstalleerd worden als deel van een nieuwe Visual Studio installatie, of kan achteraf erbij geïnstalleerd worden. </w:t>
      </w:r>
      <w:r w:rsidR="002B48FA">
        <w:t>Hierna</w:t>
      </w:r>
      <w:r>
        <w:t xml:space="preserve"> kan de code voor applicaties geschreven worden in de editor van Visual Studio.</w:t>
      </w:r>
    </w:p>
    <w:p w14:paraId="7446E831" w14:textId="30412629" w:rsidR="00FB04EF" w:rsidRPr="00646301" w:rsidRDefault="00083CD6" w:rsidP="00646301">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95" w:name="_Toc514279454"/>
      <w:r>
        <w:t>Portfolio</w:t>
      </w:r>
      <w:bookmarkEnd w:id="95"/>
    </w:p>
    <w:p w14:paraId="6FD3F9D7" w14:textId="5F8DE0A2" w:rsidR="002D1D4E" w:rsidRDefault="002F7844" w:rsidP="003601DE">
      <w:r>
        <w:t>Lijst van applicaties developed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F5614E">
            <w:rPr>
              <w:noProof/>
            </w:rPr>
            <w:t xml:space="preserve"> </w:t>
          </w:r>
          <w:r w:rsidR="00F5614E" w:rsidRPr="00F5614E">
            <w:rPr>
              <w:noProof/>
            </w:rPr>
            <w:t>[24]</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247C8493" w14:textId="3452762C" w:rsidR="00212184" w:rsidRDefault="001E13DF" w:rsidP="009A0D12">
      <w:pPr>
        <w:pStyle w:val="Lijstalinea"/>
        <w:numPr>
          <w:ilvl w:val="0"/>
          <w:numId w:val="11"/>
        </w:numPr>
      </w:pPr>
      <w:r>
        <w:t>Pinterest (Android/iOS)</w:t>
      </w:r>
    </w:p>
    <w:p w14:paraId="06141316" w14:textId="20932612" w:rsidR="002B48FA" w:rsidRPr="006A267E" w:rsidRDefault="002B48FA" w:rsidP="003601DE"/>
    <w:p w14:paraId="5480C767" w14:textId="0A7EA7DA" w:rsidR="003601DE" w:rsidRDefault="003601DE" w:rsidP="007A44EB">
      <w:pPr>
        <w:pStyle w:val="Kop2"/>
        <w:spacing w:before="120" w:after="120"/>
        <w:ind w:left="578" w:hanging="578"/>
      </w:pPr>
      <w:bookmarkStart w:id="96" w:name="_Toc499557202"/>
      <w:bookmarkStart w:id="97" w:name="_Toc514279455"/>
      <w:r>
        <w:t>Apache Cordova</w:t>
      </w:r>
      <w:bookmarkEnd w:id="96"/>
      <w:r w:rsidR="003F04EE">
        <w:t>/PhoneGap</w:t>
      </w:r>
      <w:bookmarkEnd w:id="97"/>
    </w:p>
    <w:p w14:paraId="6B6E9FB8" w14:textId="40DD4BA6" w:rsidR="003601DE" w:rsidRDefault="007A44EB" w:rsidP="007A44EB">
      <w:pPr>
        <w:pStyle w:val="Kop3"/>
      </w:pPr>
      <w:bookmarkStart w:id="98" w:name="_Toc514279456"/>
      <w:r>
        <w:t>Oorsprong</w:t>
      </w:r>
      <w:bookmarkEnd w:id="98"/>
    </w:p>
    <w:p w14:paraId="1702E0BB" w14:textId="0D79860E" w:rsidR="008117F0" w:rsidRDefault="007A44EB" w:rsidP="003601DE">
      <w:pPr>
        <w:spacing w:before="120" w:after="0"/>
      </w:pPr>
      <w:r>
        <w:t xml:space="preserve">Apache Cordova is een ontwikkelingsframework voor mobiele applicaties gemaakt door het Canadese bedrijf Nitobi. </w:t>
      </w:r>
      <w:r w:rsidR="00B70254">
        <w:t xml:space="preserve">Eerst </w:t>
      </w:r>
      <w:r w:rsidR="00D13C4C" w:rsidRPr="002B48FA">
        <w:rPr>
          <w:highlight w:val="yellow"/>
        </w:rPr>
        <w:t>heette</w:t>
      </w:r>
      <w:r w:rsidR="00B70254">
        <w:t xml:space="preserv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B70254">
            <w:instrText xml:space="preserve"> CITATION Apa18 \l 2067 </w:instrText>
          </w:r>
          <w:r w:rsidR="00B70254">
            <w:fldChar w:fldCharType="separate"/>
          </w:r>
          <w:r w:rsidR="00F5614E" w:rsidRPr="00F5614E">
            <w:rPr>
              <w:noProof/>
            </w:rPr>
            <w:t>[25]</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Hierna ging Adobe te werk om een uitgebreide versie van PhoneGap te releasen</w:t>
      </w:r>
      <w:r w:rsidR="00FD1E32" w:rsidRPr="00C863D8">
        <w:rPr>
          <w:highlight w:val="yellow"/>
        </w:rPr>
        <w:t xml:space="preserve"> Dit </w:t>
      </w:r>
      <w:r w:rsidR="00C81335" w:rsidRPr="00C863D8">
        <w:rPr>
          <w:highlight w:val="yellow"/>
        </w:rPr>
        <w:t>kreeg de naam Adobe PhoneGap</w:t>
      </w:r>
      <w:r w:rsidR="00FD1E32">
        <w:t>.</w:t>
      </w:r>
      <w:sdt>
        <w:sdtPr>
          <w:id w:val="2059899246"/>
          <w:citation/>
        </w:sdtPr>
        <w:sdtContent>
          <w:r w:rsidR="00FD1E32">
            <w:fldChar w:fldCharType="begin"/>
          </w:r>
          <w:r w:rsidR="00FD1E32">
            <w:instrText xml:space="preserve"> CITATION Bri181 \l 2067 </w:instrText>
          </w:r>
          <w:r w:rsidR="00FD1E32">
            <w:fldChar w:fldCharType="separate"/>
          </w:r>
          <w:r w:rsidR="00F5614E">
            <w:rPr>
              <w:noProof/>
            </w:rPr>
            <w:t xml:space="preserve"> </w:t>
          </w:r>
          <w:r w:rsidR="00F5614E" w:rsidRPr="00F5614E">
            <w:rPr>
              <w:noProof/>
            </w:rPr>
            <w:t>[26]</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r w:rsidR="00FD1E32">
        <w:t>PhoneGap en Apache Cordova? PhoneGap is Cordova plus Adobe services en extensies die de capaciteiten verder verbeteren. Cordova kan nog steeds apart gebruikt worden.</w:t>
      </w:r>
      <w:sdt>
        <w:sdtPr>
          <w:id w:val="788781580"/>
          <w:citation/>
        </w:sdtPr>
        <w:sdtContent>
          <w:r w:rsidR="00FD1E32">
            <w:fldChar w:fldCharType="begin"/>
          </w:r>
          <w:r w:rsidR="00FD1E32">
            <w:instrText xml:space="preserve"> CITATION Wil15 \l 2067 </w:instrText>
          </w:r>
          <w:r w:rsidR="00FD1E32">
            <w:fldChar w:fldCharType="separate"/>
          </w:r>
          <w:r w:rsidR="00F5614E">
            <w:rPr>
              <w:noProof/>
            </w:rPr>
            <w:t xml:space="preserve"> </w:t>
          </w:r>
          <w:r w:rsidR="00F5614E" w:rsidRPr="00F5614E">
            <w:rPr>
              <w:noProof/>
            </w:rPr>
            <w:t>[27]</w:t>
          </w:r>
          <w:r w:rsidR="00FD1E32">
            <w:fldChar w:fldCharType="end"/>
          </w:r>
        </w:sdtContent>
      </w:sdt>
    </w:p>
    <w:p w14:paraId="226EF80B" w14:textId="7A6F3E19" w:rsidR="003601DE" w:rsidRDefault="008117F0" w:rsidP="008117F0">
      <w:pPr>
        <w:pStyle w:val="Kop3"/>
      </w:pPr>
      <w:bookmarkStart w:id="99" w:name="_Toc514279457"/>
      <w:r>
        <w:t>Basis</w:t>
      </w:r>
      <w:bookmarkEnd w:id="99"/>
    </w:p>
    <w:p w14:paraId="47E3D7E6" w14:textId="1D954C97" w:rsidR="00747A3C"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 xml:space="preserve">oor de applicatie, voor sommige platformen kan dit ook een component zijn </w:t>
      </w:r>
      <w:r w:rsidR="00C863D8">
        <w:t>binnenin</w:t>
      </w:r>
      <w:r w:rsidR="002D2CAC">
        <w:t xml:space="preserve">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F5614E" w:rsidRPr="00F5614E">
            <w:rPr>
              <w:noProof/>
            </w:rPr>
            <w:t>[28]</w:t>
          </w:r>
          <w:r w:rsidR="00747A3C">
            <w:fldChar w:fldCharType="end"/>
          </w:r>
        </w:sdtContent>
      </w:sdt>
    </w:p>
    <w:p w14:paraId="61649703" w14:textId="30DA8138" w:rsidR="005E2DE3" w:rsidRPr="005E2DE3" w:rsidRDefault="005E2DE3" w:rsidP="005E2DE3">
      <w:pPr>
        <w:pStyle w:val="Kop3"/>
      </w:pPr>
      <w:bookmarkStart w:id="100" w:name="_Toc514279458"/>
      <w:r>
        <w:rPr>
          <w:noProof/>
        </w:rPr>
        <w:lastRenderedPageBreak/>
        <w:drawing>
          <wp:anchor distT="0" distB="0" distL="114300" distR="114300" simplePos="0" relativeHeight="251658263" behindDoc="0" locked="0" layoutInCell="1" allowOverlap="1" wp14:anchorId="24497A95" wp14:editId="2A0FF604">
            <wp:simplePos x="0" y="0"/>
            <wp:positionH relativeFrom="margin">
              <wp:align>center</wp:align>
            </wp:positionH>
            <wp:positionV relativeFrom="paragraph">
              <wp:posOffset>645795</wp:posOffset>
            </wp:positionV>
            <wp:extent cx="3090545" cy="2442845"/>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0545"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100"/>
    </w:p>
    <w:p w14:paraId="7B7CC0D4" w14:textId="300E54DD" w:rsidR="00747A3C" w:rsidRDefault="00747A3C" w:rsidP="00747A3C">
      <w:pPr>
        <w:keepNext/>
      </w:pPr>
    </w:p>
    <w:p w14:paraId="16850D5E" w14:textId="7F3E02B6" w:rsidR="00747A3C" w:rsidRDefault="00747A3C" w:rsidP="005E2DE3">
      <w:pPr>
        <w:pStyle w:val="Bijschrift"/>
        <w:jc w:val="center"/>
      </w:pPr>
      <w:bookmarkStart w:id="101" w:name="_Toc514279488"/>
      <w:r>
        <w:t xml:space="preserve">Figuur </w:t>
      </w:r>
      <w:fldSimple w:instr=" STYLEREF 1 \s ">
        <w:r w:rsidR="00657D17">
          <w:rPr>
            <w:noProof/>
          </w:rPr>
          <w:t>2</w:t>
        </w:r>
      </w:fldSimple>
      <w:r w:rsidR="00657D17">
        <w:t>.</w:t>
      </w:r>
      <w:fldSimple w:instr=" SEQ Figuur \* ARABIC \s 1 ">
        <w:r w:rsidR="00657D17">
          <w:rPr>
            <w:noProof/>
          </w:rPr>
          <w:t>12</w:t>
        </w:r>
      </w:fldSimple>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F5614E" w:rsidRPr="00F5614E">
            <w:rPr>
              <w:noProof/>
            </w:rPr>
            <w:t>[28]</w:t>
          </w:r>
          <w:r w:rsidR="00A01473">
            <w:fldChar w:fldCharType="end"/>
          </w:r>
        </w:sdtContent>
      </w:sdt>
      <w:bookmarkEnd w:id="101"/>
    </w:p>
    <w:p w14:paraId="351BE0B1" w14:textId="6E498ADF" w:rsidR="00CB3DE6" w:rsidRDefault="0009033F" w:rsidP="00A01473">
      <w:r>
        <w:rPr>
          <w:lang w:eastAsia="en-US"/>
        </w:rPr>
        <w:t>Als</w:t>
      </w:r>
      <w:r w:rsidR="002D2CAC">
        <w:rPr>
          <w:lang w:eastAsia="en-US"/>
        </w:rPr>
        <w:t xml:space="preserve"> de architectuur </w:t>
      </w:r>
      <w:r>
        <w:rPr>
          <w:lang w:eastAsia="en-US"/>
        </w:rPr>
        <w:t>bekeken wordt, valt op</w:t>
      </w:r>
      <w:r w:rsidR="002D2CAC">
        <w:rPr>
          <w:lang w:eastAsia="en-US"/>
        </w:rPr>
        <w:t xml:space="preserve"> dat de Web App het deel is waar de </w:t>
      </w:r>
      <w:r w:rsidR="004B6D75">
        <w:rPr>
          <w:lang w:eastAsia="en-US"/>
        </w:rPr>
        <w:t xml:space="preserve">geschreven </w:t>
      </w:r>
      <w:r w:rsidR="002D2CAC">
        <w:rPr>
          <w:lang w:eastAsia="en-US"/>
        </w:rPr>
        <w:t xml:space="preserve">applicatie code zit. De applicatie zelf is geïmplementeerd als een </w:t>
      </w:r>
      <w:r w:rsidR="00882292">
        <w:rPr>
          <w:lang w:eastAsia="en-US"/>
        </w:rPr>
        <w:t>webpagina</w:t>
      </w:r>
      <w:r w:rsidR="002D2CAC">
        <w:rPr>
          <w:lang w:eastAsia="en-US"/>
        </w:rPr>
        <w:t xml:space="preserve"> die CSS, JavaScript en de recourses die het nodig heeft refereert. De Cordova Plugins zijn zeer belangrijk, zij voorzien een interface voor Cordova en native componenten om met elkaar te communiceren en voorzien verbindingen naar standaard device APIs</w:t>
      </w:r>
      <w:r w:rsidR="00AB1071">
        <w:rPr>
          <w:lang w:eastAsia="en-US"/>
        </w:rPr>
        <w:t xml:space="preserve"> zoals de camera, contacten, …</w:t>
      </w:r>
      <w:r w:rsidR="00DD1452">
        <w:rPr>
          <w:lang w:eastAsia="en-US"/>
        </w:rPr>
        <w:t xml:space="preserve"> </w:t>
      </w:r>
      <w:sdt>
        <w:sdtPr>
          <w:id w:val="-538965367"/>
          <w:citation/>
        </w:sdtPr>
        <w:sdtContent>
          <w:r w:rsidR="00AB1071">
            <w:fldChar w:fldCharType="begin"/>
          </w:r>
          <w:r w:rsidR="00AB1071">
            <w:instrText xml:space="preserve"> CITATION Apa181 \l 2067 </w:instrText>
          </w:r>
          <w:r w:rsidR="00AB1071">
            <w:fldChar w:fldCharType="separate"/>
          </w:r>
          <w:r w:rsidR="00F5614E" w:rsidRPr="00F5614E">
            <w:rPr>
              <w:noProof/>
            </w:rPr>
            <w:t>[28]</w:t>
          </w:r>
          <w:r w:rsidR="00AB1071">
            <w:fldChar w:fldCharType="end"/>
          </w:r>
        </w:sdtContent>
      </w:sdt>
    </w:p>
    <w:p w14:paraId="2758A867" w14:textId="6469FEC9" w:rsidR="00882292" w:rsidRDefault="00882292" w:rsidP="00A01473"/>
    <w:p w14:paraId="51606033" w14:textId="7AC336C6" w:rsidR="00882292" w:rsidRDefault="00882292" w:rsidP="00A01473"/>
    <w:p w14:paraId="2E19324E" w14:textId="01D071D3" w:rsidR="00882292" w:rsidRPr="00882292" w:rsidRDefault="00882292" w:rsidP="00A01473">
      <w:pPr>
        <w:rPr>
          <w:b/>
        </w:rPr>
      </w:pPr>
    </w:p>
    <w:p w14:paraId="34AB5FA7" w14:textId="1257D7C3" w:rsidR="00882292" w:rsidRPr="00882292" w:rsidRDefault="00882292" w:rsidP="00882292">
      <w:pPr>
        <w:pStyle w:val="Lijstalinea"/>
        <w:rPr>
          <w:b/>
        </w:rPr>
      </w:pPr>
      <w:r w:rsidRPr="00882292">
        <w:rPr>
          <w:b/>
        </w:rPr>
        <w:t>Features, gebruik, portfolio.</w:t>
      </w:r>
    </w:p>
    <w:p w14:paraId="25C0BAD7" w14:textId="0C888A42" w:rsidR="00882292" w:rsidRDefault="00882292" w:rsidP="00A01473"/>
    <w:p w14:paraId="6D2CBC99" w14:textId="341FD471" w:rsidR="00882292" w:rsidRDefault="00882292" w:rsidP="00A01473"/>
    <w:p w14:paraId="4425CE8A" w14:textId="64BC6CEA" w:rsidR="00882292" w:rsidRDefault="00882292" w:rsidP="00A01473"/>
    <w:p w14:paraId="2BAB2EB7" w14:textId="6EF94602" w:rsidR="00882292" w:rsidRDefault="00882292" w:rsidP="00A01473"/>
    <w:p w14:paraId="6BFFB53B" w14:textId="29991BA4" w:rsidR="00882292" w:rsidRDefault="00882292" w:rsidP="00A01473"/>
    <w:p w14:paraId="71C62F60" w14:textId="14DF18FD" w:rsidR="00882292" w:rsidRDefault="00882292" w:rsidP="00A01473"/>
    <w:p w14:paraId="4DCE6485" w14:textId="6C359A2D" w:rsidR="00882292" w:rsidRDefault="00882292" w:rsidP="00A01473"/>
    <w:p w14:paraId="5F68A190" w14:textId="77777777" w:rsidR="00882292" w:rsidRPr="00A01473" w:rsidRDefault="00882292" w:rsidP="00A01473"/>
    <w:p w14:paraId="183F1186" w14:textId="38BE629F" w:rsidR="00A01473" w:rsidRDefault="00FC34E6" w:rsidP="00FC34E6">
      <w:pPr>
        <w:pStyle w:val="Kop2"/>
        <w:rPr>
          <w:lang w:eastAsia="en-US"/>
        </w:rPr>
      </w:pPr>
      <w:bookmarkStart w:id="102" w:name="_Toc514279459"/>
      <w:r>
        <w:rPr>
          <w:lang w:eastAsia="en-US"/>
        </w:rPr>
        <w:lastRenderedPageBreak/>
        <w:t>Kwaliteitscontrole van de applicaties</w:t>
      </w:r>
      <w:bookmarkEnd w:id="102"/>
    </w:p>
    <w:p w14:paraId="7ADA5010" w14:textId="3C4025AA" w:rsidR="00FC34E6" w:rsidRDefault="00FC34E6" w:rsidP="00FC34E6">
      <w:pPr>
        <w:pStyle w:val="Kop3"/>
        <w:rPr>
          <w:lang w:eastAsia="en-US"/>
        </w:rPr>
      </w:pPr>
      <w:bookmarkStart w:id="103" w:name="_Toc514279460"/>
      <w:r>
        <w:rPr>
          <w:lang w:eastAsia="en-US"/>
        </w:rPr>
        <w:t>Theoretisch</w:t>
      </w:r>
      <w:bookmarkEnd w:id="103"/>
    </w:p>
    <w:p w14:paraId="03F1BCF5" w14:textId="20CD6F74"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UI Rendering?</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Default="00136E99" w:rsidP="00C5544B">
            <w:pPr>
              <w:jc w:val="left"/>
              <w:rPr>
                <w:lang w:eastAsia="en-US"/>
              </w:rPr>
            </w:pPr>
            <w:r>
              <w:rPr>
                <w:lang w:eastAsia="en-US"/>
              </w:rPr>
              <w:t>React Native</w:t>
            </w:r>
          </w:p>
        </w:tc>
        <w:tc>
          <w:tcPr>
            <w:tcW w:w="2026" w:type="dxa"/>
          </w:tcPr>
          <w:p w14:paraId="157CD3F5" w14:textId="6429683E" w:rsidR="00136E99" w:rsidRDefault="00136E99" w:rsidP="00C5544B">
            <w:pPr>
              <w:jc w:val="left"/>
              <w:rPr>
                <w:lang w:eastAsia="en-US"/>
              </w:rPr>
            </w:pPr>
            <w:r>
              <w:rPr>
                <w:lang w:eastAsia="en-US"/>
              </w:rPr>
              <w:t>JavaScript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1B1427CB"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[29]</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Default="00136E99" w:rsidP="00C5544B">
            <w:pPr>
              <w:jc w:val="left"/>
              <w:rPr>
                <w:lang w:eastAsia="en-US"/>
              </w:rPr>
            </w:pPr>
            <w:r>
              <w:rPr>
                <w:lang w:eastAsia="en-US"/>
              </w:rPr>
              <w:t>Xamarin</w:t>
            </w:r>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08F302E1"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Content>
                <w:r w:rsidRPr="00136E99">
                  <w:rPr>
                    <w:highlight w:val="yellow"/>
                    <w:lang w:eastAsia="en-US"/>
                  </w:rPr>
                  <w:fldChar w:fldCharType="begin"/>
                </w:r>
                <w:r w:rsidRPr="00136E99">
                  <w:rPr>
                    <w:highlight w:val="yellow"/>
                    <w:lang w:eastAsia="en-US"/>
                  </w:rPr>
                  <w:instrText xml:space="preserve"> CITATION 18Ap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[30]</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bepaalde restricties wegvallen vanaf 250/45</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312489392"/>
                <w:citation/>
              </w:sdt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[31]</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Default="00136E99" w:rsidP="00C5544B">
            <w:pPr>
              <w:jc w:val="left"/>
              <w:rPr>
                <w:lang w:eastAsia="en-US"/>
              </w:rPr>
            </w:pPr>
            <w:r>
              <w:rPr>
                <w:lang w:eastAsia="en-US"/>
              </w:rPr>
              <w:t>Qt</w:t>
            </w:r>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Native en OpenGL</w:t>
            </w:r>
          </w:p>
        </w:tc>
        <w:tc>
          <w:tcPr>
            <w:tcW w:w="4278" w:type="dxa"/>
          </w:tcPr>
          <w:p w14:paraId="4E3B450C" w14:textId="42F7D29F"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F5614E" w:rsidRPr="00F5614E">
                  <w:rPr>
                    <w:noProof/>
                    <w:highlight w:val="yellow"/>
                    <w:lang w:eastAsia="en-US"/>
                  </w:rPr>
                  <w:t>[32]</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140706606"/>
                <w:citation/>
              </w:sdt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[33]</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Default="00136E99" w:rsidP="00C5544B">
            <w:pPr>
              <w:jc w:val="left"/>
              <w:rPr>
                <w:lang w:eastAsia="en-US"/>
              </w:rPr>
            </w:pPr>
            <w:r>
              <w:rPr>
                <w:lang w:eastAsia="en-US"/>
              </w:rPr>
              <w:t>Apache Cordova</w:t>
            </w:r>
          </w:p>
        </w:tc>
        <w:tc>
          <w:tcPr>
            <w:tcW w:w="2026" w:type="dxa"/>
          </w:tcPr>
          <w:p w14:paraId="67FCE9EE" w14:textId="4F769459" w:rsidR="00136E99" w:rsidRDefault="00136E99" w:rsidP="00C5544B">
            <w:pPr>
              <w:jc w:val="left"/>
              <w:rPr>
                <w:lang w:eastAsia="en-US"/>
              </w:rPr>
            </w:pPr>
            <w:r>
              <w:t>HTML5, CSS3 en JavaScript</w:t>
            </w:r>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(is WebView gebaseerd.)</w:t>
            </w:r>
          </w:p>
        </w:tc>
        <w:tc>
          <w:tcPr>
            <w:tcW w:w="4278" w:type="dxa"/>
          </w:tcPr>
          <w:p w14:paraId="28B93971" w14:textId="1DA4EF9A" w:rsidR="00136E99" w:rsidRPr="00136E99" w:rsidRDefault="00136E99" w:rsidP="00C5544B">
            <w:pPr>
              <w:jc w:val="left"/>
              <w:rPr>
                <w:highlight w:val="yellow"/>
                <w:lang w:eastAsia="en-US"/>
              </w:rPr>
            </w:pPr>
            <w:r w:rsidRPr="00136E99">
              <w:rPr>
                <w:highlight w:val="yellow"/>
                <w:lang w:eastAsia="en-US"/>
              </w:rPr>
              <w:t xml:space="preserve">Gratis. Onder de Apache license versie 2.0. </w:t>
            </w:r>
            <w:sdt>
              <w:sdtPr>
                <w:rPr>
                  <w:highlight w:val="yellow"/>
                  <w:lang w:eastAsia="en-US"/>
                </w:rPr>
                <w:id w:val="1172830945"/>
                <w:citation/>
              </w:sdt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F5614E" w:rsidRPr="00F5614E">
                  <w:rPr>
                    <w:noProof/>
                    <w:highlight w:val="yellow"/>
                    <w:lang w:eastAsia="en-US"/>
                  </w:rPr>
                  <w:t>[34]</w:t>
                </w:r>
                <w:r w:rsidRPr="00136E99">
                  <w:rPr>
                    <w:highlight w:val="yellow"/>
                    <w:lang w:eastAsia="en-US"/>
                  </w:rPr>
                  <w:fldChar w:fldCharType="end"/>
                </w:r>
              </w:sdtContent>
            </w:sdt>
            <w:r w:rsidRPr="00136E99">
              <w:rPr>
                <w:highlight w:val="yellow"/>
                <w:lang w:eastAsia="en-US"/>
              </w:rPr>
              <w:br/>
              <w:t>Heeft platformen (Adobe PhoneGap, Ionic, …) gebaseerd op Apache Cordova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328F7FD5"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enkel vanuit een persoonlijke voorkeur uitmaakt</w:t>
      </w:r>
      <w:r w:rsidR="00C5544B">
        <w:t xml:space="preserve">, maar dat het enige platform zonder leercurve voor ervaren programmeurs </w:t>
      </w:r>
      <w:r w:rsidR="00C5544B" w:rsidRPr="001A012F">
        <w:t>Apache Cordova</w:t>
      </w:r>
      <w:r w:rsidR="00C5544B">
        <w:t xml:space="preserve"> zal zijn.</w:t>
      </w:r>
    </w:p>
    <w:p w14:paraId="4627EE5D" w14:textId="12B3907B" w:rsidR="00D42714" w:rsidRDefault="00D42714" w:rsidP="003E2372">
      <w:pPr>
        <w:rPr>
          <w:lang w:eastAsia="en-US"/>
        </w:rPr>
      </w:pPr>
      <w:r>
        <w:rPr>
          <w:lang w:eastAsia="en-US"/>
        </w:rPr>
        <w:t xml:space="preserve">Als er dan bekeken wordt hoe de platformen hun UI rendert, dus hoe het zijn componenten gebruikt om een UI op het scherm te krijgen dan wordt opgemerkt dat zowel </w:t>
      </w:r>
      <w:r w:rsidRPr="001A012F">
        <w:rPr>
          <w:lang w:eastAsia="en-US"/>
        </w:rPr>
        <w:t>Xamarin</w:t>
      </w:r>
      <w:r>
        <w:rPr>
          <w:lang w:eastAsia="en-US"/>
        </w:rPr>
        <w:t xml:space="preserve"> als </w:t>
      </w:r>
      <w:r w:rsidRPr="001A012F">
        <w:rPr>
          <w:lang w:eastAsia="en-US"/>
        </w:rPr>
        <w:t>React</w:t>
      </w:r>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niet enkel Android/iOS aanvoelt, maar effectief is. Voor deze reden is er de voorkeur gegeven om deze twee platformen uit te diepen.</w:t>
      </w:r>
    </w:p>
    <w:p w14:paraId="02646303" w14:textId="55CAF43C" w:rsidR="00C5544B" w:rsidRDefault="00C5544B" w:rsidP="00264241">
      <w:pPr>
        <w:rPr>
          <w:lang w:eastAsia="en-US"/>
        </w:rPr>
      </w:pPr>
      <w:r w:rsidRPr="00372BEC">
        <w:rPr>
          <w:highlight w:val="yellow"/>
          <w:lang w:eastAsia="en-US"/>
        </w:rPr>
        <w:lastRenderedPageBreak/>
        <w:t>Apache Cordova</w:t>
      </w:r>
      <w:r w:rsidR="00D42714" w:rsidRPr="00372BEC">
        <w:rPr>
          <w:highlight w:val="yellow"/>
          <w:lang w:eastAsia="en-US"/>
        </w:rPr>
        <w:t xml:space="preserve"> zal zijn applicatie starten door een WebView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zowel de opstarttijd en de </w:t>
      </w:r>
      <w:r w:rsidR="00A1672C" w:rsidRPr="00372BEC">
        <w:rPr>
          <w:i/>
          <w:highlight w:val="yellow"/>
          <w:lang w:eastAsia="en-US"/>
        </w:rPr>
        <w:t>look and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frameworks. </w:t>
      </w:r>
      <w:r w:rsidRPr="00372BEC">
        <w:rPr>
          <w:highlight w:val="yellow"/>
          <w:lang w:eastAsia="en-US"/>
        </w:rPr>
        <w:t>Maar het feit dat React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één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Zappware, die ook aan de financiële kant </w:t>
      </w:r>
      <w:r w:rsidR="00372BEC">
        <w:rPr>
          <w:lang w:eastAsia="en-US"/>
        </w:rPr>
        <w:t xml:space="preserve">van development frameworks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r>
        <w:rPr>
          <w:lang w:eastAsia="en-US"/>
        </w:rPr>
        <w:t>framework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Apache Cordova</w:t>
      </w:r>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Qt in het vorige jaar en daaruit is gebleken dat dit platform toch geen ideaal cross-platform bleek</w:t>
      </w:r>
      <w:r w:rsidR="00D13C4C">
        <w:rPr>
          <w:lang w:eastAsia="en-US"/>
        </w:rPr>
        <w:t xml:space="preserve"> waarbij de </w:t>
      </w:r>
      <w:r w:rsidR="00D13C4C" w:rsidRPr="00D13C4C">
        <w:rPr>
          <w:i/>
          <w:lang w:eastAsia="en-US"/>
        </w:rPr>
        <w:t>look and feel</w:t>
      </w:r>
      <w:r w:rsidR="00D13C4C">
        <w:rPr>
          <w:lang w:eastAsia="en-US"/>
        </w:rPr>
        <w:t xml:space="preserve"> van geïmplementeerde applicaties toch </w:t>
      </w:r>
      <w:r w:rsidR="003E2372">
        <w:rPr>
          <w:lang w:eastAsia="en-US"/>
        </w:rPr>
        <w:t>tekortkwam</w:t>
      </w:r>
      <w:r w:rsidR="00D13C4C">
        <w:rPr>
          <w:lang w:eastAsia="en-US"/>
        </w:rPr>
        <w:t>.</w:t>
      </w:r>
    </w:p>
    <w:p w14:paraId="7C81DA62" w14:textId="66F46D1F" w:rsidR="00FC34E6" w:rsidRDefault="00EA7ADD" w:rsidP="00FC34E6">
      <w:pPr>
        <w:pStyle w:val="Kop3"/>
        <w:rPr>
          <w:lang w:eastAsia="en-US"/>
        </w:rPr>
      </w:pPr>
      <w:bookmarkStart w:id="104" w:name="_Toc514279461"/>
      <w:r>
        <w:rPr>
          <w:lang w:eastAsia="en-US"/>
        </w:rPr>
        <w:t>Hoe wordt dit praktisch gecontroleerd</w:t>
      </w:r>
      <w:r w:rsidR="006B1190">
        <w:rPr>
          <w:lang w:eastAsia="en-US"/>
        </w:rPr>
        <w:t>?</w:t>
      </w:r>
      <w:bookmarkEnd w:id="104"/>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11E3B542" w:rsidR="00F14EB4" w:rsidRDefault="00983FF4" w:rsidP="009A0D12">
      <w:pPr>
        <w:pStyle w:val="Lijstalinea"/>
        <w:numPr>
          <w:ilvl w:val="0"/>
          <w:numId w:val="14"/>
        </w:numPr>
      </w:pPr>
      <w:r>
        <w:t>De code en emulator</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lastRenderedPageBreak/>
        <w:t>Is het platform eerder geschikt om prototypes mee te bouwen of kan het als effectieve vervanger van de native Android en iOS projecten dienen</w:t>
      </w:r>
      <w:r w:rsidR="00784687">
        <w:t>?</w:t>
      </w:r>
    </w:p>
    <w:p w14:paraId="345DAFBD" w14:textId="60022136" w:rsidR="00784687" w:rsidRPr="006B1190" w:rsidRDefault="00784687" w:rsidP="00784687">
      <w:r>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31FD0518" w14:textId="77777777" w:rsidR="006B1190" w:rsidRPr="006B1190" w:rsidRDefault="006B1190" w:rsidP="006B1190">
      <w:pPr>
        <w:rPr>
          <w:lang w:eastAsia="en-US"/>
        </w:rPr>
      </w:pPr>
    </w:p>
    <w:p w14:paraId="6211466D" w14:textId="3559EA13" w:rsidR="0075099F" w:rsidRPr="0075099F" w:rsidRDefault="00A74698" w:rsidP="0075099F">
      <w:pPr>
        <w:pStyle w:val="Kop4"/>
        <w:rPr>
          <w:lang w:eastAsia="en-US"/>
        </w:rPr>
      </w:pPr>
      <w:r>
        <w:rPr>
          <w:lang w:eastAsia="en-US"/>
        </w:rPr>
        <w:t>Snelheid</w:t>
      </w:r>
    </w:p>
    <w:p w14:paraId="74B1E9A5" w14:textId="26BA312B" w:rsidR="00604D2E" w:rsidRPr="00604D2E" w:rsidRDefault="00604D2E" w:rsidP="00604D2E">
      <w:pPr>
        <w:pStyle w:val="Bijschrift"/>
      </w:pPr>
      <w:r>
        <w:t>Android</w:t>
      </w:r>
    </w:p>
    <w:p w14:paraId="499D6363" w14:textId="0FFAF5A3" w:rsidR="00FC34E6" w:rsidRDefault="00FC34E6" w:rsidP="00FC34E6">
      <w:r>
        <w:t xml:space="preserve">Om de snelheid van onze applicaties te testen </w:t>
      </w:r>
      <w:r w:rsidR="00BB2E84">
        <w:t xml:space="preserve">wordt er </w:t>
      </w:r>
      <w:r>
        <w:t xml:space="preserve">gebruik </w:t>
      </w:r>
      <w:r w:rsidR="00BB2E84">
        <w:t>gemaakt</w:t>
      </w:r>
      <w:r>
        <w:t xml:space="preserve"> van </w:t>
      </w:r>
      <w:r w:rsidR="003D23BD">
        <w:rPr>
          <w:i/>
        </w:rPr>
        <w:t>appachhi</w:t>
      </w:r>
      <w:r w:rsidRPr="00EE2D24">
        <w:rPr>
          <w:i/>
        </w:rPr>
        <w:t>.com</w:t>
      </w:r>
      <w:r w:rsidR="0009093E">
        <w:t>.</w:t>
      </w:r>
      <w:r>
        <w:t xml:space="preserve"> </w:t>
      </w:r>
      <w:r w:rsidR="0009093E">
        <w:t xml:space="preserve">Dit is </w:t>
      </w:r>
      <w:r>
        <w:t xml:space="preserve">een test-API die via een cloud verzekert dat de </w:t>
      </w:r>
      <w:r w:rsidR="00604D2E">
        <w:t>Android</w:t>
      </w:r>
      <w:r>
        <w:t xml:space="preserve"> applicaties die </w:t>
      </w:r>
      <w:r w:rsidR="00BB2E84">
        <w:t>er</w:t>
      </w:r>
      <w:r>
        <w:t xml:space="preserve"> ontwikkeld </w:t>
      </w:r>
      <w:r w:rsidR="00604D2E">
        <w:t>zijn</w:t>
      </w:r>
      <w:r>
        <w:t xml:space="preserve">, vlot werken op </w:t>
      </w:r>
      <w:r w:rsidR="00604D2E">
        <w:t xml:space="preserve">een bereik van verschillende </w:t>
      </w:r>
      <w:r>
        <w:t>device</w:t>
      </w:r>
      <w:r w:rsidR="00604D2E">
        <w:t>s</w:t>
      </w:r>
      <w:r>
        <w:t xml:space="preserve">. Voor </w:t>
      </w:r>
      <w:r w:rsidR="00BB2E84">
        <w:t>die</w:t>
      </w:r>
      <w:r>
        <w:t xml:space="preserve"> tests </w:t>
      </w:r>
      <w:r w:rsidR="00604D2E">
        <w:t>worden</w:t>
      </w:r>
      <w:r w:rsidR="00BB2E84">
        <w:t xml:space="preserve"> er</w:t>
      </w:r>
      <w:r>
        <w:t xml:space="preserve"> </w:t>
      </w:r>
      <w:r w:rsidR="00604D2E">
        <w:t xml:space="preserve">op 5 verschillende devices </w:t>
      </w:r>
      <w:r w:rsidR="00BB2E84">
        <w:t>de</w:t>
      </w:r>
      <w:r>
        <w:t xml:space="preserve"> applicaties </w:t>
      </w:r>
      <w:r w:rsidR="00BB2E84">
        <w:t>uitgeprobeerd</w:t>
      </w:r>
      <w:r>
        <w:t xml:space="preserve">. </w:t>
      </w:r>
      <w:r w:rsidR="0009093E">
        <w:t>Eén</w:t>
      </w:r>
      <w:r w:rsidR="005776AE">
        <w:t xml:space="preserve"> van deze devices</w:t>
      </w:r>
      <w:r w:rsidR="00604D2E">
        <w:t xml:space="preserve"> is </w:t>
      </w:r>
      <w:r w:rsidR="005776AE">
        <w:t>eveneens</w:t>
      </w:r>
      <w:r>
        <w:t xml:space="preserve"> de Motorola Moto E (2nd generation) </w:t>
      </w:r>
      <w:r w:rsidR="00DB6F12">
        <w:t>beschikbaar,</w:t>
      </w:r>
      <w:r>
        <w:t xml:space="preserve"> gratis te gebruiken en </w:t>
      </w:r>
      <w:r w:rsidR="00604D2E">
        <w:t>leunt het</w:t>
      </w:r>
      <w:r>
        <w:t xml:space="preserve"> dichtst </w:t>
      </w:r>
      <w:r w:rsidR="00DB6F12">
        <w:t>aan</w:t>
      </w:r>
      <w:r w:rsidR="0009093E">
        <w:t xml:space="preserve"> bij</w:t>
      </w:r>
      <w:r w:rsidR="00DB6F12">
        <w:t xml:space="preserve"> </w:t>
      </w:r>
      <w:r w:rsidR="00D40B5B">
        <w:t>het</w:t>
      </w:r>
      <w:r>
        <w:t xml:space="preserve"> eigen apparaat</w:t>
      </w:r>
      <w:r w:rsidR="00604D2E">
        <w:t xml:space="preserve">. </w:t>
      </w:r>
      <w:r>
        <w:t xml:space="preserve">De belangrijkste specificaties van </w:t>
      </w:r>
      <w:r w:rsidR="00DB6F12">
        <w:t>dit device</w:t>
      </w:r>
      <w:r>
        <w:t xml:space="preserve">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D144E6" w:rsidRDefault="006B1190" w:rsidP="00FC34E6">
      <w:pPr>
        <w:rPr>
          <w:lang w:val="en-US"/>
        </w:rPr>
      </w:pPr>
      <w:r w:rsidRPr="00D144E6">
        <w:rPr>
          <w:b/>
          <w:lang w:val="en-US"/>
        </w:rPr>
        <w:t>CPU</w:t>
      </w:r>
      <w:r w:rsidRPr="00D144E6">
        <w:rPr>
          <w:lang w:val="en-US"/>
        </w:rPr>
        <w:t>: ARM | quad-core | 1200 MHz</w:t>
      </w:r>
    </w:p>
    <w:p w14:paraId="28095529" w14:textId="62F968A6" w:rsidR="00FC34E6" w:rsidRPr="00D144E6" w:rsidRDefault="006B1190" w:rsidP="00FC34E6">
      <w:pPr>
        <w:rPr>
          <w:lang w:val="en-US"/>
        </w:rPr>
      </w:pPr>
      <w:r w:rsidRPr="00D144E6">
        <w:rPr>
          <w:b/>
          <w:lang w:val="en-US"/>
        </w:rPr>
        <w:t>RAM</w:t>
      </w:r>
      <w:r w:rsidRPr="00D144E6">
        <w:rPr>
          <w:lang w:val="en-US"/>
        </w:rPr>
        <w:t>: 1024 MB</w:t>
      </w:r>
    </w:p>
    <w:p w14:paraId="153096E7" w14:textId="068ACCC9" w:rsidR="006B1190" w:rsidRDefault="006B1190" w:rsidP="00FC34E6">
      <w:r>
        <w:t>Maar aangezien wij onze applicaties vergelijken met hetzelfde apparaat zal dit in onze vergelijkende studie niet uitmaken.</w:t>
      </w:r>
    </w:p>
    <w:p w14:paraId="73350758" w14:textId="0B9FEC7E" w:rsidR="005776AE" w:rsidRDefault="003D23BD" w:rsidP="00FC34E6">
      <w:r>
        <w:t>Bij sn</w:t>
      </w:r>
      <w:r w:rsidR="00604D2E">
        <w:t>elheid gaat verstaan worden: de installatiesnelheid, de tijd die dit apparaat nodig heeft om de applicatie te installeren, en de opstarttijd, de tijd die het nodig heeft om de geïnstalleerde app op te starten zonder dat er iets in het cachegeheugen gestoken is.</w:t>
      </w:r>
    </w:p>
    <w:p w14:paraId="1140640F" w14:textId="0709FEDC" w:rsidR="00185CBA" w:rsidRDefault="00185CBA" w:rsidP="00FC34E6">
      <w:r w:rsidRPr="006179D5">
        <w:rPr>
          <w:highlight w:val="yellow"/>
        </w:rPr>
        <w:t xml:space="preserve">Opvallend is dat bij het latere onderdeel </w:t>
      </w:r>
      <w:r w:rsidRPr="006179D5">
        <w:rPr>
          <w:i/>
          <w:highlight w:val="yellow"/>
        </w:rPr>
        <w:t>user experience</w:t>
      </w:r>
      <w:r w:rsidRPr="006179D5">
        <w:rPr>
          <w:highlight w:val="yellow"/>
        </w:rPr>
        <w:t xml:space="preserve"> eveneens de vraag bestaat hoe snel de applicatie-startsnelheid aanvoelt. Hierbij kan er geconcludeerd worden of deze snelheid dan ook voelbaar minder/meer is vergeleken met de concurrentie.</w:t>
      </w:r>
    </w:p>
    <w:p w14:paraId="1CDC376A" w14:textId="510E395C" w:rsidR="00604D2E" w:rsidRDefault="00604D2E" w:rsidP="00604D2E">
      <w:pPr>
        <w:pStyle w:val="Bijschrift"/>
      </w:pPr>
      <w:r>
        <w:t>iOS</w:t>
      </w:r>
    </w:p>
    <w:p w14:paraId="29BB4FA5" w14:textId="000728BA" w:rsidR="0075099F" w:rsidRPr="0075099F" w:rsidRDefault="0075099F" w:rsidP="0075099F">
      <w:pPr>
        <w:rPr>
          <w:b/>
          <w:lang w:eastAsia="en-US"/>
        </w:rPr>
      </w:pPr>
      <w:r w:rsidRPr="0075099F">
        <w:rPr>
          <w:b/>
          <w:lang w:eastAsia="en-US"/>
        </w:rPr>
        <w:tab/>
        <w:t>IOS uitwerken</w:t>
      </w:r>
    </w:p>
    <w:p w14:paraId="5A17856A" w14:textId="77777777" w:rsidR="000A7E6B" w:rsidRPr="00FC34E6" w:rsidRDefault="000A7E6B" w:rsidP="00FC34E6"/>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3E6E4271" w:rsidR="00362699" w:rsidRDefault="00362699" w:rsidP="00293D1B">
      <w:r w:rsidRPr="006B1190">
        <w:rPr>
          <w:b/>
        </w:rPr>
        <w:t>RAM</w:t>
      </w:r>
      <w:r>
        <w:t xml:space="preserve">: </w:t>
      </w:r>
      <w:r w:rsidR="00F72B9D">
        <w:t>2028</w:t>
      </w:r>
      <w:r>
        <w:t xml:space="preserve"> MB</w:t>
      </w:r>
    </w:p>
    <w:p w14:paraId="60BF694E" w14:textId="56D09856" w:rsidR="00293D1B" w:rsidRDefault="00362699" w:rsidP="00293D1B">
      <w:pPr>
        <w:rPr>
          <w:lang w:eastAsia="en-US"/>
        </w:rPr>
      </w:pPr>
      <w:r>
        <w:rPr>
          <w:lang w:eastAsia="en-US"/>
        </w:rPr>
        <w:lastRenderedPageBreak/>
        <w:t xml:space="preserve">Hier </w:t>
      </w:r>
      <w:r w:rsidR="00BB2E84">
        <w:rPr>
          <w:lang w:eastAsia="en-US"/>
        </w:rPr>
        <w:t xml:space="preserve">wordt </w:t>
      </w:r>
      <w:r>
        <w:rPr>
          <w:lang w:eastAsia="en-US"/>
        </w:rPr>
        <w:t xml:space="preserve">het cache-geheugen, het RAM-geheugen en het interne geheugen </w:t>
      </w:r>
      <w:r w:rsidR="00BB2E84">
        <w:rPr>
          <w:lang w:eastAsia="en-US"/>
        </w:rPr>
        <w:t>met elkaar</w:t>
      </w:r>
      <w:r>
        <w:rPr>
          <w:lang w:eastAsia="en-US"/>
        </w:rPr>
        <w:t xml:space="preserve"> </w:t>
      </w:r>
      <w:r w:rsidR="0017768B">
        <w:rPr>
          <w:lang w:eastAsia="en-US"/>
        </w:rPr>
        <w:t>vergeleken</w:t>
      </w:r>
      <w:r>
        <w:rPr>
          <w:lang w:eastAsia="en-US"/>
        </w:rPr>
        <w:t>. Hoe minder geheugen er gebruikt wordt, hoe beter.</w:t>
      </w:r>
    </w:p>
    <w:p w14:paraId="1B70F622" w14:textId="4B0C24EB" w:rsidR="00604D2E" w:rsidRDefault="00604D2E" w:rsidP="00604D2E">
      <w:pPr>
        <w:pStyle w:val="Bijschrift"/>
      </w:pPr>
      <w:r>
        <w:t>iOS</w:t>
      </w:r>
    </w:p>
    <w:p w14:paraId="029F91E1" w14:textId="77777777" w:rsidR="0075099F" w:rsidRPr="0075099F" w:rsidRDefault="0075099F" w:rsidP="0075099F">
      <w:pPr>
        <w:rPr>
          <w:b/>
          <w:lang w:eastAsia="en-US"/>
        </w:rPr>
      </w:pPr>
      <w:r w:rsidRPr="0075099F">
        <w:rPr>
          <w:b/>
          <w:lang w:eastAsia="en-US"/>
        </w:rPr>
        <w:tab/>
        <w:t>IOS uitwerken</w:t>
      </w:r>
    </w:p>
    <w:p w14:paraId="2BF12968" w14:textId="77777777" w:rsidR="0075099F" w:rsidRPr="0075099F" w:rsidRDefault="0075099F" w:rsidP="0075099F">
      <w:pPr>
        <w:rPr>
          <w:b/>
          <w:lang w:eastAsia="en-US"/>
        </w:rPr>
      </w:pPr>
    </w:p>
    <w:p w14:paraId="2B976EA8" w14:textId="2F91CCB1" w:rsidR="00716499" w:rsidRPr="006179D5" w:rsidRDefault="00FC34E6" w:rsidP="00716499">
      <w:pPr>
        <w:pStyle w:val="Kop4"/>
        <w:rPr>
          <w:highlight w:val="yellow"/>
          <w:lang w:eastAsia="en-US"/>
        </w:rPr>
      </w:pPr>
      <w:r w:rsidRPr="006179D5">
        <w:rPr>
          <w:highlight w:val="yellow"/>
          <w:lang w:eastAsia="en-US"/>
        </w:rPr>
        <w:t>User experienc</w:t>
      </w:r>
      <w:r w:rsidR="00716499" w:rsidRPr="006179D5">
        <w:rPr>
          <w:highlight w:val="yellow"/>
          <w:lang w:eastAsia="en-US"/>
        </w:rPr>
        <w:t>e</w:t>
      </w:r>
    </w:p>
    <w:p w14:paraId="53982F4E" w14:textId="5CC2024E" w:rsidR="00716499" w:rsidRPr="006179D5"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experience</w:t>
      </w:r>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xml:space="preserve">. Daarom wordt de gebruikerservaring getest met behulp van een enquête waarbij een aantal personen met verschillende achtergronden de applicaties gaan beoordelen op bepaalde factoren. Deze factoren </w:t>
      </w:r>
      <w:r w:rsidR="006179D5">
        <w:rPr>
          <w:highlight w:val="yellow"/>
          <w:lang w:eastAsia="en-US"/>
        </w:rPr>
        <w:t xml:space="preserve">worden getest via </w:t>
      </w:r>
      <w:r w:rsidRPr="006179D5">
        <w:rPr>
          <w:highlight w:val="yellow"/>
          <w:lang w:eastAsia="en-US"/>
        </w:rPr>
        <w:t xml:space="preserve">bepaalde vragen waarop de deelnemers een score van </w:t>
      </w:r>
      <w:r w:rsidR="00FE0ECF" w:rsidRPr="006179D5">
        <w:rPr>
          <w:highlight w:val="yellow"/>
          <w:lang w:eastAsia="en-US"/>
        </w:rPr>
        <w:t>één tot vijf</w:t>
      </w:r>
      <w:r w:rsidRPr="006179D5">
        <w:rPr>
          <w:highlight w:val="yellow"/>
          <w:lang w:eastAsia="en-US"/>
        </w:rPr>
        <w:t xml:space="preserve"> geven. Die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Zappware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Pr="006179D5">
        <w:rPr>
          <w:highlight w:val="yellow"/>
          <w:lang w:eastAsia="en-US"/>
        </w:rPr>
        <w:t xml:space="preserve"> applicaties getest worden.</w:t>
      </w:r>
    </w:p>
    <w:p w14:paraId="2C8C6E13" w14:textId="5AC80E73" w:rsidR="00716499" w:rsidRPr="006179D5" w:rsidRDefault="00716499" w:rsidP="00716499">
      <w:pPr>
        <w:rPr>
          <w:highlight w:val="yellow"/>
          <w:lang w:eastAsia="en-US"/>
        </w:rPr>
      </w:pPr>
      <w:r w:rsidRPr="006179D5">
        <w:rPr>
          <w:highlight w:val="yellow"/>
          <w:lang w:eastAsia="en-US"/>
        </w:rPr>
        <w:t>De lijst met deze te beoordelen onderdelen</w:t>
      </w:r>
      <w:r w:rsidR="001636D9" w:rsidRPr="006179D5">
        <w:rPr>
          <w:highlight w:val="yellow"/>
          <w:lang w:eastAsia="en-US"/>
        </w:rPr>
        <w:t xml:space="preserve"> voor Android</w:t>
      </w:r>
      <w:r w:rsidRPr="006179D5">
        <w:rPr>
          <w:highlight w:val="yellow"/>
          <w:lang w:eastAsia="en-US"/>
        </w:rPr>
        <w:t xml:space="preserve"> ziet er als volgt uit</w:t>
      </w:r>
      <w:r w:rsidR="001636D9" w:rsidRPr="006179D5">
        <w:rPr>
          <w:highlight w:val="yellow"/>
          <w:lang w:eastAsia="en-US"/>
        </w:rPr>
        <w:t>, voor iOS is dit exact hetzelfde</w:t>
      </w:r>
      <w:r w:rsidRPr="006179D5">
        <w:rPr>
          <w:highlight w:val="yellow"/>
          <w:lang w:eastAsia="en-US"/>
        </w:rPr>
        <w:t>:</w:t>
      </w:r>
    </w:p>
    <w:p w14:paraId="7217C118" w14:textId="0D798454" w:rsidR="0007692C" w:rsidRPr="006179D5" w:rsidRDefault="0007692C" w:rsidP="00716499">
      <w:pPr>
        <w:rPr>
          <w:i/>
          <w:highlight w:val="yellow"/>
          <w:lang w:eastAsia="en-US"/>
        </w:rPr>
      </w:pPr>
      <w:bookmarkStart w:id="105" w:name="_Hlk514264255"/>
      <w:r w:rsidRPr="006179D5">
        <w:rPr>
          <w:i/>
          <w:highlight w:val="yellow"/>
          <w:lang w:eastAsia="en-US"/>
        </w:rPr>
        <w:t>Geef een score van één tot vijf op de volgend vragen.</w:t>
      </w:r>
    </w:p>
    <w:p w14:paraId="09D6536D" w14:textId="40B64CFC" w:rsidR="001636D9" w:rsidRPr="006179D5" w:rsidRDefault="001636D9" w:rsidP="001636D9">
      <w:pPr>
        <w:jc w:val="center"/>
        <w:rPr>
          <w:b/>
          <w:highlight w:val="yellow"/>
          <w:lang w:eastAsia="en-US"/>
        </w:rPr>
      </w:pPr>
      <w:r w:rsidRPr="006179D5">
        <w:rPr>
          <w:b/>
          <w:highlight w:val="yellow"/>
          <w:lang w:eastAsia="en-US"/>
        </w:rPr>
        <w:t>Android</w:t>
      </w:r>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6179D5" w:rsidRDefault="001636D9" w:rsidP="001636D9">
            <w:pPr>
              <w:rPr>
                <w:i/>
                <w:highlight w:val="yellow"/>
                <w:lang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r w:rsidRPr="006179D5">
              <w:rPr>
                <w:highlight w:val="yellow"/>
                <w:lang w:eastAsia="en-US"/>
              </w:rPr>
              <w:t xml:space="preserve">Scroll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r w:rsidRPr="006179D5">
              <w:rPr>
                <w:highlight w:val="yellow"/>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105"/>
    </w:tbl>
    <w:p w14:paraId="518B8F20" w14:textId="77777777" w:rsidR="00FE0ECF" w:rsidRPr="00716499" w:rsidRDefault="00FE0ECF" w:rsidP="00716499">
      <w:pPr>
        <w:rPr>
          <w:lang w:eastAsia="en-US"/>
        </w:rPr>
      </w:pPr>
    </w:p>
    <w:p w14:paraId="691C58BB" w14:textId="7FAD5737" w:rsidR="003601DE" w:rsidRDefault="003601DE" w:rsidP="003601DE">
      <w:pPr>
        <w:spacing w:before="120" w:after="0"/>
        <w:rPr>
          <w:lang w:eastAsia="en-US"/>
        </w:rPr>
      </w:pPr>
    </w:p>
    <w:p w14:paraId="37F7D570" w14:textId="39C3F84A" w:rsidR="00C519C0" w:rsidRDefault="00C519C0" w:rsidP="003601DE">
      <w:pPr>
        <w:spacing w:before="120" w:after="0"/>
      </w:pPr>
    </w:p>
    <w:p w14:paraId="2E18F71D" w14:textId="20E84F91" w:rsidR="00C519C0" w:rsidRDefault="00C519C0" w:rsidP="003601DE">
      <w:pPr>
        <w:spacing w:before="120" w:after="0"/>
      </w:pPr>
    </w:p>
    <w:p w14:paraId="0B412906" w14:textId="5EAF73D3" w:rsidR="00C519C0" w:rsidRDefault="00C519C0" w:rsidP="003601DE">
      <w:pPr>
        <w:spacing w:before="120" w:after="0"/>
      </w:pPr>
    </w:p>
    <w:p w14:paraId="79ABA94F" w14:textId="1A69E499" w:rsidR="001636D9" w:rsidRDefault="001636D9" w:rsidP="003601DE">
      <w:pPr>
        <w:spacing w:before="120" w:after="0"/>
      </w:pPr>
    </w:p>
    <w:p w14:paraId="7F84FF42" w14:textId="552825BB" w:rsidR="003601DE" w:rsidRDefault="003601DE" w:rsidP="003601DE">
      <w:pPr>
        <w:pStyle w:val="Kop1"/>
        <w:spacing w:before="240" w:after="480"/>
        <w:ind w:left="431" w:hanging="431"/>
      </w:pPr>
      <w:bookmarkStart w:id="106" w:name="_Toc499557203"/>
      <w:bookmarkStart w:id="107" w:name="_Toc514279462"/>
      <w:r>
        <w:lastRenderedPageBreak/>
        <w:t>Applicatie</w:t>
      </w:r>
      <w:bookmarkEnd w:id="106"/>
      <w:bookmarkEnd w:id="107"/>
    </w:p>
    <w:p w14:paraId="03759162" w14:textId="77777777" w:rsidR="00777A83" w:rsidRDefault="00777A83" w:rsidP="004E7A76">
      <w:pPr>
        <w:rPr>
          <w:rFonts w:cs="Arial"/>
          <w:noProof/>
          <w:color w:val="000000"/>
          <w:sz w:val="20"/>
        </w:rPr>
      </w:pPr>
    </w:p>
    <w:p w14:paraId="7B56D56B" w14:textId="4CBF3177" w:rsidR="00CF097E" w:rsidRDefault="00E14583" w:rsidP="004E7A76">
      <w:r>
        <w:rPr>
          <w:noProof/>
        </w:rPr>
        <mc:AlternateContent>
          <mc:Choice Requires="wps">
            <w:drawing>
              <wp:anchor distT="0" distB="0" distL="114300" distR="114300" simplePos="0" relativeHeight="251658252"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57F9A02F" w:rsidR="00930391" w:rsidRPr="007D40A2" w:rsidRDefault="00930391" w:rsidP="00E14583">
                            <w:pPr>
                              <w:pStyle w:val="Bijschrift"/>
                              <w:jc w:val="center"/>
                              <w:rPr>
                                <w:noProof/>
                                <w:color w:val="000000"/>
                              </w:rPr>
                            </w:pPr>
                            <w:bookmarkStart w:id="108" w:name="_Toc514279489"/>
                            <w:r>
                              <w:t xml:space="preserve">Figuur </w:t>
                            </w:r>
                            <w:fldSimple w:instr=" STYLEREF 1 \s ">
                              <w:r>
                                <w:rPr>
                                  <w:noProof/>
                                </w:rPr>
                                <w:t>3</w:t>
                              </w:r>
                            </w:fldSimple>
                            <w:r>
                              <w:t>.</w:t>
                            </w:r>
                            <w:fldSimple w:instr=" SEQ Figuur \* ARABIC \s 1 ">
                              <w:r>
                                <w:rPr>
                                  <w:noProof/>
                                </w:rPr>
                                <w:t>1</w:t>
                              </w:r>
                            </w:fldSimple>
                            <w:r>
                              <w:t>: Einddoel applicatie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37" type="#_x0000_t202" style="position:absolute;left:0;text-align:left;margin-left:277.15pt;margin-top:385.35pt;width:177.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" stroked="f">
                <v:textbox style="mso-fit-shape-to-text:t" inset="0,0,0,0">
                  <w:txbxContent>
                    <w:p w14:paraId="4D6A6071" w14:textId="57F9A02F" w:rsidR="00930391" w:rsidRPr="007D40A2" w:rsidRDefault="00930391" w:rsidP="00E14583">
                      <w:pPr>
                        <w:pStyle w:val="Bijschrift"/>
                        <w:jc w:val="center"/>
                        <w:rPr>
                          <w:noProof/>
                          <w:color w:val="000000"/>
                        </w:rPr>
                      </w:pPr>
                      <w:bookmarkStart w:id="109" w:name="_Toc514279489"/>
                      <w:r>
                        <w:t xml:space="preserve">Figuur </w:t>
                      </w:r>
                      <w:fldSimple w:instr=" STYLEREF 1 \s ">
                        <w:r>
                          <w:rPr>
                            <w:noProof/>
                          </w:rPr>
                          <w:t>3</w:t>
                        </w:r>
                      </w:fldSimple>
                      <w:r>
                        <w:t>.</w:t>
                      </w:r>
                      <w:fldSimple w:instr=" SEQ Figuur \* ARABIC \s 1 ">
                        <w:r>
                          <w:rPr>
                            <w:noProof/>
                          </w:rPr>
                          <w:t>1</w:t>
                        </w:r>
                      </w:fldSimple>
                      <w:r>
                        <w:t>: Einddoel applicatie</w:t>
                      </w:r>
                      <w:bookmarkEnd w:id="109"/>
                    </w:p>
                  </w:txbxContent>
                </v:textbox>
                <w10:wrap type="square"/>
              </v:shape>
            </w:pict>
          </mc:Fallback>
        </mc:AlternateContent>
      </w:r>
      <w:r w:rsidR="002F005B">
        <w:rPr>
          <w:rFonts w:cs="Arial"/>
          <w:noProof/>
          <w:color w:val="000000"/>
          <w:sz w:val="20"/>
        </w:rPr>
        <w:drawing>
          <wp:anchor distT="0" distB="0" distL="114300" distR="114300" simplePos="0" relativeHeight="251658249"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0">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frameworks</w:t>
      </w:r>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29C1A7BF" w14:textId="616E300F" w:rsidR="00984A25" w:rsidRPr="00984A25" w:rsidRDefault="00DD1452" w:rsidP="00984A25">
      <w:r>
        <w:t xml:space="preserve"> </w:t>
      </w:r>
    </w:p>
    <w:p w14:paraId="661D21CA" w14:textId="77777777" w:rsidR="003601DE" w:rsidRDefault="003601DE" w:rsidP="003601DE">
      <w:pPr>
        <w:pStyle w:val="Kop1"/>
        <w:spacing w:before="240" w:after="480"/>
        <w:ind w:left="431" w:hanging="431"/>
      </w:pPr>
      <w:bookmarkStart w:id="110" w:name="_Toc499557204"/>
      <w:bookmarkStart w:id="111" w:name="_Toc514279463"/>
      <w:r>
        <w:lastRenderedPageBreak/>
        <w:t>Vergelijken performance</w:t>
      </w:r>
      <w:bookmarkEnd w:id="110"/>
      <w:bookmarkEnd w:id="111"/>
    </w:p>
    <w:p w14:paraId="06A61D33" w14:textId="444112D7" w:rsidR="003601DE" w:rsidRDefault="003601DE" w:rsidP="003601DE">
      <w:pPr>
        <w:pStyle w:val="Kop2"/>
        <w:spacing w:before="120" w:after="120"/>
        <w:ind w:left="578" w:hanging="578"/>
      </w:pPr>
      <w:bookmarkStart w:id="112" w:name="_Toc499557205"/>
      <w:bookmarkStart w:id="113" w:name="_Toc514279464"/>
      <w:r>
        <w:t>Development effort</w:t>
      </w:r>
      <w:bookmarkEnd w:id="112"/>
      <w:bookmarkEnd w:id="113"/>
    </w:p>
    <w:p w14:paraId="14DF3F71" w14:textId="02051824" w:rsidR="009E2E5A" w:rsidRDefault="009E2E5A" w:rsidP="009E2E5A">
      <w:pPr>
        <w:pStyle w:val="Kop3"/>
      </w:pPr>
      <w:bookmarkStart w:id="114" w:name="_Toc514279465"/>
      <w:r>
        <w:t>React Native</w:t>
      </w:r>
      <w:bookmarkEnd w:id="114"/>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In dit framework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tudio of Xcode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887883F"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 xml:space="preserve">Wat opviel bij het gebruiken van </w:t>
      </w:r>
      <w:r w:rsidR="00093A99">
        <w:t>het</w:t>
      </w:r>
      <w:r w:rsidR="00174F6F">
        <w:t xml:space="preserve"> RN-framework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framework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videoplayers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Expo-build proces</w:t>
      </w:r>
      <w:r w:rsidR="00E36A9C">
        <w:t>.</w:t>
      </w:r>
    </w:p>
    <w:p w14:paraId="7D6E73E5" w14:textId="2461F57F"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key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key is te maken via een tool die Java </w:t>
      </w:r>
      <w:r w:rsidR="0076411B" w:rsidRPr="0076411B">
        <w:rPr>
          <w:highlight w:val="yellow"/>
        </w:rPr>
        <w:t>aanbiedt</w:t>
      </w:r>
      <w:r w:rsidRPr="0076411B">
        <w:rPr>
          <w:highlight w:val="yellow"/>
        </w:rPr>
        <w:t xml:space="preserve">: </w:t>
      </w:r>
      <w:r w:rsidRPr="0076411B">
        <w:rPr>
          <w:i/>
          <w:highlight w:val="yellow"/>
        </w:rPr>
        <w:t>keytool.</w:t>
      </w:r>
      <w:r w:rsidRPr="0076411B">
        <w:rPr>
          <w:highlight w:val="yellow"/>
        </w:rPr>
        <w:t xml:space="preserve"> Met deze tool krijgen we een file</w:t>
      </w:r>
      <w:r w:rsidRPr="0076411B">
        <w:rPr>
          <w:i/>
          <w:highlight w:val="yellow"/>
        </w:rPr>
        <w:t>: my-release-key.keystore</w:t>
      </w:r>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r w:rsidRPr="0076411B">
        <w:rPr>
          <w:i/>
          <w:highlight w:val="yellow"/>
        </w:rPr>
        <w:t xml:space="preserve">gradle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 xml:space="preserve">errond regelen en de benodigde pakketten </w:t>
      </w:r>
      <w:r w:rsidR="0090224C">
        <w:lastRenderedPageBreak/>
        <w:t>voor onze applicatie installeren.</w:t>
      </w:r>
      <w:r w:rsidR="00093A99">
        <w:t xml:space="preserve"> De geschreven code voor de Android app was hierna direct bruikbaar in Xcode.</w:t>
      </w:r>
    </w:p>
    <w:p w14:paraId="7C1A4957" w14:textId="1DA8AA06" w:rsidR="0090224C" w:rsidRPr="000F2054" w:rsidRDefault="007F2263" w:rsidP="00DC5A1C">
      <w:r>
        <w:t>Het</w:t>
      </w:r>
      <w:r w:rsidR="0090224C">
        <w:t xml:space="preserve"> deployment</w:t>
      </w:r>
      <w:r w:rsidR="00A96CD2">
        <w:t xml:space="preserve"> van deze</w:t>
      </w:r>
      <w:r>
        <w:t xml:space="preserve"> iOS</w:t>
      </w:r>
      <w:r w:rsidR="00A96CD2">
        <w:t xml:space="preserve"> applicatie loopt eveneens analoog</w:t>
      </w:r>
      <w:r>
        <w:t xml:space="preserve">. </w:t>
      </w:r>
      <w:r w:rsidR="00033FD5">
        <w:t xml:space="preserve">In XCode wordt de React Packager ook gebruikt om de applicatie te bouwen naar </w:t>
      </w:r>
      <w:r w:rsidR="00B96B68">
        <w:t>een .ipa</w:t>
      </w:r>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.ipa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 xml:space="preserve">(&lt;&gt; stelt </w:t>
      </w:r>
      <w:r w:rsidR="003055CB">
        <w:t>Javascript</w:t>
      </w:r>
      <w:r w:rsidR="003055CB">
        <w:t xml:space="preserve">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D5E3772" w14:textId="21573A9D" w:rsidR="00287E23" w:rsidRDefault="00F45D93" w:rsidP="005E2DE3">
      <w:pPr>
        <w:pStyle w:val="Lijstalinea"/>
        <w:numPr>
          <w:ilvl w:val="0"/>
          <w:numId w:val="12"/>
        </w:numPr>
      </w:pPr>
      <w:r>
        <w:t>Midden: een &lt;VideoPlayer&gt; component die enkel een url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48BDB9A0" w:rsidR="00930391" w:rsidRPr="00DC5A1C" w:rsidRDefault="00930391" w:rsidP="005E2DE3">
                            <w:pPr>
                              <w:pStyle w:val="Bijschrift"/>
                              <w:jc w:val="center"/>
                            </w:pPr>
                            <w:bookmarkStart w:id="115" w:name="_Toc514279490"/>
                            <w:r>
                              <w:t xml:space="preserve">Figuur </w:t>
                            </w:r>
                            <w:fldSimple w:instr=" STYLEREF 1 \s ">
                              <w:r>
                                <w:rPr>
                                  <w:noProof/>
                                </w:rPr>
                                <w:t>4</w:t>
                              </w:r>
                            </w:fldSimple>
                            <w:r>
                              <w:t>.</w:t>
                            </w:r>
                            <w:fldSimple w:instr=" SEQ Figuur \* ARABIC \s 1 ">
                              <w:r>
                                <w:rPr>
                                  <w:noProof/>
                                </w:rPr>
                                <w:t>1</w:t>
                              </w:r>
                            </w:fldSimple>
                            <w:r>
                              <w:t>: React Native applicatie</w:t>
                            </w:r>
                            <w:bookmarkEnd w:id="115"/>
                          </w:p>
                          <w:p w14:paraId="5EFF0CCD" w14:textId="67C9A083" w:rsidR="00930391" w:rsidRPr="00C83BAF" w:rsidRDefault="00930391"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38"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" stroked="f">
                <v:textbox inset="0,0,0,0">
                  <w:txbxContent>
                    <w:p w14:paraId="12B5798D" w14:textId="48BDB9A0" w:rsidR="00930391" w:rsidRPr="00DC5A1C" w:rsidRDefault="00930391" w:rsidP="005E2DE3">
                      <w:pPr>
                        <w:pStyle w:val="Bijschrift"/>
                        <w:jc w:val="center"/>
                      </w:pPr>
                      <w:bookmarkStart w:id="116" w:name="_Toc514279490"/>
                      <w:r>
                        <w:t xml:space="preserve">Figuur </w:t>
                      </w:r>
                      <w:fldSimple w:instr=" STYLEREF 1 \s ">
                        <w:r>
                          <w:rPr>
                            <w:noProof/>
                          </w:rPr>
                          <w:t>4</w:t>
                        </w:r>
                      </w:fldSimple>
                      <w:r>
                        <w:t>.</w:t>
                      </w:r>
                      <w:fldSimple w:instr=" SEQ Figuur \* ARABIC \s 1 ">
                        <w:r>
                          <w:rPr>
                            <w:noProof/>
                          </w:rPr>
                          <w:t>1</w:t>
                        </w:r>
                      </w:fldSimple>
                      <w:r>
                        <w:t>: React Native applicatie</w:t>
                      </w:r>
                      <w:bookmarkEnd w:id="116"/>
                    </w:p>
                    <w:p w14:paraId="5EFF0CCD" w14:textId="67C9A083" w:rsidR="00930391" w:rsidRPr="00C83BAF" w:rsidRDefault="00930391" w:rsidP="005E2DE3">
                      <w:pPr>
                        <w:pStyle w:val="Bijschrift"/>
                        <w:rPr>
                          <w:noProof/>
                        </w:rPr>
                      </w:pPr>
                    </w:p>
                  </w:txbxContent>
                </v:textbox>
                <w10:wrap anchorx="margin"/>
              </v:shape>
            </w:pict>
          </mc:Fallback>
        </mc:AlternateContent>
      </w:r>
      <w:r>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Default="00204822" w:rsidP="00204822">
      <w:pPr>
        <w:pStyle w:val="Kop3"/>
      </w:pPr>
      <w:bookmarkStart w:id="117" w:name="_Toc514279466"/>
      <w:r>
        <w:lastRenderedPageBreak/>
        <w:t>Xamarin</w:t>
      </w:r>
      <w:bookmarkEnd w:id="117"/>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Xamarin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debugging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React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r w:rsidR="00FF5702" w:rsidRPr="003055CB">
        <w:rPr>
          <w:highlight w:val="yellow"/>
        </w:rPr>
        <w:t xml:space="preserve">errors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r w:rsidR="00FF5702" w:rsidRPr="003055CB">
        <w:rPr>
          <w:highlight w:val="yellow"/>
        </w:rPr>
        <w:t xml:space="preserve">framework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framework had getarget</w:t>
      </w:r>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Xamarin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Het uitrollen van de applicatie op Android was duidelijk dankzij de interne documentatie van Xamarin. Maar bij het uitrollen waren er toch nog wat kinderziektes die VS maar niet kan vermijden. Deze waren vrijwel direct opgelost, de APK-file was direct bruikbaar.</w:t>
      </w:r>
    </w:p>
    <w:p w14:paraId="3F5CDEC3" w14:textId="7228D001" w:rsidR="00F125CF" w:rsidRDefault="004F23EB" w:rsidP="00204822">
      <w:r w:rsidRPr="003055CB">
        <w:rPr>
          <w:highlight w:val="yellow"/>
        </w:rPr>
        <w:t>Voor de app op iOS uit te rollen was de connectie maken naar een MAC eenvoudig en logisch. Visual Studio kon zelf connecteren met de MAC die gebruikt werd en zo Xcode zelf gebruiken om de applicatie te renderen en uitrollen op een iPhone. De IPA file instellen was eveneens een analoge zaak als de APK-file. De documentatie hierrond was duidelijk en gestructureerd.</w:t>
      </w:r>
    </w:p>
    <w:p w14:paraId="22C0AFC0" w14:textId="641039B6" w:rsidR="003055CB" w:rsidRDefault="003055CB" w:rsidP="00204822"/>
    <w:p w14:paraId="5D82EDD5" w14:textId="77777777" w:rsidR="003055CB" w:rsidRDefault="003055CB" w:rsidP="00204822"/>
    <w:p w14:paraId="11ADC2F0" w14:textId="2446DAE5" w:rsidR="00784687" w:rsidRDefault="00784687" w:rsidP="00784687">
      <w:pPr>
        <w:pStyle w:val="Kop4"/>
      </w:pPr>
      <w:r>
        <w:t>Details</w:t>
      </w:r>
    </w:p>
    <w:p w14:paraId="43340EA1" w14:textId="7BAF5AEE" w:rsidR="0090271E" w:rsidRDefault="00784687" w:rsidP="00784687">
      <w:r>
        <w:t>De Xamarin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lastRenderedPageBreak/>
        <w:t>Eén &lt;Grid&gt;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287F3D4A" w:rsidR="0090271E" w:rsidRDefault="0090271E" w:rsidP="0090271E">
      <w:pPr>
        <w:pStyle w:val="Lijstalinea"/>
        <w:numPr>
          <w:ilvl w:val="1"/>
          <w:numId w:val="12"/>
        </w:numPr>
      </w:pPr>
      <w:r>
        <w:t>Rechts: &lt;Button&gt; met een standaard eigenschap onClicked die via een C# functie te verbinden is met de gegeven functionaliteit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iOs.</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4BC17CC7" w14:textId="63202849" w:rsidR="00A40038" w:rsidRDefault="00A40038" w:rsidP="00A40038">
      <w:r>
        <w:t>Meer niet-geïmplementeerde onderdelen:</w:t>
      </w:r>
    </w:p>
    <w:p w14:paraId="4052D0BA" w14:textId="46705D19" w:rsidR="004E24DC" w:rsidRDefault="00A40038" w:rsidP="003055CB">
      <w:pPr>
        <w:pStyle w:val="Lijstalinea"/>
        <w:numPr>
          <w:ilvl w:val="0"/>
          <w:numId w:val="18"/>
        </w:numPr>
      </w:pPr>
      <w:r>
        <w:t>Een tijdsbalk die aangeeft hoever het programma gevorderd is.</w:t>
      </w:r>
      <w:r w:rsidR="005E2DE3" w:rsidRPr="00C1628B">
        <w:rPr>
          <w:noProof/>
        </w:rPr>
        <w:drawing>
          <wp:anchor distT="0" distB="0" distL="114300" distR="114300" simplePos="0" relativeHeight="251658265" behindDoc="0" locked="0" layoutInCell="1" allowOverlap="1" wp14:anchorId="4853E6F5" wp14:editId="348AE6A4">
            <wp:simplePos x="0" y="0"/>
            <wp:positionH relativeFrom="margin">
              <wp:align>center</wp:align>
            </wp:positionH>
            <wp:positionV relativeFrom="paragraph">
              <wp:posOffset>374539</wp:posOffset>
            </wp:positionV>
            <wp:extent cx="2316215" cy="411771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16215" cy="4117715"/>
                    </a:xfrm>
                    <a:prstGeom prst="rect">
                      <a:avLst/>
                    </a:prstGeom>
                  </pic:spPr>
                </pic:pic>
              </a:graphicData>
            </a:graphic>
            <wp14:sizeRelH relativeFrom="page">
              <wp14:pctWidth>0</wp14:pctWidth>
            </wp14:sizeRelH>
            <wp14:sizeRelV relativeFrom="page">
              <wp14:pctHeight>0</wp14:pctHeight>
            </wp14:sizeRelV>
          </wp:anchor>
        </w:drawing>
      </w:r>
    </w:p>
    <w:p w14:paraId="191738A0" w14:textId="1B61ECE3" w:rsidR="00C1628B" w:rsidRDefault="00C1628B" w:rsidP="00C1628B">
      <w:pPr>
        <w:keepNext/>
      </w:pPr>
    </w:p>
    <w:p w14:paraId="584E94F3" w14:textId="7DB933AA" w:rsidR="00C1628B" w:rsidRDefault="00C1628B" w:rsidP="005E2DE3">
      <w:pPr>
        <w:pStyle w:val="Bijschrift"/>
        <w:jc w:val="center"/>
      </w:pPr>
      <w:bookmarkStart w:id="118" w:name="_Toc514279491"/>
      <w:r>
        <w:t xml:space="preserve">Figuur </w:t>
      </w:r>
      <w:fldSimple w:instr=" STYLEREF 1 \s ">
        <w:r w:rsidR="00657D17">
          <w:rPr>
            <w:noProof/>
          </w:rPr>
          <w:t>4</w:t>
        </w:r>
      </w:fldSimple>
      <w:r w:rsidR="00657D17">
        <w:t>.</w:t>
      </w:r>
      <w:fldSimple w:instr=" SEQ Figuur \* ARABIC \s 1 ">
        <w:r w:rsidR="00657D17">
          <w:rPr>
            <w:noProof/>
          </w:rPr>
          <w:t>2</w:t>
        </w:r>
      </w:fldSimple>
      <w:r>
        <w:t>: Xamarin applicatie</w:t>
      </w:r>
      <w:bookmarkEnd w:id="118"/>
    </w:p>
    <w:p w14:paraId="2C16349E" w14:textId="77777777" w:rsidR="00A40038" w:rsidRDefault="00A40038" w:rsidP="00A40038"/>
    <w:p w14:paraId="4122A3D2" w14:textId="001D1694" w:rsidR="006F67CE" w:rsidRDefault="00FE1D0B" w:rsidP="00FE1D0B">
      <w:pPr>
        <w:pStyle w:val="Kop3"/>
      </w:pPr>
      <w:bookmarkStart w:id="119" w:name="_Toc514279467"/>
      <w:r>
        <w:lastRenderedPageBreak/>
        <w:t>Conclusies</w:t>
      </w:r>
      <w:bookmarkEnd w:id="119"/>
    </w:p>
    <w:p w14:paraId="76F7C8E9" w14:textId="1A85EF34" w:rsidR="00FE1D0B" w:rsidRDefault="00FE1D0B" w:rsidP="00FE1D0B">
      <w:r>
        <w:t>Het gebruik van Xamarin en React Native is op zich weinig verschillend. Het feit dat React Native geen IDE gebruikt is een groot voordeel voor de setuptijd van het framework</w:t>
      </w:r>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alternatieven, zoals React Native Devtools,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Xamarin vrij onduidelijk en moeilijk te vinden is. Goede voorbeelden zijn te vinden na lang zoeken, maar hun eigen documentatie brengt meestal niet meer op dan weten wat een bepaalde functie doet, zonder context. De gemeenschap rond React Native lijkt veel actiever en behulpzamer. Voor elk soort probleem was er </w:t>
      </w:r>
      <w:r w:rsidR="0068517E">
        <w:t>reeds</w:t>
      </w:r>
      <w:r>
        <w:t xml:space="preserve"> een antwoord. Bij Xamarin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47676D30" w:rsidR="00934A06" w:rsidRDefault="00934A06" w:rsidP="00FE1D0B">
      <w:r>
        <w:t>De structuur van beide frameworks is bruikbaar voor grotere complexe applicaties. Dit dankzij hun</w:t>
      </w:r>
      <w:r w:rsidR="001B7E62">
        <w:t xml:space="preserve"> respectievelijke</w:t>
      </w:r>
      <w:r>
        <w:t xml:space="preserve"> MVVM</w:t>
      </w:r>
      <w:r w:rsidR="00B64E4A">
        <w:t>-</w:t>
      </w:r>
      <w:r>
        <w:t xml:space="preserve"> en Flux</w:t>
      </w:r>
      <w:r w:rsidR="00B64E4A">
        <w:t xml:space="preserve">-architectuur. Bij Xamarin zorgt MVVM ervoor dat de back-end en de front-end mooi gescheiden blijft, en werkt met een tussenstation voor het versturen van de data. Terwijl voor RN Flux de data slechts naar één kant stuurt waarbij </w:t>
      </w:r>
      <w:r w:rsidR="00A15CF5">
        <w:t>één</w:t>
      </w:r>
      <w:r w:rsidR="00B64E4A">
        <w:t xml:space="preserve"> dispatcher</w:t>
      </w:r>
      <w:r w:rsidR="00A15CF5">
        <w:t xml:space="preserve"> alle </w:t>
      </w:r>
      <w:r w:rsidR="00A15CF5" w:rsidRPr="00A15CF5">
        <w:rPr>
          <w:i/>
        </w:rPr>
        <w:t>callbacks</w:t>
      </w:r>
      <w:r w:rsidR="00A15CF5">
        <w:rPr>
          <w:i/>
        </w:rPr>
        <w:t xml:space="preserve"> </w:t>
      </w:r>
      <w:r w:rsidR="00DD4DD5">
        <w:t>verzendt</w:t>
      </w:r>
      <w:r w:rsidR="00A15CF5">
        <w:t xml:space="preserve"> naar de entiteiten waarvoor deze bestemd is.</w:t>
      </w:r>
    </w:p>
    <w:p w14:paraId="368BDD02" w14:textId="716813AB" w:rsidR="00577861" w:rsidRPr="00A25050" w:rsidRDefault="00577861" w:rsidP="00FE1D0B">
      <w:pPr>
        <w:rPr>
          <w:b/>
        </w:rPr>
      </w:pPr>
      <w:r w:rsidRPr="00A25050">
        <w:rPr>
          <w:b/>
        </w:rPr>
        <w:t>// deployment Android &amp; iOS</w:t>
      </w:r>
    </w:p>
    <w:p w14:paraId="6CE89778" w14:textId="3207DA3E" w:rsidR="00A15CF5" w:rsidRDefault="00A15CF5" w:rsidP="00FE1D0B"/>
    <w:p w14:paraId="724C5BE8" w14:textId="45A14BFB" w:rsidR="00A15CF5" w:rsidRDefault="00A15CF5" w:rsidP="00FE1D0B">
      <w:r>
        <w:t xml:space="preserve">Uit deze </w:t>
      </w:r>
      <w:r w:rsidR="00A25050">
        <w:t>ervaring</w:t>
      </w:r>
      <w:r>
        <w:t xml:space="preserve"> kan er een tabel gemaakt worden die kort weergeeft wat de voor- en nadelen zijn van onze twee cross-platform frameworks</w:t>
      </w:r>
      <w:r w:rsidR="00577861">
        <w:t xml:space="preserve"> vergeleken met elkaar.</w:t>
      </w:r>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r w:rsidRPr="00577861">
              <w:rPr>
                <w:b/>
              </w:rPr>
              <w:t>React Native</w:t>
            </w:r>
          </w:p>
        </w:tc>
        <w:tc>
          <w:tcPr>
            <w:tcW w:w="2928" w:type="dxa"/>
          </w:tcPr>
          <w:p w14:paraId="36F10E97" w14:textId="60263824" w:rsidR="00577861" w:rsidRPr="00577861" w:rsidRDefault="00577861" w:rsidP="00577861">
            <w:pPr>
              <w:jc w:val="center"/>
              <w:rPr>
                <w:b/>
              </w:rPr>
            </w:pPr>
            <w:r w:rsidRPr="00577861">
              <w:rPr>
                <w:b/>
              </w:rPr>
              <w:t>Xamarin</w:t>
            </w:r>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r w:rsidRPr="00577861">
              <w:rPr>
                <w:b/>
              </w:rPr>
              <w:t>Scalability</w:t>
            </w:r>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920991B" w14:textId="75871D35" w:rsidR="00475F05" w:rsidRPr="00577861" w:rsidRDefault="00475F05" w:rsidP="00475F05">
            <w:pPr>
              <w:jc w:val="center"/>
              <w:rPr>
                <w:b/>
              </w:rPr>
            </w:pPr>
            <w:r w:rsidRPr="00577861">
              <w:rPr>
                <w:b/>
              </w:rPr>
              <w:t>Deployment</w:t>
            </w:r>
          </w:p>
        </w:tc>
        <w:tc>
          <w:tcPr>
            <w:tcW w:w="3451" w:type="dxa"/>
          </w:tcPr>
          <w:p w14:paraId="729E952B" w14:textId="77777777" w:rsidR="00475F05" w:rsidRDefault="00475F05" w:rsidP="00475F05">
            <w:pPr>
              <w:jc w:val="center"/>
            </w:pPr>
          </w:p>
        </w:tc>
        <w:tc>
          <w:tcPr>
            <w:tcW w:w="2928" w:type="dxa"/>
          </w:tcPr>
          <w:p w14:paraId="48CD9645" w14:textId="77777777" w:rsidR="00475F05" w:rsidRDefault="00475F05" w:rsidP="00475F05">
            <w:pPr>
              <w:jc w:val="center"/>
            </w:pPr>
          </w:p>
        </w:tc>
      </w:tr>
    </w:tbl>
    <w:p w14:paraId="127018CE" w14:textId="77777777" w:rsidR="00A15CF5" w:rsidRPr="00A15CF5" w:rsidRDefault="00A15CF5" w:rsidP="00FE1D0B"/>
    <w:p w14:paraId="36E8D5C6" w14:textId="45EBA74B" w:rsidR="00095BBD" w:rsidRDefault="00A15CF5" w:rsidP="00FE1D0B">
      <w:r>
        <w:t>Bij deze vergelijking kan er geconcludeerd worden dat RN het betere cross-platform framework kan beschouwd worden wat de ontwikkeling zelf betreft.</w:t>
      </w:r>
      <w:r w:rsidR="00577861">
        <w:t xml:space="preserve"> Dit </w:t>
      </w:r>
      <w:r w:rsidR="006C7C08">
        <w:t xml:space="preserve">kan gebaseerd worden op het feit dat Xamarin geen </w:t>
      </w:r>
      <w:r w:rsidR="00E85751">
        <w:t>echte voordelen lijkt te hebben op RN, terwijl het andersom wel het geval blijkt. Al blijft er hier nog een zekere voorkeur aan verbonden wat een individuele ontwikkelaar betreft. Hierdoor is een eindige conclusie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2DBAE6B3" w14:textId="48BF576C" w:rsidR="003601DE" w:rsidRDefault="003601DE" w:rsidP="003601DE">
      <w:pPr>
        <w:pStyle w:val="Kop2"/>
        <w:spacing w:before="120" w:after="120"/>
        <w:ind w:left="578" w:hanging="578"/>
      </w:pPr>
      <w:bookmarkStart w:id="120" w:name="_Toc499557206"/>
      <w:bookmarkStart w:id="121" w:name="_Toc514279468"/>
      <w:r>
        <w:t>Snelheid</w:t>
      </w:r>
      <w:bookmarkEnd w:id="121"/>
      <w:r>
        <w:t xml:space="preserve"> </w:t>
      </w:r>
      <w:bookmarkEnd w:id="120"/>
    </w:p>
    <w:p w14:paraId="6F89B455" w14:textId="3FC49332" w:rsidR="00BD0EA9" w:rsidRPr="00BD0EA9" w:rsidRDefault="00BD0EA9" w:rsidP="00BD0EA9">
      <w:pPr>
        <w:pStyle w:val="Kop3"/>
      </w:pPr>
      <w:bookmarkStart w:id="122" w:name="_Toc514279469"/>
      <w:r>
        <w:t>Vergelijking</w:t>
      </w:r>
      <w:bookmarkEnd w:id="122"/>
    </w:p>
    <w:p w14:paraId="07BFF16D" w14:textId="734FB7F5" w:rsidR="00BD0EA9" w:rsidRPr="00BD0EA9" w:rsidRDefault="00BD0EA9" w:rsidP="00BD0EA9">
      <w:pPr>
        <w:rPr>
          <w:lang w:eastAsia="en-US"/>
        </w:rPr>
      </w:pPr>
      <w:r>
        <w:rPr>
          <w:lang w:eastAsia="en-US"/>
        </w:rPr>
        <w:t>Bij deze studie wordt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B8945CF" w14:textId="58F6EE86" w:rsidR="00980CF2" w:rsidRDefault="00980CF2" w:rsidP="00980CF2">
      <w:pPr>
        <w:pStyle w:val="Bijschrift"/>
      </w:pPr>
      <w:r>
        <w:t>Android</w:t>
      </w:r>
    </w:p>
    <w:p w14:paraId="142978DD" w14:textId="54E9CAD3" w:rsidR="00BD0EA9" w:rsidRDefault="00BD0EA9" w:rsidP="00BD0EA9">
      <w:pPr>
        <w:rPr>
          <w:lang w:eastAsia="en-US"/>
        </w:rPr>
      </w:pPr>
      <w:r>
        <w:rPr>
          <w:lang w:eastAsia="en-US"/>
        </w:rPr>
        <w:t xml:space="preserve">Voor Android </w:t>
      </w:r>
      <w:r w:rsidR="00E330BA">
        <w:rPr>
          <w:lang w:eastAsia="en-US"/>
        </w:rPr>
        <w:t>worden de snelheden</w:t>
      </w:r>
      <w:r w:rsidR="00E330BA" w:rsidRPr="00E330BA">
        <w:rPr>
          <w:lang w:eastAsia="en-US"/>
        </w:rPr>
        <w:t xml:space="preserve"> </w:t>
      </w:r>
      <w:r w:rsidR="00E330BA">
        <w:rPr>
          <w:lang w:eastAsia="en-US"/>
        </w:rPr>
        <w:t xml:space="preserve">van de applicatie </w:t>
      </w:r>
      <w:r>
        <w:rPr>
          <w:lang w:eastAsia="en-US"/>
        </w:rPr>
        <w:t xml:space="preserve">via </w:t>
      </w:r>
      <w:r w:rsidRPr="00BD0EA9">
        <w:rPr>
          <w:i/>
          <w:lang w:eastAsia="en-US"/>
        </w:rPr>
        <w:t>Appachhi.com</w:t>
      </w:r>
      <w:r>
        <w:rPr>
          <w:i/>
          <w:lang w:eastAsia="en-US"/>
        </w:rPr>
        <w:t xml:space="preserve"> </w:t>
      </w:r>
      <w:r>
        <w:rPr>
          <w:lang w:eastAsia="en-US"/>
        </w:rPr>
        <w:t xml:space="preserve">op de Motorola Moto E (2nd generation) </w:t>
      </w:r>
      <w:r w:rsidR="00E330BA">
        <w:rPr>
          <w:lang w:eastAsia="en-US"/>
        </w:rPr>
        <w:t xml:space="preserve">getest </w:t>
      </w:r>
      <w:r>
        <w:rPr>
          <w:lang w:eastAsia="en-US"/>
        </w:rPr>
        <w:t>en vergelijken we deze met elkaar.</w:t>
      </w:r>
    </w:p>
    <w:tbl>
      <w:tblPr>
        <w:tblStyle w:val="Tabelraster"/>
        <w:tblW w:w="0" w:type="auto"/>
        <w:tblLook w:val="04A0" w:firstRow="1" w:lastRow="0" w:firstColumn="1" w:lastColumn="0" w:noHBand="0" w:noVBand="1"/>
      </w:tblPr>
      <w:tblGrid>
        <w:gridCol w:w="2265"/>
        <w:gridCol w:w="2265"/>
        <w:gridCol w:w="2266"/>
        <w:gridCol w:w="2266"/>
      </w:tblGrid>
      <w:tr w:rsidR="00BD0EA9" w14:paraId="07BA4CBE" w14:textId="77777777" w:rsidTr="00BD0EA9">
        <w:tc>
          <w:tcPr>
            <w:tcW w:w="2265" w:type="dxa"/>
          </w:tcPr>
          <w:p w14:paraId="19601814" w14:textId="77777777" w:rsidR="00BD0EA9" w:rsidRDefault="00BD0EA9" w:rsidP="00BD0EA9">
            <w:pPr>
              <w:rPr>
                <w:lang w:eastAsia="en-US"/>
              </w:rPr>
            </w:pPr>
          </w:p>
        </w:tc>
        <w:tc>
          <w:tcPr>
            <w:tcW w:w="2265" w:type="dxa"/>
          </w:tcPr>
          <w:p w14:paraId="1688869E" w14:textId="5E58FDC9" w:rsidR="00BD0EA9" w:rsidRDefault="00BD0EA9" w:rsidP="00BD0EA9">
            <w:pPr>
              <w:rPr>
                <w:lang w:eastAsia="en-US"/>
              </w:rPr>
            </w:pPr>
            <w:r>
              <w:rPr>
                <w:lang w:eastAsia="en-US"/>
              </w:rPr>
              <w:t>Native</w:t>
            </w:r>
            <w:r w:rsidR="006875AC">
              <w:rPr>
                <w:lang w:eastAsia="en-US"/>
              </w:rPr>
              <w:t xml:space="preserve"> (Android)</w:t>
            </w:r>
          </w:p>
        </w:tc>
        <w:tc>
          <w:tcPr>
            <w:tcW w:w="2266" w:type="dxa"/>
          </w:tcPr>
          <w:p w14:paraId="0EA11C97" w14:textId="72F86B14" w:rsidR="00BD0EA9" w:rsidRDefault="00BD0EA9" w:rsidP="00BD0EA9">
            <w:pPr>
              <w:rPr>
                <w:lang w:eastAsia="en-US"/>
              </w:rPr>
            </w:pPr>
            <w:r>
              <w:rPr>
                <w:lang w:eastAsia="en-US"/>
              </w:rPr>
              <w:t>React Native</w:t>
            </w:r>
          </w:p>
        </w:tc>
        <w:tc>
          <w:tcPr>
            <w:tcW w:w="2266" w:type="dxa"/>
          </w:tcPr>
          <w:p w14:paraId="55D28161" w14:textId="13260CAC" w:rsidR="00BD0EA9" w:rsidRDefault="00BD0EA9" w:rsidP="00BD0EA9">
            <w:pPr>
              <w:rPr>
                <w:lang w:eastAsia="en-US"/>
              </w:rPr>
            </w:pPr>
            <w:r>
              <w:rPr>
                <w:lang w:eastAsia="en-US"/>
              </w:rPr>
              <w:t>Xamarin</w:t>
            </w:r>
          </w:p>
        </w:tc>
      </w:tr>
      <w:tr w:rsidR="00BD0EA9" w14:paraId="38F222B6" w14:textId="77777777" w:rsidTr="00BD0EA9">
        <w:tc>
          <w:tcPr>
            <w:tcW w:w="2265" w:type="dxa"/>
          </w:tcPr>
          <w:p w14:paraId="111EDB16" w14:textId="71557789" w:rsidR="00BD0EA9" w:rsidRDefault="00BD0EA9" w:rsidP="00BD0EA9">
            <w:pPr>
              <w:rPr>
                <w:lang w:eastAsia="en-US"/>
              </w:rPr>
            </w:pPr>
            <w:r>
              <w:rPr>
                <w:lang w:eastAsia="en-US"/>
              </w:rPr>
              <w:t>Installatietijd</w:t>
            </w:r>
            <w:r w:rsidR="007F2263">
              <w:rPr>
                <w:lang w:eastAsia="en-US"/>
              </w:rPr>
              <w:t xml:space="preserve"> </w:t>
            </w:r>
          </w:p>
        </w:tc>
        <w:tc>
          <w:tcPr>
            <w:tcW w:w="2265" w:type="dxa"/>
          </w:tcPr>
          <w:p w14:paraId="67C78819" w14:textId="3A5BB22F" w:rsidR="00BD0EA9" w:rsidRDefault="002B7F62" w:rsidP="00BD0EA9">
            <w:pPr>
              <w:rPr>
                <w:lang w:eastAsia="en-US"/>
              </w:rPr>
            </w:pPr>
            <m:oMathPara>
              <m:oMath>
                <m:r>
                  <w:rPr>
                    <w:rFonts w:ascii="Cambria Math" w:hAnsi="Cambria Math"/>
                    <w:lang w:eastAsia="en-US"/>
                  </w:rPr>
                  <m:t>26.59 seconden</m:t>
                </m:r>
              </m:oMath>
            </m:oMathPara>
          </w:p>
        </w:tc>
        <w:tc>
          <w:tcPr>
            <w:tcW w:w="2266" w:type="dxa"/>
          </w:tcPr>
          <w:p w14:paraId="6CBD0E42" w14:textId="25275786" w:rsidR="007F2263" w:rsidRDefault="007F2263" w:rsidP="00BD0EA9">
            <w:pPr>
              <w:rPr>
                <w:lang w:eastAsia="en-US"/>
              </w:rPr>
            </w:pPr>
            <m:oMathPara>
              <m:oMath>
                <m:r>
                  <w:rPr>
                    <w:rFonts w:ascii="Cambria Math" w:hAnsi="Cambria Math"/>
                    <w:lang w:eastAsia="en-US"/>
                  </w:rPr>
                  <m:t>9 seconden</m:t>
                </m:r>
              </m:oMath>
            </m:oMathPara>
          </w:p>
        </w:tc>
        <w:tc>
          <w:tcPr>
            <w:tcW w:w="2266" w:type="dxa"/>
          </w:tcPr>
          <w:p w14:paraId="2BD8D863" w14:textId="727E89F7" w:rsidR="00BD0EA9" w:rsidRDefault="007F2263" w:rsidP="00BD0EA9">
            <w:pPr>
              <w:rPr>
                <w:lang w:eastAsia="en-US"/>
              </w:rPr>
            </w:pPr>
            <m:oMathPara>
              <m:oMath>
                <m:r>
                  <w:rPr>
                    <w:rFonts w:ascii="Cambria Math" w:hAnsi="Cambria Math"/>
                    <w:lang w:eastAsia="en-US"/>
                  </w:rPr>
                  <m:t>10.75 seconden</m:t>
                </m:r>
              </m:oMath>
            </m:oMathPara>
          </w:p>
        </w:tc>
      </w:tr>
      <w:tr w:rsidR="00BD0EA9" w14:paraId="0BA05115" w14:textId="77777777" w:rsidTr="00BD0EA9">
        <w:tc>
          <w:tcPr>
            <w:tcW w:w="2265" w:type="dxa"/>
          </w:tcPr>
          <w:p w14:paraId="3C2A644D" w14:textId="5D626259" w:rsidR="00BD0EA9" w:rsidRDefault="00BD0EA9" w:rsidP="00BD0EA9">
            <w:pPr>
              <w:rPr>
                <w:lang w:eastAsia="en-US"/>
              </w:rPr>
            </w:pPr>
            <w:r>
              <w:rPr>
                <w:lang w:eastAsia="en-US"/>
              </w:rPr>
              <w:t>Opstarttijd</w:t>
            </w:r>
            <w:r w:rsidR="007F2263">
              <w:rPr>
                <w:lang w:eastAsia="en-US"/>
              </w:rPr>
              <w:t xml:space="preserve"> </w:t>
            </w:r>
          </w:p>
        </w:tc>
        <w:tc>
          <w:tcPr>
            <w:tcW w:w="2265" w:type="dxa"/>
          </w:tcPr>
          <w:p w14:paraId="4156C30D" w14:textId="2BA1FD33" w:rsidR="00BD0EA9" w:rsidRDefault="002B7F62" w:rsidP="00BD0EA9">
            <w:pPr>
              <w:rPr>
                <w:lang w:eastAsia="en-US"/>
              </w:rPr>
            </w:pPr>
            <m:oMathPara>
              <m:oMath>
                <m:r>
                  <w:rPr>
                    <w:rFonts w:ascii="Cambria Math" w:hAnsi="Cambria Math"/>
                    <w:lang w:eastAsia="en-US"/>
                  </w:rPr>
                  <m:t>1.12 seconden</m:t>
                </m:r>
              </m:oMath>
            </m:oMathPara>
          </w:p>
        </w:tc>
        <w:tc>
          <w:tcPr>
            <w:tcW w:w="2266" w:type="dxa"/>
          </w:tcPr>
          <w:p w14:paraId="3885A4D6" w14:textId="6B24DA84" w:rsidR="00BD0EA9" w:rsidRDefault="007F2263" w:rsidP="00BD0EA9">
            <w:pPr>
              <w:rPr>
                <w:lang w:eastAsia="en-US"/>
              </w:rPr>
            </w:pPr>
            <m:oMathPara>
              <m:oMath>
                <m:r>
                  <w:rPr>
                    <w:rFonts w:ascii="Cambria Math" w:hAnsi="Cambria Math"/>
                    <w:lang w:eastAsia="en-US"/>
                  </w:rPr>
                  <m:t>0.4 seconden</m:t>
                </m:r>
              </m:oMath>
            </m:oMathPara>
          </w:p>
        </w:tc>
        <w:tc>
          <w:tcPr>
            <w:tcW w:w="2266" w:type="dxa"/>
          </w:tcPr>
          <w:p w14:paraId="7A117AC8" w14:textId="4BE66158" w:rsidR="00BD0EA9" w:rsidRDefault="007F2263" w:rsidP="00BD0EA9">
            <w:pPr>
              <w:rPr>
                <w:lang w:eastAsia="en-US"/>
              </w:rPr>
            </w:pPr>
            <m:oMathPara>
              <m:oMath>
                <m:r>
                  <w:rPr>
                    <w:rFonts w:ascii="Cambria Math" w:hAnsi="Cambria Math"/>
                    <w:lang w:eastAsia="en-US"/>
                  </w:rPr>
                  <m:t>5.92 seconden</m:t>
                </m:r>
              </m:oMath>
            </m:oMathPara>
          </w:p>
        </w:tc>
      </w:tr>
    </w:tbl>
    <w:p w14:paraId="48595FF0" w14:textId="6C772FE2" w:rsidR="00BD0EA9" w:rsidRDefault="00BD0EA9" w:rsidP="00BD0EA9">
      <w:pPr>
        <w:rPr>
          <w:lang w:eastAsia="en-US"/>
        </w:rPr>
      </w:pPr>
    </w:p>
    <w:p w14:paraId="3CBEE175" w14:textId="77777777" w:rsidR="006C0AA7" w:rsidRDefault="008B17A8" w:rsidP="00BD0EA9">
      <w:pPr>
        <w:rPr>
          <w:lang w:eastAsia="en-US"/>
        </w:rPr>
      </w:pPr>
      <w:r>
        <w:rPr>
          <w:lang w:eastAsia="en-US"/>
        </w:rPr>
        <w:t xml:space="preserve">Bij deze is het ook belangrijk te realiseren dat de grootte en uitgebreidheid van de drie applicaties verschillen. De complexiteit van de native app is groter dan die van RN, en de RN app is vollediger dan die van Xamarin. Hierdoor is het toch opvallend dat de RN applicatie </w:t>
      </w:r>
      <w:r w:rsidR="000571C9">
        <w:rPr>
          <w:lang w:eastAsia="en-US"/>
        </w:rPr>
        <w:t xml:space="preserve">veel </w:t>
      </w:r>
      <w:r>
        <w:rPr>
          <w:lang w:eastAsia="en-US"/>
        </w:rPr>
        <w:t xml:space="preserve">beter scoort op snelheid dan degene </w:t>
      </w:r>
      <w:r w:rsidR="000571C9">
        <w:rPr>
          <w:lang w:eastAsia="en-US"/>
        </w:rPr>
        <w:t>gebouwd met</w:t>
      </w:r>
      <w:r>
        <w:rPr>
          <w:lang w:eastAsia="en-US"/>
        </w:rPr>
        <w:t xml:space="preserve"> Xamarin.</w:t>
      </w:r>
      <w:r w:rsidR="00F55514">
        <w:rPr>
          <w:lang w:eastAsia="en-US"/>
        </w:rPr>
        <w:t xml:space="preserve"> </w:t>
      </w:r>
    </w:p>
    <w:p w14:paraId="45064AEF" w14:textId="5A4582CD" w:rsidR="005776AE" w:rsidRPr="005776AE" w:rsidRDefault="006C0AA7" w:rsidP="00BD0EA9">
      <w:pPr>
        <w:rPr>
          <w:i/>
          <w:lang w:eastAsia="en-US"/>
        </w:rPr>
      </w:pPr>
      <w:r w:rsidRPr="00F21FA5">
        <w:rPr>
          <w:highlight w:val="yellow"/>
          <w:lang w:eastAsia="en-US"/>
        </w:rPr>
        <w:t xml:space="preserve">// </w:t>
      </w:r>
      <w:r w:rsidR="00F55514" w:rsidRPr="00F21FA5">
        <w:rPr>
          <w:highlight w:val="yellow"/>
          <w:lang w:eastAsia="en-US"/>
        </w:rPr>
        <w:t xml:space="preserve">Dit zou kunnen verklaard worden met het feit dat RN de lijst maar deels </w:t>
      </w:r>
      <w:r w:rsidR="00F21FA5" w:rsidRPr="00F21FA5">
        <w:rPr>
          <w:highlight w:val="yellow"/>
          <w:lang w:eastAsia="en-US"/>
        </w:rPr>
        <w:t>inlaadt</w:t>
      </w:r>
      <w:r w:rsidR="00F55514" w:rsidRPr="00F21FA5">
        <w:rPr>
          <w:highlight w:val="yellow"/>
          <w:lang w:eastAsia="en-US"/>
        </w:rPr>
        <w:t xml:space="preserve"> bij de opstart. Terwijl bij Xamarin de volledige lijst bij de start van de applicatie wordt ingeladen. Hierdoor zal het toch opvallen dat bij RN de applicatie in het begin moeilijker zijn lijst volledig zal kunnen laten zien als er door de lijst gescrold wordt. Dit wordt dan ook bevestigd bij het komende onderdeel </w:t>
      </w:r>
      <w:r w:rsidR="00F55514" w:rsidRPr="00F21FA5">
        <w:rPr>
          <w:i/>
          <w:highlight w:val="yellow"/>
          <w:lang w:eastAsia="en-US"/>
        </w:rPr>
        <w:t>user experience.</w:t>
      </w:r>
    </w:p>
    <w:p w14:paraId="3CDB6193" w14:textId="77777777" w:rsidR="008B17A8" w:rsidRPr="00BD0EA9" w:rsidRDefault="008B17A8" w:rsidP="00BD0EA9">
      <w:pPr>
        <w:rPr>
          <w:lang w:eastAsia="en-US"/>
        </w:rPr>
      </w:pPr>
    </w:p>
    <w:p w14:paraId="7CF91683" w14:textId="77777777" w:rsidR="00980CF2" w:rsidRDefault="00980CF2" w:rsidP="00980CF2">
      <w:pPr>
        <w:pStyle w:val="Bijschrift"/>
      </w:pPr>
      <w:r>
        <w:t>iOS</w:t>
      </w:r>
    </w:p>
    <w:p w14:paraId="52ADC3CE" w14:textId="77777777" w:rsidR="00980CF2" w:rsidRPr="00980CF2" w:rsidRDefault="00980CF2" w:rsidP="00980CF2"/>
    <w:p w14:paraId="662B05DD" w14:textId="1B8CE29A" w:rsidR="00604D2E" w:rsidRDefault="00604D2E" w:rsidP="00604D2E">
      <w:pPr>
        <w:rPr>
          <w:lang w:eastAsia="en-US"/>
        </w:rPr>
      </w:pPr>
    </w:p>
    <w:p w14:paraId="06DDF654" w14:textId="4DEF1F78" w:rsidR="00604D2E" w:rsidRPr="00604D2E" w:rsidRDefault="00604D2E" w:rsidP="00604D2E">
      <w:pPr>
        <w:pStyle w:val="Kop3"/>
        <w:rPr>
          <w:lang w:eastAsia="en-US"/>
        </w:rPr>
      </w:pPr>
      <w:bookmarkStart w:id="123" w:name="_Toc514279470"/>
      <w:r>
        <w:rPr>
          <w:lang w:eastAsia="en-US"/>
        </w:rPr>
        <w:lastRenderedPageBreak/>
        <w:t>Conclusie</w:t>
      </w:r>
      <w:bookmarkEnd w:id="123"/>
    </w:p>
    <w:p w14:paraId="57F96914" w14:textId="1297AB9A" w:rsidR="0018756B" w:rsidRPr="00F21FA5" w:rsidRDefault="0018756B" w:rsidP="0018756B">
      <w:pPr>
        <w:pStyle w:val="Kop2"/>
        <w:rPr>
          <w:highlight w:val="yellow"/>
        </w:rPr>
      </w:pPr>
      <w:bookmarkStart w:id="124" w:name="_Toc514279471"/>
      <w:r w:rsidRPr="00F21FA5">
        <w:rPr>
          <w:highlight w:val="yellow"/>
        </w:rPr>
        <w:t>Geheugen</w:t>
      </w:r>
      <w:bookmarkEnd w:id="124"/>
    </w:p>
    <w:p w14:paraId="5F9EFB40" w14:textId="4025BD22"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cross-platform gebouwde apps. De React Native en Xamarin resultaten zijn ongeveer dezelfde als dit bekeken wordt vanuit een geheugen standpunt. Zij verschillen enkel in hoe het zijn data haalt. RN haalt dit uit een JSON die online staat terwijl Xamarin dit statisch doet. Goed om te weten hierbij is dat de libraries die de Xamarin applicatie nodig heeft om een JSON te kunnen uitlezen bij de APK zit hiervan. Dit betekent dat de grootte van Xamarin wel degelijk kan vergeleken worden met die van React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125" w:name="_Toc514279472"/>
      <w:r w:rsidRPr="00F21FA5">
        <w:rPr>
          <w:highlight w:val="yellow"/>
        </w:rPr>
        <w:t>Vergelijking</w:t>
      </w:r>
      <w:bookmarkEnd w:id="125"/>
    </w:p>
    <w:p w14:paraId="46B8566D" w14:textId="3D5C0313" w:rsidR="004508C3" w:rsidRPr="00F21FA5" w:rsidRDefault="00D527AB" w:rsidP="004508C3">
      <w:pPr>
        <w:pStyle w:val="Bijschrift"/>
        <w:rPr>
          <w:highlight w:val="yellow"/>
        </w:rPr>
      </w:pPr>
      <w:r w:rsidRPr="00F21FA5">
        <w:rPr>
          <w:highlight w:val="yellow"/>
        </w:rPr>
        <w:t>Android</w:t>
      </w:r>
    </w:p>
    <w:p w14:paraId="0DEECE8A" w14:textId="0C5812FC"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wordt de interne opslag en het cache-geheugen rechtstreeks uitgelezen. Voor het RAM-geheugen wordt een maximale waarde gebruikt</w:t>
      </w:r>
      <w:r w:rsidR="00BE330D" w:rsidRPr="00F21FA5">
        <w:rPr>
          <w:highlight w:val="yellow"/>
          <w:lang w:eastAsia="en-US"/>
        </w:rPr>
        <w:t xml:space="preserve">, die de GSM zelf 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p>
    <w:tbl>
      <w:tblPr>
        <w:tblStyle w:val="Tabelraster"/>
        <w:tblW w:w="0" w:type="auto"/>
        <w:tblLook w:val="04A0" w:firstRow="1" w:lastRow="0" w:firstColumn="1" w:lastColumn="0" w:noHBand="0" w:noVBand="1"/>
      </w:tblPr>
      <w:tblGrid>
        <w:gridCol w:w="2323"/>
        <w:gridCol w:w="2556"/>
        <w:gridCol w:w="2079"/>
        <w:gridCol w:w="2104"/>
      </w:tblGrid>
      <w:tr w:rsidR="00005CDE" w:rsidRPr="00F21FA5" w14:paraId="18C5C568" w14:textId="77777777" w:rsidTr="00005CDE">
        <w:tc>
          <w:tcPr>
            <w:tcW w:w="2265" w:type="dxa"/>
          </w:tcPr>
          <w:p w14:paraId="09005557" w14:textId="77777777" w:rsidR="00005CDE" w:rsidRPr="00F21FA5" w:rsidRDefault="00005CDE" w:rsidP="00FD3F97">
            <w:pPr>
              <w:rPr>
                <w:highlight w:val="yellow"/>
                <w:lang w:eastAsia="en-US"/>
              </w:rPr>
            </w:pPr>
          </w:p>
        </w:tc>
        <w:tc>
          <w:tcPr>
            <w:tcW w:w="2265"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66" w:type="dxa"/>
          </w:tcPr>
          <w:p w14:paraId="7F562A7D" w14:textId="1925DACD" w:rsidR="00005CDE" w:rsidRPr="00F21FA5" w:rsidRDefault="00005CDE" w:rsidP="00FD3F97">
            <w:pPr>
              <w:rPr>
                <w:highlight w:val="yellow"/>
                <w:lang w:eastAsia="en-US"/>
              </w:rPr>
            </w:pPr>
            <w:r w:rsidRPr="00F21FA5">
              <w:rPr>
                <w:highlight w:val="yellow"/>
                <w:lang w:eastAsia="en-US"/>
              </w:rPr>
              <w:t>React Native</w:t>
            </w:r>
          </w:p>
        </w:tc>
        <w:tc>
          <w:tcPr>
            <w:tcW w:w="2266" w:type="dxa"/>
          </w:tcPr>
          <w:p w14:paraId="27A8FB84" w14:textId="1342051B" w:rsidR="00005CDE" w:rsidRPr="00F21FA5" w:rsidRDefault="00005CDE" w:rsidP="00FD3F97">
            <w:pPr>
              <w:rPr>
                <w:highlight w:val="yellow"/>
                <w:lang w:eastAsia="en-US"/>
              </w:rPr>
            </w:pPr>
            <w:r w:rsidRPr="00F21FA5">
              <w:rPr>
                <w:highlight w:val="yellow"/>
                <w:lang w:eastAsia="en-US"/>
              </w:rPr>
              <w:t>Xamarin</w:t>
            </w:r>
          </w:p>
        </w:tc>
      </w:tr>
      <w:tr w:rsidR="00005CDE" w:rsidRPr="00F21FA5" w14:paraId="785C050D" w14:textId="77777777" w:rsidTr="00005CDE">
        <w:tc>
          <w:tcPr>
            <w:tcW w:w="2265" w:type="dxa"/>
          </w:tcPr>
          <w:p w14:paraId="7632E113" w14:textId="3648CDAB" w:rsidR="00005CDE" w:rsidRPr="00F21FA5" w:rsidRDefault="00005CDE" w:rsidP="00FD3F97">
            <w:pPr>
              <w:rPr>
                <w:highlight w:val="yellow"/>
                <w:lang w:eastAsia="en-US"/>
              </w:rPr>
            </w:pPr>
            <w:r w:rsidRPr="00F21FA5">
              <w:rPr>
                <w:highlight w:val="yellow"/>
                <w:lang w:eastAsia="en-US"/>
              </w:rPr>
              <w:t>Interne opslagruimte</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66"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66"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005CDE">
        <w:tc>
          <w:tcPr>
            <w:tcW w:w="2265"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4EDD3A7A" w14:textId="00E6DA74" w:rsidR="00005CDE" w:rsidRPr="00F21FA5" w:rsidRDefault="00005CDE" w:rsidP="00FD3F97">
            <w:pPr>
              <w:rPr>
                <w:highlight w:val="yellow"/>
                <w:lang w:eastAsia="en-US"/>
              </w:rPr>
            </w:pPr>
            <m:oMathPara>
              <m:oMath>
                <m:r>
                  <w:rPr>
                    <w:rFonts w:ascii="Cambria Math" w:hAnsi="Cambria Math"/>
                    <w:highlight w:val="yellow"/>
                    <w:lang w:eastAsia="en-US"/>
                  </w:rPr>
                  <m:t xml:space="preserve"> </m:t>
                </m:r>
              </m:oMath>
            </m:oMathPara>
          </w:p>
        </w:tc>
        <w:tc>
          <w:tcPr>
            <w:tcW w:w="2266"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005CDE">
        <w:tc>
          <w:tcPr>
            <w:tcW w:w="2265"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t>
              </m:r>
              <m:r>
                <w:rPr>
                  <w:rFonts w:ascii="Cambria Math" w:hAnsi="Cambria Math"/>
                  <w:highlight w:val="yellow"/>
                  <w:lang w:eastAsia="en-US"/>
                </w:rPr>
                <m:t>M</m:t>
              </m:r>
              <m:r>
                <w:rPr>
                  <w:rFonts w:ascii="Cambria Math" w:hAnsi="Cambria Math"/>
                  <w:highlight w:val="yellow"/>
                  <w:lang w:eastAsia="en-US"/>
                </w:rPr>
                <m:t>B</m:t>
              </m:r>
              <m:r>
                <w:rPr>
                  <w:rFonts w:ascii="Cambria Math" w:hAnsi="Cambria Math"/>
                  <w:highlight w:val="yellow"/>
                  <w:lang w:eastAsia="en-US"/>
                </w:rPr>
                <m:t>]</m:t>
              </m:r>
            </m:oMath>
          </w:p>
        </w:tc>
        <w:tc>
          <w:tcPr>
            <w:tcW w:w="2265" w:type="dxa"/>
          </w:tcPr>
          <w:p w14:paraId="004631FA" w14:textId="29093824" w:rsidR="00005CDE" w:rsidRPr="00F21FA5" w:rsidRDefault="00EF5E74" w:rsidP="00FD3F97">
            <w:pPr>
              <w:rPr>
                <w:highlight w:val="yellow"/>
                <w:lang w:eastAsia="en-US"/>
              </w:rPr>
            </w:pPr>
            <w:sdt>
              <w:sdtPr>
                <w:rPr>
                  <w:rFonts w:ascii="Cambria Math" w:hAnsi="Cambria Math"/>
                  <w:i/>
                  <w:highlight w:val="yellow"/>
                  <w:lang w:eastAsia="en-US"/>
                </w:rPr>
                <w:id w:val="548726828"/>
                <w:placeholder>
                  <w:docPart w:val="DefaultPlaceholder_2098659788"/>
                </w:placeholder>
                <w:temporary/>
                <w:showingPlcHdr/>
                <w:equation/>
              </w:sdtPr>
              <w:sdtContent>
                <m:oMathPara>
                  <m:oMath>
                    <m:r>
                      <w:rPr>
                        <w:rStyle w:val="Tekstvantijdelijkeaanduiding"/>
                        <w:rFonts w:ascii="Cambria Math" w:hAnsi="Cambria Math"/>
                      </w:rPr>
                      <m:t>Typ hier uw vergelijking.</m:t>
                    </m:r>
                  </m:oMath>
                </m:oMathPara>
              </w:sdtContent>
            </w:sdt>
          </w:p>
        </w:tc>
        <w:tc>
          <w:tcPr>
            <w:tcW w:w="2266" w:type="dxa"/>
          </w:tcPr>
          <w:p w14:paraId="1FF7E6D0" w14:textId="1DE816B9" w:rsidR="00005CDE" w:rsidRPr="00F21FA5" w:rsidRDefault="00841F5F" w:rsidP="00FD3F97">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m:t>
                </m:r>
                <m:r>
                  <w:rPr>
                    <w:rFonts w:ascii="Cambria Math" w:hAnsi="Cambria Math"/>
                    <w:highlight w:val="yellow"/>
                    <w:lang w:eastAsia="en-US"/>
                  </w:rPr>
                  <m:t>0,02</m:t>
                </m:r>
                <m:r>
                  <w:rPr>
                    <w:rFonts w:ascii="Cambria Math" w:hAnsi="Cambria Math"/>
                    <w:highlight w:val="yellow"/>
                    <w:lang w:eastAsia="en-US"/>
                  </w:rPr>
                  <m:t xml:space="preserve"> </m:t>
                </m:r>
              </m:oMath>
            </m:oMathPara>
          </w:p>
        </w:tc>
      </w:tr>
    </w:tbl>
    <w:p w14:paraId="39D81BCA" w14:textId="32AEF4D1" w:rsidR="00D527AB" w:rsidRPr="00F21FA5" w:rsidRDefault="00D527AB" w:rsidP="00D527AB">
      <w:pPr>
        <w:rPr>
          <w:highlight w:val="yellow"/>
          <w:lang w:eastAsia="en-US"/>
        </w:rPr>
      </w:pPr>
    </w:p>
    <w:p w14:paraId="7CF2C6FF" w14:textId="1BAD5403" w:rsidR="00D527AB" w:rsidRPr="00F21FA5" w:rsidRDefault="00D527AB" w:rsidP="00D527AB">
      <w:pPr>
        <w:pStyle w:val="Bijschrift"/>
        <w:rPr>
          <w:highlight w:val="yellow"/>
        </w:rPr>
      </w:pPr>
      <w:r w:rsidRPr="00F21FA5">
        <w:rPr>
          <w:highlight w:val="yellow"/>
        </w:rPr>
        <w:t>iOS</w:t>
      </w:r>
    </w:p>
    <w:p w14:paraId="637CAA7D" w14:textId="7D39ED06" w:rsidR="00604988" w:rsidRPr="00F21FA5" w:rsidRDefault="00604988" w:rsidP="00604988">
      <w:pPr>
        <w:rPr>
          <w:highlight w:val="yellow"/>
          <w:lang w:eastAsia="en-US"/>
        </w:rPr>
      </w:pPr>
      <w:r w:rsidRPr="00F21FA5">
        <w:rPr>
          <w:highlight w:val="yellow"/>
          <w:lang w:eastAsia="en-US"/>
        </w:rPr>
        <w:t xml:space="preserve">Op de iPhone </w:t>
      </w:r>
    </w:p>
    <w:tbl>
      <w:tblPr>
        <w:tblStyle w:val="Tabelraster"/>
        <w:tblW w:w="0" w:type="auto"/>
        <w:tblLook w:val="04A0" w:firstRow="1" w:lastRow="0" w:firstColumn="1" w:lastColumn="0" w:noHBand="0" w:noVBand="1"/>
      </w:tblPr>
      <w:tblGrid>
        <w:gridCol w:w="2323"/>
        <w:gridCol w:w="2556"/>
        <w:gridCol w:w="2079"/>
        <w:gridCol w:w="2104"/>
      </w:tblGrid>
      <w:tr w:rsidR="006875AC" w:rsidRPr="00F21FA5" w14:paraId="2CABF341" w14:textId="77777777" w:rsidTr="00604988">
        <w:tc>
          <w:tcPr>
            <w:tcW w:w="2265" w:type="dxa"/>
          </w:tcPr>
          <w:p w14:paraId="51F0DA11" w14:textId="77777777" w:rsidR="006875AC" w:rsidRPr="00F21FA5" w:rsidRDefault="006875AC" w:rsidP="00604988">
            <w:pPr>
              <w:rPr>
                <w:highlight w:val="yellow"/>
                <w:lang w:eastAsia="en-US"/>
              </w:rPr>
            </w:pPr>
          </w:p>
        </w:tc>
        <w:tc>
          <w:tcPr>
            <w:tcW w:w="2265"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66" w:type="dxa"/>
          </w:tcPr>
          <w:p w14:paraId="04EDCD9B" w14:textId="77777777" w:rsidR="006875AC" w:rsidRPr="00F21FA5" w:rsidRDefault="006875AC" w:rsidP="00604988">
            <w:pPr>
              <w:rPr>
                <w:highlight w:val="yellow"/>
                <w:lang w:eastAsia="en-US"/>
              </w:rPr>
            </w:pPr>
            <w:r w:rsidRPr="00F21FA5">
              <w:rPr>
                <w:highlight w:val="yellow"/>
                <w:lang w:eastAsia="en-US"/>
              </w:rPr>
              <w:t>React Native</w:t>
            </w:r>
          </w:p>
        </w:tc>
        <w:tc>
          <w:tcPr>
            <w:tcW w:w="2266" w:type="dxa"/>
          </w:tcPr>
          <w:p w14:paraId="31F55ADF" w14:textId="77777777" w:rsidR="006875AC" w:rsidRPr="00F21FA5" w:rsidRDefault="006875AC" w:rsidP="00604988">
            <w:pPr>
              <w:rPr>
                <w:highlight w:val="yellow"/>
                <w:lang w:eastAsia="en-US"/>
              </w:rPr>
            </w:pPr>
            <w:r w:rsidRPr="00F21FA5">
              <w:rPr>
                <w:highlight w:val="yellow"/>
                <w:lang w:eastAsia="en-US"/>
              </w:rPr>
              <w:t>Xamarin</w:t>
            </w:r>
          </w:p>
        </w:tc>
      </w:tr>
      <w:tr w:rsidR="006875AC" w:rsidRPr="00F21FA5" w14:paraId="10D70952" w14:textId="77777777" w:rsidTr="00604988">
        <w:tc>
          <w:tcPr>
            <w:tcW w:w="2265"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1F8A754A" w14:textId="4001CB14" w:rsidR="006875AC" w:rsidRPr="00F21FA5" w:rsidRDefault="006875AC" w:rsidP="00604988">
            <w:pPr>
              <w:rPr>
                <w:highlight w:val="yellow"/>
                <w:lang w:eastAsia="en-US"/>
              </w:rPr>
            </w:pPr>
            <m:oMathPara>
              <m:oMath>
                <m:r>
                  <w:rPr>
                    <w:rFonts w:ascii="Cambria Math" w:hAnsi="Cambria Math"/>
                    <w:highlight w:val="yellow"/>
                    <w:lang w:eastAsia="en-US"/>
                  </w:rPr>
                  <m:t xml:space="preserve">49,45 </m:t>
                </m:r>
              </m:oMath>
            </m:oMathPara>
          </w:p>
        </w:tc>
        <w:tc>
          <w:tcPr>
            <w:tcW w:w="2266" w:type="dxa"/>
          </w:tcPr>
          <w:p w14:paraId="1DC25421" w14:textId="77E9D107" w:rsidR="006875AC" w:rsidRPr="00F21FA5" w:rsidRDefault="006875AC" w:rsidP="00604988">
            <w:pPr>
              <w:rPr>
                <w:highlight w:val="yellow"/>
                <w:lang w:eastAsia="en-US"/>
              </w:rPr>
            </w:pPr>
            <m:oMathPara>
              <m:oMath>
                <m:r>
                  <w:rPr>
                    <w:rFonts w:ascii="Cambria Math" w:hAnsi="Cambria Math"/>
                    <w:highlight w:val="yellow"/>
                    <w:lang w:eastAsia="en-US"/>
                  </w:rPr>
                  <m:t xml:space="preserve">17,86 </m:t>
                </m:r>
              </m:oMath>
            </m:oMathPara>
          </w:p>
        </w:tc>
        <w:tc>
          <w:tcPr>
            <w:tcW w:w="2266" w:type="dxa"/>
          </w:tcPr>
          <w:p w14:paraId="43222AF6" w14:textId="7B96C1CC" w:rsidR="006875AC" w:rsidRPr="00F21FA5" w:rsidRDefault="006875AC" w:rsidP="00604988">
            <w:pPr>
              <w:rPr>
                <w:highlight w:val="yellow"/>
                <w:lang w:eastAsia="en-US"/>
              </w:rPr>
            </w:pPr>
            <m:oMathPara>
              <m:oMath>
                <m:r>
                  <w:rPr>
                    <w:rFonts w:ascii="Cambria Math" w:hAnsi="Cambria Math"/>
                    <w:highlight w:val="yellow"/>
                    <w:lang w:eastAsia="en-US"/>
                  </w:rPr>
                  <m:t xml:space="preserve">26,84 </m:t>
                </m:r>
              </m:oMath>
            </m:oMathPara>
          </w:p>
        </w:tc>
      </w:tr>
      <w:tr w:rsidR="006875AC" w:rsidRPr="00F21FA5" w14:paraId="784BC7F4" w14:textId="77777777" w:rsidTr="00604988">
        <w:tc>
          <w:tcPr>
            <w:tcW w:w="2265"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594846FA" w14:textId="746DD2E0" w:rsidR="006875AC" w:rsidRPr="00F21FA5" w:rsidRDefault="006875AC" w:rsidP="00604988">
            <w:pPr>
              <w:rPr>
                <w:highlight w:val="yellow"/>
                <w:lang w:eastAsia="en-US"/>
              </w:rPr>
            </w:pPr>
            <m:oMathPara>
              <m:oMath>
                <m:r>
                  <w:rPr>
                    <w:rFonts w:ascii="Cambria Math" w:hAnsi="Cambria Math"/>
                    <w:highlight w:val="yellow"/>
                    <w:lang w:eastAsia="en-US"/>
                  </w:rPr>
                  <m:t xml:space="preserve"> </m:t>
                </m:r>
              </m:oMath>
            </m:oMathPara>
          </w:p>
        </w:tc>
        <w:tc>
          <w:tcPr>
            <w:tcW w:w="2266" w:type="dxa"/>
          </w:tcPr>
          <w:p w14:paraId="44D7DD3B" w14:textId="3F7C536E" w:rsidR="006875AC" w:rsidRPr="00F21FA5" w:rsidRDefault="006875AC" w:rsidP="00604988">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284EF64E" w14:textId="7223EB57" w:rsidR="006875AC" w:rsidRPr="00F21FA5" w:rsidRDefault="006875AC" w:rsidP="00604988">
            <w:pPr>
              <w:rPr>
                <w:highlight w:val="yellow"/>
                <w:lang w:eastAsia="en-US"/>
              </w:rPr>
            </w:pPr>
            <m:oMathPara>
              <m:oMath>
                <m:r>
                  <w:rPr>
                    <w:rFonts w:ascii="Cambria Math" w:hAnsi="Cambria Math"/>
                    <w:highlight w:val="yellow"/>
                    <w:lang w:eastAsia="en-US"/>
                  </w:rPr>
                  <m:t xml:space="preserve">169 </m:t>
                </m:r>
              </m:oMath>
            </m:oMathPara>
          </w:p>
        </w:tc>
      </w:tr>
      <w:tr w:rsidR="006875AC" w:rsidRPr="00F21FA5" w14:paraId="19F490F9" w14:textId="77777777" w:rsidTr="00604988">
        <w:tc>
          <w:tcPr>
            <w:tcW w:w="2265" w:type="dxa"/>
          </w:tcPr>
          <w:p w14:paraId="0E42CFA2" w14:textId="3C6470F8" w:rsidR="006875AC" w:rsidRPr="00F21FA5" w:rsidRDefault="006875AC" w:rsidP="00604988">
            <w:pPr>
              <w:rPr>
                <w:highlight w:val="yellow"/>
                <w:lang w:eastAsia="en-US"/>
              </w:rPr>
            </w:pPr>
            <w:r w:rsidRPr="00F21FA5">
              <w:rPr>
                <w:highlight w:val="yellow"/>
                <w:lang w:eastAsia="en-US"/>
              </w:rPr>
              <w:t>Cachegeheugen</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34243439" w14:textId="0525FC11" w:rsidR="006875AC" w:rsidRPr="00F21FA5" w:rsidRDefault="00EF5E74" w:rsidP="00604988">
            <w:pPr>
              <w:rPr>
                <w:highlight w:val="yellow"/>
                <w:lang w:eastAsia="en-US"/>
              </w:rPr>
            </w:pPr>
            <w:sdt>
              <w:sdtPr>
                <w:rPr>
                  <w:rFonts w:ascii="Cambria Math" w:hAnsi="Cambria Math"/>
                  <w:i/>
                  <w:highlight w:val="yellow"/>
                  <w:lang w:eastAsia="en-US"/>
                </w:rPr>
                <w:id w:val="-1244250096"/>
                <w:placeholder>
                  <w:docPart w:val="DefaultPlaceholder_2098659788"/>
                </w:placeholder>
                <w:temporary/>
                <w:showingPlcHdr/>
                <w:equation/>
              </w:sdtPr>
              <w:sdtContent>
                <m:oMathPara>
                  <m:oMath>
                    <m:r>
                      <w:rPr>
                        <w:rStyle w:val="Tekstvantijdelijkeaanduiding"/>
                        <w:rFonts w:ascii="Cambria Math" w:hAnsi="Cambria Math"/>
                      </w:rPr>
                      <m:t>Typ hier uw vergelijking.</m:t>
                    </m:r>
                  </m:oMath>
                </m:oMathPara>
              </w:sdtContent>
            </w:sdt>
          </w:p>
        </w:tc>
        <w:tc>
          <w:tcPr>
            <w:tcW w:w="2266" w:type="dxa"/>
          </w:tcPr>
          <w:p w14:paraId="6BF4354A" w14:textId="172FA7FF" w:rsidR="006875AC" w:rsidRPr="00F21FA5" w:rsidRDefault="006875AC" w:rsidP="00604988">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12AD35C5" w14:textId="2568E8BB" w:rsidR="006875AC" w:rsidRPr="00F21FA5" w:rsidRDefault="006875AC" w:rsidP="00604988">
            <w:pPr>
              <w:rPr>
                <w:highlight w:val="yellow"/>
                <w:lang w:eastAsia="en-US"/>
              </w:rPr>
            </w:pPr>
            <m:oMathPara>
              <m:oMath>
                <m:r>
                  <w:rPr>
                    <w:rFonts w:ascii="Cambria Math" w:hAnsi="Cambria Math"/>
                    <w:highlight w:val="yellow"/>
                    <w:lang w:eastAsia="en-US"/>
                  </w:rPr>
                  <m:t xml:space="preserve"> </m:t>
                </m:r>
                <m:r>
                  <w:rPr>
                    <w:rFonts w:ascii="Cambria Math" w:hAnsi="Cambria Math"/>
                    <w:highlight w:val="yellow"/>
                    <w:lang w:eastAsia="en-US"/>
                  </w:rPr>
                  <m:t>0,0</m:t>
                </m:r>
                <m:r>
                  <w:rPr>
                    <w:rFonts w:ascii="Cambria Math" w:hAnsi="Cambria Math"/>
                    <w:highlight w:val="yellow"/>
                    <w:lang w:eastAsia="en-US"/>
                  </w:rPr>
                  <m:t xml:space="preserve">2 </m:t>
                </m:r>
              </m:oMath>
            </m:oMathPara>
          </w:p>
        </w:tc>
      </w:tr>
    </w:tbl>
    <w:p w14:paraId="594D2BF1" w14:textId="009B9FFC" w:rsidR="009D2B6D" w:rsidRPr="00F21FA5" w:rsidRDefault="009D2B6D" w:rsidP="009D2B6D">
      <w:pPr>
        <w:rPr>
          <w:highlight w:val="yellow"/>
          <w:lang w:eastAsia="en-US"/>
        </w:rPr>
      </w:pPr>
    </w:p>
    <w:p w14:paraId="6D553B72" w14:textId="3B89C4BC" w:rsidR="009D2B6D" w:rsidRPr="00F21FA5" w:rsidRDefault="009D2B6D" w:rsidP="009D2B6D">
      <w:pPr>
        <w:pStyle w:val="Kop3"/>
        <w:rPr>
          <w:highlight w:val="yellow"/>
          <w:lang w:eastAsia="en-US"/>
        </w:rPr>
      </w:pPr>
      <w:bookmarkStart w:id="126" w:name="_Toc514279473"/>
      <w:r w:rsidRPr="00F21FA5">
        <w:rPr>
          <w:highlight w:val="yellow"/>
          <w:lang w:eastAsia="en-US"/>
        </w:rPr>
        <w:lastRenderedPageBreak/>
        <w:t>Conclusie</w:t>
      </w:r>
      <w:bookmarkEnd w:id="126"/>
    </w:p>
    <w:p w14:paraId="76312B34" w14:textId="77777777" w:rsidR="003601DE" w:rsidRPr="00F21FA5" w:rsidRDefault="003601DE" w:rsidP="003601DE">
      <w:pPr>
        <w:pStyle w:val="Kop2"/>
        <w:spacing w:before="120" w:after="120"/>
        <w:ind w:left="578" w:hanging="578"/>
        <w:rPr>
          <w:highlight w:val="yellow"/>
        </w:rPr>
      </w:pPr>
      <w:bookmarkStart w:id="127" w:name="_Toc499557207"/>
      <w:bookmarkStart w:id="128" w:name="_Toc514279474"/>
      <w:r w:rsidRPr="00F21FA5">
        <w:rPr>
          <w:highlight w:val="yellow"/>
        </w:rPr>
        <w:t>User experience</w:t>
      </w:r>
      <w:bookmarkEnd w:id="127"/>
      <w:bookmarkEnd w:id="128"/>
    </w:p>
    <w:p w14:paraId="3517381B" w14:textId="77777777" w:rsidR="003601DE" w:rsidRPr="00F21FA5" w:rsidRDefault="003601DE" w:rsidP="003601DE">
      <w:pPr>
        <w:pStyle w:val="Kop1"/>
        <w:spacing w:before="240" w:after="480"/>
        <w:ind w:left="431" w:hanging="431"/>
        <w:rPr>
          <w:highlight w:val="yellow"/>
        </w:rPr>
      </w:pPr>
      <w:bookmarkStart w:id="129" w:name="_Toc499557209"/>
      <w:bookmarkStart w:id="130" w:name="_Toc514279475"/>
      <w:r w:rsidRPr="00F21FA5">
        <w:rPr>
          <w:highlight w:val="yellow"/>
        </w:rPr>
        <w:t>Besluit</w:t>
      </w:r>
      <w:bookmarkEnd w:id="129"/>
      <w:bookmarkEnd w:id="130"/>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3"/>
          <w:footerReference w:type="even" r:id="rId44"/>
          <w:footerReference w:type="default" r:id="rId45"/>
          <w:pgSz w:w="11906" w:h="16838" w:code="9"/>
          <w:pgMar w:top="1417" w:right="1417" w:bottom="1417" w:left="1417" w:header="708" w:footer="708" w:gutter="0"/>
          <w:pgNumType w:start="1"/>
          <w:cols w:space="708"/>
          <w:docGrid w:linePitch="360"/>
        </w:sectPr>
      </w:pPr>
    </w:p>
    <w:bookmarkStart w:id="131" w:name="_Toc514279476"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131"/>
        </w:p>
        <w:sdt>
          <w:sdtPr>
            <w:id w:val="-573587230"/>
            <w:bibliography/>
          </w:sdtPr>
          <w:sdtContent>
            <w:p w14:paraId="3CE5B773" w14:textId="77777777" w:rsidR="00F5614E" w:rsidRDefault="00312224">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F5614E" w14:paraId="2580BF78" w14:textId="77777777">
                <w:trPr>
                  <w:divId w:val="512232090"/>
                  <w:tblCellSpacing w:w="15" w:type="dxa"/>
                </w:trPr>
                <w:tc>
                  <w:tcPr>
                    <w:tcW w:w="50" w:type="pct"/>
                    <w:hideMark/>
                  </w:tcPr>
                  <w:p w14:paraId="3E94833A" w14:textId="10D0FF7A" w:rsidR="00F5614E" w:rsidRDefault="00F5614E">
                    <w:pPr>
                      <w:pStyle w:val="Bibliografie"/>
                      <w:rPr>
                        <w:noProof/>
                        <w:sz w:val="24"/>
                        <w:szCs w:val="24"/>
                        <w:lang w:val="nl-NL"/>
                      </w:rPr>
                    </w:pPr>
                    <w:r>
                      <w:rPr>
                        <w:noProof/>
                        <w:lang w:val="nl-NL"/>
                      </w:rPr>
                      <w:t xml:space="preserve">[1] </w:t>
                    </w:r>
                  </w:p>
                </w:tc>
                <w:tc>
                  <w:tcPr>
                    <w:tcW w:w="0" w:type="auto"/>
                    <w:hideMark/>
                  </w:tcPr>
                  <w:p w14:paraId="627B0BCE" w14:textId="77777777" w:rsidR="00F5614E" w:rsidRDefault="00F5614E">
                    <w:pPr>
                      <w:pStyle w:val="Bibliografie"/>
                      <w:rPr>
                        <w:noProof/>
                        <w:lang w:val="nl-NL"/>
                      </w:rPr>
                    </w:pPr>
                    <w:r>
                      <w:rPr>
                        <w:noProof/>
                        <w:lang w:val="nl-NL"/>
                      </w:rPr>
                      <w:t>Zappware NV, „Info over Zappware NV,” [Online]. Available: https://zappware.com/.</w:t>
                    </w:r>
                  </w:p>
                </w:tc>
              </w:tr>
              <w:tr w:rsidR="00F5614E" w14:paraId="77C78F10" w14:textId="77777777">
                <w:trPr>
                  <w:divId w:val="512232090"/>
                  <w:tblCellSpacing w:w="15" w:type="dxa"/>
                </w:trPr>
                <w:tc>
                  <w:tcPr>
                    <w:tcW w:w="50" w:type="pct"/>
                    <w:hideMark/>
                  </w:tcPr>
                  <w:p w14:paraId="573E2C12" w14:textId="77777777" w:rsidR="00F5614E" w:rsidRDefault="00F5614E">
                    <w:pPr>
                      <w:pStyle w:val="Bibliografie"/>
                      <w:rPr>
                        <w:noProof/>
                        <w:lang w:val="nl-NL"/>
                      </w:rPr>
                    </w:pPr>
                    <w:r>
                      <w:rPr>
                        <w:noProof/>
                        <w:lang w:val="nl-NL"/>
                      </w:rPr>
                      <w:t xml:space="preserve">[2] </w:t>
                    </w:r>
                  </w:p>
                </w:tc>
                <w:tc>
                  <w:tcPr>
                    <w:tcW w:w="0" w:type="auto"/>
                    <w:hideMark/>
                  </w:tcPr>
                  <w:p w14:paraId="072D8157" w14:textId="77777777" w:rsidR="00F5614E" w:rsidRDefault="00F5614E">
                    <w:pPr>
                      <w:pStyle w:val="Bibliografie"/>
                      <w:rPr>
                        <w:noProof/>
                        <w:lang w:val="nl-NL"/>
                      </w:rPr>
                    </w:pPr>
                    <w:r w:rsidRPr="00DA243A">
                      <w:rPr>
                        <w:noProof/>
                        <w:lang w:val="en-US"/>
                      </w:rPr>
                      <w:t xml:space="preserve">„Qt (software),” [Online]. Available: https://en.wikipedia.org/wiki/Qt_(software). </w:t>
                    </w:r>
                    <w:r>
                      <w:rPr>
                        <w:noProof/>
                        <w:lang w:val="nl-NL"/>
                      </w:rPr>
                      <w:t>[Geopend Maart 2018].</w:t>
                    </w:r>
                  </w:p>
                </w:tc>
              </w:tr>
              <w:tr w:rsidR="00F5614E" w14:paraId="33F37813" w14:textId="77777777">
                <w:trPr>
                  <w:divId w:val="512232090"/>
                  <w:tblCellSpacing w:w="15" w:type="dxa"/>
                </w:trPr>
                <w:tc>
                  <w:tcPr>
                    <w:tcW w:w="50" w:type="pct"/>
                    <w:hideMark/>
                  </w:tcPr>
                  <w:p w14:paraId="3DC85C50" w14:textId="77777777" w:rsidR="00F5614E" w:rsidRDefault="00F5614E">
                    <w:pPr>
                      <w:pStyle w:val="Bibliografie"/>
                      <w:rPr>
                        <w:noProof/>
                        <w:lang w:val="nl-NL"/>
                      </w:rPr>
                    </w:pPr>
                    <w:r>
                      <w:rPr>
                        <w:noProof/>
                        <w:lang w:val="nl-NL"/>
                      </w:rPr>
                      <w:t xml:space="preserve">[3] </w:t>
                    </w:r>
                  </w:p>
                </w:tc>
                <w:tc>
                  <w:tcPr>
                    <w:tcW w:w="0" w:type="auto"/>
                    <w:hideMark/>
                  </w:tcPr>
                  <w:p w14:paraId="4A8A3A82" w14:textId="77777777" w:rsidR="00F5614E" w:rsidRDefault="00F5614E">
                    <w:pPr>
                      <w:pStyle w:val="Bibliografie"/>
                      <w:rPr>
                        <w:noProof/>
                        <w:lang w:val="nl-NL"/>
                      </w:rPr>
                    </w:pPr>
                    <w:r w:rsidRPr="00DA243A">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Pr>
                        <w:noProof/>
                        <w:lang w:val="nl-NL"/>
                      </w:rPr>
                      <w:t>[Geopend Maart 2018].</w:t>
                    </w:r>
                  </w:p>
                </w:tc>
              </w:tr>
              <w:tr w:rsidR="00F5614E" w:rsidRPr="00DA243A" w14:paraId="2E21A4F6" w14:textId="77777777">
                <w:trPr>
                  <w:divId w:val="512232090"/>
                  <w:tblCellSpacing w:w="15" w:type="dxa"/>
                </w:trPr>
                <w:tc>
                  <w:tcPr>
                    <w:tcW w:w="50" w:type="pct"/>
                    <w:hideMark/>
                  </w:tcPr>
                  <w:p w14:paraId="1E524B7E" w14:textId="77777777" w:rsidR="00F5614E" w:rsidRDefault="00F5614E">
                    <w:pPr>
                      <w:pStyle w:val="Bibliografie"/>
                      <w:rPr>
                        <w:noProof/>
                        <w:lang w:val="nl-NL"/>
                      </w:rPr>
                    </w:pPr>
                    <w:r>
                      <w:rPr>
                        <w:noProof/>
                        <w:lang w:val="nl-NL"/>
                      </w:rPr>
                      <w:t xml:space="preserve">[4] </w:t>
                    </w:r>
                  </w:p>
                </w:tc>
                <w:tc>
                  <w:tcPr>
                    <w:tcW w:w="0" w:type="auto"/>
                    <w:hideMark/>
                  </w:tcPr>
                  <w:p w14:paraId="5626EB67" w14:textId="77777777" w:rsidR="00F5614E" w:rsidRPr="00DA243A" w:rsidRDefault="00F5614E">
                    <w:pPr>
                      <w:pStyle w:val="Bibliografie"/>
                      <w:rPr>
                        <w:noProof/>
                        <w:lang w:val="en-US"/>
                      </w:rPr>
                    </w:pPr>
                    <w:r w:rsidRPr="00DA243A">
                      <w:rPr>
                        <w:noProof/>
                        <w:lang w:val="en-US"/>
                      </w:rPr>
                      <w:t>N. Mehrotra, „Qt: What’s best about the cross-platform development toolkit,” [Online]. Available: http://opensourceforu.com/2017/06/qt-cross-platform-development-toolkit/. [Geopend Maart 2018].</w:t>
                    </w:r>
                  </w:p>
                </w:tc>
              </w:tr>
              <w:tr w:rsidR="00F5614E" w14:paraId="3D914BF8" w14:textId="77777777">
                <w:trPr>
                  <w:divId w:val="512232090"/>
                  <w:tblCellSpacing w:w="15" w:type="dxa"/>
                </w:trPr>
                <w:tc>
                  <w:tcPr>
                    <w:tcW w:w="50" w:type="pct"/>
                    <w:hideMark/>
                  </w:tcPr>
                  <w:p w14:paraId="5BC24356" w14:textId="77777777" w:rsidR="00F5614E" w:rsidRDefault="00F5614E">
                    <w:pPr>
                      <w:pStyle w:val="Bibliografie"/>
                      <w:rPr>
                        <w:noProof/>
                        <w:lang w:val="nl-NL"/>
                      </w:rPr>
                    </w:pPr>
                    <w:r>
                      <w:rPr>
                        <w:noProof/>
                        <w:lang w:val="nl-NL"/>
                      </w:rPr>
                      <w:t xml:space="preserve">[5] </w:t>
                    </w:r>
                  </w:p>
                </w:tc>
                <w:tc>
                  <w:tcPr>
                    <w:tcW w:w="0" w:type="auto"/>
                    <w:hideMark/>
                  </w:tcPr>
                  <w:p w14:paraId="469E2F81" w14:textId="77777777" w:rsidR="00F5614E" w:rsidRDefault="00F5614E">
                    <w:pPr>
                      <w:pStyle w:val="Bibliografie"/>
                      <w:rPr>
                        <w:noProof/>
                        <w:lang w:val="nl-NL"/>
                      </w:rPr>
                    </w:pPr>
                    <w:r w:rsidRPr="00DA243A">
                      <w:rPr>
                        <w:noProof/>
                        <w:lang w:val="en-US"/>
                      </w:rPr>
                      <w:t xml:space="preserve">B. Starynkevitch, „How is QT cross-platform,” [Online]. Available: https://www.quora.com/How-is-QT-cross-platform. </w:t>
                    </w:r>
                    <w:r>
                      <w:rPr>
                        <w:noProof/>
                        <w:lang w:val="nl-NL"/>
                      </w:rPr>
                      <w:t>[Geopend Maart 2018].</w:t>
                    </w:r>
                  </w:p>
                </w:tc>
              </w:tr>
              <w:tr w:rsidR="00F5614E" w14:paraId="608B0FE5" w14:textId="77777777">
                <w:trPr>
                  <w:divId w:val="512232090"/>
                  <w:tblCellSpacing w:w="15" w:type="dxa"/>
                </w:trPr>
                <w:tc>
                  <w:tcPr>
                    <w:tcW w:w="50" w:type="pct"/>
                    <w:hideMark/>
                  </w:tcPr>
                  <w:p w14:paraId="0A1C3659" w14:textId="77777777" w:rsidR="00F5614E" w:rsidRDefault="00F5614E">
                    <w:pPr>
                      <w:pStyle w:val="Bibliografie"/>
                      <w:rPr>
                        <w:noProof/>
                        <w:lang w:val="nl-NL"/>
                      </w:rPr>
                    </w:pPr>
                    <w:r>
                      <w:rPr>
                        <w:noProof/>
                        <w:lang w:val="nl-NL"/>
                      </w:rPr>
                      <w:t xml:space="preserve">[6] </w:t>
                    </w:r>
                  </w:p>
                </w:tc>
                <w:tc>
                  <w:tcPr>
                    <w:tcW w:w="0" w:type="auto"/>
                    <w:hideMark/>
                  </w:tcPr>
                  <w:p w14:paraId="775DB238" w14:textId="77777777" w:rsidR="00F5614E" w:rsidRDefault="00F5614E">
                    <w:pPr>
                      <w:pStyle w:val="Bibliografie"/>
                      <w:rPr>
                        <w:noProof/>
                        <w:lang w:val="nl-NL"/>
                      </w:rPr>
                    </w:pPr>
                    <w:r w:rsidRPr="00DA243A">
                      <w:rPr>
                        <w:noProof/>
                        <w:lang w:val="en-US"/>
                      </w:rPr>
                      <w:t xml:space="preserve">„OpenGL,” [Online]. Available: https://en.wikipedia.org/wiki/OpenGL. </w:t>
                    </w:r>
                    <w:r>
                      <w:rPr>
                        <w:noProof/>
                        <w:lang w:val="nl-NL"/>
                      </w:rPr>
                      <w:t>[Geopend Maart 2018].</w:t>
                    </w:r>
                  </w:p>
                </w:tc>
              </w:tr>
              <w:tr w:rsidR="00F5614E" w14:paraId="1349F1E1" w14:textId="77777777">
                <w:trPr>
                  <w:divId w:val="512232090"/>
                  <w:tblCellSpacing w:w="15" w:type="dxa"/>
                </w:trPr>
                <w:tc>
                  <w:tcPr>
                    <w:tcW w:w="50" w:type="pct"/>
                    <w:hideMark/>
                  </w:tcPr>
                  <w:p w14:paraId="51EDA047" w14:textId="77777777" w:rsidR="00F5614E" w:rsidRDefault="00F5614E">
                    <w:pPr>
                      <w:pStyle w:val="Bibliografie"/>
                      <w:rPr>
                        <w:noProof/>
                        <w:lang w:val="nl-NL"/>
                      </w:rPr>
                    </w:pPr>
                    <w:r>
                      <w:rPr>
                        <w:noProof/>
                        <w:lang w:val="nl-NL"/>
                      </w:rPr>
                      <w:t xml:space="preserve">[7] </w:t>
                    </w:r>
                  </w:p>
                </w:tc>
                <w:tc>
                  <w:tcPr>
                    <w:tcW w:w="0" w:type="auto"/>
                    <w:hideMark/>
                  </w:tcPr>
                  <w:p w14:paraId="242AA6B3" w14:textId="77777777" w:rsidR="00F5614E" w:rsidRDefault="00F5614E">
                    <w:pPr>
                      <w:pStyle w:val="Bibliografie"/>
                      <w:rPr>
                        <w:noProof/>
                        <w:lang w:val="nl-NL"/>
                      </w:rPr>
                    </w:pPr>
                    <w:r w:rsidRPr="00DA243A">
                      <w:rPr>
                        <w:noProof/>
                        <w:lang w:val="en-US"/>
                      </w:rPr>
                      <w:t xml:space="preserve">„GLUT - The OpenGL Utility Toolkit,” [Online]. Available: https://www.opengl.org/resources/libraries/glut/. </w:t>
                    </w:r>
                    <w:r>
                      <w:rPr>
                        <w:noProof/>
                        <w:lang w:val="nl-NL"/>
                      </w:rPr>
                      <w:t>[Geopend Maart 2018].</w:t>
                    </w:r>
                  </w:p>
                </w:tc>
              </w:tr>
              <w:tr w:rsidR="00F5614E" w14:paraId="23D0F99B" w14:textId="77777777">
                <w:trPr>
                  <w:divId w:val="512232090"/>
                  <w:tblCellSpacing w:w="15" w:type="dxa"/>
                </w:trPr>
                <w:tc>
                  <w:tcPr>
                    <w:tcW w:w="50" w:type="pct"/>
                    <w:hideMark/>
                  </w:tcPr>
                  <w:p w14:paraId="16D0F7D8" w14:textId="77777777" w:rsidR="00F5614E" w:rsidRDefault="00F5614E">
                    <w:pPr>
                      <w:pStyle w:val="Bibliografie"/>
                      <w:rPr>
                        <w:noProof/>
                        <w:lang w:val="nl-NL"/>
                      </w:rPr>
                    </w:pPr>
                    <w:r>
                      <w:rPr>
                        <w:noProof/>
                        <w:lang w:val="nl-NL"/>
                      </w:rPr>
                      <w:t xml:space="preserve">[8] </w:t>
                    </w:r>
                  </w:p>
                </w:tc>
                <w:tc>
                  <w:tcPr>
                    <w:tcW w:w="0" w:type="auto"/>
                    <w:hideMark/>
                  </w:tcPr>
                  <w:p w14:paraId="69C0C84C" w14:textId="77777777" w:rsidR="00F5614E" w:rsidRDefault="00F5614E">
                    <w:pPr>
                      <w:pStyle w:val="Bibliografie"/>
                      <w:rPr>
                        <w:noProof/>
                        <w:lang w:val="nl-NL"/>
                      </w:rPr>
                    </w:pPr>
                    <w:r>
                      <w:rPr>
                        <w:noProof/>
                        <w:lang w:val="nl-NL"/>
                      </w:rPr>
                      <w:t>Qt, „Signals &amp; slots,” [Online]. Available: http://doc.qt.io/archives/qt-4.8/signalsandslots.html. [Geopend Maart 2018].</w:t>
                    </w:r>
                  </w:p>
                </w:tc>
              </w:tr>
              <w:tr w:rsidR="00F5614E" w14:paraId="357CD564" w14:textId="77777777">
                <w:trPr>
                  <w:divId w:val="512232090"/>
                  <w:tblCellSpacing w:w="15" w:type="dxa"/>
                </w:trPr>
                <w:tc>
                  <w:tcPr>
                    <w:tcW w:w="50" w:type="pct"/>
                    <w:hideMark/>
                  </w:tcPr>
                  <w:p w14:paraId="23047BAA" w14:textId="77777777" w:rsidR="00F5614E" w:rsidRDefault="00F5614E">
                    <w:pPr>
                      <w:pStyle w:val="Bibliografie"/>
                      <w:rPr>
                        <w:noProof/>
                        <w:lang w:val="nl-NL"/>
                      </w:rPr>
                    </w:pPr>
                    <w:r>
                      <w:rPr>
                        <w:noProof/>
                        <w:lang w:val="nl-NL"/>
                      </w:rPr>
                      <w:t xml:space="preserve">[9] </w:t>
                    </w:r>
                  </w:p>
                </w:tc>
                <w:tc>
                  <w:tcPr>
                    <w:tcW w:w="0" w:type="auto"/>
                    <w:hideMark/>
                  </w:tcPr>
                  <w:p w14:paraId="7E08DFC0" w14:textId="77777777" w:rsidR="00F5614E" w:rsidRDefault="00F5614E">
                    <w:pPr>
                      <w:pStyle w:val="Bibliografie"/>
                      <w:rPr>
                        <w:noProof/>
                        <w:lang w:val="nl-NL"/>
                      </w:rPr>
                    </w:pPr>
                    <w:r w:rsidRPr="00DA243A">
                      <w:rPr>
                        <w:noProof/>
                        <w:lang w:val="en-US"/>
                      </w:rPr>
                      <w:t xml:space="preserve">„Applications using Qt,” [Online]. Available: https://en.wikipedia.org/wiki/Qt_(software)#Applications_using_Qt. </w:t>
                    </w:r>
                    <w:r>
                      <w:rPr>
                        <w:noProof/>
                        <w:lang w:val="nl-NL"/>
                      </w:rPr>
                      <w:t>[Geopend Maart 2018].</w:t>
                    </w:r>
                  </w:p>
                </w:tc>
              </w:tr>
              <w:tr w:rsidR="00F5614E" w14:paraId="017A33EB" w14:textId="77777777">
                <w:trPr>
                  <w:divId w:val="512232090"/>
                  <w:tblCellSpacing w:w="15" w:type="dxa"/>
                </w:trPr>
                <w:tc>
                  <w:tcPr>
                    <w:tcW w:w="50" w:type="pct"/>
                    <w:hideMark/>
                  </w:tcPr>
                  <w:p w14:paraId="111334EC" w14:textId="77777777" w:rsidR="00F5614E" w:rsidRDefault="00F5614E">
                    <w:pPr>
                      <w:pStyle w:val="Bibliografie"/>
                      <w:rPr>
                        <w:noProof/>
                        <w:lang w:val="nl-NL"/>
                      </w:rPr>
                    </w:pPr>
                    <w:r>
                      <w:rPr>
                        <w:noProof/>
                        <w:lang w:val="nl-NL"/>
                      </w:rPr>
                      <w:t xml:space="preserve">[10] </w:t>
                    </w:r>
                  </w:p>
                </w:tc>
                <w:tc>
                  <w:tcPr>
                    <w:tcW w:w="0" w:type="auto"/>
                    <w:hideMark/>
                  </w:tcPr>
                  <w:p w14:paraId="28E2022D" w14:textId="77777777" w:rsidR="00F5614E" w:rsidRDefault="00F5614E">
                    <w:pPr>
                      <w:pStyle w:val="Bibliografie"/>
                      <w:rPr>
                        <w:noProof/>
                        <w:lang w:val="nl-NL"/>
                      </w:rPr>
                    </w:pPr>
                    <w:r w:rsidRPr="00DA243A">
                      <w:rPr>
                        <w:noProof/>
                        <w:lang w:val="en-US"/>
                      </w:rPr>
                      <w:t xml:space="preserve">„React (JavaScript library),” [Online]. Available: https://en.wikipedia.org/wiki/React_(JavaScript_library). </w:t>
                    </w:r>
                    <w:r>
                      <w:rPr>
                        <w:noProof/>
                        <w:lang w:val="nl-NL"/>
                      </w:rPr>
                      <w:t>[Geopend Maart 2018].</w:t>
                    </w:r>
                  </w:p>
                </w:tc>
              </w:tr>
              <w:tr w:rsidR="00F5614E" w14:paraId="36E7D016" w14:textId="77777777">
                <w:trPr>
                  <w:divId w:val="512232090"/>
                  <w:tblCellSpacing w:w="15" w:type="dxa"/>
                </w:trPr>
                <w:tc>
                  <w:tcPr>
                    <w:tcW w:w="50" w:type="pct"/>
                    <w:hideMark/>
                  </w:tcPr>
                  <w:p w14:paraId="4826815B" w14:textId="77777777" w:rsidR="00F5614E" w:rsidRDefault="00F5614E">
                    <w:pPr>
                      <w:pStyle w:val="Bibliografie"/>
                      <w:rPr>
                        <w:noProof/>
                        <w:lang w:val="nl-NL"/>
                      </w:rPr>
                    </w:pPr>
                    <w:r>
                      <w:rPr>
                        <w:noProof/>
                        <w:lang w:val="nl-NL"/>
                      </w:rPr>
                      <w:t xml:space="preserve">[11] </w:t>
                    </w:r>
                  </w:p>
                </w:tc>
                <w:tc>
                  <w:tcPr>
                    <w:tcW w:w="0" w:type="auto"/>
                    <w:hideMark/>
                  </w:tcPr>
                  <w:p w14:paraId="083D68BD" w14:textId="77777777" w:rsidR="00F5614E" w:rsidRDefault="00F5614E">
                    <w:pPr>
                      <w:pStyle w:val="Bibliografie"/>
                      <w:rPr>
                        <w:noProof/>
                        <w:lang w:val="nl-NL"/>
                      </w:rPr>
                    </w:pPr>
                    <w:r w:rsidRPr="00DA243A">
                      <w:rPr>
                        <w:noProof/>
                        <w:lang w:val="en-US"/>
                      </w:rPr>
                      <w:t xml:space="preserve">M. Konicek, „React Native: A year in review,” [Online]. Available: https://code.facebook.com/posts/597378980427792/react-native-a-year-in-review/. </w:t>
                    </w:r>
                    <w:r>
                      <w:rPr>
                        <w:noProof/>
                        <w:lang w:val="nl-NL"/>
                      </w:rPr>
                      <w:t>[Geopend Maart 2018].</w:t>
                    </w:r>
                  </w:p>
                </w:tc>
              </w:tr>
              <w:tr w:rsidR="00F5614E" w:rsidRPr="00DA243A" w14:paraId="6258BFA1" w14:textId="77777777">
                <w:trPr>
                  <w:divId w:val="512232090"/>
                  <w:tblCellSpacing w:w="15" w:type="dxa"/>
                </w:trPr>
                <w:tc>
                  <w:tcPr>
                    <w:tcW w:w="50" w:type="pct"/>
                    <w:hideMark/>
                  </w:tcPr>
                  <w:p w14:paraId="7626A305" w14:textId="77777777" w:rsidR="00F5614E" w:rsidRDefault="00F5614E">
                    <w:pPr>
                      <w:pStyle w:val="Bibliografie"/>
                      <w:rPr>
                        <w:noProof/>
                        <w:lang w:val="nl-NL"/>
                      </w:rPr>
                    </w:pPr>
                    <w:r>
                      <w:rPr>
                        <w:noProof/>
                        <w:lang w:val="nl-NL"/>
                      </w:rPr>
                      <w:t xml:space="preserve">[12] </w:t>
                    </w:r>
                  </w:p>
                </w:tc>
                <w:tc>
                  <w:tcPr>
                    <w:tcW w:w="0" w:type="auto"/>
                    <w:hideMark/>
                  </w:tcPr>
                  <w:p w14:paraId="4348FE83" w14:textId="77777777" w:rsidR="00F5614E" w:rsidRPr="00DA243A" w:rsidRDefault="00F5614E">
                    <w:pPr>
                      <w:pStyle w:val="Bibliografie"/>
                      <w:rPr>
                        <w:noProof/>
                        <w:lang w:val="en-US"/>
                      </w:rPr>
                    </w:pPr>
                    <w:r w:rsidRPr="00DA243A">
                      <w:rPr>
                        <w:noProof/>
                        <w:lang w:val="en-US"/>
                      </w:rPr>
                      <w:t xml:space="preserve">B. Eisenman, Learning React Native, O'Reilly Media, Incc., 2016. </w:t>
                    </w:r>
                  </w:p>
                </w:tc>
              </w:tr>
              <w:tr w:rsidR="00F5614E" w14:paraId="5F896DE2" w14:textId="77777777">
                <w:trPr>
                  <w:divId w:val="512232090"/>
                  <w:tblCellSpacing w:w="15" w:type="dxa"/>
                </w:trPr>
                <w:tc>
                  <w:tcPr>
                    <w:tcW w:w="50" w:type="pct"/>
                    <w:hideMark/>
                  </w:tcPr>
                  <w:p w14:paraId="01BC6DBE" w14:textId="77777777" w:rsidR="00F5614E" w:rsidRDefault="00F5614E">
                    <w:pPr>
                      <w:pStyle w:val="Bibliografie"/>
                      <w:rPr>
                        <w:noProof/>
                        <w:lang w:val="nl-NL"/>
                      </w:rPr>
                    </w:pPr>
                    <w:r>
                      <w:rPr>
                        <w:noProof/>
                        <w:lang w:val="nl-NL"/>
                      </w:rPr>
                      <w:t xml:space="preserve">[13] </w:t>
                    </w:r>
                  </w:p>
                </w:tc>
                <w:tc>
                  <w:tcPr>
                    <w:tcW w:w="0" w:type="auto"/>
                    <w:hideMark/>
                  </w:tcPr>
                  <w:p w14:paraId="34CAB4DE" w14:textId="77777777" w:rsidR="00F5614E" w:rsidRDefault="00F5614E">
                    <w:pPr>
                      <w:pStyle w:val="Bibliografie"/>
                      <w:rPr>
                        <w:noProof/>
                        <w:lang w:val="nl-NL"/>
                      </w:rPr>
                    </w:pPr>
                    <w:r>
                      <w:rPr>
                        <w:noProof/>
                        <w:lang w:val="nl-NL"/>
                      </w:rPr>
                      <w:t>„Document Object Model,” [Online]. Available: https://en.wikipedia.org/wiki/Document_Object_Model. [Geopend Maart 2018].</w:t>
                    </w:r>
                  </w:p>
                </w:tc>
              </w:tr>
              <w:tr w:rsidR="00F5614E" w:rsidRPr="00DA243A" w14:paraId="3E4C44B7" w14:textId="77777777">
                <w:trPr>
                  <w:divId w:val="512232090"/>
                  <w:tblCellSpacing w:w="15" w:type="dxa"/>
                </w:trPr>
                <w:tc>
                  <w:tcPr>
                    <w:tcW w:w="50" w:type="pct"/>
                    <w:hideMark/>
                  </w:tcPr>
                  <w:p w14:paraId="364961A7" w14:textId="77777777" w:rsidR="00F5614E" w:rsidRDefault="00F5614E">
                    <w:pPr>
                      <w:pStyle w:val="Bibliografie"/>
                      <w:rPr>
                        <w:noProof/>
                        <w:lang w:val="nl-NL"/>
                      </w:rPr>
                    </w:pPr>
                    <w:r>
                      <w:rPr>
                        <w:noProof/>
                        <w:lang w:val="nl-NL"/>
                      </w:rPr>
                      <w:t xml:space="preserve">[14] </w:t>
                    </w:r>
                  </w:p>
                </w:tc>
                <w:tc>
                  <w:tcPr>
                    <w:tcW w:w="0" w:type="auto"/>
                    <w:hideMark/>
                  </w:tcPr>
                  <w:p w14:paraId="38340262" w14:textId="77777777" w:rsidR="00F5614E" w:rsidRPr="00DA243A" w:rsidRDefault="00F5614E">
                    <w:pPr>
                      <w:pStyle w:val="Bibliografie"/>
                      <w:rPr>
                        <w:noProof/>
                        <w:lang w:val="en-US"/>
                      </w:rPr>
                    </w:pPr>
                    <w:r w:rsidRPr="00DA243A">
                      <w:rPr>
                        <w:noProof/>
                        <w:lang w:val="en-US"/>
                      </w:rPr>
                      <w:t>M. Tilley, „What is Flux?,” [Online]. Available: http://fluxxor.com/what-is-flux.html. [Geopend Maart 2018].</w:t>
                    </w:r>
                  </w:p>
                </w:tc>
              </w:tr>
              <w:tr w:rsidR="00F5614E" w14:paraId="3C8F2841" w14:textId="77777777">
                <w:trPr>
                  <w:divId w:val="512232090"/>
                  <w:tblCellSpacing w:w="15" w:type="dxa"/>
                </w:trPr>
                <w:tc>
                  <w:tcPr>
                    <w:tcW w:w="50" w:type="pct"/>
                    <w:hideMark/>
                  </w:tcPr>
                  <w:p w14:paraId="0EF4F587" w14:textId="77777777" w:rsidR="00F5614E" w:rsidRDefault="00F5614E">
                    <w:pPr>
                      <w:pStyle w:val="Bibliografie"/>
                      <w:rPr>
                        <w:noProof/>
                        <w:lang w:val="nl-NL"/>
                      </w:rPr>
                    </w:pPr>
                    <w:r>
                      <w:rPr>
                        <w:noProof/>
                        <w:lang w:val="nl-NL"/>
                      </w:rPr>
                      <w:t xml:space="preserve">[15] </w:t>
                    </w:r>
                  </w:p>
                </w:tc>
                <w:tc>
                  <w:tcPr>
                    <w:tcW w:w="0" w:type="auto"/>
                    <w:hideMark/>
                  </w:tcPr>
                  <w:p w14:paraId="667BF5BC" w14:textId="77777777" w:rsidR="00F5614E" w:rsidRDefault="00F5614E">
                    <w:pPr>
                      <w:pStyle w:val="Bibliografie"/>
                      <w:rPr>
                        <w:noProof/>
                        <w:lang w:val="nl-NL"/>
                      </w:rPr>
                    </w:pPr>
                    <w:r w:rsidRPr="00DA243A">
                      <w:rPr>
                        <w:noProof/>
                        <w:lang w:val="en-US"/>
                      </w:rPr>
                      <w:t xml:space="preserve">Redux, [Online]. Available: https://redux.js.org/introduction/prior-art. </w:t>
                    </w:r>
                    <w:r>
                      <w:rPr>
                        <w:noProof/>
                        <w:lang w:val="nl-NL"/>
                      </w:rPr>
                      <w:t>[Geopend Maart 2018].</w:t>
                    </w:r>
                  </w:p>
                </w:tc>
              </w:tr>
              <w:tr w:rsidR="00F5614E" w14:paraId="7A2730E7" w14:textId="77777777">
                <w:trPr>
                  <w:divId w:val="512232090"/>
                  <w:tblCellSpacing w:w="15" w:type="dxa"/>
                </w:trPr>
                <w:tc>
                  <w:tcPr>
                    <w:tcW w:w="50" w:type="pct"/>
                    <w:hideMark/>
                  </w:tcPr>
                  <w:p w14:paraId="5B082239" w14:textId="77777777" w:rsidR="00F5614E" w:rsidRDefault="00F5614E">
                    <w:pPr>
                      <w:pStyle w:val="Bibliografie"/>
                      <w:rPr>
                        <w:noProof/>
                        <w:lang w:val="nl-NL"/>
                      </w:rPr>
                    </w:pPr>
                    <w:r>
                      <w:rPr>
                        <w:noProof/>
                        <w:lang w:val="nl-NL"/>
                      </w:rPr>
                      <w:t xml:space="preserve">[16] </w:t>
                    </w:r>
                  </w:p>
                </w:tc>
                <w:tc>
                  <w:tcPr>
                    <w:tcW w:w="0" w:type="auto"/>
                    <w:hideMark/>
                  </w:tcPr>
                  <w:p w14:paraId="6215D207" w14:textId="77777777" w:rsidR="00F5614E" w:rsidRDefault="00F5614E">
                    <w:pPr>
                      <w:pStyle w:val="Bibliografie"/>
                      <w:rPr>
                        <w:noProof/>
                        <w:lang w:val="nl-NL"/>
                      </w:rPr>
                    </w:pPr>
                    <w:r w:rsidRPr="00DA243A">
                      <w:rPr>
                        <w:noProof/>
                        <w:lang w:val="en-US"/>
                      </w:rPr>
                      <w:t xml:space="preserve">D. Abramov, „Why use Redux over Facebook Flux?,” [Online]. Available: https://stackoverflow.com/questions/32461229/why-use-redux-over-facebook-flux. </w:t>
                    </w:r>
                    <w:r>
                      <w:rPr>
                        <w:noProof/>
                        <w:lang w:val="nl-NL"/>
                      </w:rPr>
                      <w:t>[Geopend Maart 2018].</w:t>
                    </w:r>
                  </w:p>
                </w:tc>
              </w:tr>
              <w:tr w:rsidR="00F5614E" w:rsidRPr="00DA243A" w14:paraId="669CCECD" w14:textId="77777777">
                <w:trPr>
                  <w:divId w:val="512232090"/>
                  <w:tblCellSpacing w:w="15" w:type="dxa"/>
                </w:trPr>
                <w:tc>
                  <w:tcPr>
                    <w:tcW w:w="50" w:type="pct"/>
                    <w:hideMark/>
                  </w:tcPr>
                  <w:p w14:paraId="4C8C105E" w14:textId="77777777" w:rsidR="00F5614E" w:rsidRDefault="00F5614E">
                    <w:pPr>
                      <w:pStyle w:val="Bibliografie"/>
                      <w:rPr>
                        <w:noProof/>
                        <w:lang w:val="nl-NL"/>
                      </w:rPr>
                    </w:pPr>
                    <w:r>
                      <w:rPr>
                        <w:noProof/>
                        <w:lang w:val="nl-NL"/>
                      </w:rPr>
                      <w:t xml:space="preserve">[17] </w:t>
                    </w:r>
                  </w:p>
                </w:tc>
                <w:tc>
                  <w:tcPr>
                    <w:tcW w:w="0" w:type="auto"/>
                    <w:hideMark/>
                  </w:tcPr>
                  <w:p w14:paraId="345CC921" w14:textId="77777777" w:rsidR="00F5614E" w:rsidRPr="00DA243A" w:rsidRDefault="00F5614E">
                    <w:pPr>
                      <w:pStyle w:val="Bibliografie"/>
                      <w:rPr>
                        <w:noProof/>
                        <w:lang w:val="en-US"/>
                      </w:rPr>
                    </w:pPr>
                    <w:r w:rsidRPr="00DA243A">
                      <w:rPr>
                        <w:noProof/>
                        <w:lang w:val="en-US"/>
                      </w:rPr>
                      <w:t>React Native, „Who's using React Native?,” [Online]. Available: http://facebook.github.io/react-native/showcase.html. [Geopend Maart 2018].</w:t>
                    </w:r>
                  </w:p>
                </w:tc>
              </w:tr>
              <w:tr w:rsidR="00F5614E" w14:paraId="10127A45" w14:textId="77777777">
                <w:trPr>
                  <w:divId w:val="512232090"/>
                  <w:tblCellSpacing w:w="15" w:type="dxa"/>
                </w:trPr>
                <w:tc>
                  <w:tcPr>
                    <w:tcW w:w="50" w:type="pct"/>
                    <w:hideMark/>
                  </w:tcPr>
                  <w:p w14:paraId="28B68A2E" w14:textId="77777777" w:rsidR="00F5614E" w:rsidRDefault="00F5614E">
                    <w:pPr>
                      <w:pStyle w:val="Bibliografie"/>
                      <w:rPr>
                        <w:noProof/>
                        <w:lang w:val="nl-NL"/>
                      </w:rPr>
                    </w:pPr>
                    <w:r>
                      <w:rPr>
                        <w:noProof/>
                        <w:lang w:val="nl-NL"/>
                      </w:rPr>
                      <w:t xml:space="preserve">[18] </w:t>
                    </w:r>
                  </w:p>
                </w:tc>
                <w:tc>
                  <w:tcPr>
                    <w:tcW w:w="0" w:type="auto"/>
                    <w:hideMark/>
                  </w:tcPr>
                  <w:p w14:paraId="7DDFDC47" w14:textId="77777777" w:rsidR="00F5614E" w:rsidRDefault="00F5614E">
                    <w:pPr>
                      <w:pStyle w:val="Bibliografie"/>
                      <w:rPr>
                        <w:noProof/>
                        <w:lang w:val="nl-NL"/>
                      </w:rPr>
                    </w:pPr>
                    <w:r w:rsidRPr="00DA243A">
                      <w:rPr>
                        <w:noProof/>
                        <w:lang w:val="en-US"/>
                      </w:rPr>
                      <w:t xml:space="preserve">„Xamarin,” [Online]. Available: https://en.wikipedia.org/wiki/Xamarin. </w:t>
                    </w:r>
                    <w:r>
                      <w:rPr>
                        <w:noProof/>
                        <w:lang w:val="nl-NL"/>
                      </w:rPr>
                      <w:t>[Geopend Maart 2018].</w:t>
                    </w:r>
                  </w:p>
                </w:tc>
              </w:tr>
              <w:tr w:rsidR="00F5614E" w:rsidRPr="00DA243A" w14:paraId="7C09D2AA" w14:textId="77777777">
                <w:trPr>
                  <w:divId w:val="512232090"/>
                  <w:tblCellSpacing w:w="15" w:type="dxa"/>
                </w:trPr>
                <w:tc>
                  <w:tcPr>
                    <w:tcW w:w="50" w:type="pct"/>
                    <w:hideMark/>
                  </w:tcPr>
                  <w:p w14:paraId="2FE960E4" w14:textId="77777777" w:rsidR="00F5614E" w:rsidRDefault="00F5614E">
                    <w:pPr>
                      <w:pStyle w:val="Bibliografie"/>
                      <w:rPr>
                        <w:noProof/>
                        <w:lang w:val="nl-NL"/>
                      </w:rPr>
                    </w:pPr>
                    <w:r>
                      <w:rPr>
                        <w:noProof/>
                        <w:lang w:val="nl-NL"/>
                      </w:rPr>
                      <w:t xml:space="preserve">[19] </w:t>
                    </w:r>
                  </w:p>
                </w:tc>
                <w:tc>
                  <w:tcPr>
                    <w:tcW w:w="0" w:type="auto"/>
                    <w:hideMark/>
                  </w:tcPr>
                  <w:p w14:paraId="2736CAAB" w14:textId="77777777" w:rsidR="00F5614E" w:rsidRPr="00DA243A" w:rsidRDefault="00F5614E">
                    <w:pPr>
                      <w:pStyle w:val="Bibliografie"/>
                      <w:rPr>
                        <w:noProof/>
                        <w:lang w:val="en-US"/>
                      </w:rPr>
                    </w:pPr>
                    <w:r w:rsidRPr="00DA243A">
                      <w:rPr>
                        <w:noProof/>
                        <w:lang w:val="en-US"/>
                      </w:rPr>
                      <w:t xml:space="preserve">D. Hermes, Xamarin Mobile Application Development - Cross-platform C# and Xamarin.Forms Fundamentals, Apress, 2015. </w:t>
                    </w:r>
                  </w:p>
                </w:tc>
              </w:tr>
              <w:tr w:rsidR="00F5614E" w14:paraId="31079E01" w14:textId="77777777">
                <w:trPr>
                  <w:divId w:val="512232090"/>
                  <w:tblCellSpacing w:w="15" w:type="dxa"/>
                </w:trPr>
                <w:tc>
                  <w:tcPr>
                    <w:tcW w:w="50" w:type="pct"/>
                    <w:hideMark/>
                  </w:tcPr>
                  <w:p w14:paraId="1FE3CE14" w14:textId="77777777" w:rsidR="00F5614E" w:rsidRDefault="00F5614E">
                    <w:pPr>
                      <w:pStyle w:val="Bibliografie"/>
                      <w:rPr>
                        <w:noProof/>
                        <w:lang w:val="nl-NL"/>
                      </w:rPr>
                    </w:pPr>
                    <w:r>
                      <w:rPr>
                        <w:noProof/>
                        <w:lang w:val="nl-NL"/>
                      </w:rPr>
                      <w:t xml:space="preserve">[20] </w:t>
                    </w:r>
                  </w:p>
                </w:tc>
                <w:tc>
                  <w:tcPr>
                    <w:tcW w:w="0" w:type="auto"/>
                    <w:hideMark/>
                  </w:tcPr>
                  <w:p w14:paraId="016594BC" w14:textId="77777777" w:rsidR="00F5614E" w:rsidRDefault="00F5614E">
                    <w:pPr>
                      <w:pStyle w:val="Bibliografie"/>
                      <w:rPr>
                        <w:noProof/>
                        <w:lang w:val="nl-NL"/>
                      </w:rPr>
                    </w:pPr>
                    <w:r w:rsidRPr="00DA243A">
                      <w:rPr>
                        <w:noProof/>
                        <w:lang w:val="en-US"/>
                      </w:rPr>
                      <w:t xml:space="preserve">„Model-View-Viewmodel,” [Online]. Available: https://en.wikipedia.org/wiki/Model%E2%80%93view%E2%80%93viewmodel. </w:t>
                    </w:r>
                    <w:r>
                      <w:rPr>
                        <w:noProof/>
                        <w:lang w:val="nl-NL"/>
                      </w:rPr>
                      <w:t>[Geopend April 2018].</w:t>
                    </w:r>
                  </w:p>
                </w:tc>
              </w:tr>
              <w:tr w:rsidR="00F5614E" w:rsidRPr="00DA243A" w14:paraId="0B3D3B02" w14:textId="77777777">
                <w:trPr>
                  <w:divId w:val="512232090"/>
                  <w:tblCellSpacing w:w="15" w:type="dxa"/>
                </w:trPr>
                <w:tc>
                  <w:tcPr>
                    <w:tcW w:w="50" w:type="pct"/>
                    <w:hideMark/>
                  </w:tcPr>
                  <w:p w14:paraId="0C455E90" w14:textId="77777777" w:rsidR="00F5614E" w:rsidRDefault="00F5614E">
                    <w:pPr>
                      <w:pStyle w:val="Bibliografie"/>
                      <w:rPr>
                        <w:noProof/>
                        <w:lang w:val="nl-NL"/>
                      </w:rPr>
                    </w:pPr>
                    <w:r>
                      <w:rPr>
                        <w:noProof/>
                        <w:lang w:val="nl-NL"/>
                      </w:rPr>
                      <w:t xml:space="preserve">[21] </w:t>
                    </w:r>
                  </w:p>
                </w:tc>
                <w:tc>
                  <w:tcPr>
                    <w:tcW w:w="0" w:type="auto"/>
                    <w:hideMark/>
                  </w:tcPr>
                  <w:p w14:paraId="5C498341" w14:textId="77777777" w:rsidR="00F5614E" w:rsidRPr="00DA243A" w:rsidRDefault="00F5614E">
                    <w:pPr>
                      <w:pStyle w:val="Bibliografie"/>
                      <w:rPr>
                        <w:noProof/>
                        <w:lang w:val="en-US"/>
                      </w:rPr>
                    </w:pPr>
                    <w:r w:rsidRPr="00DA243A">
                      <w:rPr>
                        <w:noProof/>
                        <w:lang w:val="en-US"/>
                      </w:rPr>
                      <w:t>Microsoft, „The MVVM Pattern,” [Online]. Available: https://msdn.microsoft.com/en-us/library/hh848246.aspx. [Geopend April 2018].</w:t>
                    </w:r>
                  </w:p>
                </w:tc>
              </w:tr>
              <w:tr w:rsidR="00F5614E" w14:paraId="33D772C7" w14:textId="77777777">
                <w:trPr>
                  <w:divId w:val="512232090"/>
                  <w:tblCellSpacing w:w="15" w:type="dxa"/>
                </w:trPr>
                <w:tc>
                  <w:tcPr>
                    <w:tcW w:w="50" w:type="pct"/>
                    <w:hideMark/>
                  </w:tcPr>
                  <w:p w14:paraId="470D6430" w14:textId="77777777" w:rsidR="00F5614E" w:rsidRDefault="00F5614E">
                    <w:pPr>
                      <w:pStyle w:val="Bibliografie"/>
                      <w:rPr>
                        <w:noProof/>
                        <w:lang w:val="nl-NL"/>
                      </w:rPr>
                    </w:pPr>
                    <w:r>
                      <w:rPr>
                        <w:noProof/>
                        <w:lang w:val="nl-NL"/>
                      </w:rPr>
                      <w:t xml:space="preserve">[22] </w:t>
                    </w:r>
                  </w:p>
                </w:tc>
                <w:tc>
                  <w:tcPr>
                    <w:tcW w:w="0" w:type="auto"/>
                    <w:hideMark/>
                  </w:tcPr>
                  <w:p w14:paraId="67C96292" w14:textId="77777777" w:rsidR="00F5614E" w:rsidRDefault="00F5614E">
                    <w:pPr>
                      <w:pStyle w:val="Bibliografie"/>
                      <w:rPr>
                        <w:noProof/>
                        <w:lang w:val="nl-NL"/>
                      </w:rPr>
                    </w:pPr>
                    <w:r w:rsidRPr="00DA243A">
                      <w:rPr>
                        <w:noProof/>
                        <w:lang w:val="en-US"/>
                      </w:rPr>
                      <w:t xml:space="preserve">„Understanding MVC, MVP and MVVM Design Patterns,” [Online]. Available: http://www.dotnettricks.com/learn/designpatterns/understanding-mvc-mvp-and-mvvm-design-patterns. </w:t>
                    </w:r>
                    <w:r>
                      <w:rPr>
                        <w:noProof/>
                        <w:lang w:val="nl-NL"/>
                      </w:rPr>
                      <w:t>[Geopend April 2018].</w:t>
                    </w:r>
                  </w:p>
                </w:tc>
              </w:tr>
              <w:tr w:rsidR="00F5614E" w14:paraId="3915ACE6" w14:textId="77777777">
                <w:trPr>
                  <w:divId w:val="512232090"/>
                  <w:tblCellSpacing w:w="15" w:type="dxa"/>
                </w:trPr>
                <w:tc>
                  <w:tcPr>
                    <w:tcW w:w="50" w:type="pct"/>
                    <w:hideMark/>
                  </w:tcPr>
                  <w:p w14:paraId="6B5AF9CF" w14:textId="77777777" w:rsidR="00F5614E" w:rsidRDefault="00F5614E">
                    <w:pPr>
                      <w:pStyle w:val="Bibliografie"/>
                      <w:rPr>
                        <w:noProof/>
                        <w:lang w:val="nl-NL"/>
                      </w:rPr>
                    </w:pPr>
                    <w:r>
                      <w:rPr>
                        <w:noProof/>
                        <w:lang w:val="nl-NL"/>
                      </w:rPr>
                      <w:t xml:space="preserve">[23] </w:t>
                    </w:r>
                  </w:p>
                </w:tc>
                <w:tc>
                  <w:tcPr>
                    <w:tcW w:w="0" w:type="auto"/>
                    <w:hideMark/>
                  </w:tcPr>
                  <w:p w14:paraId="1C2E58E9" w14:textId="77777777" w:rsidR="00F5614E" w:rsidRDefault="00F5614E">
                    <w:pPr>
                      <w:pStyle w:val="Bibliografie"/>
                      <w:rPr>
                        <w:noProof/>
                        <w:lang w:val="nl-NL"/>
                      </w:rPr>
                    </w:pPr>
                    <w:r w:rsidRPr="00DA243A">
                      <w:rPr>
                        <w:noProof/>
                        <w:lang w:val="en-US"/>
                      </w:rPr>
                      <w:t xml:space="preserve">Microsoft, „MVVM,” [Online]. Available: https://docs.microsoft.com/en-us/xamarin/xamarin-forms/enterprise-application-patterns/mvvm. </w:t>
                    </w:r>
                    <w:r>
                      <w:rPr>
                        <w:noProof/>
                        <w:lang w:val="nl-NL"/>
                      </w:rPr>
                      <w:t>[Geopend April 2018].</w:t>
                    </w:r>
                  </w:p>
                </w:tc>
              </w:tr>
              <w:tr w:rsidR="00F5614E" w14:paraId="6B0D9FD8" w14:textId="77777777">
                <w:trPr>
                  <w:divId w:val="512232090"/>
                  <w:tblCellSpacing w:w="15" w:type="dxa"/>
                </w:trPr>
                <w:tc>
                  <w:tcPr>
                    <w:tcW w:w="50" w:type="pct"/>
                    <w:hideMark/>
                  </w:tcPr>
                  <w:p w14:paraId="0F96CD9F" w14:textId="77777777" w:rsidR="00F5614E" w:rsidRDefault="00F5614E">
                    <w:pPr>
                      <w:pStyle w:val="Bibliografie"/>
                      <w:rPr>
                        <w:noProof/>
                        <w:lang w:val="nl-NL"/>
                      </w:rPr>
                    </w:pPr>
                    <w:r>
                      <w:rPr>
                        <w:noProof/>
                        <w:lang w:val="nl-NL"/>
                      </w:rPr>
                      <w:t xml:space="preserve">[24] </w:t>
                    </w:r>
                  </w:p>
                </w:tc>
                <w:tc>
                  <w:tcPr>
                    <w:tcW w:w="0" w:type="auto"/>
                    <w:hideMark/>
                  </w:tcPr>
                  <w:p w14:paraId="275B0CFA" w14:textId="77777777" w:rsidR="00F5614E" w:rsidRDefault="00F5614E">
                    <w:pPr>
                      <w:pStyle w:val="Bibliografie"/>
                      <w:rPr>
                        <w:noProof/>
                        <w:lang w:val="nl-NL"/>
                      </w:rPr>
                    </w:pPr>
                    <w:r w:rsidRPr="00DA243A">
                      <w:rPr>
                        <w:noProof/>
                        <w:lang w:val="en-US"/>
                      </w:rPr>
                      <w:t xml:space="preserve">Xamarin, [Online]. Available: https://www.xamarin.com/customers. </w:t>
                    </w:r>
                    <w:r>
                      <w:rPr>
                        <w:noProof/>
                        <w:lang w:val="nl-NL"/>
                      </w:rPr>
                      <w:t>[Geopend Maart 2018].</w:t>
                    </w:r>
                  </w:p>
                </w:tc>
              </w:tr>
              <w:tr w:rsidR="00F5614E" w14:paraId="23A9F01A" w14:textId="77777777">
                <w:trPr>
                  <w:divId w:val="512232090"/>
                  <w:tblCellSpacing w:w="15" w:type="dxa"/>
                </w:trPr>
                <w:tc>
                  <w:tcPr>
                    <w:tcW w:w="50" w:type="pct"/>
                    <w:hideMark/>
                  </w:tcPr>
                  <w:p w14:paraId="04BA172F" w14:textId="77777777" w:rsidR="00F5614E" w:rsidRDefault="00F5614E">
                    <w:pPr>
                      <w:pStyle w:val="Bibliografie"/>
                      <w:rPr>
                        <w:noProof/>
                        <w:lang w:val="nl-NL"/>
                      </w:rPr>
                    </w:pPr>
                    <w:r>
                      <w:rPr>
                        <w:noProof/>
                        <w:lang w:val="nl-NL"/>
                      </w:rPr>
                      <w:t xml:space="preserve">[25] </w:t>
                    </w:r>
                  </w:p>
                </w:tc>
                <w:tc>
                  <w:tcPr>
                    <w:tcW w:w="0" w:type="auto"/>
                    <w:hideMark/>
                  </w:tcPr>
                  <w:p w14:paraId="72182756" w14:textId="77777777" w:rsidR="00F5614E" w:rsidRDefault="00F5614E">
                    <w:pPr>
                      <w:pStyle w:val="Bibliografie"/>
                      <w:rPr>
                        <w:noProof/>
                        <w:lang w:val="nl-NL"/>
                      </w:rPr>
                    </w:pPr>
                    <w:r w:rsidRPr="00DA243A">
                      <w:rPr>
                        <w:noProof/>
                        <w:lang w:val="en-US"/>
                      </w:rPr>
                      <w:t xml:space="preserve">„Apache Cordova,” [Online]. Available: https://en.wikipedia.org/wiki/Apache_Cordova. </w:t>
                    </w:r>
                    <w:r>
                      <w:rPr>
                        <w:noProof/>
                        <w:lang w:val="nl-NL"/>
                      </w:rPr>
                      <w:t>[Geopend April 2018].</w:t>
                    </w:r>
                  </w:p>
                </w:tc>
              </w:tr>
              <w:tr w:rsidR="00F5614E" w14:paraId="4890857D" w14:textId="77777777">
                <w:trPr>
                  <w:divId w:val="512232090"/>
                  <w:tblCellSpacing w:w="15" w:type="dxa"/>
                </w:trPr>
                <w:tc>
                  <w:tcPr>
                    <w:tcW w:w="50" w:type="pct"/>
                    <w:hideMark/>
                  </w:tcPr>
                  <w:p w14:paraId="496CD19D" w14:textId="77777777" w:rsidR="00F5614E" w:rsidRDefault="00F5614E">
                    <w:pPr>
                      <w:pStyle w:val="Bibliografie"/>
                      <w:rPr>
                        <w:noProof/>
                        <w:lang w:val="nl-NL"/>
                      </w:rPr>
                    </w:pPr>
                    <w:r>
                      <w:rPr>
                        <w:noProof/>
                        <w:lang w:val="nl-NL"/>
                      </w:rPr>
                      <w:t xml:space="preserve">[26] </w:t>
                    </w:r>
                  </w:p>
                </w:tc>
                <w:tc>
                  <w:tcPr>
                    <w:tcW w:w="0" w:type="auto"/>
                    <w:hideMark/>
                  </w:tcPr>
                  <w:p w14:paraId="6EB24867" w14:textId="77777777" w:rsidR="00F5614E" w:rsidRDefault="00F5614E">
                    <w:pPr>
                      <w:pStyle w:val="Bibliografie"/>
                      <w:rPr>
                        <w:noProof/>
                        <w:lang w:val="nl-NL"/>
                      </w:rPr>
                    </w:pPr>
                    <w:r w:rsidRPr="00DA243A">
                      <w:rPr>
                        <w:noProof/>
                        <w:lang w:val="en-US"/>
                      </w:rPr>
                      <w:t xml:space="preserve">B. LeRoux, „PhoneGap, Cordova, and what's in a name?,” [Online]. Available: https://phonegap.com/blog/2012/03/19/phonegap-cordova-and-whate28099s-in-a-name/. </w:t>
                    </w:r>
                    <w:r>
                      <w:rPr>
                        <w:noProof/>
                        <w:lang w:val="nl-NL"/>
                      </w:rPr>
                      <w:t>[Geopend April 2018].</w:t>
                    </w:r>
                  </w:p>
                </w:tc>
              </w:tr>
              <w:tr w:rsidR="00F5614E" w:rsidRPr="00DA243A" w14:paraId="73A40286" w14:textId="77777777">
                <w:trPr>
                  <w:divId w:val="512232090"/>
                  <w:tblCellSpacing w:w="15" w:type="dxa"/>
                </w:trPr>
                <w:tc>
                  <w:tcPr>
                    <w:tcW w:w="50" w:type="pct"/>
                    <w:hideMark/>
                  </w:tcPr>
                  <w:p w14:paraId="6B5DDFCE" w14:textId="77777777" w:rsidR="00F5614E" w:rsidRDefault="00F5614E">
                    <w:pPr>
                      <w:pStyle w:val="Bibliografie"/>
                      <w:rPr>
                        <w:noProof/>
                        <w:lang w:val="nl-NL"/>
                      </w:rPr>
                    </w:pPr>
                    <w:r>
                      <w:rPr>
                        <w:noProof/>
                        <w:lang w:val="nl-NL"/>
                      </w:rPr>
                      <w:t xml:space="preserve">[27] </w:t>
                    </w:r>
                  </w:p>
                </w:tc>
                <w:tc>
                  <w:tcPr>
                    <w:tcW w:w="0" w:type="auto"/>
                    <w:hideMark/>
                  </w:tcPr>
                  <w:p w14:paraId="0B5FC20C" w14:textId="77777777" w:rsidR="00F5614E" w:rsidRPr="00DA243A" w:rsidRDefault="00F5614E">
                    <w:pPr>
                      <w:pStyle w:val="Bibliografie"/>
                      <w:rPr>
                        <w:noProof/>
                        <w:lang w:val="en-US"/>
                      </w:rPr>
                    </w:pPr>
                    <w:r w:rsidRPr="00DA243A">
                      <w:rPr>
                        <w:noProof/>
                        <w:lang w:val="en-US"/>
                      </w:rPr>
                      <w:t xml:space="preserve">S. A. Wilkins Fernandez, Beginning App Development with Parse and PhoneGap, Apress, 2015. </w:t>
                    </w:r>
                  </w:p>
                </w:tc>
              </w:tr>
              <w:tr w:rsidR="00F5614E" w14:paraId="258C641E" w14:textId="77777777">
                <w:trPr>
                  <w:divId w:val="512232090"/>
                  <w:tblCellSpacing w:w="15" w:type="dxa"/>
                </w:trPr>
                <w:tc>
                  <w:tcPr>
                    <w:tcW w:w="50" w:type="pct"/>
                    <w:hideMark/>
                  </w:tcPr>
                  <w:p w14:paraId="7601C969" w14:textId="77777777" w:rsidR="00F5614E" w:rsidRDefault="00F5614E">
                    <w:pPr>
                      <w:pStyle w:val="Bibliografie"/>
                      <w:rPr>
                        <w:noProof/>
                        <w:lang w:val="nl-NL"/>
                      </w:rPr>
                    </w:pPr>
                    <w:r>
                      <w:rPr>
                        <w:noProof/>
                        <w:lang w:val="nl-NL"/>
                      </w:rPr>
                      <w:t xml:space="preserve">[28] </w:t>
                    </w:r>
                  </w:p>
                </w:tc>
                <w:tc>
                  <w:tcPr>
                    <w:tcW w:w="0" w:type="auto"/>
                    <w:hideMark/>
                  </w:tcPr>
                  <w:p w14:paraId="3D98AF5D" w14:textId="77777777" w:rsidR="00F5614E" w:rsidRDefault="00F5614E">
                    <w:pPr>
                      <w:pStyle w:val="Bibliografie"/>
                      <w:rPr>
                        <w:noProof/>
                        <w:lang w:val="nl-NL"/>
                      </w:rPr>
                    </w:pPr>
                    <w:r w:rsidRPr="00DA243A">
                      <w:rPr>
                        <w:noProof/>
                        <w:lang w:val="en-US"/>
                      </w:rPr>
                      <w:t xml:space="preserve">Apache Cordova, „Overview Apache Cordova,” [Online]. Available: https://cordova.apache.org/docs/en/latest/guide/overview/. </w:t>
                    </w:r>
                    <w:r>
                      <w:rPr>
                        <w:noProof/>
                        <w:lang w:val="nl-NL"/>
                      </w:rPr>
                      <w:t>[Geopend April 2018].</w:t>
                    </w:r>
                  </w:p>
                </w:tc>
              </w:tr>
              <w:tr w:rsidR="00F5614E" w14:paraId="5BF75F00" w14:textId="77777777">
                <w:trPr>
                  <w:divId w:val="512232090"/>
                  <w:tblCellSpacing w:w="15" w:type="dxa"/>
                </w:trPr>
                <w:tc>
                  <w:tcPr>
                    <w:tcW w:w="50" w:type="pct"/>
                    <w:hideMark/>
                  </w:tcPr>
                  <w:p w14:paraId="15E9AADE" w14:textId="77777777" w:rsidR="00F5614E" w:rsidRDefault="00F5614E">
                    <w:pPr>
                      <w:pStyle w:val="Bibliografie"/>
                      <w:rPr>
                        <w:noProof/>
                        <w:lang w:val="nl-NL"/>
                      </w:rPr>
                    </w:pPr>
                    <w:r>
                      <w:rPr>
                        <w:noProof/>
                        <w:lang w:val="nl-NL"/>
                      </w:rPr>
                      <w:t xml:space="preserve">[29] </w:t>
                    </w:r>
                  </w:p>
                </w:tc>
                <w:tc>
                  <w:tcPr>
                    <w:tcW w:w="0" w:type="auto"/>
                    <w:hideMark/>
                  </w:tcPr>
                  <w:p w14:paraId="404CC391" w14:textId="77777777" w:rsidR="00F5614E" w:rsidRDefault="00F5614E">
                    <w:pPr>
                      <w:pStyle w:val="Bibliografie"/>
                      <w:rPr>
                        <w:noProof/>
                        <w:lang w:val="nl-NL"/>
                      </w:rPr>
                    </w:pPr>
                    <w:r w:rsidRPr="00DA243A">
                      <w:rPr>
                        <w:noProof/>
                        <w:lang w:val="en-US"/>
                      </w:rPr>
                      <w:t xml:space="preserve">„License React Native,” [Online]. Available: https://github.com/facebook/react-native/blob/master/LICENSE. </w:t>
                    </w:r>
                    <w:r>
                      <w:rPr>
                        <w:noProof/>
                        <w:lang w:val="nl-NL"/>
                      </w:rPr>
                      <w:t>[Geopend April 2018].</w:t>
                    </w:r>
                  </w:p>
                </w:tc>
              </w:tr>
              <w:tr w:rsidR="00F5614E" w14:paraId="15052352" w14:textId="77777777">
                <w:trPr>
                  <w:divId w:val="512232090"/>
                  <w:tblCellSpacing w:w="15" w:type="dxa"/>
                </w:trPr>
                <w:tc>
                  <w:tcPr>
                    <w:tcW w:w="50" w:type="pct"/>
                    <w:hideMark/>
                  </w:tcPr>
                  <w:p w14:paraId="3C046E39" w14:textId="77777777" w:rsidR="00F5614E" w:rsidRDefault="00F5614E">
                    <w:pPr>
                      <w:pStyle w:val="Bibliografie"/>
                      <w:rPr>
                        <w:noProof/>
                        <w:lang w:val="nl-NL"/>
                      </w:rPr>
                    </w:pPr>
                    <w:r>
                      <w:rPr>
                        <w:noProof/>
                        <w:lang w:val="nl-NL"/>
                      </w:rPr>
                      <w:t xml:space="preserve">[30] </w:t>
                    </w:r>
                  </w:p>
                </w:tc>
                <w:tc>
                  <w:tcPr>
                    <w:tcW w:w="0" w:type="auto"/>
                    <w:hideMark/>
                  </w:tcPr>
                  <w:p w14:paraId="110557C7" w14:textId="77777777" w:rsidR="00F5614E" w:rsidRDefault="00F5614E">
                    <w:pPr>
                      <w:pStyle w:val="Bibliografie"/>
                      <w:rPr>
                        <w:noProof/>
                        <w:lang w:val="nl-NL"/>
                      </w:rPr>
                    </w:pPr>
                    <w:r w:rsidRPr="00DA243A">
                      <w:rPr>
                        <w:noProof/>
                        <w:lang w:val="en-US"/>
                      </w:rPr>
                      <w:t xml:space="preserve">[Online]. Available: https://blog.xamarin.com/xamarin-for-all/. </w:t>
                    </w:r>
                    <w:r>
                      <w:rPr>
                        <w:noProof/>
                        <w:lang w:val="nl-NL"/>
                      </w:rPr>
                      <w:t>[Geopend April 2018].</w:t>
                    </w:r>
                  </w:p>
                </w:tc>
              </w:tr>
              <w:tr w:rsidR="00F5614E" w14:paraId="6F626E57" w14:textId="77777777">
                <w:trPr>
                  <w:divId w:val="512232090"/>
                  <w:tblCellSpacing w:w="15" w:type="dxa"/>
                </w:trPr>
                <w:tc>
                  <w:tcPr>
                    <w:tcW w:w="50" w:type="pct"/>
                    <w:hideMark/>
                  </w:tcPr>
                  <w:p w14:paraId="0128B2D8" w14:textId="77777777" w:rsidR="00F5614E" w:rsidRDefault="00F5614E">
                    <w:pPr>
                      <w:pStyle w:val="Bibliografie"/>
                      <w:rPr>
                        <w:noProof/>
                        <w:lang w:val="nl-NL"/>
                      </w:rPr>
                    </w:pPr>
                    <w:r>
                      <w:rPr>
                        <w:noProof/>
                        <w:lang w:val="nl-NL"/>
                      </w:rPr>
                      <w:t xml:space="preserve">[31] </w:t>
                    </w:r>
                  </w:p>
                </w:tc>
                <w:tc>
                  <w:tcPr>
                    <w:tcW w:w="0" w:type="auto"/>
                    <w:hideMark/>
                  </w:tcPr>
                  <w:p w14:paraId="1161C8D6" w14:textId="77777777" w:rsidR="00F5614E" w:rsidRDefault="00F5614E">
                    <w:pPr>
                      <w:pStyle w:val="Bibliografie"/>
                      <w:rPr>
                        <w:noProof/>
                        <w:lang w:val="nl-NL"/>
                      </w:rPr>
                    </w:pPr>
                    <w:r w:rsidRPr="00DA243A">
                      <w:rPr>
                        <w:noProof/>
                        <w:lang w:val="en-US"/>
                      </w:rPr>
                      <w:t xml:space="preserve">„Pricing Visual Studio Licenses,” [Online]. Available: https://www.visualstudio.com/vs/pricing/. </w:t>
                    </w:r>
                    <w:r>
                      <w:rPr>
                        <w:noProof/>
                        <w:lang w:val="nl-NL"/>
                      </w:rPr>
                      <w:t>[Geopend April 2018].</w:t>
                    </w:r>
                  </w:p>
                </w:tc>
              </w:tr>
              <w:tr w:rsidR="00F5614E" w:rsidRPr="00DA243A" w14:paraId="5E4A9EC2" w14:textId="77777777">
                <w:trPr>
                  <w:divId w:val="512232090"/>
                  <w:tblCellSpacing w:w="15" w:type="dxa"/>
                </w:trPr>
                <w:tc>
                  <w:tcPr>
                    <w:tcW w:w="50" w:type="pct"/>
                    <w:hideMark/>
                  </w:tcPr>
                  <w:p w14:paraId="2E2FF894" w14:textId="77777777" w:rsidR="00F5614E" w:rsidRDefault="00F5614E">
                    <w:pPr>
                      <w:pStyle w:val="Bibliografie"/>
                      <w:rPr>
                        <w:noProof/>
                        <w:lang w:val="nl-NL"/>
                      </w:rPr>
                    </w:pPr>
                    <w:r>
                      <w:rPr>
                        <w:noProof/>
                        <w:lang w:val="nl-NL"/>
                      </w:rPr>
                      <w:t xml:space="preserve">[32] </w:t>
                    </w:r>
                  </w:p>
                </w:tc>
                <w:tc>
                  <w:tcPr>
                    <w:tcW w:w="0" w:type="auto"/>
                    <w:hideMark/>
                  </w:tcPr>
                  <w:p w14:paraId="01601678" w14:textId="77777777" w:rsidR="00F5614E" w:rsidRPr="00DA243A" w:rsidRDefault="00F5614E">
                    <w:pPr>
                      <w:pStyle w:val="Bibliografie"/>
                      <w:rPr>
                        <w:noProof/>
                        <w:lang w:val="en-US"/>
                      </w:rPr>
                    </w:pPr>
                    <w:r w:rsidRPr="00DA243A">
                      <w:rPr>
                        <w:noProof/>
                        <w:lang w:val="en-US"/>
                      </w:rPr>
                      <w:t>„Open source licenseQt,” [Online]. Available: http://doc.qt.io/qt-5/opensourcelicense.html. [Geopend April 2018].</w:t>
                    </w:r>
                  </w:p>
                </w:tc>
              </w:tr>
              <w:tr w:rsidR="00F5614E" w14:paraId="0E76A284" w14:textId="77777777">
                <w:trPr>
                  <w:divId w:val="512232090"/>
                  <w:tblCellSpacing w:w="15" w:type="dxa"/>
                </w:trPr>
                <w:tc>
                  <w:tcPr>
                    <w:tcW w:w="50" w:type="pct"/>
                    <w:hideMark/>
                  </w:tcPr>
                  <w:p w14:paraId="6FB955E9" w14:textId="77777777" w:rsidR="00F5614E" w:rsidRDefault="00F5614E">
                    <w:pPr>
                      <w:pStyle w:val="Bibliografie"/>
                      <w:rPr>
                        <w:noProof/>
                        <w:lang w:val="nl-NL"/>
                      </w:rPr>
                    </w:pPr>
                    <w:r>
                      <w:rPr>
                        <w:noProof/>
                        <w:lang w:val="nl-NL"/>
                      </w:rPr>
                      <w:t xml:space="preserve">[33] </w:t>
                    </w:r>
                  </w:p>
                </w:tc>
                <w:tc>
                  <w:tcPr>
                    <w:tcW w:w="0" w:type="auto"/>
                    <w:hideMark/>
                  </w:tcPr>
                  <w:p w14:paraId="3421C45B" w14:textId="77777777" w:rsidR="00F5614E" w:rsidRDefault="00F5614E">
                    <w:pPr>
                      <w:pStyle w:val="Bibliografie"/>
                      <w:rPr>
                        <w:noProof/>
                        <w:lang w:val="nl-NL"/>
                      </w:rPr>
                    </w:pPr>
                    <w:r w:rsidRPr="00DA243A">
                      <w:rPr>
                        <w:noProof/>
                        <w:lang w:val="en-US"/>
                      </w:rPr>
                      <w:t xml:space="preserve">„Licensing comparison Qt,” [Online]. Available: https://www1.qt.io/licensing-comparison/. </w:t>
                    </w:r>
                    <w:r>
                      <w:rPr>
                        <w:noProof/>
                        <w:lang w:val="nl-NL"/>
                      </w:rPr>
                      <w:t>[Geopend April 2018].</w:t>
                    </w:r>
                  </w:p>
                </w:tc>
              </w:tr>
              <w:tr w:rsidR="00F5614E" w14:paraId="7508393C" w14:textId="77777777">
                <w:trPr>
                  <w:divId w:val="512232090"/>
                  <w:tblCellSpacing w:w="15" w:type="dxa"/>
                </w:trPr>
                <w:tc>
                  <w:tcPr>
                    <w:tcW w:w="50" w:type="pct"/>
                    <w:hideMark/>
                  </w:tcPr>
                  <w:p w14:paraId="7845520E" w14:textId="77777777" w:rsidR="00F5614E" w:rsidRDefault="00F5614E">
                    <w:pPr>
                      <w:pStyle w:val="Bibliografie"/>
                      <w:rPr>
                        <w:noProof/>
                        <w:lang w:val="nl-NL"/>
                      </w:rPr>
                    </w:pPr>
                    <w:r>
                      <w:rPr>
                        <w:noProof/>
                        <w:lang w:val="nl-NL"/>
                      </w:rPr>
                      <w:t xml:space="preserve">[34] </w:t>
                    </w:r>
                  </w:p>
                </w:tc>
                <w:tc>
                  <w:tcPr>
                    <w:tcW w:w="0" w:type="auto"/>
                    <w:hideMark/>
                  </w:tcPr>
                  <w:p w14:paraId="1669D475" w14:textId="77777777" w:rsidR="00F5614E" w:rsidRDefault="00F5614E">
                    <w:pPr>
                      <w:pStyle w:val="Bibliografie"/>
                      <w:rPr>
                        <w:noProof/>
                        <w:lang w:val="nl-NL"/>
                      </w:rPr>
                    </w:pPr>
                    <w:r w:rsidRPr="00DA243A">
                      <w:rPr>
                        <w:noProof/>
                        <w:lang w:val="en-US"/>
                      </w:rPr>
                      <w:t xml:space="preserve">„License Apache Cordova,” [Online]. Available: https://github.com/apache/cordova-android/blob/master/LICENSE. </w:t>
                    </w:r>
                    <w:r>
                      <w:rPr>
                        <w:noProof/>
                        <w:lang w:val="nl-NL"/>
                      </w:rPr>
                      <w:t>[Geopend April 2018].</w:t>
                    </w:r>
                  </w:p>
                </w:tc>
              </w:tr>
              <w:tr w:rsidR="00F5614E" w:rsidRPr="00DA243A" w14:paraId="685F6140" w14:textId="77777777">
                <w:trPr>
                  <w:divId w:val="512232090"/>
                  <w:tblCellSpacing w:w="15" w:type="dxa"/>
                </w:trPr>
                <w:tc>
                  <w:tcPr>
                    <w:tcW w:w="50" w:type="pct"/>
                    <w:hideMark/>
                  </w:tcPr>
                  <w:p w14:paraId="57889D7E" w14:textId="77777777" w:rsidR="00F5614E" w:rsidRDefault="00F5614E">
                    <w:pPr>
                      <w:pStyle w:val="Bibliografie"/>
                      <w:rPr>
                        <w:noProof/>
                        <w:lang w:val="nl-NL"/>
                      </w:rPr>
                    </w:pPr>
                    <w:r>
                      <w:rPr>
                        <w:noProof/>
                        <w:lang w:val="nl-NL"/>
                      </w:rPr>
                      <w:t xml:space="preserve">[35] </w:t>
                    </w:r>
                  </w:p>
                </w:tc>
                <w:tc>
                  <w:tcPr>
                    <w:tcW w:w="0" w:type="auto"/>
                    <w:hideMark/>
                  </w:tcPr>
                  <w:p w14:paraId="2F0EDDCA" w14:textId="77777777" w:rsidR="00F5614E" w:rsidRPr="00DA243A" w:rsidRDefault="00F5614E">
                    <w:pPr>
                      <w:pStyle w:val="Bibliografie"/>
                      <w:rPr>
                        <w:noProof/>
                        <w:lang w:val="en-US"/>
                      </w:rPr>
                    </w:pPr>
                    <w:r w:rsidRPr="00DA243A">
                      <w:rPr>
                        <w:noProof/>
                        <w:lang w:val="en-US"/>
                      </w:rPr>
                      <w:t xml:space="preserve">M. S. Jasmin Blanchette, C++ GUI Programming with Qt 4, Trolltech Press, 2006. </w:t>
                    </w:r>
                  </w:p>
                </w:tc>
              </w:tr>
              <w:tr w:rsidR="00F5614E" w14:paraId="49B8A9DB" w14:textId="77777777">
                <w:trPr>
                  <w:divId w:val="512232090"/>
                  <w:tblCellSpacing w:w="15" w:type="dxa"/>
                </w:trPr>
                <w:tc>
                  <w:tcPr>
                    <w:tcW w:w="50" w:type="pct"/>
                    <w:hideMark/>
                  </w:tcPr>
                  <w:p w14:paraId="2E22D068" w14:textId="77777777" w:rsidR="00F5614E" w:rsidRDefault="00F5614E">
                    <w:pPr>
                      <w:pStyle w:val="Bibliografie"/>
                      <w:rPr>
                        <w:noProof/>
                        <w:lang w:val="nl-NL"/>
                      </w:rPr>
                    </w:pPr>
                    <w:r>
                      <w:rPr>
                        <w:noProof/>
                        <w:lang w:val="nl-NL"/>
                      </w:rPr>
                      <w:t xml:space="preserve">[36] </w:t>
                    </w:r>
                  </w:p>
                </w:tc>
                <w:tc>
                  <w:tcPr>
                    <w:tcW w:w="0" w:type="auto"/>
                    <w:hideMark/>
                  </w:tcPr>
                  <w:p w14:paraId="08A1FECD" w14:textId="77777777" w:rsidR="00F5614E" w:rsidRDefault="00F5614E">
                    <w:pPr>
                      <w:pStyle w:val="Bibliografie"/>
                      <w:rPr>
                        <w:noProof/>
                        <w:lang w:val="nl-NL"/>
                      </w:rPr>
                    </w:pPr>
                    <w:r w:rsidRPr="00DA243A">
                      <w:rPr>
                        <w:noProof/>
                        <w:lang w:val="en-US"/>
                      </w:rPr>
                      <w:t xml:space="preserve">B. C. Daniels, „QT – Introduction C++ GUI Programming with Qt 4,” [Online]. </w:t>
                    </w:r>
                    <w:r>
                      <w:rPr>
                        <w:noProof/>
                        <w:lang w:val="nl-NL"/>
                      </w:rPr>
                      <w:t>Available: http://slideplayer.com/slide/7747920/. [Geopend Maart 2018].</w:t>
                    </w:r>
                  </w:p>
                </w:tc>
              </w:tr>
            </w:tbl>
            <w:p w14:paraId="4C5916EA" w14:textId="77777777" w:rsidR="00F5614E" w:rsidRDefault="00F5614E">
              <w:pPr>
                <w:divId w:val="512232090"/>
                <w:rPr>
                  <w:rFonts w:eastAsia="Times New Roman"/>
                  <w:noProof/>
                </w:rPr>
              </w:pPr>
            </w:p>
            <w:p w14:paraId="7B2BE037" w14:textId="42C409A2" w:rsidR="00312224" w:rsidRDefault="00312224">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132" w:name="_Toc514279477"/>
      <w:r w:rsidRPr="002532A4">
        <w:t>Bijlagen</w:t>
      </w:r>
      <w:bookmarkEnd w:id="132"/>
    </w:p>
    <w:p w14:paraId="7A4FF865" w14:textId="532416E3" w:rsidR="004B5FF3" w:rsidRDefault="004B5FF3" w:rsidP="004B5FF3">
      <w:r>
        <w:t>Bijlage A</w:t>
      </w:r>
      <w:r>
        <w:tab/>
      </w:r>
      <w:r w:rsidR="00BC48F6">
        <w:t>Javascript-code van de React Native applicatie</w:t>
      </w:r>
    </w:p>
    <w:p w14:paraId="042EA1CE" w14:textId="66C0068C" w:rsidR="00BC48F6" w:rsidRDefault="00BC48F6" w:rsidP="004B5FF3"/>
    <w:p w14:paraId="5314E8D7" w14:textId="32C23517" w:rsidR="003D78FF" w:rsidRDefault="004B5FF3" w:rsidP="004B5FF3">
      <w:r>
        <w:t>Bijlage B</w:t>
      </w:r>
      <w:r>
        <w:tab/>
      </w:r>
      <w:r w:rsidR="006901D1">
        <w:t>XAML-code van de Xamarin applicatie</w:t>
      </w:r>
    </w:p>
    <w:p w14:paraId="5F7B82ED" w14:textId="205ABA8E" w:rsidR="00CB22B1" w:rsidRDefault="00CB22B1" w:rsidP="004B5FF3"/>
    <w:p w14:paraId="53B3A81C" w14:textId="5197038D" w:rsidR="00CB22B1" w:rsidRDefault="00CB22B1" w:rsidP="004B5FF3">
      <w:r>
        <w:t xml:space="preserve">Bijlage C </w:t>
      </w:r>
      <w:r>
        <w:tab/>
        <w:t>C#-code van de Xamarin applicatie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46"/>
          <w:headerReference w:type="default" r:id="rId47"/>
          <w:footerReference w:type="even" r:id="rId48"/>
          <w:footerReference w:type="default" r:id="rId49"/>
          <w:footerReference w:type="first" r:id="rId50"/>
          <w:type w:val="oddPage"/>
          <w:pgSz w:w="11906" w:h="16838"/>
          <w:pgMar w:top="1418" w:right="1418" w:bottom="1418" w:left="1418" w:header="709" w:footer="709" w:gutter="0"/>
          <w:cols w:space="708"/>
          <w:docGrid w:linePitch="360"/>
        </w:sectPr>
      </w:pPr>
    </w:p>
    <w:p w14:paraId="5D8E0175" w14:textId="278171E8" w:rsidR="00801735" w:rsidRDefault="00801735" w:rsidP="004B5FF3"/>
    <w:p w14:paraId="04BFC40E" w14:textId="77777777" w:rsidR="00801735" w:rsidRDefault="00801735" w:rsidP="004B5FF3"/>
    <w:p w14:paraId="5549F56C" w14:textId="3D6B9B9B" w:rsidR="00BC48F6" w:rsidRDefault="00BC48F6" w:rsidP="004B5FF3">
      <w:r>
        <w:t>A.</w:t>
      </w:r>
    </w:p>
    <w:p w14:paraId="1FA4966A" w14:textId="77777777" w:rsidR="00BC48F6" w:rsidRDefault="00BC48F6" w:rsidP="004B5FF3"/>
    <w:p w14:paraId="2DB76355" w14:textId="77777777" w:rsidR="00461064" w:rsidRDefault="00461064" w:rsidP="006901D1">
      <w:pPr>
        <w:rPr>
          <w:rFonts w:ascii="Courier New" w:hAnsi="Courier New" w:cs="Courier New"/>
        </w:rPr>
        <w:sectPr w:rsidR="00461064" w:rsidSect="00461064">
          <w:footerReference w:type="default" r:id="rId51"/>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CB22B1">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 StyleSheet, Image, View, ScrollView, ListView, Text, TouchableHighlight, AppRegistry, Modal, FlatList}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VideoPlayer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DatePicker from 'react-native-datepicker';</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SearchBar from 'react-native-searchbar';</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{List, ListItem}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Hr from 'react-native-hr-component';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function parseJsonDate(jsonDateString){</w:t>
            </w:r>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Date.parse(jsonDateString);</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calculatePercentage(start, end){</w:t>
            </w:r>
          </w:p>
          <w:p w14:paraId="5EF71C3B"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return calcpercent;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calculatePercentageAnder(start,end){</w:t>
            </w:r>
          </w:p>
          <w:p w14:paraId="31B47942"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return calcpercent;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export default class App extends React.Component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constructor(){</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super()</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today = new Date(),</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today = today.getDate() + '-' + (today.getMonth() + 1) + '-' +today.getFullYear();</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global.vandaag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modalVisible: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this._handleResults = this._handleResults.bind(this);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componentWillMount()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this.fetchData();</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fetchData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response.json();</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data: json.data.channelList.channels.edges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t>renderdate(){</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(this.state.date == vandaag){</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this.state.date</w:t>
            </w:r>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else{</w:t>
            </w:r>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this.state.date</w:t>
            </w:r>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_handleResults(results)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r w:rsidRPr="006901D1">
              <w:rPr>
                <w:rFonts w:ascii="Courier New" w:hAnsi="Courier New" w:cs="Courier New"/>
              </w:rPr>
              <w:t>uri: 'http://zappware.com/wp-content/uploads/2017/04/1.png'}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let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uri: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 width, height } = Dimensions.get('window')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style={styles.overallcontainer}&gt;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visible={this.state.modalVisible} animationType={'slide'} onRequestClose={() =&gt;this.closeModal()}&gt;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 marginTop: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this.state.results.map((result, i)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key={i}&gt;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{typeof result === 'object' &amp;&amp; !(result instanceof Array) ? 'gold object!' : result.toString()}</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style={styles.container}&gt;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source={logo} style={{flex:1, resizeMode: Image.resizeMode.contain}}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2, backgroundColor: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&lt;DatePicker</w:t>
            </w:r>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date={this.renderdate()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minDate="01-06-2016"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maxDate="02-07-2019"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confirmBtnText="Confirm"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cancelBtnText="Cancel"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showIcon={false}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hideText={false}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customStyles={{</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dateInput: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borderWidth: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marginLeft: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dateText: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fontWeight: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onDateChange={(date) =&gt; {this.setState({date: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source={zoek} style={{flex:1, resizeMode: Image.resizeMode.contain,}}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style={styles.video}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&lt;VideoPlayer source={{ uri: 'http://d23dyxeqlo5psv.cloudfront.net/big_buck_bunny.mp4' }} navigator={ this.props.navigator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style={styles.channel}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&lt;FlatList</w:t>
            </w:r>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data={this.state.data}</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keyExtractor={(x, i) =&gt; i}</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renderItem={({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(&lt;ListItem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hideChevron={true}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avatar ={</w:t>
            </w:r>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style={{height: 75, width: 75 ,justifyContent: 'center', alignItems: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item.node.logo.url}}  style={{resizeMode: 'center', height: 60, width: 60, alignItems: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title={item.node.eventsAt.TVitem.title}</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style={styles.totalbox}&gt;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style={styles.viewboxoverhead}&gt;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&lt;SearchBar</w:t>
            </w:r>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this.searchBar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handleResults={this._handleResults}</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doSearchopen(){</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this.searchBar.show();</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this.setState({modelVisible:true});</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doSearchclose(){</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this.searchBar.hide();</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this.setState({modelVisible:false});</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styles = StyleSheet.create({</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C6327C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height: 40,</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backgroundColor: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flexDirection: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overallcontainer:</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scrollview:</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totalbox:{</w:t>
            </w:r>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viewboxoverhead:</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2"/>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9A25DA"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&lt;?xml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 xmlns="http://xamarin.com/schemas/2014/forms"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xmlns:x="http://schemas.microsoft.com/winfx/2009/xaml"</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xmlns:local="clr-namespace:XamarinProjectWerkNuIs"</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xmlns:xamarians="clr-namespace:Xamarians.MediaPlayer;assembly=Xamarians.MediaPlayer"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x:Class="XamarinProjectWerkNuIs.MainPage"&gt;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Spacing="0" x:Name="layout"&gt;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HorizontalOptions="FillAndExpand" VerticalOptions="Start" ColumnSpacing="0"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&lt;RowDefinition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&lt;DatePicker Grid.Column="1" VerticalOptions="End" HorizontalOptions="Center"/&gt;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 x:Name="myList" HasUnevenRows="true" ItemsSource="{Binding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&lt;ListView.ItemTemplate&gt;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 Here we make a Horizontal orientation with the help of StackLayout--&gt;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Margin="5" HeightRequest="90"&gt;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VerticalOptions="Center"&gt;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TextColor="#1C5AD8"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  /&gt;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&lt;/ListView.ItemTemplate&gt;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3"/>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Newtonsoft.Json;</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Plugin.Connectivity;</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System.Collections.Generic;</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System.Collections.ObjectModel;</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System.Diagnostics;</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System.Linq;</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System.Net.Http;</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Xamarin.Forms;</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XamarinProjectWerkNuIs.ViewModels;</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XamarinProjectWerkNuIs</w:t>
            </w:r>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r w:rsidRPr="00085358">
              <w:rPr>
                <w:rFonts w:ascii="Consolas" w:hAnsi="Consolas" w:cs="Consolas"/>
                <w:color w:val="2B91AF"/>
                <w:sz w:val="19"/>
                <w:szCs w:val="19"/>
                <w:lang w:val="en-US"/>
              </w:rPr>
              <w:t>MainPage</w:t>
            </w:r>
            <w:r w:rsidRPr="00085358">
              <w:rPr>
                <w:rFonts w:ascii="Consolas" w:hAnsi="Consolas" w:cs="Consolas"/>
                <w:color w:val="000000"/>
                <w:sz w:val="19"/>
                <w:szCs w:val="19"/>
                <w:lang w:val="en-US"/>
              </w:rPr>
              <w:t xml:space="preserve"> : ContentPage</w:t>
            </w:r>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SlidePosition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heightRowsList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Url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HttpClient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HttpClient();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MainPage()</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InitializeComponent();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BindingContext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ItemListViewModel();</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406123D5" w14:textId="77777777" w:rsidR="00CB22B1" w:rsidRPr="00CB22B1" w:rsidRDefault="00CB22B1" w:rsidP="00CB22B1"/>
    <w:p w14:paraId="7BA49EBD" w14:textId="15EB9232" w:rsidR="00201610" w:rsidRDefault="00201610" w:rsidP="006901D1">
      <w:pPr>
        <w:pStyle w:val="Titel"/>
        <w:ind w:left="0" w:firstLine="0"/>
      </w:pPr>
    </w:p>
    <w:p w14:paraId="17126CC3" w14:textId="09543D97" w:rsidR="00725403" w:rsidRPr="00201610" w:rsidRDefault="00725403" w:rsidP="00201610">
      <w:pPr>
        <w:tabs>
          <w:tab w:val="left" w:pos="1318"/>
        </w:tabs>
        <w:sectPr w:rsidR="00725403" w:rsidRPr="00201610" w:rsidSect="00461064">
          <w:footerReference w:type="default" r:id="rId54"/>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343FD5" w:rsidP="00B32AEF">
      <w:pPr>
        <w:pStyle w:val="BACKCOVERAdres20"/>
        <w:spacing w:after="0"/>
        <w:ind w:right="113"/>
      </w:pPr>
      <w:hyperlink r:id="rId55"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6"/>
      <w:headerReference w:type="default" r:id="rId57"/>
      <w:footerReference w:type="even" r:id="rId58"/>
      <w:footerReference w:type="default" r:id="rId59"/>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1D9F3" w14:textId="77777777" w:rsidR="00930391" w:rsidRDefault="00930391" w:rsidP="00986956">
      <w:pPr>
        <w:spacing w:line="240" w:lineRule="auto"/>
      </w:pPr>
      <w:r>
        <w:separator/>
      </w:r>
    </w:p>
  </w:endnote>
  <w:endnote w:type="continuationSeparator" w:id="0">
    <w:p w14:paraId="19AECC1D" w14:textId="77777777" w:rsidR="00930391" w:rsidRDefault="00930391" w:rsidP="00986956">
      <w:pPr>
        <w:spacing w:line="240" w:lineRule="auto"/>
      </w:pPr>
      <w:r>
        <w:continuationSeparator/>
      </w:r>
    </w:p>
  </w:endnote>
  <w:endnote w:type="continuationNotice" w:id="1">
    <w:p w14:paraId="32474369" w14:textId="77777777" w:rsidR="00930391" w:rsidRDefault="009303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930391" w14:paraId="7CF5BA2F" w14:textId="77777777" w:rsidTr="000739D3">
      <w:trPr>
        <w:trHeight w:hRule="exact" w:val="2268"/>
      </w:trPr>
      <w:tc>
        <w:tcPr>
          <w:tcW w:w="11170" w:type="dxa"/>
          <w:shd w:val="clear" w:color="auto" w:fill="auto"/>
        </w:tcPr>
        <w:p w14:paraId="50B64EB1" w14:textId="77777777" w:rsidR="00930391" w:rsidRDefault="00930391" w:rsidP="000E50CE">
          <w:pPr>
            <w:pStyle w:val="Koptekst"/>
          </w:pPr>
        </w:p>
      </w:tc>
    </w:tr>
  </w:tbl>
  <w:p w14:paraId="79F48DC3" w14:textId="77777777" w:rsidR="00930391" w:rsidRDefault="00930391"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930391" w:rsidRPr="00456A6F" w:rsidRDefault="00930391"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0"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930391" w:rsidRPr="00456A6F" w:rsidRDefault="00930391"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930391" w:rsidRPr="001D78C1" w:rsidRDefault="00930391"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40888"/>
      <w:docPartObj>
        <w:docPartGallery w:val="Page Numbers (Bottom of Page)"/>
        <w:docPartUnique/>
      </w:docPartObj>
    </w:sdtPr>
    <w:sdtContent>
      <w:p w14:paraId="53D5152C" w14:textId="77777777" w:rsidR="00930391" w:rsidRDefault="00930391">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930391" w:rsidRDefault="00930391">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53667"/>
      <w:docPartObj>
        <w:docPartGallery w:val="Page Numbers (Bottom of Page)"/>
        <w:docPartUnique/>
      </w:docPartObj>
    </w:sdtPr>
    <w:sdtContent>
      <w:p w14:paraId="4B23614D" w14:textId="0825BE80" w:rsidR="00930391" w:rsidRDefault="00930391" w:rsidP="00EA4F95">
        <w:pPr>
          <w:pStyle w:val="Voettekst"/>
          <w:jc w:val="center"/>
        </w:pPr>
        <w:r>
          <w:fldChar w:fldCharType="begin"/>
        </w:r>
        <w:r>
          <w:instrText>PAGE   \* MERGEFORMAT</w:instrText>
        </w:r>
        <w:r>
          <w:fldChar w:fldCharType="separate"/>
        </w:r>
        <w:r w:rsidR="0030244F" w:rsidRPr="0030244F">
          <w:rPr>
            <w:noProof/>
            <w:lang w:val="nl-NL"/>
          </w:rPr>
          <w:t>28</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930391" w:rsidRPr="009F4468" w:rsidRDefault="00930391"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5DCB74B6" w:rsidR="00930391" w:rsidRDefault="00930391" w:rsidP="00EA4F95">
        <w:pPr>
          <w:pStyle w:val="Voettekst"/>
          <w:jc w:val="center"/>
        </w:pPr>
        <w:r>
          <w:fldChar w:fldCharType="begin"/>
        </w:r>
        <w:r>
          <w:instrText>PAGE   \* MERGEFORMAT</w:instrText>
        </w:r>
        <w:r>
          <w:fldChar w:fldCharType="separate"/>
        </w:r>
        <w:r w:rsidR="0030244F" w:rsidRPr="0030244F">
          <w:rPr>
            <w:noProof/>
            <w:lang w:val="nl-NL"/>
          </w:rPr>
          <w:t>29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930391" w:rsidRPr="001D78C1" w:rsidRDefault="00930391" w:rsidP="000E50CE">
    <w:pPr>
      <w:pStyle w:val="Voettekst"/>
    </w:pPr>
    <w:r>
      <w:fldChar w:fldCharType="begin"/>
    </w:r>
    <w:r w:rsidRPr="00533DEF">
      <w:rPr>
        <w:rPrChange w:id="133"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2F60100D" w:rsidR="00930391" w:rsidRDefault="00930391" w:rsidP="00EA4F95">
        <w:pPr>
          <w:pStyle w:val="Voettekst"/>
          <w:jc w:val="center"/>
        </w:pPr>
        <w:r>
          <w:t>A.</w:t>
        </w:r>
        <w:r>
          <w:fldChar w:fldCharType="begin"/>
        </w:r>
        <w:r>
          <w:instrText>PAGE   \* MERGEFORMAT</w:instrText>
        </w:r>
        <w:r>
          <w:fldChar w:fldCharType="separate"/>
        </w:r>
        <w:r w:rsidR="0030244F" w:rsidRPr="0030244F">
          <w:rPr>
            <w:noProof/>
            <w:lang w:val="nl-NL"/>
          </w:rPr>
          <w:t>6</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930391" w:rsidRPr="00251CAB" w:rsidRDefault="00930391"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930391" w:rsidRPr="00251CAB" w:rsidRDefault="00930391"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930391" w:rsidRPr="00251CAB" w:rsidRDefault="00930391"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930391" w:rsidRDefault="00930391"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930391" w:rsidRPr="00456A6F" w:rsidRDefault="00930391"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2"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930391" w:rsidRPr="00456A6F" w:rsidRDefault="00930391"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930391" w:rsidRPr="0004429D" w:rsidRDefault="00930391"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930391" w:rsidRPr="00394CF7" w:rsidRDefault="00930391"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3"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930391" w:rsidRPr="00394CF7" w:rsidRDefault="00930391"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930391" w:rsidRPr="002F050E" w:rsidRDefault="00930391"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930391" w:rsidRPr="00394CF7" w:rsidRDefault="00930391"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4"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930391" w:rsidRPr="00394CF7" w:rsidRDefault="00930391"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930391" w:rsidRPr="008B1D1F" w:rsidRDefault="00930391"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930391" w:rsidRPr="00251CAB" w:rsidRDefault="00930391"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930391" w:rsidRPr="00DC647F" w:rsidRDefault="00930391" w:rsidP="000E50CE">
    <w:pPr>
      <w:pStyle w:val="Voettekst"/>
    </w:pPr>
    <w:r>
      <w:fldChar w:fldCharType="begin"/>
    </w:r>
    <w:r w:rsidRPr="00533DEF">
      <w:rPr>
        <w:rPrChange w:id="1"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930391" w:rsidRPr="009F4468" w:rsidRDefault="00930391"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44391"/>
      <w:docPartObj>
        <w:docPartGallery w:val="Page Numbers (Bottom of Page)"/>
        <w:docPartUnique/>
      </w:docPartObj>
    </w:sdtPr>
    <w:sdtContent>
      <w:p w14:paraId="1C123923" w14:textId="185665E3" w:rsidR="00930391" w:rsidRPr="00251CAB" w:rsidRDefault="00930391" w:rsidP="00F01E7D">
        <w:pPr>
          <w:pStyle w:val="Voettekst"/>
          <w:jc w:val="center"/>
        </w:pPr>
        <w:r>
          <w:fldChar w:fldCharType="begin"/>
        </w:r>
        <w:r>
          <w:instrText>PAGE   \* MERGEFORMAT</w:instrText>
        </w:r>
        <w:r>
          <w:fldChar w:fldCharType="separate"/>
        </w:r>
        <w:r w:rsidR="002A5263" w:rsidRPr="002A5263">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930391" w:rsidRPr="001D78C1" w:rsidRDefault="00930391" w:rsidP="000E50CE">
    <w:pPr>
      <w:pStyle w:val="Voettekst"/>
    </w:pPr>
    <w:r>
      <w:fldChar w:fldCharType="begin"/>
    </w:r>
    <w:r w:rsidRPr="00533DEF">
      <w:rPr>
        <w:rPrChange w:id="4"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930391" w:rsidRPr="007A0E17" w:rsidRDefault="00930391"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DABD4" w14:textId="77777777" w:rsidR="00930391" w:rsidRDefault="00930391" w:rsidP="00986956">
      <w:pPr>
        <w:spacing w:line="240" w:lineRule="auto"/>
      </w:pPr>
      <w:r>
        <w:separator/>
      </w:r>
    </w:p>
  </w:footnote>
  <w:footnote w:type="continuationSeparator" w:id="0">
    <w:p w14:paraId="2618ECEF" w14:textId="77777777" w:rsidR="00930391" w:rsidRDefault="00930391" w:rsidP="00986956">
      <w:pPr>
        <w:spacing w:line="240" w:lineRule="auto"/>
      </w:pPr>
      <w:r>
        <w:continuationSeparator/>
      </w:r>
    </w:p>
  </w:footnote>
  <w:footnote w:type="continuationNotice" w:id="1">
    <w:p w14:paraId="5668BBD0" w14:textId="77777777" w:rsidR="00930391" w:rsidRDefault="009303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930391" w:rsidRDefault="00930391" w:rsidP="000E50CE">
    <w:pPr>
      <w:pStyle w:val="Koptekst"/>
    </w:pPr>
  </w:p>
  <w:p w14:paraId="42E1C550" w14:textId="77777777" w:rsidR="00930391" w:rsidRDefault="00930391"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930391" w:rsidRPr="00394CF7" w:rsidRDefault="00930391" w:rsidP="00394CF7">
                          <w:pPr>
                            <w:pStyle w:val="CoverKoptekst"/>
                          </w:pPr>
                          <w:r w:rsidRPr="00394CF7">
                            <w:t xml:space="preserve">faculteit </w:t>
                          </w:r>
                          <w:r>
                            <w:t>bewegings- en revalidatiewetenschappen</w:t>
                          </w:r>
                        </w:p>
                        <w:p w14:paraId="4C66B63B" w14:textId="77777777" w:rsidR="00930391" w:rsidRPr="00394CF7" w:rsidRDefault="00930391"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39"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930391" w:rsidRPr="00394CF7" w:rsidRDefault="00930391" w:rsidP="00394CF7">
                    <w:pPr>
                      <w:pStyle w:val="CoverKoptekst"/>
                    </w:pPr>
                    <w:r w:rsidRPr="00394CF7">
                      <w:t xml:space="preserve">faculteit </w:t>
                    </w:r>
                    <w:r>
                      <w:t>bewegings- en revalidatiewetenschappen</w:t>
                    </w:r>
                  </w:p>
                  <w:p w14:paraId="4C66B63B" w14:textId="77777777" w:rsidR="00930391" w:rsidRPr="00394CF7" w:rsidRDefault="00930391"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930391" w:rsidRDefault="00930391">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930391" w:rsidRPr="009B0224" w:rsidRDefault="00930391"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5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930391" w:rsidRPr="009B0224" w:rsidRDefault="00930391"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930391" w:rsidRPr="009B0224" w:rsidRDefault="00930391"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930391" w:rsidRPr="008D663C" w:rsidRDefault="00930391"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930391" w:rsidRDefault="00930391"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930391" w:rsidRPr="00394CF7" w:rsidRDefault="00930391"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1"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930391" w:rsidRPr="00394CF7" w:rsidRDefault="00930391"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930391" w:rsidRPr="00E73B78" w:rsidRDefault="00930391"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930391" w:rsidRPr="005C062C" w:rsidRDefault="00930391"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930391" w:rsidRDefault="00930391"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930391" w:rsidRPr="00E73B78" w:rsidRDefault="00930391"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930391" w:rsidRPr="000B0058" w:rsidRDefault="00930391"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930391" w:rsidRPr="000B0058" w:rsidRDefault="00930391"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930391" w:rsidRPr="009B0224" w:rsidRDefault="00930391"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0"/>
  </w:num>
  <w:num w:numId="11">
    <w:abstractNumId w:val="13"/>
  </w:num>
  <w:num w:numId="12">
    <w:abstractNumId w:val="11"/>
  </w:num>
  <w:num w:numId="13">
    <w:abstractNumId w:val="4"/>
  </w:num>
  <w:num w:numId="14">
    <w:abstractNumId w:val="17"/>
  </w:num>
  <w:num w:numId="15">
    <w:abstractNumId w:val="3"/>
  </w:num>
  <w:num w:numId="16">
    <w:abstractNumId w:val="14"/>
  </w:num>
  <w:num w:numId="17">
    <w:abstractNumId w:val="21"/>
  </w:num>
  <w:num w:numId="18">
    <w:abstractNumId w:val="19"/>
  </w:num>
  <w:num w:numId="19">
    <w:abstractNumId w:val="12"/>
  </w:num>
  <w:num w:numId="20">
    <w:abstractNumId w:val="18"/>
  </w:num>
  <w:num w:numId="21">
    <w:abstractNumId w:val="6"/>
  </w:num>
  <w:num w:numId="22">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774"/>
    <w:rsid w:val="00002827"/>
    <w:rsid w:val="00002F12"/>
    <w:rsid w:val="00003723"/>
    <w:rsid w:val="00005CDE"/>
    <w:rsid w:val="0001272D"/>
    <w:rsid w:val="00014E86"/>
    <w:rsid w:val="00016047"/>
    <w:rsid w:val="00021CFE"/>
    <w:rsid w:val="00022BAC"/>
    <w:rsid w:val="00022C9E"/>
    <w:rsid w:val="00022EC0"/>
    <w:rsid w:val="00024C11"/>
    <w:rsid w:val="000250E2"/>
    <w:rsid w:val="00030C0A"/>
    <w:rsid w:val="00033FD5"/>
    <w:rsid w:val="00034E0B"/>
    <w:rsid w:val="0003581B"/>
    <w:rsid w:val="000361DC"/>
    <w:rsid w:val="00037B05"/>
    <w:rsid w:val="00041B25"/>
    <w:rsid w:val="0004429D"/>
    <w:rsid w:val="00044D37"/>
    <w:rsid w:val="00050AE7"/>
    <w:rsid w:val="00052A4D"/>
    <w:rsid w:val="00053E6D"/>
    <w:rsid w:val="000558A3"/>
    <w:rsid w:val="0005683D"/>
    <w:rsid w:val="000571C9"/>
    <w:rsid w:val="0006019D"/>
    <w:rsid w:val="00060276"/>
    <w:rsid w:val="000606B3"/>
    <w:rsid w:val="00060C9B"/>
    <w:rsid w:val="0006181E"/>
    <w:rsid w:val="00064998"/>
    <w:rsid w:val="00064EB5"/>
    <w:rsid w:val="000661AC"/>
    <w:rsid w:val="00067011"/>
    <w:rsid w:val="0006752E"/>
    <w:rsid w:val="00070637"/>
    <w:rsid w:val="00071125"/>
    <w:rsid w:val="00071A08"/>
    <w:rsid w:val="0007205C"/>
    <w:rsid w:val="000739D3"/>
    <w:rsid w:val="0007692C"/>
    <w:rsid w:val="000815D6"/>
    <w:rsid w:val="00083B7D"/>
    <w:rsid w:val="00083CD6"/>
    <w:rsid w:val="000840A7"/>
    <w:rsid w:val="00085358"/>
    <w:rsid w:val="000859D6"/>
    <w:rsid w:val="0008701E"/>
    <w:rsid w:val="0009033F"/>
    <w:rsid w:val="0009056B"/>
    <w:rsid w:val="0009093E"/>
    <w:rsid w:val="00092EB0"/>
    <w:rsid w:val="000938E6"/>
    <w:rsid w:val="00093A99"/>
    <w:rsid w:val="00095BBD"/>
    <w:rsid w:val="0009739E"/>
    <w:rsid w:val="000A25E5"/>
    <w:rsid w:val="000A2FCA"/>
    <w:rsid w:val="000A5E32"/>
    <w:rsid w:val="000A7E6B"/>
    <w:rsid w:val="000B0058"/>
    <w:rsid w:val="000B27EB"/>
    <w:rsid w:val="000B2D8D"/>
    <w:rsid w:val="000B3C3E"/>
    <w:rsid w:val="000B7AE3"/>
    <w:rsid w:val="000C0C2F"/>
    <w:rsid w:val="000C2614"/>
    <w:rsid w:val="000C44EB"/>
    <w:rsid w:val="000C4663"/>
    <w:rsid w:val="000D1F51"/>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4D89"/>
    <w:rsid w:val="00105559"/>
    <w:rsid w:val="0011021C"/>
    <w:rsid w:val="0011078E"/>
    <w:rsid w:val="00110D86"/>
    <w:rsid w:val="0011128E"/>
    <w:rsid w:val="00112DE8"/>
    <w:rsid w:val="00112DFA"/>
    <w:rsid w:val="00113104"/>
    <w:rsid w:val="001134BB"/>
    <w:rsid w:val="00115CDE"/>
    <w:rsid w:val="00117A65"/>
    <w:rsid w:val="00121AC1"/>
    <w:rsid w:val="001223D1"/>
    <w:rsid w:val="001227FE"/>
    <w:rsid w:val="001248ED"/>
    <w:rsid w:val="00124D1F"/>
    <w:rsid w:val="00124F4D"/>
    <w:rsid w:val="00126F28"/>
    <w:rsid w:val="001270C5"/>
    <w:rsid w:val="00130AE7"/>
    <w:rsid w:val="00130F8A"/>
    <w:rsid w:val="00131CDD"/>
    <w:rsid w:val="00134996"/>
    <w:rsid w:val="00136E99"/>
    <w:rsid w:val="00143E95"/>
    <w:rsid w:val="00146636"/>
    <w:rsid w:val="00146A1C"/>
    <w:rsid w:val="0014729A"/>
    <w:rsid w:val="001477E9"/>
    <w:rsid w:val="00150B1A"/>
    <w:rsid w:val="00150D79"/>
    <w:rsid w:val="00153B2A"/>
    <w:rsid w:val="00153D39"/>
    <w:rsid w:val="00154580"/>
    <w:rsid w:val="00156A11"/>
    <w:rsid w:val="001572A0"/>
    <w:rsid w:val="001636D9"/>
    <w:rsid w:val="00165EC1"/>
    <w:rsid w:val="00171265"/>
    <w:rsid w:val="001714DA"/>
    <w:rsid w:val="0017395F"/>
    <w:rsid w:val="00174F6F"/>
    <w:rsid w:val="0017768B"/>
    <w:rsid w:val="001777CF"/>
    <w:rsid w:val="0017785B"/>
    <w:rsid w:val="00177E46"/>
    <w:rsid w:val="00181D1F"/>
    <w:rsid w:val="00182FCE"/>
    <w:rsid w:val="00185CBA"/>
    <w:rsid w:val="0018756B"/>
    <w:rsid w:val="00187616"/>
    <w:rsid w:val="0019004C"/>
    <w:rsid w:val="0019069C"/>
    <w:rsid w:val="00190A77"/>
    <w:rsid w:val="001A012F"/>
    <w:rsid w:val="001A104F"/>
    <w:rsid w:val="001A498D"/>
    <w:rsid w:val="001A559B"/>
    <w:rsid w:val="001A74C6"/>
    <w:rsid w:val="001B0233"/>
    <w:rsid w:val="001B243F"/>
    <w:rsid w:val="001B2618"/>
    <w:rsid w:val="001B31E8"/>
    <w:rsid w:val="001B3E42"/>
    <w:rsid w:val="001B3FF9"/>
    <w:rsid w:val="001B6313"/>
    <w:rsid w:val="001B7234"/>
    <w:rsid w:val="001B7CCF"/>
    <w:rsid w:val="001B7E62"/>
    <w:rsid w:val="001C0806"/>
    <w:rsid w:val="001C483F"/>
    <w:rsid w:val="001C55F1"/>
    <w:rsid w:val="001D0497"/>
    <w:rsid w:val="001D251E"/>
    <w:rsid w:val="001D3B0E"/>
    <w:rsid w:val="001D78C1"/>
    <w:rsid w:val="001E0F7F"/>
    <w:rsid w:val="001E13DF"/>
    <w:rsid w:val="001E317A"/>
    <w:rsid w:val="001E6425"/>
    <w:rsid w:val="001F123D"/>
    <w:rsid w:val="00201610"/>
    <w:rsid w:val="00204822"/>
    <w:rsid w:val="00204ABA"/>
    <w:rsid w:val="00204FAC"/>
    <w:rsid w:val="0020786E"/>
    <w:rsid w:val="002119D7"/>
    <w:rsid w:val="00212184"/>
    <w:rsid w:val="00212322"/>
    <w:rsid w:val="0021237C"/>
    <w:rsid w:val="00215D30"/>
    <w:rsid w:val="00217021"/>
    <w:rsid w:val="00217FCF"/>
    <w:rsid w:val="00223D9D"/>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603DE"/>
    <w:rsid w:val="00260C13"/>
    <w:rsid w:val="00261580"/>
    <w:rsid w:val="0026378D"/>
    <w:rsid w:val="00264241"/>
    <w:rsid w:val="0026595B"/>
    <w:rsid w:val="00266B78"/>
    <w:rsid w:val="00267FC2"/>
    <w:rsid w:val="0027136B"/>
    <w:rsid w:val="00273D03"/>
    <w:rsid w:val="002757A1"/>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730"/>
    <w:rsid w:val="002C12A9"/>
    <w:rsid w:val="002C13EF"/>
    <w:rsid w:val="002C15A4"/>
    <w:rsid w:val="002C18A6"/>
    <w:rsid w:val="002C1AB2"/>
    <w:rsid w:val="002C415A"/>
    <w:rsid w:val="002C5163"/>
    <w:rsid w:val="002D1D4E"/>
    <w:rsid w:val="002D2689"/>
    <w:rsid w:val="002D2CAC"/>
    <w:rsid w:val="002D6160"/>
    <w:rsid w:val="002E1CC8"/>
    <w:rsid w:val="002E1D1C"/>
    <w:rsid w:val="002E274C"/>
    <w:rsid w:val="002E3E78"/>
    <w:rsid w:val="002E461D"/>
    <w:rsid w:val="002E496C"/>
    <w:rsid w:val="002E59FA"/>
    <w:rsid w:val="002E6327"/>
    <w:rsid w:val="002E6DE4"/>
    <w:rsid w:val="002E7570"/>
    <w:rsid w:val="002F005B"/>
    <w:rsid w:val="002F050E"/>
    <w:rsid w:val="002F3998"/>
    <w:rsid w:val="002F50B7"/>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4316"/>
    <w:rsid w:val="0033496F"/>
    <w:rsid w:val="00334A6E"/>
    <w:rsid w:val="00336762"/>
    <w:rsid w:val="003375FA"/>
    <w:rsid w:val="0034082C"/>
    <w:rsid w:val="00341B1B"/>
    <w:rsid w:val="003421F8"/>
    <w:rsid w:val="00343372"/>
    <w:rsid w:val="00343FD5"/>
    <w:rsid w:val="00345968"/>
    <w:rsid w:val="00347222"/>
    <w:rsid w:val="00347FB5"/>
    <w:rsid w:val="0035550D"/>
    <w:rsid w:val="00355E07"/>
    <w:rsid w:val="003601DE"/>
    <w:rsid w:val="00362699"/>
    <w:rsid w:val="00363B86"/>
    <w:rsid w:val="003654B1"/>
    <w:rsid w:val="003678E0"/>
    <w:rsid w:val="003712F3"/>
    <w:rsid w:val="00372BEC"/>
    <w:rsid w:val="00373164"/>
    <w:rsid w:val="00373BCC"/>
    <w:rsid w:val="0038119B"/>
    <w:rsid w:val="00382134"/>
    <w:rsid w:val="00383ABB"/>
    <w:rsid w:val="0038707D"/>
    <w:rsid w:val="0039361C"/>
    <w:rsid w:val="00394CF7"/>
    <w:rsid w:val="00394FE5"/>
    <w:rsid w:val="003A0333"/>
    <w:rsid w:val="003A1150"/>
    <w:rsid w:val="003A29DB"/>
    <w:rsid w:val="003A5F0E"/>
    <w:rsid w:val="003A78E7"/>
    <w:rsid w:val="003B0EC2"/>
    <w:rsid w:val="003B2C08"/>
    <w:rsid w:val="003C556D"/>
    <w:rsid w:val="003C60E8"/>
    <w:rsid w:val="003D0E9C"/>
    <w:rsid w:val="003D14BA"/>
    <w:rsid w:val="003D1A1C"/>
    <w:rsid w:val="003D23BD"/>
    <w:rsid w:val="003D40B0"/>
    <w:rsid w:val="003D5CDB"/>
    <w:rsid w:val="003D6BA7"/>
    <w:rsid w:val="003D7255"/>
    <w:rsid w:val="003D78FF"/>
    <w:rsid w:val="003E0A9A"/>
    <w:rsid w:val="003E2372"/>
    <w:rsid w:val="003E527D"/>
    <w:rsid w:val="003E5A1C"/>
    <w:rsid w:val="003E70FF"/>
    <w:rsid w:val="003E7729"/>
    <w:rsid w:val="003F04EE"/>
    <w:rsid w:val="003F1402"/>
    <w:rsid w:val="003F24BD"/>
    <w:rsid w:val="003F2C54"/>
    <w:rsid w:val="003F46AC"/>
    <w:rsid w:val="003F4894"/>
    <w:rsid w:val="003F719B"/>
    <w:rsid w:val="004007AD"/>
    <w:rsid w:val="00401225"/>
    <w:rsid w:val="00401B0E"/>
    <w:rsid w:val="004031EF"/>
    <w:rsid w:val="00406A11"/>
    <w:rsid w:val="00407DD6"/>
    <w:rsid w:val="00410BF7"/>
    <w:rsid w:val="0041135E"/>
    <w:rsid w:val="00417E2B"/>
    <w:rsid w:val="004203C0"/>
    <w:rsid w:val="0042093E"/>
    <w:rsid w:val="00423D3F"/>
    <w:rsid w:val="00425820"/>
    <w:rsid w:val="00426163"/>
    <w:rsid w:val="0043087E"/>
    <w:rsid w:val="00432FCA"/>
    <w:rsid w:val="00433DCD"/>
    <w:rsid w:val="00435B6D"/>
    <w:rsid w:val="0043710B"/>
    <w:rsid w:val="004405F3"/>
    <w:rsid w:val="00440ACC"/>
    <w:rsid w:val="00444CC8"/>
    <w:rsid w:val="00445B23"/>
    <w:rsid w:val="00446874"/>
    <w:rsid w:val="00446B65"/>
    <w:rsid w:val="00446DFA"/>
    <w:rsid w:val="004508C3"/>
    <w:rsid w:val="00454CDC"/>
    <w:rsid w:val="00454E75"/>
    <w:rsid w:val="0045576C"/>
    <w:rsid w:val="004565C1"/>
    <w:rsid w:val="00456A6F"/>
    <w:rsid w:val="00460C27"/>
    <w:rsid w:val="00461064"/>
    <w:rsid w:val="004631D8"/>
    <w:rsid w:val="00463D53"/>
    <w:rsid w:val="00464FA1"/>
    <w:rsid w:val="00465BCF"/>
    <w:rsid w:val="004669EA"/>
    <w:rsid w:val="00475F05"/>
    <w:rsid w:val="00476134"/>
    <w:rsid w:val="00483D44"/>
    <w:rsid w:val="00491012"/>
    <w:rsid w:val="004918FE"/>
    <w:rsid w:val="004927EE"/>
    <w:rsid w:val="00492C96"/>
    <w:rsid w:val="0049462D"/>
    <w:rsid w:val="004B122E"/>
    <w:rsid w:val="004B1B33"/>
    <w:rsid w:val="004B3C25"/>
    <w:rsid w:val="004B4387"/>
    <w:rsid w:val="004B5FF3"/>
    <w:rsid w:val="004B605C"/>
    <w:rsid w:val="004B67AB"/>
    <w:rsid w:val="004B6D75"/>
    <w:rsid w:val="004B7091"/>
    <w:rsid w:val="004C0C4D"/>
    <w:rsid w:val="004C2DB1"/>
    <w:rsid w:val="004C33D6"/>
    <w:rsid w:val="004C5559"/>
    <w:rsid w:val="004D356E"/>
    <w:rsid w:val="004D4760"/>
    <w:rsid w:val="004D7108"/>
    <w:rsid w:val="004E24DC"/>
    <w:rsid w:val="004E57F9"/>
    <w:rsid w:val="004E5844"/>
    <w:rsid w:val="004E7A76"/>
    <w:rsid w:val="004E7D8B"/>
    <w:rsid w:val="004F16AC"/>
    <w:rsid w:val="004F1824"/>
    <w:rsid w:val="004F23EB"/>
    <w:rsid w:val="004F34D0"/>
    <w:rsid w:val="00501CE5"/>
    <w:rsid w:val="00501E78"/>
    <w:rsid w:val="00505BB1"/>
    <w:rsid w:val="00510A3C"/>
    <w:rsid w:val="00512BD9"/>
    <w:rsid w:val="005139E3"/>
    <w:rsid w:val="00514564"/>
    <w:rsid w:val="00521FCC"/>
    <w:rsid w:val="00522E45"/>
    <w:rsid w:val="0052454B"/>
    <w:rsid w:val="00526D9C"/>
    <w:rsid w:val="005306EF"/>
    <w:rsid w:val="00530FDC"/>
    <w:rsid w:val="005330C5"/>
    <w:rsid w:val="00533DEF"/>
    <w:rsid w:val="0053536E"/>
    <w:rsid w:val="005446EF"/>
    <w:rsid w:val="0054795F"/>
    <w:rsid w:val="00550283"/>
    <w:rsid w:val="00550A89"/>
    <w:rsid w:val="00550B83"/>
    <w:rsid w:val="005555B2"/>
    <w:rsid w:val="00561904"/>
    <w:rsid w:val="00564CF5"/>
    <w:rsid w:val="005653F7"/>
    <w:rsid w:val="0056552C"/>
    <w:rsid w:val="0056560E"/>
    <w:rsid w:val="00565AC4"/>
    <w:rsid w:val="005672D2"/>
    <w:rsid w:val="00573705"/>
    <w:rsid w:val="005747FC"/>
    <w:rsid w:val="00575D10"/>
    <w:rsid w:val="005776AE"/>
    <w:rsid w:val="00577861"/>
    <w:rsid w:val="00577DC3"/>
    <w:rsid w:val="005811E6"/>
    <w:rsid w:val="00581B56"/>
    <w:rsid w:val="00584710"/>
    <w:rsid w:val="0058495E"/>
    <w:rsid w:val="00585394"/>
    <w:rsid w:val="005866F9"/>
    <w:rsid w:val="00586FF7"/>
    <w:rsid w:val="00587864"/>
    <w:rsid w:val="005902C3"/>
    <w:rsid w:val="00590A19"/>
    <w:rsid w:val="00591A6A"/>
    <w:rsid w:val="0059570F"/>
    <w:rsid w:val="005A5D0F"/>
    <w:rsid w:val="005A6CC1"/>
    <w:rsid w:val="005A70A3"/>
    <w:rsid w:val="005B07E9"/>
    <w:rsid w:val="005B2A3B"/>
    <w:rsid w:val="005B3609"/>
    <w:rsid w:val="005B4301"/>
    <w:rsid w:val="005B6CDE"/>
    <w:rsid w:val="005B73BE"/>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F0B06"/>
    <w:rsid w:val="005F0B3D"/>
    <w:rsid w:val="005F268F"/>
    <w:rsid w:val="005F3536"/>
    <w:rsid w:val="005F4B73"/>
    <w:rsid w:val="005F68BE"/>
    <w:rsid w:val="005F77B5"/>
    <w:rsid w:val="00604988"/>
    <w:rsid w:val="00604D2E"/>
    <w:rsid w:val="006075BA"/>
    <w:rsid w:val="006129C0"/>
    <w:rsid w:val="006179D5"/>
    <w:rsid w:val="00620746"/>
    <w:rsid w:val="00621A49"/>
    <w:rsid w:val="0062343E"/>
    <w:rsid w:val="006244E6"/>
    <w:rsid w:val="006246CC"/>
    <w:rsid w:val="00625F35"/>
    <w:rsid w:val="00633BD9"/>
    <w:rsid w:val="00633DE3"/>
    <w:rsid w:val="006365D8"/>
    <w:rsid w:val="00640BB3"/>
    <w:rsid w:val="006425D8"/>
    <w:rsid w:val="00642914"/>
    <w:rsid w:val="00643C61"/>
    <w:rsid w:val="00646301"/>
    <w:rsid w:val="00647355"/>
    <w:rsid w:val="00647500"/>
    <w:rsid w:val="00652834"/>
    <w:rsid w:val="00652EB9"/>
    <w:rsid w:val="006556A4"/>
    <w:rsid w:val="00657CCC"/>
    <w:rsid w:val="00657D17"/>
    <w:rsid w:val="0066107B"/>
    <w:rsid w:val="0066335C"/>
    <w:rsid w:val="006712C0"/>
    <w:rsid w:val="00672C49"/>
    <w:rsid w:val="006734E4"/>
    <w:rsid w:val="00673BF0"/>
    <w:rsid w:val="00674FDE"/>
    <w:rsid w:val="00675B00"/>
    <w:rsid w:val="00677D7E"/>
    <w:rsid w:val="00680C24"/>
    <w:rsid w:val="006847BE"/>
    <w:rsid w:val="0068517E"/>
    <w:rsid w:val="00686F3E"/>
    <w:rsid w:val="006875AC"/>
    <w:rsid w:val="006901D1"/>
    <w:rsid w:val="00693292"/>
    <w:rsid w:val="0069351A"/>
    <w:rsid w:val="006A0B76"/>
    <w:rsid w:val="006A0C16"/>
    <w:rsid w:val="006A1E49"/>
    <w:rsid w:val="006A31AB"/>
    <w:rsid w:val="006A74DE"/>
    <w:rsid w:val="006B1190"/>
    <w:rsid w:val="006B19E1"/>
    <w:rsid w:val="006B4158"/>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7F11"/>
    <w:rsid w:val="007119BC"/>
    <w:rsid w:val="0071392E"/>
    <w:rsid w:val="00716499"/>
    <w:rsid w:val="00720208"/>
    <w:rsid w:val="00720468"/>
    <w:rsid w:val="0072238B"/>
    <w:rsid w:val="00722E62"/>
    <w:rsid w:val="00725403"/>
    <w:rsid w:val="00725C3A"/>
    <w:rsid w:val="00726FCC"/>
    <w:rsid w:val="00730891"/>
    <w:rsid w:val="007309F4"/>
    <w:rsid w:val="00730C4B"/>
    <w:rsid w:val="00732B96"/>
    <w:rsid w:val="007344FC"/>
    <w:rsid w:val="00734966"/>
    <w:rsid w:val="00735D66"/>
    <w:rsid w:val="00740275"/>
    <w:rsid w:val="007402E3"/>
    <w:rsid w:val="007408E9"/>
    <w:rsid w:val="007420BD"/>
    <w:rsid w:val="007433E3"/>
    <w:rsid w:val="00746C0D"/>
    <w:rsid w:val="0074758E"/>
    <w:rsid w:val="00747A3C"/>
    <w:rsid w:val="0075099F"/>
    <w:rsid w:val="00750CA1"/>
    <w:rsid w:val="00751A60"/>
    <w:rsid w:val="00752079"/>
    <w:rsid w:val="0075401C"/>
    <w:rsid w:val="0075635A"/>
    <w:rsid w:val="00760EFE"/>
    <w:rsid w:val="0076411B"/>
    <w:rsid w:val="0077076A"/>
    <w:rsid w:val="00773F17"/>
    <w:rsid w:val="00776293"/>
    <w:rsid w:val="00777931"/>
    <w:rsid w:val="00777A83"/>
    <w:rsid w:val="00777D65"/>
    <w:rsid w:val="00780883"/>
    <w:rsid w:val="00784161"/>
    <w:rsid w:val="00784687"/>
    <w:rsid w:val="007923FE"/>
    <w:rsid w:val="007944CD"/>
    <w:rsid w:val="007945B0"/>
    <w:rsid w:val="007976FD"/>
    <w:rsid w:val="007A0978"/>
    <w:rsid w:val="007A0E17"/>
    <w:rsid w:val="007A44EB"/>
    <w:rsid w:val="007A491B"/>
    <w:rsid w:val="007A6518"/>
    <w:rsid w:val="007A69E6"/>
    <w:rsid w:val="007B3E00"/>
    <w:rsid w:val="007B5A5F"/>
    <w:rsid w:val="007B66C2"/>
    <w:rsid w:val="007B7B00"/>
    <w:rsid w:val="007C05A6"/>
    <w:rsid w:val="007C0EDD"/>
    <w:rsid w:val="007C4569"/>
    <w:rsid w:val="007C532E"/>
    <w:rsid w:val="007C73DB"/>
    <w:rsid w:val="007C788A"/>
    <w:rsid w:val="007D5FFC"/>
    <w:rsid w:val="007D77ED"/>
    <w:rsid w:val="007E0796"/>
    <w:rsid w:val="007E0EE3"/>
    <w:rsid w:val="007E39CA"/>
    <w:rsid w:val="007E71D0"/>
    <w:rsid w:val="007F2263"/>
    <w:rsid w:val="007F2CF4"/>
    <w:rsid w:val="008003E0"/>
    <w:rsid w:val="00801735"/>
    <w:rsid w:val="00803146"/>
    <w:rsid w:val="008036B2"/>
    <w:rsid w:val="00804CCA"/>
    <w:rsid w:val="00806ED7"/>
    <w:rsid w:val="00810703"/>
    <w:rsid w:val="008117F0"/>
    <w:rsid w:val="00815A3B"/>
    <w:rsid w:val="00815CB5"/>
    <w:rsid w:val="008162CA"/>
    <w:rsid w:val="00816E0F"/>
    <w:rsid w:val="008176D9"/>
    <w:rsid w:val="008206DD"/>
    <w:rsid w:val="00825D3C"/>
    <w:rsid w:val="008263A8"/>
    <w:rsid w:val="00827986"/>
    <w:rsid w:val="00831A5D"/>
    <w:rsid w:val="008324FE"/>
    <w:rsid w:val="00832E0B"/>
    <w:rsid w:val="00833660"/>
    <w:rsid w:val="008343FC"/>
    <w:rsid w:val="008348EC"/>
    <w:rsid w:val="00835579"/>
    <w:rsid w:val="00840BA5"/>
    <w:rsid w:val="00841F5F"/>
    <w:rsid w:val="00843631"/>
    <w:rsid w:val="0085105B"/>
    <w:rsid w:val="00851777"/>
    <w:rsid w:val="008521FF"/>
    <w:rsid w:val="00852D0D"/>
    <w:rsid w:val="00853961"/>
    <w:rsid w:val="00861D41"/>
    <w:rsid w:val="00863A20"/>
    <w:rsid w:val="00863C58"/>
    <w:rsid w:val="008705D4"/>
    <w:rsid w:val="0087144E"/>
    <w:rsid w:val="00872686"/>
    <w:rsid w:val="0087366D"/>
    <w:rsid w:val="00882292"/>
    <w:rsid w:val="0089596A"/>
    <w:rsid w:val="008A2C6F"/>
    <w:rsid w:val="008A4841"/>
    <w:rsid w:val="008A4B17"/>
    <w:rsid w:val="008A6CD9"/>
    <w:rsid w:val="008B0CB5"/>
    <w:rsid w:val="008B17A8"/>
    <w:rsid w:val="008B1D1F"/>
    <w:rsid w:val="008B2F3E"/>
    <w:rsid w:val="008B51AD"/>
    <w:rsid w:val="008B5D79"/>
    <w:rsid w:val="008B7F75"/>
    <w:rsid w:val="008C1370"/>
    <w:rsid w:val="008D1F04"/>
    <w:rsid w:val="008D39E5"/>
    <w:rsid w:val="008D663C"/>
    <w:rsid w:val="008D77B8"/>
    <w:rsid w:val="008E5174"/>
    <w:rsid w:val="008E677E"/>
    <w:rsid w:val="008F149C"/>
    <w:rsid w:val="008F3F33"/>
    <w:rsid w:val="008F467C"/>
    <w:rsid w:val="008F620C"/>
    <w:rsid w:val="008F7054"/>
    <w:rsid w:val="008F75D4"/>
    <w:rsid w:val="0090224C"/>
    <w:rsid w:val="0090271E"/>
    <w:rsid w:val="00903A58"/>
    <w:rsid w:val="00903B94"/>
    <w:rsid w:val="009048BE"/>
    <w:rsid w:val="00904C1B"/>
    <w:rsid w:val="00911355"/>
    <w:rsid w:val="009130ED"/>
    <w:rsid w:val="00913520"/>
    <w:rsid w:val="00914541"/>
    <w:rsid w:val="00915B4B"/>
    <w:rsid w:val="0091769D"/>
    <w:rsid w:val="0092107B"/>
    <w:rsid w:val="009228B6"/>
    <w:rsid w:val="00924A62"/>
    <w:rsid w:val="009266C0"/>
    <w:rsid w:val="00930102"/>
    <w:rsid w:val="00930391"/>
    <w:rsid w:val="009312AF"/>
    <w:rsid w:val="00934192"/>
    <w:rsid w:val="00934A06"/>
    <w:rsid w:val="00937B9C"/>
    <w:rsid w:val="00940E35"/>
    <w:rsid w:val="00941534"/>
    <w:rsid w:val="00945FCA"/>
    <w:rsid w:val="009463C0"/>
    <w:rsid w:val="00957B07"/>
    <w:rsid w:val="009610D8"/>
    <w:rsid w:val="00961363"/>
    <w:rsid w:val="00965663"/>
    <w:rsid w:val="0096737D"/>
    <w:rsid w:val="00970305"/>
    <w:rsid w:val="00972319"/>
    <w:rsid w:val="00972EE7"/>
    <w:rsid w:val="0097605E"/>
    <w:rsid w:val="00976AE1"/>
    <w:rsid w:val="00976B05"/>
    <w:rsid w:val="00980CF2"/>
    <w:rsid w:val="00983FF4"/>
    <w:rsid w:val="009844FB"/>
    <w:rsid w:val="00984A25"/>
    <w:rsid w:val="00986956"/>
    <w:rsid w:val="0098705E"/>
    <w:rsid w:val="00991191"/>
    <w:rsid w:val="009A0D12"/>
    <w:rsid w:val="009A1615"/>
    <w:rsid w:val="009A25DA"/>
    <w:rsid w:val="009A3B56"/>
    <w:rsid w:val="009A543B"/>
    <w:rsid w:val="009A5D26"/>
    <w:rsid w:val="009A68FA"/>
    <w:rsid w:val="009A7327"/>
    <w:rsid w:val="009A7E32"/>
    <w:rsid w:val="009A7EFF"/>
    <w:rsid w:val="009B0224"/>
    <w:rsid w:val="009B0EAC"/>
    <w:rsid w:val="009B2309"/>
    <w:rsid w:val="009B3A60"/>
    <w:rsid w:val="009B43E2"/>
    <w:rsid w:val="009B4A1C"/>
    <w:rsid w:val="009B6E7A"/>
    <w:rsid w:val="009C148A"/>
    <w:rsid w:val="009C4C1D"/>
    <w:rsid w:val="009C62C7"/>
    <w:rsid w:val="009C79BE"/>
    <w:rsid w:val="009D2B6D"/>
    <w:rsid w:val="009D3791"/>
    <w:rsid w:val="009D3C37"/>
    <w:rsid w:val="009E2E5A"/>
    <w:rsid w:val="009E59F9"/>
    <w:rsid w:val="009F00AF"/>
    <w:rsid w:val="009F025E"/>
    <w:rsid w:val="009F070B"/>
    <w:rsid w:val="009F1E72"/>
    <w:rsid w:val="009F224F"/>
    <w:rsid w:val="009F3C8E"/>
    <w:rsid w:val="009F4064"/>
    <w:rsid w:val="009F430C"/>
    <w:rsid w:val="009F4468"/>
    <w:rsid w:val="00A01473"/>
    <w:rsid w:val="00A01B90"/>
    <w:rsid w:val="00A03887"/>
    <w:rsid w:val="00A052DD"/>
    <w:rsid w:val="00A05C4D"/>
    <w:rsid w:val="00A05F4A"/>
    <w:rsid w:val="00A06EDC"/>
    <w:rsid w:val="00A10F29"/>
    <w:rsid w:val="00A11E07"/>
    <w:rsid w:val="00A15926"/>
    <w:rsid w:val="00A15CF5"/>
    <w:rsid w:val="00A16568"/>
    <w:rsid w:val="00A1672C"/>
    <w:rsid w:val="00A213FD"/>
    <w:rsid w:val="00A231F7"/>
    <w:rsid w:val="00A247CA"/>
    <w:rsid w:val="00A25050"/>
    <w:rsid w:val="00A267E4"/>
    <w:rsid w:val="00A2707E"/>
    <w:rsid w:val="00A350BA"/>
    <w:rsid w:val="00A37DBA"/>
    <w:rsid w:val="00A40038"/>
    <w:rsid w:val="00A424E1"/>
    <w:rsid w:val="00A43DD5"/>
    <w:rsid w:val="00A46B28"/>
    <w:rsid w:val="00A50C09"/>
    <w:rsid w:val="00A5245C"/>
    <w:rsid w:val="00A53B58"/>
    <w:rsid w:val="00A5405E"/>
    <w:rsid w:val="00A5449F"/>
    <w:rsid w:val="00A5471E"/>
    <w:rsid w:val="00A57515"/>
    <w:rsid w:val="00A60AC9"/>
    <w:rsid w:val="00A622E7"/>
    <w:rsid w:val="00A664BC"/>
    <w:rsid w:val="00A66AAD"/>
    <w:rsid w:val="00A67614"/>
    <w:rsid w:val="00A71A4D"/>
    <w:rsid w:val="00A71C92"/>
    <w:rsid w:val="00A7316D"/>
    <w:rsid w:val="00A73632"/>
    <w:rsid w:val="00A74698"/>
    <w:rsid w:val="00A760F0"/>
    <w:rsid w:val="00A859C2"/>
    <w:rsid w:val="00A85B8F"/>
    <w:rsid w:val="00A86707"/>
    <w:rsid w:val="00A908A0"/>
    <w:rsid w:val="00A90939"/>
    <w:rsid w:val="00A91D44"/>
    <w:rsid w:val="00A96BD7"/>
    <w:rsid w:val="00A96CD2"/>
    <w:rsid w:val="00A97086"/>
    <w:rsid w:val="00AA1B12"/>
    <w:rsid w:val="00AA3194"/>
    <w:rsid w:val="00AA358E"/>
    <w:rsid w:val="00AA4325"/>
    <w:rsid w:val="00AA58F1"/>
    <w:rsid w:val="00AB0F92"/>
    <w:rsid w:val="00AB1071"/>
    <w:rsid w:val="00AB16EF"/>
    <w:rsid w:val="00AB2A8F"/>
    <w:rsid w:val="00AB37B7"/>
    <w:rsid w:val="00AB4B7A"/>
    <w:rsid w:val="00AC1241"/>
    <w:rsid w:val="00AC3723"/>
    <w:rsid w:val="00AC3FE7"/>
    <w:rsid w:val="00AC479A"/>
    <w:rsid w:val="00AC54D6"/>
    <w:rsid w:val="00AC665C"/>
    <w:rsid w:val="00AC6F6A"/>
    <w:rsid w:val="00AD3047"/>
    <w:rsid w:val="00AD6277"/>
    <w:rsid w:val="00AD7766"/>
    <w:rsid w:val="00AE57BE"/>
    <w:rsid w:val="00AF033A"/>
    <w:rsid w:val="00AF1802"/>
    <w:rsid w:val="00AF547A"/>
    <w:rsid w:val="00AF56FC"/>
    <w:rsid w:val="00AF5F9E"/>
    <w:rsid w:val="00AF7599"/>
    <w:rsid w:val="00B021BF"/>
    <w:rsid w:val="00B0252A"/>
    <w:rsid w:val="00B046B6"/>
    <w:rsid w:val="00B0492F"/>
    <w:rsid w:val="00B060BE"/>
    <w:rsid w:val="00B0678E"/>
    <w:rsid w:val="00B074E7"/>
    <w:rsid w:val="00B11BF2"/>
    <w:rsid w:val="00B11ED0"/>
    <w:rsid w:val="00B14828"/>
    <w:rsid w:val="00B1734C"/>
    <w:rsid w:val="00B20E4D"/>
    <w:rsid w:val="00B246A8"/>
    <w:rsid w:val="00B27611"/>
    <w:rsid w:val="00B3181A"/>
    <w:rsid w:val="00B32AEF"/>
    <w:rsid w:val="00B33E82"/>
    <w:rsid w:val="00B34AC2"/>
    <w:rsid w:val="00B354B2"/>
    <w:rsid w:val="00B40E57"/>
    <w:rsid w:val="00B4134E"/>
    <w:rsid w:val="00B42859"/>
    <w:rsid w:val="00B46447"/>
    <w:rsid w:val="00B4653C"/>
    <w:rsid w:val="00B47AB8"/>
    <w:rsid w:val="00B51FE1"/>
    <w:rsid w:val="00B52C9D"/>
    <w:rsid w:val="00B53B14"/>
    <w:rsid w:val="00B5485B"/>
    <w:rsid w:val="00B54EE3"/>
    <w:rsid w:val="00B55D7D"/>
    <w:rsid w:val="00B55EA4"/>
    <w:rsid w:val="00B56BEF"/>
    <w:rsid w:val="00B5756E"/>
    <w:rsid w:val="00B64E4A"/>
    <w:rsid w:val="00B70254"/>
    <w:rsid w:val="00B710C7"/>
    <w:rsid w:val="00B7132D"/>
    <w:rsid w:val="00B71FF9"/>
    <w:rsid w:val="00B74F4F"/>
    <w:rsid w:val="00B759EA"/>
    <w:rsid w:val="00B760C5"/>
    <w:rsid w:val="00B769BF"/>
    <w:rsid w:val="00B771B3"/>
    <w:rsid w:val="00B77E77"/>
    <w:rsid w:val="00B82BC4"/>
    <w:rsid w:val="00B84DF6"/>
    <w:rsid w:val="00B861F2"/>
    <w:rsid w:val="00B92E7D"/>
    <w:rsid w:val="00B92FA4"/>
    <w:rsid w:val="00B96B68"/>
    <w:rsid w:val="00B97B49"/>
    <w:rsid w:val="00BA5232"/>
    <w:rsid w:val="00BA5531"/>
    <w:rsid w:val="00BB0FA2"/>
    <w:rsid w:val="00BB2867"/>
    <w:rsid w:val="00BB2E84"/>
    <w:rsid w:val="00BB4AF7"/>
    <w:rsid w:val="00BB5386"/>
    <w:rsid w:val="00BB6300"/>
    <w:rsid w:val="00BB6D29"/>
    <w:rsid w:val="00BB75F9"/>
    <w:rsid w:val="00BC03C6"/>
    <w:rsid w:val="00BC0521"/>
    <w:rsid w:val="00BC064A"/>
    <w:rsid w:val="00BC3B05"/>
    <w:rsid w:val="00BC4311"/>
    <w:rsid w:val="00BC48F6"/>
    <w:rsid w:val="00BC7551"/>
    <w:rsid w:val="00BD0EA9"/>
    <w:rsid w:val="00BD3C83"/>
    <w:rsid w:val="00BD72AB"/>
    <w:rsid w:val="00BD7E33"/>
    <w:rsid w:val="00BE2F30"/>
    <w:rsid w:val="00BE330D"/>
    <w:rsid w:val="00BE54E1"/>
    <w:rsid w:val="00BE59DF"/>
    <w:rsid w:val="00BE62A4"/>
    <w:rsid w:val="00BF3E08"/>
    <w:rsid w:val="00BF3F4C"/>
    <w:rsid w:val="00BF4821"/>
    <w:rsid w:val="00BF51D1"/>
    <w:rsid w:val="00BF54B9"/>
    <w:rsid w:val="00BF7399"/>
    <w:rsid w:val="00C02D85"/>
    <w:rsid w:val="00C04F2E"/>
    <w:rsid w:val="00C07D96"/>
    <w:rsid w:val="00C07F62"/>
    <w:rsid w:val="00C11549"/>
    <w:rsid w:val="00C12515"/>
    <w:rsid w:val="00C1577B"/>
    <w:rsid w:val="00C1628B"/>
    <w:rsid w:val="00C1690B"/>
    <w:rsid w:val="00C17D99"/>
    <w:rsid w:val="00C20A54"/>
    <w:rsid w:val="00C22176"/>
    <w:rsid w:val="00C23BD3"/>
    <w:rsid w:val="00C27E7E"/>
    <w:rsid w:val="00C3545C"/>
    <w:rsid w:val="00C35A03"/>
    <w:rsid w:val="00C37B53"/>
    <w:rsid w:val="00C41878"/>
    <w:rsid w:val="00C41E30"/>
    <w:rsid w:val="00C46920"/>
    <w:rsid w:val="00C47881"/>
    <w:rsid w:val="00C50E40"/>
    <w:rsid w:val="00C50F2C"/>
    <w:rsid w:val="00C519C0"/>
    <w:rsid w:val="00C5349C"/>
    <w:rsid w:val="00C5388D"/>
    <w:rsid w:val="00C54DC9"/>
    <w:rsid w:val="00C5544B"/>
    <w:rsid w:val="00C573B5"/>
    <w:rsid w:val="00C576B3"/>
    <w:rsid w:val="00C61714"/>
    <w:rsid w:val="00C62E4E"/>
    <w:rsid w:val="00C64ECD"/>
    <w:rsid w:val="00C65C03"/>
    <w:rsid w:val="00C71332"/>
    <w:rsid w:val="00C719EA"/>
    <w:rsid w:val="00C7222A"/>
    <w:rsid w:val="00C73B8D"/>
    <w:rsid w:val="00C75CE0"/>
    <w:rsid w:val="00C80077"/>
    <w:rsid w:val="00C81247"/>
    <w:rsid w:val="00C81335"/>
    <w:rsid w:val="00C83423"/>
    <w:rsid w:val="00C83CCB"/>
    <w:rsid w:val="00C84F38"/>
    <w:rsid w:val="00C85691"/>
    <w:rsid w:val="00C85F95"/>
    <w:rsid w:val="00C863D8"/>
    <w:rsid w:val="00C90B9B"/>
    <w:rsid w:val="00C93379"/>
    <w:rsid w:val="00C937F5"/>
    <w:rsid w:val="00C9514B"/>
    <w:rsid w:val="00C95BBD"/>
    <w:rsid w:val="00C97E53"/>
    <w:rsid w:val="00C97E9A"/>
    <w:rsid w:val="00CA3C13"/>
    <w:rsid w:val="00CA5CBD"/>
    <w:rsid w:val="00CA64AD"/>
    <w:rsid w:val="00CB0A4E"/>
    <w:rsid w:val="00CB22B1"/>
    <w:rsid w:val="00CB262F"/>
    <w:rsid w:val="00CB3DE6"/>
    <w:rsid w:val="00CB5EE8"/>
    <w:rsid w:val="00CB614D"/>
    <w:rsid w:val="00CB76C7"/>
    <w:rsid w:val="00CC13F7"/>
    <w:rsid w:val="00CC146D"/>
    <w:rsid w:val="00CC4A03"/>
    <w:rsid w:val="00CC6C7C"/>
    <w:rsid w:val="00CD0085"/>
    <w:rsid w:val="00CD0365"/>
    <w:rsid w:val="00CD0FCF"/>
    <w:rsid w:val="00CD1C7C"/>
    <w:rsid w:val="00CD4BC9"/>
    <w:rsid w:val="00CD59C1"/>
    <w:rsid w:val="00CE1409"/>
    <w:rsid w:val="00CE22FB"/>
    <w:rsid w:val="00CE4433"/>
    <w:rsid w:val="00CE5779"/>
    <w:rsid w:val="00CE6221"/>
    <w:rsid w:val="00CF097E"/>
    <w:rsid w:val="00CF18E6"/>
    <w:rsid w:val="00CF2C38"/>
    <w:rsid w:val="00CF4253"/>
    <w:rsid w:val="00CF4AB9"/>
    <w:rsid w:val="00CF6615"/>
    <w:rsid w:val="00D0008E"/>
    <w:rsid w:val="00D10005"/>
    <w:rsid w:val="00D11F41"/>
    <w:rsid w:val="00D13666"/>
    <w:rsid w:val="00D13C4C"/>
    <w:rsid w:val="00D13FD6"/>
    <w:rsid w:val="00D144E6"/>
    <w:rsid w:val="00D15818"/>
    <w:rsid w:val="00D16D64"/>
    <w:rsid w:val="00D205BD"/>
    <w:rsid w:val="00D21B6D"/>
    <w:rsid w:val="00D247A4"/>
    <w:rsid w:val="00D275C1"/>
    <w:rsid w:val="00D27844"/>
    <w:rsid w:val="00D3037D"/>
    <w:rsid w:val="00D3081D"/>
    <w:rsid w:val="00D317CA"/>
    <w:rsid w:val="00D36AB2"/>
    <w:rsid w:val="00D40B5B"/>
    <w:rsid w:val="00D41FF0"/>
    <w:rsid w:val="00D42714"/>
    <w:rsid w:val="00D44BF3"/>
    <w:rsid w:val="00D4597C"/>
    <w:rsid w:val="00D46A49"/>
    <w:rsid w:val="00D46B77"/>
    <w:rsid w:val="00D527AB"/>
    <w:rsid w:val="00D53035"/>
    <w:rsid w:val="00D532C3"/>
    <w:rsid w:val="00D548CA"/>
    <w:rsid w:val="00D5567A"/>
    <w:rsid w:val="00D57614"/>
    <w:rsid w:val="00D5781A"/>
    <w:rsid w:val="00D6221B"/>
    <w:rsid w:val="00D70BDF"/>
    <w:rsid w:val="00D7181A"/>
    <w:rsid w:val="00D8337D"/>
    <w:rsid w:val="00D8497D"/>
    <w:rsid w:val="00D853EF"/>
    <w:rsid w:val="00D87161"/>
    <w:rsid w:val="00D93B62"/>
    <w:rsid w:val="00D94298"/>
    <w:rsid w:val="00D9716C"/>
    <w:rsid w:val="00DA243A"/>
    <w:rsid w:val="00DA3DB3"/>
    <w:rsid w:val="00DB267E"/>
    <w:rsid w:val="00DB2C4C"/>
    <w:rsid w:val="00DB2FB9"/>
    <w:rsid w:val="00DB3167"/>
    <w:rsid w:val="00DB3C18"/>
    <w:rsid w:val="00DB6EC1"/>
    <w:rsid w:val="00DB6F12"/>
    <w:rsid w:val="00DB74BB"/>
    <w:rsid w:val="00DC1011"/>
    <w:rsid w:val="00DC2F28"/>
    <w:rsid w:val="00DC5A1C"/>
    <w:rsid w:val="00DC647F"/>
    <w:rsid w:val="00DD1452"/>
    <w:rsid w:val="00DD1AFE"/>
    <w:rsid w:val="00DD4DD5"/>
    <w:rsid w:val="00DD5875"/>
    <w:rsid w:val="00DD6505"/>
    <w:rsid w:val="00DD6A8A"/>
    <w:rsid w:val="00DD6BCC"/>
    <w:rsid w:val="00DE084D"/>
    <w:rsid w:val="00DE093A"/>
    <w:rsid w:val="00DE18DB"/>
    <w:rsid w:val="00DE31AF"/>
    <w:rsid w:val="00DE531A"/>
    <w:rsid w:val="00DF309F"/>
    <w:rsid w:val="00DF3F4A"/>
    <w:rsid w:val="00DF4EA9"/>
    <w:rsid w:val="00DF54FA"/>
    <w:rsid w:val="00E118F5"/>
    <w:rsid w:val="00E119B8"/>
    <w:rsid w:val="00E13C76"/>
    <w:rsid w:val="00E14583"/>
    <w:rsid w:val="00E16F34"/>
    <w:rsid w:val="00E21929"/>
    <w:rsid w:val="00E26ABA"/>
    <w:rsid w:val="00E330A9"/>
    <w:rsid w:val="00E330BA"/>
    <w:rsid w:val="00E34317"/>
    <w:rsid w:val="00E36A9C"/>
    <w:rsid w:val="00E37013"/>
    <w:rsid w:val="00E40BB7"/>
    <w:rsid w:val="00E41C39"/>
    <w:rsid w:val="00E421C8"/>
    <w:rsid w:val="00E47A75"/>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751"/>
    <w:rsid w:val="00E859D3"/>
    <w:rsid w:val="00E902EE"/>
    <w:rsid w:val="00E92C96"/>
    <w:rsid w:val="00E92D0A"/>
    <w:rsid w:val="00E95554"/>
    <w:rsid w:val="00EA327E"/>
    <w:rsid w:val="00EA37F8"/>
    <w:rsid w:val="00EA4F95"/>
    <w:rsid w:val="00EA7ADD"/>
    <w:rsid w:val="00EB7939"/>
    <w:rsid w:val="00EC1CDC"/>
    <w:rsid w:val="00EC55E2"/>
    <w:rsid w:val="00EC62CD"/>
    <w:rsid w:val="00EC7088"/>
    <w:rsid w:val="00ED1055"/>
    <w:rsid w:val="00ED1C9E"/>
    <w:rsid w:val="00ED4722"/>
    <w:rsid w:val="00ED510F"/>
    <w:rsid w:val="00EE2D24"/>
    <w:rsid w:val="00EE4C3F"/>
    <w:rsid w:val="00EE679E"/>
    <w:rsid w:val="00EE773A"/>
    <w:rsid w:val="00EF0E25"/>
    <w:rsid w:val="00EF3C36"/>
    <w:rsid w:val="00EF3E12"/>
    <w:rsid w:val="00EF5E74"/>
    <w:rsid w:val="00F01003"/>
    <w:rsid w:val="00F01E7D"/>
    <w:rsid w:val="00F06232"/>
    <w:rsid w:val="00F06CFA"/>
    <w:rsid w:val="00F125CF"/>
    <w:rsid w:val="00F13FCA"/>
    <w:rsid w:val="00F14338"/>
    <w:rsid w:val="00F1445F"/>
    <w:rsid w:val="00F14EB4"/>
    <w:rsid w:val="00F15154"/>
    <w:rsid w:val="00F152BF"/>
    <w:rsid w:val="00F15B8C"/>
    <w:rsid w:val="00F2048E"/>
    <w:rsid w:val="00F2066A"/>
    <w:rsid w:val="00F21FA5"/>
    <w:rsid w:val="00F22B68"/>
    <w:rsid w:val="00F2300B"/>
    <w:rsid w:val="00F23F4D"/>
    <w:rsid w:val="00F2712D"/>
    <w:rsid w:val="00F307C7"/>
    <w:rsid w:val="00F30B4C"/>
    <w:rsid w:val="00F330FE"/>
    <w:rsid w:val="00F35FE1"/>
    <w:rsid w:val="00F37AF8"/>
    <w:rsid w:val="00F40ED1"/>
    <w:rsid w:val="00F41333"/>
    <w:rsid w:val="00F43ED7"/>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C63"/>
    <w:rsid w:val="00F74050"/>
    <w:rsid w:val="00F774CA"/>
    <w:rsid w:val="00F77EC1"/>
    <w:rsid w:val="00F82B84"/>
    <w:rsid w:val="00F85848"/>
    <w:rsid w:val="00F8631F"/>
    <w:rsid w:val="00F91682"/>
    <w:rsid w:val="00F923BA"/>
    <w:rsid w:val="00F932C2"/>
    <w:rsid w:val="00F9402D"/>
    <w:rsid w:val="00F94332"/>
    <w:rsid w:val="00F979B8"/>
    <w:rsid w:val="00FA0714"/>
    <w:rsid w:val="00FA21F0"/>
    <w:rsid w:val="00FB04EF"/>
    <w:rsid w:val="00FB237F"/>
    <w:rsid w:val="00FB489E"/>
    <w:rsid w:val="00FB5277"/>
    <w:rsid w:val="00FB52EC"/>
    <w:rsid w:val="00FB7C55"/>
    <w:rsid w:val="00FC20A9"/>
    <w:rsid w:val="00FC2F51"/>
    <w:rsid w:val="00FC34E6"/>
    <w:rsid w:val="00FC44DA"/>
    <w:rsid w:val="00FC74BE"/>
    <w:rsid w:val="00FD1032"/>
    <w:rsid w:val="00FD175B"/>
    <w:rsid w:val="00FD1E32"/>
    <w:rsid w:val="00FD3F97"/>
    <w:rsid w:val="00FD480B"/>
    <w:rsid w:val="00FD500E"/>
    <w:rsid w:val="00FD6913"/>
    <w:rsid w:val="00FD6A63"/>
    <w:rsid w:val="00FE0ECF"/>
    <w:rsid w:val="00FE13AA"/>
    <w:rsid w:val="00FE1D0B"/>
    <w:rsid w:val="00FE78F7"/>
    <w:rsid w:val="00FF0A90"/>
    <w:rsid w:val="00FF21DB"/>
    <w:rsid w:val="00FF570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hyperlink" Target="http://www.iiw.kuleuven.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oter" Target="footer1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2.xml"/><Relationship Id="rId53" Type="http://schemas.openxmlformats.org/officeDocument/2006/relationships/footer" Target="footer18.xml"/><Relationship Id="rId58"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header" Target="header14.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footer" Target="footer11.xml"/><Relationship Id="rId52" Type="http://schemas.openxmlformats.org/officeDocument/2006/relationships/footer" Target="foot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footer" Target="footer2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
      <w:docPartPr>
        <w:name w:val="DefaultPlaceholder_2098659788"/>
        <w:category>
          <w:name w:val="Algemeen"/>
          <w:gallery w:val="placeholder"/>
        </w:category>
        <w:types>
          <w:type w:val="bbPlcHdr"/>
        </w:types>
        <w:behaviors>
          <w:behavior w:val="content"/>
        </w:behaviors>
        <w:guid w:val="{61945BDD-3BDC-4935-99AF-28B079A1834D}"/>
      </w:docPartPr>
      <w:docPartBody>
        <w:p w:rsidR="00000000" w:rsidRDefault="004B1975">
          <w:r w:rsidRPr="00455D22">
            <w:rPr>
              <w:rStyle w:val="Tekstvantijdelijkeaanduiding"/>
            </w:rPr>
            <w:t>Typ hier uw vergelijking.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F2522"/>
    <w:rsid w:val="008573F5"/>
    <w:rsid w:val="0088076C"/>
    <w:rsid w:val="008B0D8C"/>
    <w:rsid w:val="00915C83"/>
    <w:rsid w:val="0099372C"/>
    <w:rsid w:val="009E4BB1"/>
    <w:rsid w:val="009F27F7"/>
    <w:rsid w:val="00AA5DBE"/>
    <w:rsid w:val="00B31B57"/>
    <w:rsid w:val="00C466EC"/>
    <w:rsid w:val="00CB33E3"/>
    <w:rsid w:val="00CE4251"/>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4B1975"/>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35</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36</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24</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26</b:RefOrder>
  </b:Source>
  <b:Source>
    <b:Tag>Apa18</b:Tag>
    <b:SourceType>InternetSite</b:SourceType>
    <b:Guid>{94A1B060-56F8-4146-BE49-E922820DB8CE}</b:Guid>
    <b:Title>Apache Cordova</b:Title>
    <b:YearAccessed>2018</b:YearAccessed>
    <b:MonthAccessed>April</b:MonthAccessed>
    <b:URL>https://en.wikipedia.org/wiki/Apache_Cordova</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27</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22</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23</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21</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29</b:RefOrder>
  </b:Source>
  <b:Source>
    <b:Tag>18Ap</b:Tag>
    <b:SourceType>InternetSite</b:SourceType>
    <b:Guid>{BE63FB45-5102-4BAF-A598-CE580BEE8702}</b:Guid>
    <b:YearAccessed>2018</b:YearAccessed>
    <b:MonthAccessed>April</b:MonthAccessed>
    <b:URL>https://blog.xamarin.com/xamarin-for-all/</b:URL>
    <b:RefOrder>30</b:RefOrder>
  </b:Source>
  <b:Source>
    <b:Tag>Ope180</b:Tag>
    <b:SourceType>InternetSite</b:SourceType>
    <b:Guid>{4B17BE0B-5224-4952-ACCB-210F2DF99331}</b:Guid>
    <b:Title>Open source licenseQt</b:Title>
    <b:YearAccessed>2018</b:YearAccessed>
    <b:MonthAccessed>April</b:MonthAccessed>
    <b:URL>http://doc.qt.io/qt-5/opensourcelicense.html</b:URL>
    <b:RefOrder>32</b:RefOrder>
  </b:Source>
  <b:Source>
    <b:Tag>Lic181</b:Tag>
    <b:SourceType>InternetSite</b:SourceType>
    <b:Guid>{4B08BCEA-AF89-453A-AF25-5BAEB41C7B6E}</b:Guid>
    <b:Title>Licensing comparison Qt</b:Title>
    <b:YearAccessed>2018</b:YearAccessed>
    <b:MonthAccessed>April</b:MonthAccessed>
    <b:URL>https://www1.qt.io/licensing-comparison/</b:URL>
    <b:RefOrder>33</b:RefOrder>
  </b:Source>
  <b:Source>
    <b:Tag>Pri18</b:Tag>
    <b:SourceType>InternetSite</b:SourceType>
    <b:Guid>{38B9E825-560F-48E8-855D-F5469A925C2B}</b:Guid>
    <b:Title>Pricing Visual Studio Licenses</b:Title>
    <b:YearAccessed>2018</b:YearAccessed>
    <b:MonthAccessed>April</b:MonthAccessed>
    <b:URL>https://www.visualstudio.com/vs/pricing/</b:URL>
    <b:RefOrder>31</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34</b:RefOrder>
  </b:Source>
</b:Sources>
</file>

<file path=customXml/itemProps1.xml><?xml version="1.0" encoding="utf-8"?>
<ds:datastoreItem xmlns:ds="http://schemas.openxmlformats.org/officeDocument/2006/customXml" ds:itemID="{56372415-19BE-408F-B176-01C9527A3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17563</TotalTime>
  <Pages>54</Pages>
  <Words>10944</Words>
  <Characters>65555</Characters>
  <Application>Microsoft Office Word</Application>
  <DocSecurity>0</DocSecurity>
  <Lines>1928</Lines>
  <Paragraphs>1062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74</cp:revision>
  <cp:lastPrinted>2018-04-27T08:07:00Z</cp:lastPrinted>
  <dcterms:created xsi:type="dcterms:W3CDTF">2018-04-11T15:08:00Z</dcterms:created>
  <dcterms:modified xsi:type="dcterms:W3CDTF">2018-05-16T23:17:00Z</dcterms:modified>
</cp:coreProperties>
</file>