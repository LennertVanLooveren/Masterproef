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0D0628"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F1388E" w:rsidRPr="003D78FF" w:rsidRDefault="00F1388E" w:rsidP="003D78FF">
                                    <w:pPr>
                                      <w:pStyle w:val="CoverKoptekst"/>
                                      <w:spacing w:after="0"/>
                                    </w:pPr>
                                    <w:r w:rsidRPr="003D78FF">
                                      <w:t xml:space="preserve">faculteit industriËle </w:t>
                                    </w:r>
                                  </w:p>
                                  <w:p w14:paraId="0D316A71" w14:textId="77777777" w:rsidR="00F1388E" w:rsidRPr="003D78FF" w:rsidRDefault="00F1388E" w:rsidP="003D78FF">
                                    <w:pPr>
                                      <w:pStyle w:val="CoverKoptekst"/>
                                      <w:spacing w:after="0"/>
                                    </w:pPr>
                                    <w:r w:rsidRPr="003D78FF">
                                      <w:t>ingenieurswetenschappen</w:t>
                                    </w:r>
                                  </w:p>
                                  <w:p w14:paraId="3BCD36CF" w14:textId="77777777" w:rsidR="00F1388E" w:rsidRPr="003D78FF" w:rsidRDefault="00F1388E"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F1388E" w:rsidRPr="003D78FF" w:rsidRDefault="00F1388E" w:rsidP="003D78FF">
                              <w:pPr>
                                <w:pStyle w:val="CoverKoptekst"/>
                                <w:spacing w:after="0"/>
                              </w:pPr>
                              <w:r w:rsidRPr="003D78FF">
                                <w:t xml:space="preserve">faculteit industriËle </w:t>
                              </w:r>
                            </w:p>
                            <w:p w14:paraId="0D316A71" w14:textId="77777777" w:rsidR="00F1388E" w:rsidRPr="003D78FF" w:rsidRDefault="00F1388E" w:rsidP="003D78FF">
                              <w:pPr>
                                <w:pStyle w:val="CoverKoptekst"/>
                                <w:spacing w:after="0"/>
                              </w:pPr>
                              <w:r w:rsidRPr="003D78FF">
                                <w:t>ingenieurswetenschappen</w:t>
                              </w:r>
                            </w:p>
                            <w:p w14:paraId="3BCD36CF" w14:textId="77777777" w:rsidR="00F1388E" w:rsidRPr="003D78FF" w:rsidRDefault="00F1388E"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0D0628"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F1388E" w:rsidRPr="00AC5CEB" w:rsidRDefault="00F1388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F1388E" w:rsidRPr="00AC5CEB" w:rsidRDefault="00F1388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F1388E" w:rsidRDefault="00F1388E" w:rsidP="003601DE">
                                <w:pPr>
                                  <w:pStyle w:val="CoverAuteur"/>
                                </w:pPr>
                                <w:r>
                                  <w:t>Lennert VAN LOOVEREN</w:t>
                                </w:r>
                              </w:p>
                            </w:sdtContent>
                          </w:sdt>
                          <w:p w14:paraId="7D53AF27" w14:textId="77777777" w:rsidR="00F1388E" w:rsidRDefault="00F1388E"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F1388E" w:rsidRDefault="00F1388E" w:rsidP="003601DE">
                          <w:pPr>
                            <w:pStyle w:val="CoverAuteur"/>
                          </w:pPr>
                          <w:r>
                            <w:t>Lennert VAN LOOVEREN</w:t>
                          </w:r>
                        </w:p>
                      </w:sdtContent>
                    </w:sdt>
                    <w:p w14:paraId="7D53AF27" w14:textId="77777777" w:rsidR="00F1388E" w:rsidRDefault="00F1388E"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F1388E" w:rsidRDefault="00F1388E" w:rsidP="003601DE">
                                <w:pPr>
                                  <w:pStyle w:val="CoverSubtekst"/>
                                  <w:spacing w:before="120"/>
                                  <w:jc w:val="left"/>
                                </w:pPr>
                                <w:r>
                                  <w:t>Promotor: Dr. Ing. Peter Karsmakers</w:t>
                                </w:r>
                              </w:p>
                              <w:p w14:paraId="655D8BDE" w14:textId="77777777" w:rsidR="00F1388E" w:rsidRPr="00C93379" w:rsidRDefault="00F1388E" w:rsidP="003601DE">
                                <w:pPr>
                                  <w:pStyle w:val="CoverSubtekst"/>
                                  <w:spacing w:before="240"/>
                                  <w:jc w:val="left"/>
                                </w:pPr>
                                <w:r>
                                  <w:t>Co-promotoren: Koen Swings,</w:t>
                                </w:r>
                                <w:r>
                                  <w:br/>
                                  <w:t>Bram Schrijvers</w:t>
                                </w:r>
                              </w:p>
                            </w:sdtContent>
                          </w:sdt>
                          <w:p w14:paraId="50CBA07C" w14:textId="77777777" w:rsidR="00F1388E" w:rsidRPr="00C93379" w:rsidRDefault="00F1388E"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F1388E" w:rsidRDefault="00F1388E" w:rsidP="003601DE">
                          <w:pPr>
                            <w:pStyle w:val="CoverSubtekst"/>
                            <w:spacing w:before="120"/>
                            <w:jc w:val="left"/>
                          </w:pPr>
                          <w:r>
                            <w:t>Promotor: Dr. Ing. Peter Karsmakers</w:t>
                          </w:r>
                        </w:p>
                        <w:p w14:paraId="655D8BDE" w14:textId="77777777" w:rsidR="00F1388E" w:rsidRPr="00C93379" w:rsidRDefault="00F1388E" w:rsidP="003601DE">
                          <w:pPr>
                            <w:pStyle w:val="CoverSubtekst"/>
                            <w:spacing w:before="240"/>
                            <w:jc w:val="left"/>
                          </w:pPr>
                          <w:r>
                            <w:t>Co-promotoren: Koen Swings,</w:t>
                          </w:r>
                          <w:r>
                            <w:br/>
                            <w:t>Bram Schrijvers</w:t>
                          </w:r>
                        </w:p>
                      </w:sdtContent>
                    </w:sdt>
                    <w:p w14:paraId="50CBA07C" w14:textId="77777777" w:rsidR="00F1388E" w:rsidRPr="00C93379" w:rsidRDefault="00F1388E"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F1388E" w:rsidRPr="0096737D" w:rsidRDefault="00F1388E"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F1388E" w:rsidRPr="0096737D" w:rsidRDefault="00F1388E"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532457"/>
      <w:r w:rsidRPr="006A0C7E">
        <w:lastRenderedPageBreak/>
        <w:t>Voorwoord</w:t>
      </w:r>
      <w:bookmarkEnd w:id="1"/>
      <w:bookmarkEnd w:id="2"/>
    </w:p>
    <w:p w14:paraId="32C3535C" w14:textId="2D2A6114" w:rsidR="007420BD" w:rsidRDefault="00181B6C" w:rsidP="00533DEF">
      <w:r>
        <w:t xml:space="preserve">Op het einde van de opleiding </w:t>
      </w:r>
      <w:r w:rsidR="007420BD">
        <w:t>master industriële wetenschappen is de masterproef een essentieel onderdeel van het programma. Hiervoor heb ik adequate hulp gekregen van bepaalde mensen die ik extra moet bedanken.</w:t>
      </w:r>
    </w:p>
    <w:p w14:paraId="56019CA7" w14:textId="2609F54E" w:rsidR="00181B6C" w:rsidRDefault="003601DE" w:rsidP="00AA1B12">
      <w:r>
        <w:t xml:space="preserve">Ik heb deze masterproef </w:t>
      </w:r>
      <w:r w:rsidR="00181B6C">
        <w:t xml:space="preserve">vooral </w:t>
      </w:r>
      <w:r>
        <w:t xml:space="preserve">kunnen verwezenlijken dankzij </w:t>
      </w:r>
      <w:r w:rsidR="00181B6C">
        <w:t>mijn promotoren, met speciale dank aan Bram Schrijvers. Zijn dagelijkse beschikbaarheid</w:t>
      </w:r>
      <w:r w:rsidR="00181B6C" w:rsidRPr="00181B6C">
        <w:t xml:space="preserve"> </w:t>
      </w:r>
      <w:r w:rsidR="00181B6C">
        <w:t xml:space="preserve">op Zappware en kennis van zaken heeft mij meermaals uit de nood geholpen. Eveneens promotor Peter Karsmakers verdiend een dankwoord, voor steeds beschikbaar te zijn voor vragen en </w:t>
      </w:r>
      <w:r w:rsidR="00227B3D">
        <w:t>vanalles te regelen</w:t>
      </w:r>
      <w:r w:rsidR="00181B6C">
        <w:t xml:space="preserve"> </w:t>
      </w:r>
      <w:r w:rsidR="00227B3D">
        <w:t>voor</w:t>
      </w:r>
      <w:r w:rsidR="00181B6C">
        <w:t xml:space="preserve"> de KULeuven. </w:t>
      </w:r>
    </w:p>
    <w:p w14:paraId="76457D65" w14:textId="5E0EE1AC" w:rsidR="00153B2A" w:rsidRDefault="00181B6C" w:rsidP="00751A60">
      <w:r>
        <w:t xml:space="preserve">Ik wil ook graag </w:t>
      </w:r>
      <w:r w:rsidR="003601DE">
        <w:t>mijn ouders</w:t>
      </w:r>
      <w:r>
        <w:t xml:space="preserve"> bedanken</w:t>
      </w:r>
      <w:r w:rsidR="003601DE">
        <w:t>,</w:t>
      </w:r>
      <w:r>
        <w:t xml:space="preserve"> die</w:t>
      </w:r>
      <w:r w:rsidR="003601DE">
        <w:t xml:space="preserve"> via hun morele en financiële steun</w:t>
      </w:r>
      <w:r>
        <w:t xml:space="preserve"> mij begeleid hebben</w:t>
      </w:r>
      <w:r w:rsidR="007420BD">
        <w:t xml:space="preserve"> gedurende mijne hele studieperiode</w:t>
      </w:r>
      <w:r w:rsidR="003601DE">
        <w:t xml:space="preserve">. </w:t>
      </w:r>
      <w:r>
        <w:t xml:space="preserve">Eveneens wil ik de collega’s bij Zappware bedanken aangezien zij voor een leuke sfeer zorgden en mij welkom deden voelen. </w:t>
      </w:r>
      <w:r w:rsidR="00153B2A">
        <w:t xml:space="preserve">Ten slotte wil ik de jury bedanken </w:t>
      </w:r>
      <w:r w:rsidR="007420BD">
        <w:t>voor</w:t>
      </w:r>
      <w:r w:rsidR="00153B2A">
        <w:t xml:space="preserve"> de tijd te nemen </w:t>
      </w:r>
      <w:r w:rsidR="007420BD">
        <w:t xml:space="preserve">om deze masterproef te lezen en </w:t>
      </w:r>
      <w:r w:rsidR="003D5CDB">
        <w:t xml:space="preserve">te </w:t>
      </w:r>
      <w:r w:rsidR="007420BD">
        <w:t>beoordelen.</w:t>
      </w:r>
    </w:p>
    <w:p w14:paraId="7BF47D3D" w14:textId="772D07E7" w:rsidR="00227B3D" w:rsidRDefault="00227B3D" w:rsidP="00751A60"/>
    <w:p w14:paraId="15952215" w14:textId="780A693C" w:rsidR="00227B3D" w:rsidRDefault="00227B3D" w:rsidP="00751A60"/>
    <w:p w14:paraId="42742792" w14:textId="2432C834" w:rsidR="00227B3D" w:rsidRDefault="00227B3D" w:rsidP="00751A60">
      <w:pPr>
        <w:sectPr w:rsidR="00227B3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Lennert Van Looveren, Geel, 19 mei 2018</w:t>
      </w:r>
    </w:p>
    <w:p w14:paraId="01535926" w14:textId="4C88CC72" w:rsidR="00B47AB8" w:rsidRDefault="00E21929" w:rsidP="004203C0">
      <w:pPr>
        <w:pStyle w:val="Kop1zondernummering"/>
      </w:pPr>
      <w:bookmarkStart w:id="4" w:name="_Toc514532458"/>
      <w:r>
        <w:lastRenderedPageBreak/>
        <w:t>Samenvatting</w:t>
      </w:r>
      <w:r w:rsidR="00D8337D">
        <w:t xml:space="preserve"> (max: 3500</w:t>
      </w:r>
      <w:r w:rsidR="00806ED7">
        <w:t xml:space="preserve"> tekens</w:t>
      </w:r>
      <w:r w:rsidR="00D8337D">
        <w:t>)</w:t>
      </w:r>
      <w:bookmarkEnd w:id="4"/>
    </w:p>
    <w:p w14:paraId="090AE0CF" w14:textId="77777777" w:rsidR="00E809C0" w:rsidRDefault="00D8337D" w:rsidP="0014729A">
      <w:pPr>
        <w:jc w:val="left"/>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w:t>
      </w:r>
    </w:p>
    <w:p w14:paraId="22637647" w14:textId="4A9225BC" w:rsidR="00F01E7D" w:rsidRDefault="00AD7766" w:rsidP="0014729A">
      <w:pPr>
        <w:jc w:val="left"/>
        <w:sectPr w:rsidR="00F01E7D" w:rsidSect="00F01E7D">
          <w:pgSz w:w="11906" w:h="16838"/>
          <w:pgMar w:top="1418" w:right="1418" w:bottom="1418" w:left="1418" w:header="709" w:footer="709" w:gutter="0"/>
          <w:pgNumType w:fmt="lowerRoman"/>
          <w:cols w:space="708"/>
          <w:docGrid w:linePitch="360"/>
        </w:sectPr>
      </w:pPr>
      <w:r>
        <w:t>De cross-platform frameworks die werden bekeken zijn: Qt, React Native, Xamarin en Apache Cordova. Deze werden eerst theoretisch tegen elkaar opgewogen met parameters: open-</w:t>
      </w:r>
      <w:r w:rsidR="00085358">
        <w:t>source, programmeertaal en de manier waarop het zijn UI rendert. Hierbij kwam</w:t>
      </w:r>
      <w:r>
        <w:t xml:space="preserve"> React Native als meest optimale uit de bus, met Xamarin op de 2</w:t>
      </w:r>
      <w:r w:rsidRPr="00AD7766">
        <w:rPr>
          <w:vertAlign w:val="superscript"/>
        </w:rPr>
        <w:t>de</w:t>
      </w:r>
      <w:r>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w:t>
      </w:r>
    </w:p>
    <w:p w14:paraId="5CBD4C1F" w14:textId="77777777" w:rsidR="00F01E7D" w:rsidRDefault="00F01E7D" w:rsidP="00E73A60"/>
    <w:p w14:paraId="651E224B" w14:textId="77777777" w:rsidR="00E21929" w:rsidRDefault="00E21929" w:rsidP="002C18A6">
      <w:pPr>
        <w:pStyle w:val="Kop1zondernummering"/>
      </w:pPr>
      <w:bookmarkStart w:id="5" w:name="_Toc514532459"/>
      <w:r w:rsidRPr="002C18A6">
        <w:t>Abstract</w:t>
      </w:r>
      <w:bookmarkEnd w:id="5"/>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7D071F98" w14:textId="4E9CACA9" w:rsidR="00DE3CD7"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532457" w:history="1">
        <w:r w:rsidR="00DE3CD7" w:rsidRPr="007014FB">
          <w:rPr>
            <w:rStyle w:val="Hyperlink"/>
          </w:rPr>
          <w:t>Voorwoord</w:t>
        </w:r>
        <w:r w:rsidR="00DE3CD7">
          <w:rPr>
            <w:webHidden/>
          </w:rPr>
          <w:tab/>
        </w:r>
        <w:r w:rsidR="00DE3CD7">
          <w:rPr>
            <w:webHidden/>
          </w:rPr>
          <w:fldChar w:fldCharType="begin"/>
        </w:r>
        <w:r w:rsidR="00DE3CD7">
          <w:rPr>
            <w:webHidden/>
          </w:rPr>
          <w:instrText xml:space="preserve"> PAGEREF _Toc514532457 \h </w:instrText>
        </w:r>
        <w:r w:rsidR="00DE3CD7">
          <w:rPr>
            <w:webHidden/>
          </w:rPr>
        </w:r>
        <w:r w:rsidR="00DE3CD7">
          <w:rPr>
            <w:webHidden/>
          </w:rPr>
          <w:fldChar w:fldCharType="separate"/>
        </w:r>
        <w:r w:rsidR="00DE3CD7">
          <w:rPr>
            <w:webHidden/>
          </w:rPr>
          <w:t>i</w:t>
        </w:r>
        <w:r w:rsidR="00DE3CD7">
          <w:rPr>
            <w:webHidden/>
          </w:rPr>
          <w:fldChar w:fldCharType="end"/>
        </w:r>
      </w:hyperlink>
    </w:p>
    <w:p w14:paraId="15541237" w14:textId="7A355C45" w:rsidR="00DE3CD7" w:rsidRDefault="00DE3CD7">
      <w:pPr>
        <w:pStyle w:val="Inhopg1"/>
        <w:rPr>
          <w:rFonts w:asciiTheme="minorHAnsi" w:hAnsiTheme="minorHAnsi" w:cstheme="minorBidi"/>
          <w:b w:val="0"/>
          <w:szCs w:val="22"/>
          <w:lang w:eastAsia="nl-BE"/>
        </w:rPr>
      </w:pPr>
      <w:hyperlink w:anchor="_Toc514532458" w:history="1">
        <w:r w:rsidRPr="007014FB">
          <w:rPr>
            <w:rStyle w:val="Hyperlink"/>
          </w:rPr>
          <w:t>Samenvatting (max: 3500 tekens)</w:t>
        </w:r>
        <w:r>
          <w:rPr>
            <w:webHidden/>
          </w:rPr>
          <w:tab/>
        </w:r>
        <w:r>
          <w:rPr>
            <w:webHidden/>
          </w:rPr>
          <w:fldChar w:fldCharType="begin"/>
        </w:r>
        <w:r>
          <w:rPr>
            <w:webHidden/>
          </w:rPr>
          <w:instrText xml:space="preserve"> PAGEREF _Toc514532458 \h </w:instrText>
        </w:r>
        <w:r>
          <w:rPr>
            <w:webHidden/>
          </w:rPr>
        </w:r>
        <w:r>
          <w:rPr>
            <w:webHidden/>
          </w:rPr>
          <w:fldChar w:fldCharType="separate"/>
        </w:r>
        <w:r>
          <w:rPr>
            <w:webHidden/>
          </w:rPr>
          <w:t>ii</w:t>
        </w:r>
        <w:r>
          <w:rPr>
            <w:webHidden/>
          </w:rPr>
          <w:fldChar w:fldCharType="end"/>
        </w:r>
      </w:hyperlink>
    </w:p>
    <w:p w14:paraId="554B9588" w14:textId="6A97EA12" w:rsidR="00DE3CD7" w:rsidRDefault="00DE3CD7">
      <w:pPr>
        <w:pStyle w:val="Inhopg1"/>
        <w:rPr>
          <w:rFonts w:asciiTheme="minorHAnsi" w:hAnsiTheme="minorHAnsi" w:cstheme="minorBidi"/>
          <w:b w:val="0"/>
          <w:szCs w:val="22"/>
          <w:lang w:eastAsia="nl-BE"/>
        </w:rPr>
      </w:pPr>
      <w:hyperlink w:anchor="_Toc514532459" w:history="1">
        <w:r w:rsidRPr="007014FB">
          <w:rPr>
            <w:rStyle w:val="Hyperlink"/>
          </w:rPr>
          <w:t>Abstract</w:t>
        </w:r>
        <w:r>
          <w:rPr>
            <w:webHidden/>
          </w:rPr>
          <w:tab/>
        </w:r>
        <w:r>
          <w:rPr>
            <w:webHidden/>
          </w:rPr>
          <w:fldChar w:fldCharType="begin"/>
        </w:r>
        <w:r>
          <w:rPr>
            <w:webHidden/>
          </w:rPr>
          <w:instrText xml:space="preserve"> PAGEREF _Toc514532459 \h </w:instrText>
        </w:r>
        <w:r>
          <w:rPr>
            <w:webHidden/>
          </w:rPr>
        </w:r>
        <w:r>
          <w:rPr>
            <w:webHidden/>
          </w:rPr>
          <w:fldChar w:fldCharType="separate"/>
        </w:r>
        <w:r>
          <w:rPr>
            <w:webHidden/>
          </w:rPr>
          <w:t>iii</w:t>
        </w:r>
        <w:r>
          <w:rPr>
            <w:webHidden/>
          </w:rPr>
          <w:fldChar w:fldCharType="end"/>
        </w:r>
      </w:hyperlink>
    </w:p>
    <w:p w14:paraId="4FB45C2B" w14:textId="21716345" w:rsidR="00DE3CD7" w:rsidRDefault="00DE3CD7">
      <w:pPr>
        <w:pStyle w:val="Inhopg1"/>
        <w:rPr>
          <w:rFonts w:asciiTheme="minorHAnsi" w:hAnsiTheme="minorHAnsi" w:cstheme="minorBidi"/>
          <w:b w:val="0"/>
          <w:szCs w:val="22"/>
          <w:lang w:eastAsia="nl-BE"/>
        </w:rPr>
      </w:pPr>
      <w:hyperlink w:anchor="_Toc514532460" w:history="1">
        <w:r w:rsidRPr="007014FB">
          <w:rPr>
            <w:rStyle w:val="Hyperlink"/>
          </w:rPr>
          <w:t>1</w:t>
        </w:r>
        <w:r>
          <w:rPr>
            <w:rFonts w:asciiTheme="minorHAnsi" w:hAnsiTheme="minorHAnsi" w:cstheme="minorBidi"/>
            <w:b w:val="0"/>
            <w:szCs w:val="22"/>
            <w:lang w:eastAsia="nl-BE"/>
          </w:rPr>
          <w:tab/>
        </w:r>
        <w:r w:rsidRPr="007014FB">
          <w:rPr>
            <w:rStyle w:val="Hyperlink"/>
          </w:rPr>
          <w:t>Inleiding</w:t>
        </w:r>
        <w:r>
          <w:rPr>
            <w:webHidden/>
          </w:rPr>
          <w:tab/>
        </w:r>
        <w:r>
          <w:rPr>
            <w:webHidden/>
          </w:rPr>
          <w:fldChar w:fldCharType="begin"/>
        </w:r>
        <w:r>
          <w:rPr>
            <w:webHidden/>
          </w:rPr>
          <w:instrText xml:space="preserve"> PAGEREF _Toc514532460 \h </w:instrText>
        </w:r>
        <w:r>
          <w:rPr>
            <w:webHidden/>
          </w:rPr>
        </w:r>
        <w:r>
          <w:rPr>
            <w:webHidden/>
          </w:rPr>
          <w:fldChar w:fldCharType="separate"/>
        </w:r>
        <w:r>
          <w:rPr>
            <w:webHidden/>
          </w:rPr>
          <w:t>1</w:t>
        </w:r>
        <w:r>
          <w:rPr>
            <w:webHidden/>
          </w:rPr>
          <w:fldChar w:fldCharType="end"/>
        </w:r>
      </w:hyperlink>
    </w:p>
    <w:p w14:paraId="5540CEB0" w14:textId="2840E089" w:rsidR="00DE3CD7" w:rsidRDefault="00DE3CD7">
      <w:pPr>
        <w:pStyle w:val="Inhopg2"/>
        <w:rPr>
          <w:rFonts w:asciiTheme="minorHAnsi" w:hAnsiTheme="minorHAnsi" w:cstheme="minorBidi"/>
          <w:i w:val="0"/>
          <w:szCs w:val="22"/>
          <w:lang w:eastAsia="nl-BE"/>
        </w:rPr>
      </w:pPr>
      <w:hyperlink w:anchor="_Toc514532461" w:history="1">
        <w:r w:rsidRPr="007014FB">
          <w:rPr>
            <w:rStyle w:val="Hyperlink"/>
          </w:rPr>
          <w:t>Zappware</w:t>
        </w:r>
        <w:r>
          <w:rPr>
            <w:webHidden/>
          </w:rPr>
          <w:tab/>
        </w:r>
        <w:r>
          <w:rPr>
            <w:webHidden/>
          </w:rPr>
          <w:fldChar w:fldCharType="begin"/>
        </w:r>
        <w:r>
          <w:rPr>
            <w:webHidden/>
          </w:rPr>
          <w:instrText xml:space="preserve"> PAGEREF _Toc514532461 \h </w:instrText>
        </w:r>
        <w:r>
          <w:rPr>
            <w:webHidden/>
          </w:rPr>
        </w:r>
        <w:r>
          <w:rPr>
            <w:webHidden/>
          </w:rPr>
          <w:fldChar w:fldCharType="separate"/>
        </w:r>
        <w:r>
          <w:rPr>
            <w:webHidden/>
          </w:rPr>
          <w:t>1</w:t>
        </w:r>
        <w:r>
          <w:rPr>
            <w:webHidden/>
          </w:rPr>
          <w:fldChar w:fldCharType="end"/>
        </w:r>
      </w:hyperlink>
    </w:p>
    <w:p w14:paraId="32461373" w14:textId="76861E14" w:rsidR="00DE3CD7" w:rsidRDefault="00DE3CD7">
      <w:pPr>
        <w:pStyle w:val="Inhopg2"/>
        <w:rPr>
          <w:rFonts w:asciiTheme="minorHAnsi" w:hAnsiTheme="minorHAnsi" w:cstheme="minorBidi"/>
          <w:i w:val="0"/>
          <w:szCs w:val="22"/>
          <w:lang w:eastAsia="nl-BE"/>
        </w:rPr>
      </w:pPr>
      <w:hyperlink w:anchor="_Toc514532462" w:history="1">
        <w:r w:rsidRPr="007014FB">
          <w:rPr>
            <w:rStyle w:val="Hyperlink"/>
          </w:rPr>
          <w:t>Onderzoeksvraag</w:t>
        </w:r>
        <w:r>
          <w:rPr>
            <w:webHidden/>
          </w:rPr>
          <w:tab/>
        </w:r>
        <w:r>
          <w:rPr>
            <w:webHidden/>
          </w:rPr>
          <w:fldChar w:fldCharType="begin"/>
        </w:r>
        <w:r>
          <w:rPr>
            <w:webHidden/>
          </w:rPr>
          <w:instrText xml:space="preserve"> PAGEREF _Toc514532462 \h </w:instrText>
        </w:r>
        <w:r>
          <w:rPr>
            <w:webHidden/>
          </w:rPr>
        </w:r>
        <w:r>
          <w:rPr>
            <w:webHidden/>
          </w:rPr>
          <w:fldChar w:fldCharType="separate"/>
        </w:r>
        <w:r>
          <w:rPr>
            <w:webHidden/>
          </w:rPr>
          <w:t>1</w:t>
        </w:r>
        <w:r>
          <w:rPr>
            <w:webHidden/>
          </w:rPr>
          <w:fldChar w:fldCharType="end"/>
        </w:r>
      </w:hyperlink>
    </w:p>
    <w:p w14:paraId="4564F0A1" w14:textId="598EB347" w:rsidR="00DE3CD7" w:rsidRDefault="00DE3CD7">
      <w:pPr>
        <w:pStyle w:val="Inhopg1"/>
        <w:rPr>
          <w:rFonts w:asciiTheme="minorHAnsi" w:hAnsiTheme="minorHAnsi" w:cstheme="minorBidi"/>
          <w:b w:val="0"/>
          <w:szCs w:val="22"/>
          <w:lang w:eastAsia="nl-BE"/>
        </w:rPr>
      </w:pPr>
      <w:hyperlink w:anchor="_Toc514532463" w:history="1">
        <w:r w:rsidRPr="007014FB">
          <w:rPr>
            <w:rStyle w:val="Hyperlink"/>
          </w:rPr>
          <w:t>2</w:t>
        </w:r>
        <w:r>
          <w:rPr>
            <w:rFonts w:asciiTheme="minorHAnsi" w:hAnsiTheme="minorHAnsi" w:cstheme="minorBidi"/>
            <w:b w:val="0"/>
            <w:szCs w:val="22"/>
            <w:lang w:eastAsia="nl-BE"/>
          </w:rPr>
          <w:tab/>
        </w:r>
        <w:r w:rsidRPr="007014FB">
          <w:rPr>
            <w:rStyle w:val="Hyperlink"/>
          </w:rPr>
          <w:t>Cross-platform frameworks</w:t>
        </w:r>
        <w:r>
          <w:rPr>
            <w:webHidden/>
          </w:rPr>
          <w:tab/>
        </w:r>
        <w:r>
          <w:rPr>
            <w:webHidden/>
          </w:rPr>
          <w:fldChar w:fldCharType="begin"/>
        </w:r>
        <w:r>
          <w:rPr>
            <w:webHidden/>
          </w:rPr>
          <w:instrText xml:space="preserve"> PAGEREF _Toc514532463 \h </w:instrText>
        </w:r>
        <w:r>
          <w:rPr>
            <w:webHidden/>
          </w:rPr>
        </w:r>
        <w:r>
          <w:rPr>
            <w:webHidden/>
          </w:rPr>
          <w:fldChar w:fldCharType="separate"/>
        </w:r>
        <w:r>
          <w:rPr>
            <w:webHidden/>
          </w:rPr>
          <w:t>2</w:t>
        </w:r>
        <w:r>
          <w:rPr>
            <w:webHidden/>
          </w:rPr>
          <w:fldChar w:fldCharType="end"/>
        </w:r>
      </w:hyperlink>
    </w:p>
    <w:p w14:paraId="4C701FC3" w14:textId="1C2CA9C6" w:rsidR="00DE3CD7" w:rsidRDefault="00DE3CD7">
      <w:pPr>
        <w:pStyle w:val="Inhopg2"/>
        <w:rPr>
          <w:rFonts w:asciiTheme="minorHAnsi" w:hAnsiTheme="minorHAnsi" w:cstheme="minorBidi"/>
          <w:i w:val="0"/>
          <w:szCs w:val="22"/>
          <w:lang w:eastAsia="nl-BE"/>
        </w:rPr>
      </w:pPr>
      <w:hyperlink w:anchor="_Toc514532464" w:history="1">
        <w:r w:rsidRPr="007014FB">
          <w:rPr>
            <w:rStyle w:val="Hyperlink"/>
          </w:rPr>
          <w:t>2.1</w:t>
        </w:r>
        <w:r>
          <w:rPr>
            <w:rFonts w:asciiTheme="minorHAnsi" w:hAnsiTheme="minorHAnsi" w:cstheme="minorBidi"/>
            <w:i w:val="0"/>
            <w:szCs w:val="22"/>
            <w:lang w:eastAsia="nl-BE"/>
          </w:rPr>
          <w:tab/>
        </w:r>
        <w:r w:rsidRPr="007014FB">
          <w:rPr>
            <w:rStyle w:val="Hyperlink"/>
          </w:rPr>
          <w:t>Qt</w:t>
        </w:r>
        <w:r>
          <w:rPr>
            <w:webHidden/>
          </w:rPr>
          <w:tab/>
        </w:r>
        <w:r>
          <w:rPr>
            <w:webHidden/>
          </w:rPr>
          <w:fldChar w:fldCharType="begin"/>
        </w:r>
        <w:r>
          <w:rPr>
            <w:webHidden/>
          </w:rPr>
          <w:instrText xml:space="preserve"> PAGEREF _Toc514532464 \h </w:instrText>
        </w:r>
        <w:r>
          <w:rPr>
            <w:webHidden/>
          </w:rPr>
        </w:r>
        <w:r>
          <w:rPr>
            <w:webHidden/>
          </w:rPr>
          <w:fldChar w:fldCharType="separate"/>
        </w:r>
        <w:r>
          <w:rPr>
            <w:webHidden/>
          </w:rPr>
          <w:t>2</w:t>
        </w:r>
        <w:r>
          <w:rPr>
            <w:webHidden/>
          </w:rPr>
          <w:fldChar w:fldCharType="end"/>
        </w:r>
      </w:hyperlink>
    </w:p>
    <w:p w14:paraId="047F5C6D" w14:textId="0CD5C2B3" w:rsidR="00DE3CD7" w:rsidRDefault="00DE3CD7">
      <w:pPr>
        <w:pStyle w:val="Inhopg3"/>
        <w:tabs>
          <w:tab w:val="left" w:pos="1985"/>
        </w:tabs>
        <w:rPr>
          <w:rFonts w:asciiTheme="minorHAnsi" w:hAnsiTheme="minorHAnsi"/>
          <w:szCs w:val="22"/>
          <w:lang w:eastAsia="nl-BE"/>
        </w:rPr>
      </w:pPr>
      <w:hyperlink w:anchor="_Toc514532465" w:history="1">
        <w:r w:rsidRPr="007014FB">
          <w:rPr>
            <w:rStyle w:val="Hyperlink"/>
          </w:rPr>
          <w:t>2.1.1</w:t>
        </w:r>
        <w:r>
          <w:rPr>
            <w:rFonts w:asciiTheme="minorHAnsi" w:hAnsiTheme="minorHAnsi"/>
            <w:szCs w:val="22"/>
            <w:lang w:eastAsia="nl-BE"/>
          </w:rPr>
          <w:tab/>
        </w:r>
        <w:r w:rsidRPr="007014FB">
          <w:rPr>
            <w:rStyle w:val="Hyperlink"/>
          </w:rPr>
          <w:t>Oorsprong</w:t>
        </w:r>
        <w:r>
          <w:rPr>
            <w:webHidden/>
          </w:rPr>
          <w:tab/>
        </w:r>
        <w:r>
          <w:rPr>
            <w:webHidden/>
          </w:rPr>
          <w:fldChar w:fldCharType="begin"/>
        </w:r>
        <w:r>
          <w:rPr>
            <w:webHidden/>
          </w:rPr>
          <w:instrText xml:space="preserve"> PAGEREF _Toc514532465 \h </w:instrText>
        </w:r>
        <w:r>
          <w:rPr>
            <w:webHidden/>
          </w:rPr>
        </w:r>
        <w:r>
          <w:rPr>
            <w:webHidden/>
          </w:rPr>
          <w:fldChar w:fldCharType="separate"/>
        </w:r>
        <w:r>
          <w:rPr>
            <w:webHidden/>
          </w:rPr>
          <w:t>2</w:t>
        </w:r>
        <w:r>
          <w:rPr>
            <w:webHidden/>
          </w:rPr>
          <w:fldChar w:fldCharType="end"/>
        </w:r>
      </w:hyperlink>
    </w:p>
    <w:p w14:paraId="25097A3F" w14:textId="2391E919" w:rsidR="00DE3CD7" w:rsidRDefault="00DE3CD7">
      <w:pPr>
        <w:pStyle w:val="Inhopg3"/>
        <w:tabs>
          <w:tab w:val="left" w:pos="1985"/>
        </w:tabs>
        <w:rPr>
          <w:rFonts w:asciiTheme="minorHAnsi" w:hAnsiTheme="minorHAnsi"/>
          <w:szCs w:val="22"/>
          <w:lang w:eastAsia="nl-BE"/>
        </w:rPr>
      </w:pPr>
      <w:hyperlink w:anchor="_Toc514532466" w:history="1">
        <w:r w:rsidRPr="007014FB">
          <w:rPr>
            <w:rStyle w:val="Hyperlink"/>
          </w:rPr>
          <w:t>2.1.2</w:t>
        </w:r>
        <w:r>
          <w:rPr>
            <w:rFonts w:asciiTheme="minorHAnsi" w:hAnsiTheme="minorHAnsi"/>
            <w:szCs w:val="22"/>
            <w:lang w:eastAsia="nl-BE"/>
          </w:rPr>
          <w:tab/>
        </w:r>
        <w:r w:rsidRPr="007014FB">
          <w:rPr>
            <w:rStyle w:val="Hyperlink"/>
          </w:rPr>
          <w:t>Basis</w:t>
        </w:r>
        <w:r>
          <w:rPr>
            <w:webHidden/>
          </w:rPr>
          <w:tab/>
        </w:r>
        <w:r>
          <w:rPr>
            <w:webHidden/>
          </w:rPr>
          <w:fldChar w:fldCharType="begin"/>
        </w:r>
        <w:r>
          <w:rPr>
            <w:webHidden/>
          </w:rPr>
          <w:instrText xml:space="preserve"> PAGEREF _Toc514532466 \h </w:instrText>
        </w:r>
        <w:r>
          <w:rPr>
            <w:webHidden/>
          </w:rPr>
        </w:r>
        <w:r>
          <w:rPr>
            <w:webHidden/>
          </w:rPr>
          <w:fldChar w:fldCharType="separate"/>
        </w:r>
        <w:r>
          <w:rPr>
            <w:webHidden/>
          </w:rPr>
          <w:t>2</w:t>
        </w:r>
        <w:r>
          <w:rPr>
            <w:webHidden/>
          </w:rPr>
          <w:fldChar w:fldCharType="end"/>
        </w:r>
      </w:hyperlink>
    </w:p>
    <w:p w14:paraId="77A382A6" w14:textId="06072D9A" w:rsidR="00DE3CD7" w:rsidRDefault="00DE3CD7">
      <w:pPr>
        <w:pStyle w:val="Inhopg3"/>
        <w:tabs>
          <w:tab w:val="left" w:pos="1985"/>
        </w:tabs>
        <w:rPr>
          <w:rFonts w:asciiTheme="minorHAnsi" w:hAnsiTheme="minorHAnsi"/>
          <w:szCs w:val="22"/>
          <w:lang w:eastAsia="nl-BE"/>
        </w:rPr>
      </w:pPr>
      <w:hyperlink w:anchor="_Toc514532467" w:history="1">
        <w:r w:rsidRPr="007014FB">
          <w:rPr>
            <w:rStyle w:val="Hyperlink"/>
          </w:rPr>
          <w:t>2.1.3</w:t>
        </w:r>
        <w:r>
          <w:rPr>
            <w:rFonts w:asciiTheme="minorHAnsi" w:hAnsiTheme="minorHAnsi"/>
            <w:szCs w:val="22"/>
            <w:lang w:eastAsia="nl-BE"/>
          </w:rPr>
          <w:tab/>
        </w:r>
        <w:r w:rsidRPr="007014FB">
          <w:rPr>
            <w:rStyle w:val="Hyperlink"/>
          </w:rPr>
          <w:t>Grafische architectuur</w:t>
        </w:r>
        <w:r>
          <w:rPr>
            <w:webHidden/>
          </w:rPr>
          <w:tab/>
        </w:r>
        <w:r>
          <w:rPr>
            <w:webHidden/>
          </w:rPr>
          <w:fldChar w:fldCharType="begin"/>
        </w:r>
        <w:r>
          <w:rPr>
            <w:webHidden/>
          </w:rPr>
          <w:instrText xml:space="preserve"> PAGEREF _Toc514532467 \h </w:instrText>
        </w:r>
        <w:r>
          <w:rPr>
            <w:webHidden/>
          </w:rPr>
        </w:r>
        <w:r>
          <w:rPr>
            <w:webHidden/>
          </w:rPr>
          <w:fldChar w:fldCharType="separate"/>
        </w:r>
        <w:r>
          <w:rPr>
            <w:webHidden/>
          </w:rPr>
          <w:t>3</w:t>
        </w:r>
        <w:r>
          <w:rPr>
            <w:webHidden/>
          </w:rPr>
          <w:fldChar w:fldCharType="end"/>
        </w:r>
      </w:hyperlink>
    </w:p>
    <w:p w14:paraId="56D80A3F" w14:textId="3A8490DD" w:rsidR="00DE3CD7" w:rsidRDefault="00DE3CD7">
      <w:pPr>
        <w:pStyle w:val="Inhopg3"/>
        <w:tabs>
          <w:tab w:val="left" w:pos="1985"/>
        </w:tabs>
        <w:rPr>
          <w:rFonts w:asciiTheme="minorHAnsi" w:hAnsiTheme="minorHAnsi"/>
          <w:szCs w:val="22"/>
          <w:lang w:eastAsia="nl-BE"/>
        </w:rPr>
      </w:pPr>
      <w:hyperlink w:anchor="_Toc514532468" w:history="1">
        <w:r w:rsidRPr="007014FB">
          <w:rPr>
            <w:rStyle w:val="Hyperlink"/>
          </w:rPr>
          <w:t>2.1.4</w:t>
        </w:r>
        <w:r>
          <w:rPr>
            <w:rFonts w:asciiTheme="minorHAnsi" w:hAnsiTheme="minorHAnsi"/>
            <w:szCs w:val="22"/>
            <w:lang w:eastAsia="nl-BE"/>
          </w:rPr>
          <w:tab/>
        </w:r>
        <w:r w:rsidRPr="007014FB">
          <w:rPr>
            <w:rStyle w:val="Hyperlink"/>
          </w:rPr>
          <w:t>Main feature: Signals and slots</w:t>
        </w:r>
        <w:r>
          <w:rPr>
            <w:webHidden/>
          </w:rPr>
          <w:tab/>
        </w:r>
        <w:r>
          <w:rPr>
            <w:webHidden/>
          </w:rPr>
          <w:fldChar w:fldCharType="begin"/>
        </w:r>
        <w:r>
          <w:rPr>
            <w:webHidden/>
          </w:rPr>
          <w:instrText xml:space="preserve"> PAGEREF _Toc514532468 \h </w:instrText>
        </w:r>
        <w:r>
          <w:rPr>
            <w:webHidden/>
          </w:rPr>
        </w:r>
        <w:r>
          <w:rPr>
            <w:webHidden/>
          </w:rPr>
          <w:fldChar w:fldCharType="separate"/>
        </w:r>
        <w:r>
          <w:rPr>
            <w:webHidden/>
          </w:rPr>
          <w:t>4</w:t>
        </w:r>
        <w:r>
          <w:rPr>
            <w:webHidden/>
          </w:rPr>
          <w:fldChar w:fldCharType="end"/>
        </w:r>
      </w:hyperlink>
    </w:p>
    <w:p w14:paraId="390DFB1D" w14:textId="64897947" w:rsidR="00DE3CD7" w:rsidRDefault="00DE3CD7">
      <w:pPr>
        <w:pStyle w:val="Inhopg3"/>
        <w:tabs>
          <w:tab w:val="left" w:pos="1985"/>
        </w:tabs>
        <w:rPr>
          <w:rFonts w:asciiTheme="minorHAnsi" w:hAnsiTheme="minorHAnsi"/>
          <w:szCs w:val="22"/>
          <w:lang w:eastAsia="nl-BE"/>
        </w:rPr>
      </w:pPr>
      <w:hyperlink w:anchor="_Toc514532469" w:history="1">
        <w:r w:rsidRPr="007014FB">
          <w:rPr>
            <w:rStyle w:val="Hyperlink"/>
          </w:rPr>
          <w:t>2.1.5</w:t>
        </w:r>
        <w:r>
          <w:rPr>
            <w:rFonts w:asciiTheme="minorHAnsi" w:hAnsiTheme="minorHAnsi"/>
            <w:szCs w:val="22"/>
            <w:lang w:eastAsia="nl-BE"/>
          </w:rPr>
          <w:tab/>
        </w:r>
        <w:r w:rsidRPr="007014FB">
          <w:rPr>
            <w:rStyle w:val="Hyperlink"/>
          </w:rPr>
          <w:t>Qt Creator</w:t>
        </w:r>
        <w:r>
          <w:rPr>
            <w:webHidden/>
          </w:rPr>
          <w:tab/>
        </w:r>
        <w:r>
          <w:rPr>
            <w:webHidden/>
          </w:rPr>
          <w:fldChar w:fldCharType="begin"/>
        </w:r>
        <w:r>
          <w:rPr>
            <w:webHidden/>
          </w:rPr>
          <w:instrText xml:space="preserve"> PAGEREF _Toc514532469 \h </w:instrText>
        </w:r>
        <w:r>
          <w:rPr>
            <w:webHidden/>
          </w:rPr>
        </w:r>
        <w:r>
          <w:rPr>
            <w:webHidden/>
          </w:rPr>
          <w:fldChar w:fldCharType="separate"/>
        </w:r>
        <w:r>
          <w:rPr>
            <w:webHidden/>
          </w:rPr>
          <w:t>5</w:t>
        </w:r>
        <w:r>
          <w:rPr>
            <w:webHidden/>
          </w:rPr>
          <w:fldChar w:fldCharType="end"/>
        </w:r>
      </w:hyperlink>
    </w:p>
    <w:p w14:paraId="68675469" w14:textId="49B59E0A" w:rsidR="00DE3CD7" w:rsidRDefault="00DE3CD7">
      <w:pPr>
        <w:pStyle w:val="Inhopg3"/>
        <w:tabs>
          <w:tab w:val="left" w:pos="1985"/>
        </w:tabs>
        <w:rPr>
          <w:rFonts w:asciiTheme="minorHAnsi" w:hAnsiTheme="minorHAnsi"/>
          <w:szCs w:val="22"/>
          <w:lang w:eastAsia="nl-BE"/>
        </w:rPr>
      </w:pPr>
      <w:hyperlink w:anchor="_Toc514532470" w:history="1">
        <w:r w:rsidRPr="007014FB">
          <w:rPr>
            <w:rStyle w:val="Hyperlink"/>
          </w:rPr>
          <w:t>2.1.6</w:t>
        </w:r>
        <w:r>
          <w:rPr>
            <w:rFonts w:asciiTheme="minorHAnsi" w:hAnsiTheme="minorHAnsi"/>
            <w:szCs w:val="22"/>
            <w:lang w:eastAsia="nl-BE"/>
          </w:rPr>
          <w:tab/>
        </w:r>
        <w:r w:rsidRPr="007014FB">
          <w:rPr>
            <w:rStyle w:val="Hyperlink"/>
          </w:rPr>
          <w:t>Portfolio</w:t>
        </w:r>
        <w:r>
          <w:rPr>
            <w:webHidden/>
          </w:rPr>
          <w:tab/>
        </w:r>
        <w:r>
          <w:rPr>
            <w:webHidden/>
          </w:rPr>
          <w:fldChar w:fldCharType="begin"/>
        </w:r>
        <w:r>
          <w:rPr>
            <w:webHidden/>
          </w:rPr>
          <w:instrText xml:space="preserve"> PAGEREF _Toc514532470 \h </w:instrText>
        </w:r>
        <w:r>
          <w:rPr>
            <w:webHidden/>
          </w:rPr>
        </w:r>
        <w:r>
          <w:rPr>
            <w:webHidden/>
          </w:rPr>
          <w:fldChar w:fldCharType="separate"/>
        </w:r>
        <w:r>
          <w:rPr>
            <w:webHidden/>
          </w:rPr>
          <w:t>5</w:t>
        </w:r>
        <w:r>
          <w:rPr>
            <w:webHidden/>
          </w:rPr>
          <w:fldChar w:fldCharType="end"/>
        </w:r>
      </w:hyperlink>
    </w:p>
    <w:p w14:paraId="5F1E27EB" w14:textId="2D82FDFA" w:rsidR="00DE3CD7" w:rsidRDefault="00DE3CD7">
      <w:pPr>
        <w:pStyle w:val="Inhopg2"/>
        <w:rPr>
          <w:rFonts w:asciiTheme="minorHAnsi" w:hAnsiTheme="minorHAnsi" w:cstheme="minorBidi"/>
          <w:i w:val="0"/>
          <w:szCs w:val="22"/>
          <w:lang w:eastAsia="nl-BE"/>
        </w:rPr>
      </w:pPr>
      <w:hyperlink w:anchor="_Toc514532471" w:history="1">
        <w:r w:rsidRPr="007014FB">
          <w:rPr>
            <w:rStyle w:val="Hyperlink"/>
          </w:rPr>
          <w:t>2.2</w:t>
        </w:r>
        <w:r>
          <w:rPr>
            <w:rFonts w:asciiTheme="minorHAnsi" w:hAnsiTheme="minorHAnsi" w:cstheme="minorBidi"/>
            <w:i w:val="0"/>
            <w:szCs w:val="22"/>
            <w:lang w:eastAsia="nl-BE"/>
          </w:rPr>
          <w:tab/>
        </w:r>
        <w:r w:rsidRPr="007014FB">
          <w:rPr>
            <w:rStyle w:val="Hyperlink"/>
          </w:rPr>
          <w:t>React Native</w:t>
        </w:r>
        <w:r>
          <w:rPr>
            <w:webHidden/>
          </w:rPr>
          <w:tab/>
        </w:r>
        <w:r>
          <w:rPr>
            <w:webHidden/>
          </w:rPr>
          <w:fldChar w:fldCharType="begin"/>
        </w:r>
        <w:r>
          <w:rPr>
            <w:webHidden/>
          </w:rPr>
          <w:instrText xml:space="preserve"> PAGEREF _Toc514532471 \h </w:instrText>
        </w:r>
        <w:r>
          <w:rPr>
            <w:webHidden/>
          </w:rPr>
        </w:r>
        <w:r>
          <w:rPr>
            <w:webHidden/>
          </w:rPr>
          <w:fldChar w:fldCharType="separate"/>
        </w:r>
        <w:r>
          <w:rPr>
            <w:webHidden/>
          </w:rPr>
          <w:t>6</w:t>
        </w:r>
        <w:r>
          <w:rPr>
            <w:webHidden/>
          </w:rPr>
          <w:fldChar w:fldCharType="end"/>
        </w:r>
      </w:hyperlink>
    </w:p>
    <w:p w14:paraId="22EE522B" w14:textId="324AF1C2" w:rsidR="00DE3CD7" w:rsidRDefault="00DE3CD7">
      <w:pPr>
        <w:pStyle w:val="Inhopg3"/>
        <w:tabs>
          <w:tab w:val="left" w:pos="1985"/>
        </w:tabs>
        <w:rPr>
          <w:rFonts w:asciiTheme="minorHAnsi" w:hAnsiTheme="minorHAnsi"/>
          <w:szCs w:val="22"/>
          <w:lang w:eastAsia="nl-BE"/>
        </w:rPr>
      </w:pPr>
      <w:hyperlink w:anchor="_Toc514532472" w:history="1">
        <w:r w:rsidRPr="007014FB">
          <w:rPr>
            <w:rStyle w:val="Hyperlink"/>
          </w:rPr>
          <w:t>2.2.1</w:t>
        </w:r>
        <w:r>
          <w:rPr>
            <w:rFonts w:asciiTheme="minorHAnsi" w:hAnsiTheme="minorHAnsi"/>
            <w:szCs w:val="22"/>
            <w:lang w:eastAsia="nl-BE"/>
          </w:rPr>
          <w:tab/>
        </w:r>
        <w:r w:rsidRPr="007014FB">
          <w:rPr>
            <w:rStyle w:val="Hyperlink"/>
          </w:rPr>
          <w:t>Oorsprong</w:t>
        </w:r>
        <w:r>
          <w:rPr>
            <w:webHidden/>
          </w:rPr>
          <w:tab/>
        </w:r>
        <w:r>
          <w:rPr>
            <w:webHidden/>
          </w:rPr>
          <w:fldChar w:fldCharType="begin"/>
        </w:r>
        <w:r>
          <w:rPr>
            <w:webHidden/>
          </w:rPr>
          <w:instrText xml:space="preserve"> PAGEREF _Toc514532472 \h </w:instrText>
        </w:r>
        <w:r>
          <w:rPr>
            <w:webHidden/>
          </w:rPr>
        </w:r>
        <w:r>
          <w:rPr>
            <w:webHidden/>
          </w:rPr>
          <w:fldChar w:fldCharType="separate"/>
        </w:r>
        <w:r>
          <w:rPr>
            <w:webHidden/>
          </w:rPr>
          <w:t>6</w:t>
        </w:r>
        <w:r>
          <w:rPr>
            <w:webHidden/>
          </w:rPr>
          <w:fldChar w:fldCharType="end"/>
        </w:r>
      </w:hyperlink>
    </w:p>
    <w:p w14:paraId="2BD2EF66" w14:textId="4AE551E4" w:rsidR="00DE3CD7" w:rsidRDefault="00DE3CD7">
      <w:pPr>
        <w:pStyle w:val="Inhopg3"/>
        <w:tabs>
          <w:tab w:val="left" w:pos="1985"/>
        </w:tabs>
        <w:rPr>
          <w:rFonts w:asciiTheme="minorHAnsi" w:hAnsiTheme="minorHAnsi"/>
          <w:szCs w:val="22"/>
          <w:lang w:eastAsia="nl-BE"/>
        </w:rPr>
      </w:pPr>
      <w:hyperlink w:anchor="_Toc514532473" w:history="1">
        <w:r w:rsidRPr="007014FB">
          <w:rPr>
            <w:rStyle w:val="Hyperlink"/>
          </w:rPr>
          <w:t>2.2.2</w:t>
        </w:r>
        <w:r>
          <w:rPr>
            <w:rFonts w:asciiTheme="minorHAnsi" w:hAnsiTheme="minorHAnsi"/>
            <w:szCs w:val="22"/>
            <w:lang w:eastAsia="nl-BE"/>
          </w:rPr>
          <w:tab/>
        </w:r>
        <w:r w:rsidRPr="007014FB">
          <w:rPr>
            <w:rStyle w:val="Hyperlink"/>
          </w:rPr>
          <w:t>Basis</w:t>
        </w:r>
        <w:r>
          <w:rPr>
            <w:webHidden/>
          </w:rPr>
          <w:tab/>
        </w:r>
        <w:r>
          <w:rPr>
            <w:webHidden/>
          </w:rPr>
          <w:fldChar w:fldCharType="begin"/>
        </w:r>
        <w:r>
          <w:rPr>
            <w:webHidden/>
          </w:rPr>
          <w:instrText xml:space="preserve"> PAGEREF _Toc514532473 \h </w:instrText>
        </w:r>
        <w:r>
          <w:rPr>
            <w:webHidden/>
          </w:rPr>
        </w:r>
        <w:r>
          <w:rPr>
            <w:webHidden/>
          </w:rPr>
          <w:fldChar w:fldCharType="separate"/>
        </w:r>
        <w:r>
          <w:rPr>
            <w:webHidden/>
          </w:rPr>
          <w:t>6</w:t>
        </w:r>
        <w:r>
          <w:rPr>
            <w:webHidden/>
          </w:rPr>
          <w:fldChar w:fldCharType="end"/>
        </w:r>
      </w:hyperlink>
    </w:p>
    <w:p w14:paraId="5636E33C" w14:textId="02A14155" w:rsidR="00DE3CD7" w:rsidRDefault="00DE3CD7">
      <w:pPr>
        <w:pStyle w:val="Inhopg3"/>
        <w:tabs>
          <w:tab w:val="left" w:pos="1985"/>
        </w:tabs>
        <w:rPr>
          <w:rFonts w:asciiTheme="minorHAnsi" w:hAnsiTheme="minorHAnsi"/>
          <w:szCs w:val="22"/>
          <w:lang w:eastAsia="nl-BE"/>
        </w:rPr>
      </w:pPr>
      <w:hyperlink w:anchor="_Toc514532474" w:history="1">
        <w:r w:rsidRPr="007014FB">
          <w:rPr>
            <w:rStyle w:val="Hyperlink"/>
          </w:rPr>
          <w:t>2.2.3</w:t>
        </w:r>
        <w:r>
          <w:rPr>
            <w:rFonts w:asciiTheme="minorHAnsi" w:hAnsiTheme="minorHAnsi"/>
            <w:szCs w:val="22"/>
            <w:lang w:eastAsia="nl-BE"/>
          </w:rPr>
          <w:tab/>
        </w:r>
        <w:r w:rsidRPr="007014FB">
          <w:rPr>
            <w:rStyle w:val="Hyperlink"/>
          </w:rPr>
          <w:t>Features</w:t>
        </w:r>
        <w:r>
          <w:rPr>
            <w:webHidden/>
          </w:rPr>
          <w:tab/>
        </w:r>
        <w:r>
          <w:rPr>
            <w:webHidden/>
          </w:rPr>
          <w:fldChar w:fldCharType="begin"/>
        </w:r>
        <w:r>
          <w:rPr>
            <w:webHidden/>
          </w:rPr>
          <w:instrText xml:space="preserve"> PAGEREF _Toc514532474 \h </w:instrText>
        </w:r>
        <w:r>
          <w:rPr>
            <w:webHidden/>
          </w:rPr>
        </w:r>
        <w:r>
          <w:rPr>
            <w:webHidden/>
          </w:rPr>
          <w:fldChar w:fldCharType="separate"/>
        </w:r>
        <w:r>
          <w:rPr>
            <w:webHidden/>
          </w:rPr>
          <w:t>6</w:t>
        </w:r>
        <w:r>
          <w:rPr>
            <w:webHidden/>
          </w:rPr>
          <w:fldChar w:fldCharType="end"/>
        </w:r>
      </w:hyperlink>
    </w:p>
    <w:p w14:paraId="12B86412" w14:textId="6456285F" w:rsidR="00DE3CD7" w:rsidRDefault="00DE3CD7">
      <w:pPr>
        <w:pStyle w:val="Inhopg3"/>
        <w:tabs>
          <w:tab w:val="left" w:pos="1985"/>
        </w:tabs>
        <w:rPr>
          <w:rFonts w:asciiTheme="minorHAnsi" w:hAnsiTheme="minorHAnsi"/>
          <w:szCs w:val="22"/>
          <w:lang w:eastAsia="nl-BE"/>
        </w:rPr>
      </w:pPr>
      <w:hyperlink w:anchor="_Toc514532475" w:history="1">
        <w:r w:rsidRPr="007014FB">
          <w:rPr>
            <w:rStyle w:val="Hyperlink"/>
          </w:rPr>
          <w:t>2.2.4</w:t>
        </w:r>
        <w:r>
          <w:rPr>
            <w:rFonts w:asciiTheme="minorHAnsi" w:hAnsiTheme="minorHAnsi"/>
            <w:szCs w:val="22"/>
            <w:lang w:eastAsia="nl-BE"/>
          </w:rPr>
          <w:tab/>
        </w:r>
        <w:r w:rsidRPr="007014FB">
          <w:rPr>
            <w:rStyle w:val="Hyperlink"/>
          </w:rPr>
          <w:t>Gebruik</w:t>
        </w:r>
        <w:r>
          <w:rPr>
            <w:webHidden/>
          </w:rPr>
          <w:tab/>
        </w:r>
        <w:r>
          <w:rPr>
            <w:webHidden/>
          </w:rPr>
          <w:fldChar w:fldCharType="begin"/>
        </w:r>
        <w:r>
          <w:rPr>
            <w:webHidden/>
          </w:rPr>
          <w:instrText xml:space="preserve"> PAGEREF _Toc514532475 \h </w:instrText>
        </w:r>
        <w:r>
          <w:rPr>
            <w:webHidden/>
          </w:rPr>
        </w:r>
        <w:r>
          <w:rPr>
            <w:webHidden/>
          </w:rPr>
          <w:fldChar w:fldCharType="separate"/>
        </w:r>
        <w:r>
          <w:rPr>
            <w:webHidden/>
          </w:rPr>
          <w:t>9</w:t>
        </w:r>
        <w:r>
          <w:rPr>
            <w:webHidden/>
          </w:rPr>
          <w:fldChar w:fldCharType="end"/>
        </w:r>
      </w:hyperlink>
    </w:p>
    <w:p w14:paraId="46E3AFE6" w14:textId="38838901" w:rsidR="00DE3CD7" w:rsidRDefault="00DE3CD7">
      <w:pPr>
        <w:pStyle w:val="Inhopg3"/>
        <w:tabs>
          <w:tab w:val="left" w:pos="1985"/>
        </w:tabs>
        <w:rPr>
          <w:rFonts w:asciiTheme="minorHAnsi" w:hAnsiTheme="minorHAnsi"/>
          <w:szCs w:val="22"/>
          <w:lang w:eastAsia="nl-BE"/>
        </w:rPr>
      </w:pPr>
      <w:hyperlink w:anchor="_Toc514532476" w:history="1">
        <w:r w:rsidRPr="007014FB">
          <w:rPr>
            <w:rStyle w:val="Hyperlink"/>
          </w:rPr>
          <w:t>2.2.5</w:t>
        </w:r>
        <w:r>
          <w:rPr>
            <w:rFonts w:asciiTheme="minorHAnsi" w:hAnsiTheme="minorHAnsi"/>
            <w:szCs w:val="22"/>
            <w:lang w:eastAsia="nl-BE"/>
          </w:rPr>
          <w:tab/>
        </w:r>
        <w:r w:rsidRPr="007014FB">
          <w:rPr>
            <w:rStyle w:val="Hyperlink"/>
          </w:rPr>
          <w:t>Portfolio</w:t>
        </w:r>
        <w:r>
          <w:rPr>
            <w:webHidden/>
          </w:rPr>
          <w:tab/>
        </w:r>
        <w:r>
          <w:rPr>
            <w:webHidden/>
          </w:rPr>
          <w:fldChar w:fldCharType="begin"/>
        </w:r>
        <w:r>
          <w:rPr>
            <w:webHidden/>
          </w:rPr>
          <w:instrText xml:space="preserve"> PAGEREF _Toc514532476 \h </w:instrText>
        </w:r>
        <w:r>
          <w:rPr>
            <w:webHidden/>
          </w:rPr>
        </w:r>
        <w:r>
          <w:rPr>
            <w:webHidden/>
          </w:rPr>
          <w:fldChar w:fldCharType="separate"/>
        </w:r>
        <w:r>
          <w:rPr>
            <w:webHidden/>
          </w:rPr>
          <w:t>10</w:t>
        </w:r>
        <w:r>
          <w:rPr>
            <w:webHidden/>
          </w:rPr>
          <w:fldChar w:fldCharType="end"/>
        </w:r>
      </w:hyperlink>
    </w:p>
    <w:p w14:paraId="27DFEE96" w14:textId="6174E0AA" w:rsidR="00DE3CD7" w:rsidRDefault="00DE3CD7">
      <w:pPr>
        <w:pStyle w:val="Inhopg2"/>
        <w:rPr>
          <w:rFonts w:asciiTheme="minorHAnsi" w:hAnsiTheme="minorHAnsi" w:cstheme="minorBidi"/>
          <w:i w:val="0"/>
          <w:szCs w:val="22"/>
          <w:lang w:eastAsia="nl-BE"/>
        </w:rPr>
      </w:pPr>
      <w:hyperlink w:anchor="_Toc514532477" w:history="1">
        <w:r w:rsidRPr="007014FB">
          <w:rPr>
            <w:rStyle w:val="Hyperlink"/>
          </w:rPr>
          <w:t>2.3</w:t>
        </w:r>
        <w:r>
          <w:rPr>
            <w:rFonts w:asciiTheme="minorHAnsi" w:hAnsiTheme="minorHAnsi" w:cstheme="minorBidi"/>
            <w:i w:val="0"/>
            <w:szCs w:val="22"/>
            <w:lang w:eastAsia="nl-BE"/>
          </w:rPr>
          <w:tab/>
        </w:r>
        <w:r w:rsidRPr="007014FB">
          <w:rPr>
            <w:rStyle w:val="Hyperlink"/>
          </w:rPr>
          <w:t>Xamarin</w:t>
        </w:r>
        <w:r>
          <w:rPr>
            <w:webHidden/>
          </w:rPr>
          <w:tab/>
        </w:r>
        <w:r>
          <w:rPr>
            <w:webHidden/>
          </w:rPr>
          <w:fldChar w:fldCharType="begin"/>
        </w:r>
        <w:r>
          <w:rPr>
            <w:webHidden/>
          </w:rPr>
          <w:instrText xml:space="preserve"> PAGEREF _Toc514532477 \h </w:instrText>
        </w:r>
        <w:r>
          <w:rPr>
            <w:webHidden/>
          </w:rPr>
        </w:r>
        <w:r>
          <w:rPr>
            <w:webHidden/>
          </w:rPr>
          <w:fldChar w:fldCharType="separate"/>
        </w:r>
        <w:r>
          <w:rPr>
            <w:webHidden/>
          </w:rPr>
          <w:t>11</w:t>
        </w:r>
        <w:r>
          <w:rPr>
            <w:webHidden/>
          </w:rPr>
          <w:fldChar w:fldCharType="end"/>
        </w:r>
      </w:hyperlink>
    </w:p>
    <w:p w14:paraId="54D0B6C6" w14:textId="01112023" w:rsidR="00DE3CD7" w:rsidRDefault="00DE3CD7">
      <w:pPr>
        <w:pStyle w:val="Inhopg3"/>
        <w:tabs>
          <w:tab w:val="left" w:pos="1985"/>
        </w:tabs>
        <w:rPr>
          <w:rFonts w:asciiTheme="minorHAnsi" w:hAnsiTheme="minorHAnsi"/>
          <w:szCs w:val="22"/>
          <w:lang w:eastAsia="nl-BE"/>
        </w:rPr>
      </w:pPr>
      <w:hyperlink w:anchor="_Toc514532478" w:history="1">
        <w:r w:rsidRPr="007014FB">
          <w:rPr>
            <w:rStyle w:val="Hyperlink"/>
          </w:rPr>
          <w:t>2.3.1</w:t>
        </w:r>
        <w:r>
          <w:rPr>
            <w:rFonts w:asciiTheme="minorHAnsi" w:hAnsiTheme="minorHAnsi"/>
            <w:szCs w:val="22"/>
            <w:lang w:eastAsia="nl-BE"/>
          </w:rPr>
          <w:tab/>
        </w:r>
        <w:r w:rsidRPr="007014FB">
          <w:rPr>
            <w:rStyle w:val="Hyperlink"/>
          </w:rPr>
          <w:t>Oorsprong</w:t>
        </w:r>
        <w:r>
          <w:rPr>
            <w:webHidden/>
          </w:rPr>
          <w:tab/>
        </w:r>
        <w:r>
          <w:rPr>
            <w:webHidden/>
          </w:rPr>
          <w:fldChar w:fldCharType="begin"/>
        </w:r>
        <w:r>
          <w:rPr>
            <w:webHidden/>
          </w:rPr>
          <w:instrText xml:space="preserve"> PAGEREF _Toc514532478 \h </w:instrText>
        </w:r>
        <w:r>
          <w:rPr>
            <w:webHidden/>
          </w:rPr>
        </w:r>
        <w:r>
          <w:rPr>
            <w:webHidden/>
          </w:rPr>
          <w:fldChar w:fldCharType="separate"/>
        </w:r>
        <w:r>
          <w:rPr>
            <w:webHidden/>
          </w:rPr>
          <w:t>11</w:t>
        </w:r>
        <w:r>
          <w:rPr>
            <w:webHidden/>
          </w:rPr>
          <w:fldChar w:fldCharType="end"/>
        </w:r>
      </w:hyperlink>
    </w:p>
    <w:p w14:paraId="6600B24E" w14:textId="0CC951E0" w:rsidR="00DE3CD7" w:rsidRDefault="00DE3CD7">
      <w:pPr>
        <w:pStyle w:val="Inhopg3"/>
        <w:tabs>
          <w:tab w:val="left" w:pos="1985"/>
        </w:tabs>
        <w:rPr>
          <w:rFonts w:asciiTheme="minorHAnsi" w:hAnsiTheme="minorHAnsi"/>
          <w:szCs w:val="22"/>
          <w:lang w:eastAsia="nl-BE"/>
        </w:rPr>
      </w:pPr>
      <w:hyperlink w:anchor="_Toc514532479" w:history="1">
        <w:r w:rsidRPr="007014FB">
          <w:rPr>
            <w:rStyle w:val="Hyperlink"/>
          </w:rPr>
          <w:t>2.3.2</w:t>
        </w:r>
        <w:r>
          <w:rPr>
            <w:rFonts w:asciiTheme="minorHAnsi" w:hAnsiTheme="minorHAnsi"/>
            <w:szCs w:val="22"/>
            <w:lang w:eastAsia="nl-BE"/>
          </w:rPr>
          <w:tab/>
        </w:r>
        <w:r w:rsidRPr="007014FB">
          <w:rPr>
            <w:rStyle w:val="Hyperlink"/>
          </w:rPr>
          <w:t>Basis</w:t>
        </w:r>
        <w:r>
          <w:rPr>
            <w:webHidden/>
          </w:rPr>
          <w:tab/>
        </w:r>
        <w:r>
          <w:rPr>
            <w:webHidden/>
          </w:rPr>
          <w:fldChar w:fldCharType="begin"/>
        </w:r>
        <w:r>
          <w:rPr>
            <w:webHidden/>
          </w:rPr>
          <w:instrText xml:space="preserve"> PAGEREF _Toc514532479 \h </w:instrText>
        </w:r>
        <w:r>
          <w:rPr>
            <w:webHidden/>
          </w:rPr>
        </w:r>
        <w:r>
          <w:rPr>
            <w:webHidden/>
          </w:rPr>
          <w:fldChar w:fldCharType="separate"/>
        </w:r>
        <w:r>
          <w:rPr>
            <w:webHidden/>
          </w:rPr>
          <w:t>11</w:t>
        </w:r>
        <w:r>
          <w:rPr>
            <w:webHidden/>
          </w:rPr>
          <w:fldChar w:fldCharType="end"/>
        </w:r>
      </w:hyperlink>
    </w:p>
    <w:p w14:paraId="43C53526" w14:textId="0EBDBB0F" w:rsidR="00DE3CD7" w:rsidRDefault="00DE3CD7">
      <w:pPr>
        <w:pStyle w:val="Inhopg3"/>
        <w:tabs>
          <w:tab w:val="left" w:pos="1985"/>
        </w:tabs>
        <w:rPr>
          <w:rFonts w:asciiTheme="minorHAnsi" w:hAnsiTheme="minorHAnsi"/>
          <w:szCs w:val="22"/>
          <w:lang w:eastAsia="nl-BE"/>
        </w:rPr>
      </w:pPr>
      <w:hyperlink w:anchor="_Toc514532480" w:history="1">
        <w:r w:rsidRPr="007014FB">
          <w:rPr>
            <w:rStyle w:val="Hyperlink"/>
          </w:rPr>
          <w:t>2.3.3</w:t>
        </w:r>
        <w:r>
          <w:rPr>
            <w:rFonts w:asciiTheme="minorHAnsi" w:hAnsiTheme="minorHAnsi"/>
            <w:szCs w:val="22"/>
            <w:lang w:eastAsia="nl-BE"/>
          </w:rPr>
          <w:tab/>
        </w:r>
        <w:r w:rsidRPr="007014FB">
          <w:rPr>
            <w:rStyle w:val="Hyperlink"/>
          </w:rPr>
          <w:t>Features</w:t>
        </w:r>
        <w:r>
          <w:rPr>
            <w:webHidden/>
          </w:rPr>
          <w:tab/>
        </w:r>
        <w:r>
          <w:rPr>
            <w:webHidden/>
          </w:rPr>
          <w:fldChar w:fldCharType="begin"/>
        </w:r>
        <w:r>
          <w:rPr>
            <w:webHidden/>
          </w:rPr>
          <w:instrText xml:space="preserve"> PAGEREF _Toc514532480 \h </w:instrText>
        </w:r>
        <w:r>
          <w:rPr>
            <w:webHidden/>
          </w:rPr>
        </w:r>
        <w:r>
          <w:rPr>
            <w:webHidden/>
          </w:rPr>
          <w:fldChar w:fldCharType="separate"/>
        </w:r>
        <w:r>
          <w:rPr>
            <w:webHidden/>
          </w:rPr>
          <w:t>11</w:t>
        </w:r>
        <w:r>
          <w:rPr>
            <w:webHidden/>
          </w:rPr>
          <w:fldChar w:fldCharType="end"/>
        </w:r>
      </w:hyperlink>
    </w:p>
    <w:p w14:paraId="7F94D256" w14:textId="35ED722E" w:rsidR="00DE3CD7" w:rsidRDefault="00DE3CD7">
      <w:pPr>
        <w:pStyle w:val="Inhopg3"/>
        <w:tabs>
          <w:tab w:val="left" w:pos="1985"/>
        </w:tabs>
        <w:rPr>
          <w:rFonts w:asciiTheme="minorHAnsi" w:hAnsiTheme="minorHAnsi"/>
          <w:szCs w:val="22"/>
          <w:lang w:eastAsia="nl-BE"/>
        </w:rPr>
      </w:pPr>
      <w:hyperlink w:anchor="_Toc514532481" w:history="1">
        <w:r w:rsidRPr="007014FB">
          <w:rPr>
            <w:rStyle w:val="Hyperlink"/>
          </w:rPr>
          <w:t>2.3.4</w:t>
        </w:r>
        <w:r>
          <w:rPr>
            <w:rFonts w:asciiTheme="minorHAnsi" w:hAnsiTheme="minorHAnsi"/>
            <w:szCs w:val="22"/>
            <w:lang w:eastAsia="nl-BE"/>
          </w:rPr>
          <w:tab/>
        </w:r>
        <w:r w:rsidRPr="007014FB">
          <w:rPr>
            <w:rStyle w:val="Hyperlink"/>
          </w:rPr>
          <w:t>Gebruik</w:t>
        </w:r>
        <w:r>
          <w:rPr>
            <w:webHidden/>
          </w:rPr>
          <w:tab/>
        </w:r>
        <w:r>
          <w:rPr>
            <w:webHidden/>
          </w:rPr>
          <w:fldChar w:fldCharType="begin"/>
        </w:r>
        <w:r>
          <w:rPr>
            <w:webHidden/>
          </w:rPr>
          <w:instrText xml:space="preserve"> PAGEREF _Toc514532481 \h </w:instrText>
        </w:r>
        <w:r>
          <w:rPr>
            <w:webHidden/>
          </w:rPr>
        </w:r>
        <w:r>
          <w:rPr>
            <w:webHidden/>
          </w:rPr>
          <w:fldChar w:fldCharType="separate"/>
        </w:r>
        <w:r>
          <w:rPr>
            <w:webHidden/>
          </w:rPr>
          <w:t>13</w:t>
        </w:r>
        <w:r>
          <w:rPr>
            <w:webHidden/>
          </w:rPr>
          <w:fldChar w:fldCharType="end"/>
        </w:r>
      </w:hyperlink>
    </w:p>
    <w:p w14:paraId="0B561DCA" w14:textId="32D51882" w:rsidR="00DE3CD7" w:rsidRDefault="00DE3CD7">
      <w:pPr>
        <w:pStyle w:val="Inhopg3"/>
        <w:tabs>
          <w:tab w:val="left" w:pos="1985"/>
        </w:tabs>
        <w:rPr>
          <w:rFonts w:asciiTheme="minorHAnsi" w:hAnsiTheme="minorHAnsi"/>
          <w:szCs w:val="22"/>
          <w:lang w:eastAsia="nl-BE"/>
        </w:rPr>
      </w:pPr>
      <w:hyperlink w:anchor="_Toc514532482" w:history="1">
        <w:r w:rsidRPr="007014FB">
          <w:rPr>
            <w:rStyle w:val="Hyperlink"/>
          </w:rPr>
          <w:t>2.3.5</w:t>
        </w:r>
        <w:r>
          <w:rPr>
            <w:rFonts w:asciiTheme="minorHAnsi" w:hAnsiTheme="minorHAnsi"/>
            <w:szCs w:val="22"/>
            <w:lang w:eastAsia="nl-BE"/>
          </w:rPr>
          <w:tab/>
        </w:r>
        <w:r w:rsidRPr="007014FB">
          <w:rPr>
            <w:rStyle w:val="Hyperlink"/>
          </w:rPr>
          <w:t>Portfolio</w:t>
        </w:r>
        <w:r>
          <w:rPr>
            <w:webHidden/>
          </w:rPr>
          <w:tab/>
        </w:r>
        <w:r>
          <w:rPr>
            <w:webHidden/>
          </w:rPr>
          <w:fldChar w:fldCharType="begin"/>
        </w:r>
        <w:r>
          <w:rPr>
            <w:webHidden/>
          </w:rPr>
          <w:instrText xml:space="preserve"> PAGEREF _Toc514532482 \h </w:instrText>
        </w:r>
        <w:r>
          <w:rPr>
            <w:webHidden/>
          </w:rPr>
        </w:r>
        <w:r>
          <w:rPr>
            <w:webHidden/>
          </w:rPr>
          <w:fldChar w:fldCharType="separate"/>
        </w:r>
        <w:r>
          <w:rPr>
            <w:webHidden/>
          </w:rPr>
          <w:t>13</w:t>
        </w:r>
        <w:r>
          <w:rPr>
            <w:webHidden/>
          </w:rPr>
          <w:fldChar w:fldCharType="end"/>
        </w:r>
      </w:hyperlink>
    </w:p>
    <w:p w14:paraId="01C17B45" w14:textId="1BECCB1C" w:rsidR="00DE3CD7" w:rsidRDefault="00DE3CD7">
      <w:pPr>
        <w:pStyle w:val="Inhopg2"/>
        <w:rPr>
          <w:rFonts w:asciiTheme="minorHAnsi" w:hAnsiTheme="minorHAnsi" w:cstheme="minorBidi"/>
          <w:i w:val="0"/>
          <w:szCs w:val="22"/>
          <w:lang w:eastAsia="nl-BE"/>
        </w:rPr>
      </w:pPr>
      <w:hyperlink w:anchor="_Toc514532483" w:history="1">
        <w:r w:rsidRPr="007014FB">
          <w:rPr>
            <w:rStyle w:val="Hyperlink"/>
          </w:rPr>
          <w:t>2.4</w:t>
        </w:r>
        <w:r>
          <w:rPr>
            <w:rFonts w:asciiTheme="minorHAnsi" w:hAnsiTheme="minorHAnsi" w:cstheme="minorBidi"/>
            <w:i w:val="0"/>
            <w:szCs w:val="22"/>
            <w:lang w:eastAsia="nl-BE"/>
          </w:rPr>
          <w:tab/>
        </w:r>
        <w:r w:rsidRPr="007014FB">
          <w:rPr>
            <w:rStyle w:val="Hyperlink"/>
          </w:rPr>
          <w:t>Apache Cordova/PhoneGap</w:t>
        </w:r>
        <w:r>
          <w:rPr>
            <w:webHidden/>
          </w:rPr>
          <w:tab/>
        </w:r>
        <w:r>
          <w:rPr>
            <w:webHidden/>
          </w:rPr>
          <w:fldChar w:fldCharType="begin"/>
        </w:r>
        <w:r>
          <w:rPr>
            <w:webHidden/>
          </w:rPr>
          <w:instrText xml:space="preserve"> PAGEREF _Toc514532483 \h </w:instrText>
        </w:r>
        <w:r>
          <w:rPr>
            <w:webHidden/>
          </w:rPr>
        </w:r>
        <w:r>
          <w:rPr>
            <w:webHidden/>
          </w:rPr>
          <w:fldChar w:fldCharType="separate"/>
        </w:r>
        <w:r>
          <w:rPr>
            <w:webHidden/>
          </w:rPr>
          <w:t>14</w:t>
        </w:r>
        <w:r>
          <w:rPr>
            <w:webHidden/>
          </w:rPr>
          <w:fldChar w:fldCharType="end"/>
        </w:r>
      </w:hyperlink>
    </w:p>
    <w:p w14:paraId="76A2B1F9" w14:textId="72D80F4D" w:rsidR="00DE3CD7" w:rsidRDefault="00DE3CD7">
      <w:pPr>
        <w:pStyle w:val="Inhopg3"/>
        <w:tabs>
          <w:tab w:val="left" w:pos="1985"/>
        </w:tabs>
        <w:rPr>
          <w:rFonts w:asciiTheme="minorHAnsi" w:hAnsiTheme="minorHAnsi"/>
          <w:szCs w:val="22"/>
          <w:lang w:eastAsia="nl-BE"/>
        </w:rPr>
      </w:pPr>
      <w:hyperlink w:anchor="_Toc514532484" w:history="1">
        <w:r w:rsidRPr="007014FB">
          <w:rPr>
            <w:rStyle w:val="Hyperlink"/>
          </w:rPr>
          <w:t>2.4.1</w:t>
        </w:r>
        <w:r>
          <w:rPr>
            <w:rFonts w:asciiTheme="minorHAnsi" w:hAnsiTheme="minorHAnsi"/>
            <w:szCs w:val="22"/>
            <w:lang w:eastAsia="nl-BE"/>
          </w:rPr>
          <w:tab/>
        </w:r>
        <w:r w:rsidRPr="007014FB">
          <w:rPr>
            <w:rStyle w:val="Hyperlink"/>
          </w:rPr>
          <w:t>Oorsprong</w:t>
        </w:r>
        <w:r>
          <w:rPr>
            <w:webHidden/>
          </w:rPr>
          <w:tab/>
        </w:r>
        <w:r>
          <w:rPr>
            <w:webHidden/>
          </w:rPr>
          <w:fldChar w:fldCharType="begin"/>
        </w:r>
        <w:r>
          <w:rPr>
            <w:webHidden/>
          </w:rPr>
          <w:instrText xml:space="preserve"> PAGEREF _Toc514532484 \h </w:instrText>
        </w:r>
        <w:r>
          <w:rPr>
            <w:webHidden/>
          </w:rPr>
        </w:r>
        <w:r>
          <w:rPr>
            <w:webHidden/>
          </w:rPr>
          <w:fldChar w:fldCharType="separate"/>
        </w:r>
        <w:r>
          <w:rPr>
            <w:webHidden/>
          </w:rPr>
          <w:t>14</w:t>
        </w:r>
        <w:r>
          <w:rPr>
            <w:webHidden/>
          </w:rPr>
          <w:fldChar w:fldCharType="end"/>
        </w:r>
      </w:hyperlink>
    </w:p>
    <w:p w14:paraId="5A92883B" w14:textId="546A2A13" w:rsidR="00DE3CD7" w:rsidRDefault="00DE3CD7">
      <w:pPr>
        <w:pStyle w:val="Inhopg3"/>
        <w:tabs>
          <w:tab w:val="left" w:pos="1985"/>
        </w:tabs>
        <w:rPr>
          <w:rFonts w:asciiTheme="minorHAnsi" w:hAnsiTheme="minorHAnsi"/>
          <w:szCs w:val="22"/>
          <w:lang w:eastAsia="nl-BE"/>
        </w:rPr>
      </w:pPr>
      <w:hyperlink w:anchor="_Toc514532485" w:history="1">
        <w:r w:rsidRPr="007014FB">
          <w:rPr>
            <w:rStyle w:val="Hyperlink"/>
          </w:rPr>
          <w:t>2.4.2</w:t>
        </w:r>
        <w:r>
          <w:rPr>
            <w:rFonts w:asciiTheme="minorHAnsi" w:hAnsiTheme="minorHAnsi"/>
            <w:szCs w:val="22"/>
            <w:lang w:eastAsia="nl-BE"/>
          </w:rPr>
          <w:tab/>
        </w:r>
        <w:r w:rsidRPr="007014FB">
          <w:rPr>
            <w:rStyle w:val="Hyperlink"/>
          </w:rPr>
          <w:t>Basis</w:t>
        </w:r>
        <w:r>
          <w:rPr>
            <w:webHidden/>
          </w:rPr>
          <w:tab/>
        </w:r>
        <w:r>
          <w:rPr>
            <w:webHidden/>
          </w:rPr>
          <w:fldChar w:fldCharType="begin"/>
        </w:r>
        <w:r>
          <w:rPr>
            <w:webHidden/>
          </w:rPr>
          <w:instrText xml:space="preserve"> PAGEREF _Toc514532485 \h </w:instrText>
        </w:r>
        <w:r>
          <w:rPr>
            <w:webHidden/>
          </w:rPr>
        </w:r>
        <w:r>
          <w:rPr>
            <w:webHidden/>
          </w:rPr>
          <w:fldChar w:fldCharType="separate"/>
        </w:r>
        <w:r>
          <w:rPr>
            <w:webHidden/>
          </w:rPr>
          <w:t>14</w:t>
        </w:r>
        <w:r>
          <w:rPr>
            <w:webHidden/>
          </w:rPr>
          <w:fldChar w:fldCharType="end"/>
        </w:r>
      </w:hyperlink>
    </w:p>
    <w:p w14:paraId="42812A0F" w14:textId="46323E8E" w:rsidR="00DE3CD7" w:rsidRDefault="00DE3CD7">
      <w:pPr>
        <w:pStyle w:val="Inhopg3"/>
        <w:tabs>
          <w:tab w:val="left" w:pos="1985"/>
        </w:tabs>
        <w:rPr>
          <w:rFonts w:asciiTheme="minorHAnsi" w:hAnsiTheme="minorHAnsi"/>
          <w:szCs w:val="22"/>
          <w:lang w:eastAsia="nl-BE"/>
        </w:rPr>
      </w:pPr>
      <w:hyperlink w:anchor="_Toc514532486" w:history="1">
        <w:r w:rsidRPr="007014FB">
          <w:rPr>
            <w:rStyle w:val="Hyperlink"/>
          </w:rPr>
          <w:t>2.4.3</w:t>
        </w:r>
        <w:r>
          <w:rPr>
            <w:rFonts w:asciiTheme="minorHAnsi" w:hAnsiTheme="minorHAnsi"/>
            <w:szCs w:val="22"/>
            <w:lang w:eastAsia="nl-BE"/>
          </w:rPr>
          <w:tab/>
        </w:r>
        <w:r w:rsidRPr="007014FB">
          <w:rPr>
            <w:rStyle w:val="Hyperlink"/>
          </w:rPr>
          <w:t>Architectuur</w:t>
        </w:r>
        <w:r>
          <w:rPr>
            <w:webHidden/>
          </w:rPr>
          <w:tab/>
        </w:r>
        <w:r>
          <w:rPr>
            <w:webHidden/>
          </w:rPr>
          <w:fldChar w:fldCharType="begin"/>
        </w:r>
        <w:r>
          <w:rPr>
            <w:webHidden/>
          </w:rPr>
          <w:instrText xml:space="preserve"> PAGEREF _Toc514532486 \h </w:instrText>
        </w:r>
        <w:r>
          <w:rPr>
            <w:webHidden/>
          </w:rPr>
        </w:r>
        <w:r>
          <w:rPr>
            <w:webHidden/>
          </w:rPr>
          <w:fldChar w:fldCharType="separate"/>
        </w:r>
        <w:r>
          <w:rPr>
            <w:webHidden/>
          </w:rPr>
          <w:t>14</w:t>
        </w:r>
        <w:r>
          <w:rPr>
            <w:webHidden/>
          </w:rPr>
          <w:fldChar w:fldCharType="end"/>
        </w:r>
      </w:hyperlink>
    </w:p>
    <w:p w14:paraId="70374721" w14:textId="5EB9FE24" w:rsidR="00DE3CD7" w:rsidRDefault="00DE3CD7">
      <w:pPr>
        <w:pStyle w:val="Inhopg3"/>
        <w:tabs>
          <w:tab w:val="left" w:pos="1985"/>
        </w:tabs>
        <w:rPr>
          <w:rFonts w:asciiTheme="minorHAnsi" w:hAnsiTheme="minorHAnsi"/>
          <w:szCs w:val="22"/>
          <w:lang w:eastAsia="nl-BE"/>
        </w:rPr>
      </w:pPr>
      <w:hyperlink w:anchor="_Toc514532487" w:history="1">
        <w:r w:rsidRPr="007014FB">
          <w:rPr>
            <w:rStyle w:val="Hyperlink"/>
            <w:highlight w:val="yellow"/>
          </w:rPr>
          <w:t>2.4.4</w:t>
        </w:r>
        <w:r>
          <w:rPr>
            <w:rFonts w:asciiTheme="minorHAnsi" w:hAnsiTheme="minorHAnsi"/>
            <w:szCs w:val="22"/>
            <w:lang w:eastAsia="nl-BE"/>
          </w:rPr>
          <w:tab/>
        </w:r>
        <w:r w:rsidRPr="007014FB">
          <w:rPr>
            <w:rStyle w:val="Hyperlink"/>
            <w:highlight w:val="yellow"/>
          </w:rPr>
          <w:t>Gebruik</w:t>
        </w:r>
        <w:r>
          <w:rPr>
            <w:webHidden/>
          </w:rPr>
          <w:tab/>
        </w:r>
        <w:r>
          <w:rPr>
            <w:webHidden/>
          </w:rPr>
          <w:fldChar w:fldCharType="begin"/>
        </w:r>
        <w:r>
          <w:rPr>
            <w:webHidden/>
          </w:rPr>
          <w:instrText xml:space="preserve"> PAGEREF _Toc514532487 \h </w:instrText>
        </w:r>
        <w:r>
          <w:rPr>
            <w:webHidden/>
          </w:rPr>
        </w:r>
        <w:r>
          <w:rPr>
            <w:webHidden/>
          </w:rPr>
          <w:fldChar w:fldCharType="separate"/>
        </w:r>
        <w:r>
          <w:rPr>
            <w:webHidden/>
          </w:rPr>
          <w:t>15</w:t>
        </w:r>
        <w:r>
          <w:rPr>
            <w:webHidden/>
          </w:rPr>
          <w:fldChar w:fldCharType="end"/>
        </w:r>
      </w:hyperlink>
    </w:p>
    <w:p w14:paraId="13B0BA59" w14:textId="7D382F30" w:rsidR="00DE3CD7" w:rsidRDefault="00DE3CD7">
      <w:pPr>
        <w:pStyle w:val="Inhopg3"/>
        <w:tabs>
          <w:tab w:val="left" w:pos="1985"/>
        </w:tabs>
        <w:rPr>
          <w:rFonts w:asciiTheme="minorHAnsi" w:hAnsiTheme="minorHAnsi"/>
          <w:szCs w:val="22"/>
          <w:lang w:eastAsia="nl-BE"/>
        </w:rPr>
      </w:pPr>
      <w:hyperlink w:anchor="_Toc514532488" w:history="1">
        <w:r w:rsidRPr="007014FB">
          <w:rPr>
            <w:rStyle w:val="Hyperlink"/>
            <w:highlight w:val="yellow"/>
          </w:rPr>
          <w:t>2.4.5</w:t>
        </w:r>
        <w:r>
          <w:rPr>
            <w:rFonts w:asciiTheme="minorHAnsi" w:hAnsiTheme="minorHAnsi"/>
            <w:szCs w:val="22"/>
            <w:lang w:eastAsia="nl-BE"/>
          </w:rPr>
          <w:tab/>
        </w:r>
        <w:r w:rsidRPr="007014FB">
          <w:rPr>
            <w:rStyle w:val="Hyperlink"/>
            <w:highlight w:val="yellow"/>
          </w:rPr>
          <w:t>Main feature: Webview</w:t>
        </w:r>
        <w:r>
          <w:rPr>
            <w:webHidden/>
          </w:rPr>
          <w:tab/>
        </w:r>
        <w:r>
          <w:rPr>
            <w:webHidden/>
          </w:rPr>
          <w:fldChar w:fldCharType="begin"/>
        </w:r>
        <w:r>
          <w:rPr>
            <w:webHidden/>
          </w:rPr>
          <w:instrText xml:space="preserve"> PAGEREF _Toc514532488 \h </w:instrText>
        </w:r>
        <w:r>
          <w:rPr>
            <w:webHidden/>
          </w:rPr>
        </w:r>
        <w:r>
          <w:rPr>
            <w:webHidden/>
          </w:rPr>
          <w:fldChar w:fldCharType="separate"/>
        </w:r>
        <w:r>
          <w:rPr>
            <w:webHidden/>
          </w:rPr>
          <w:t>15</w:t>
        </w:r>
        <w:r>
          <w:rPr>
            <w:webHidden/>
          </w:rPr>
          <w:fldChar w:fldCharType="end"/>
        </w:r>
      </w:hyperlink>
    </w:p>
    <w:p w14:paraId="7DE99775" w14:textId="60F8A5CE" w:rsidR="00DE3CD7" w:rsidRDefault="00DE3CD7">
      <w:pPr>
        <w:pStyle w:val="Inhopg3"/>
        <w:tabs>
          <w:tab w:val="left" w:pos="1985"/>
        </w:tabs>
        <w:rPr>
          <w:rFonts w:asciiTheme="minorHAnsi" w:hAnsiTheme="minorHAnsi"/>
          <w:szCs w:val="22"/>
          <w:lang w:eastAsia="nl-BE"/>
        </w:rPr>
      </w:pPr>
      <w:hyperlink w:anchor="_Toc514532489" w:history="1">
        <w:r w:rsidRPr="007014FB">
          <w:rPr>
            <w:rStyle w:val="Hyperlink"/>
            <w:highlight w:val="yellow"/>
          </w:rPr>
          <w:t>2.4.6</w:t>
        </w:r>
        <w:r>
          <w:rPr>
            <w:rFonts w:asciiTheme="minorHAnsi" w:hAnsiTheme="minorHAnsi"/>
            <w:szCs w:val="22"/>
            <w:lang w:eastAsia="nl-BE"/>
          </w:rPr>
          <w:tab/>
        </w:r>
        <w:r w:rsidRPr="007014FB">
          <w:rPr>
            <w:rStyle w:val="Hyperlink"/>
            <w:highlight w:val="yellow"/>
          </w:rPr>
          <w:t>Portfolio</w:t>
        </w:r>
        <w:r>
          <w:rPr>
            <w:webHidden/>
          </w:rPr>
          <w:tab/>
        </w:r>
        <w:r>
          <w:rPr>
            <w:webHidden/>
          </w:rPr>
          <w:fldChar w:fldCharType="begin"/>
        </w:r>
        <w:r>
          <w:rPr>
            <w:webHidden/>
          </w:rPr>
          <w:instrText xml:space="preserve"> PAGEREF _Toc514532489 \h </w:instrText>
        </w:r>
        <w:r>
          <w:rPr>
            <w:webHidden/>
          </w:rPr>
        </w:r>
        <w:r>
          <w:rPr>
            <w:webHidden/>
          </w:rPr>
          <w:fldChar w:fldCharType="separate"/>
        </w:r>
        <w:r>
          <w:rPr>
            <w:webHidden/>
          </w:rPr>
          <w:t>15</w:t>
        </w:r>
        <w:r>
          <w:rPr>
            <w:webHidden/>
          </w:rPr>
          <w:fldChar w:fldCharType="end"/>
        </w:r>
      </w:hyperlink>
    </w:p>
    <w:p w14:paraId="05646D60" w14:textId="2E73D564" w:rsidR="00DE3CD7" w:rsidRDefault="00DE3CD7">
      <w:pPr>
        <w:pStyle w:val="Inhopg2"/>
        <w:rPr>
          <w:rFonts w:asciiTheme="minorHAnsi" w:hAnsiTheme="minorHAnsi" w:cstheme="minorBidi"/>
          <w:i w:val="0"/>
          <w:szCs w:val="22"/>
          <w:lang w:eastAsia="nl-BE"/>
        </w:rPr>
      </w:pPr>
      <w:hyperlink w:anchor="_Toc514532490" w:history="1">
        <w:r w:rsidRPr="007014FB">
          <w:rPr>
            <w:rStyle w:val="Hyperlink"/>
          </w:rPr>
          <w:t>2.5</w:t>
        </w:r>
        <w:r>
          <w:rPr>
            <w:rFonts w:asciiTheme="minorHAnsi" w:hAnsiTheme="minorHAnsi" w:cstheme="minorBidi"/>
            <w:i w:val="0"/>
            <w:szCs w:val="22"/>
            <w:lang w:eastAsia="nl-BE"/>
          </w:rPr>
          <w:tab/>
        </w:r>
        <w:r w:rsidRPr="007014FB">
          <w:rPr>
            <w:rStyle w:val="Hyperlink"/>
          </w:rPr>
          <w:t>Kwaliteitscontrole van de applicaties</w:t>
        </w:r>
        <w:r>
          <w:rPr>
            <w:webHidden/>
          </w:rPr>
          <w:tab/>
        </w:r>
        <w:r>
          <w:rPr>
            <w:webHidden/>
          </w:rPr>
          <w:fldChar w:fldCharType="begin"/>
        </w:r>
        <w:r>
          <w:rPr>
            <w:webHidden/>
          </w:rPr>
          <w:instrText xml:space="preserve"> PAGEREF _Toc514532490 \h </w:instrText>
        </w:r>
        <w:r>
          <w:rPr>
            <w:webHidden/>
          </w:rPr>
        </w:r>
        <w:r>
          <w:rPr>
            <w:webHidden/>
          </w:rPr>
          <w:fldChar w:fldCharType="separate"/>
        </w:r>
        <w:r>
          <w:rPr>
            <w:webHidden/>
          </w:rPr>
          <w:t>16</w:t>
        </w:r>
        <w:r>
          <w:rPr>
            <w:webHidden/>
          </w:rPr>
          <w:fldChar w:fldCharType="end"/>
        </w:r>
      </w:hyperlink>
    </w:p>
    <w:p w14:paraId="78C4B7BD" w14:textId="5DBC7DB9" w:rsidR="00DE3CD7" w:rsidRDefault="00DE3CD7">
      <w:pPr>
        <w:pStyle w:val="Inhopg3"/>
        <w:tabs>
          <w:tab w:val="left" w:pos="1985"/>
        </w:tabs>
        <w:rPr>
          <w:rFonts w:asciiTheme="minorHAnsi" w:hAnsiTheme="minorHAnsi"/>
          <w:szCs w:val="22"/>
          <w:lang w:eastAsia="nl-BE"/>
        </w:rPr>
      </w:pPr>
      <w:hyperlink w:anchor="_Toc514532491" w:history="1">
        <w:r w:rsidRPr="007014FB">
          <w:rPr>
            <w:rStyle w:val="Hyperlink"/>
          </w:rPr>
          <w:t>2.5.1</w:t>
        </w:r>
        <w:r>
          <w:rPr>
            <w:rFonts w:asciiTheme="minorHAnsi" w:hAnsiTheme="minorHAnsi"/>
            <w:szCs w:val="22"/>
            <w:lang w:eastAsia="nl-BE"/>
          </w:rPr>
          <w:tab/>
        </w:r>
        <w:r w:rsidRPr="007014FB">
          <w:rPr>
            <w:rStyle w:val="Hyperlink"/>
          </w:rPr>
          <w:t>Theoretisch</w:t>
        </w:r>
        <w:r>
          <w:rPr>
            <w:webHidden/>
          </w:rPr>
          <w:tab/>
        </w:r>
        <w:r>
          <w:rPr>
            <w:webHidden/>
          </w:rPr>
          <w:fldChar w:fldCharType="begin"/>
        </w:r>
        <w:r>
          <w:rPr>
            <w:webHidden/>
          </w:rPr>
          <w:instrText xml:space="preserve"> PAGEREF _Toc514532491 \h </w:instrText>
        </w:r>
        <w:r>
          <w:rPr>
            <w:webHidden/>
          </w:rPr>
        </w:r>
        <w:r>
          <w:rPr>
            <w:webHidden/>
          </w:rPr>
          <w:fldChar w:fldCharType="separate"/>
        </w:r>
        <w:r>
          <w:rPr>
            <w:webHidden/>
          </w:rPr>
          <w:t>16</w:t>
        </w:r>
        <w:r>
          <w:rPr>
            <w:webHidden/>
          </w:rPr>
          <w:fldChar w:fldCharType="end"/>
        </w:r>
      </w:hyperlink>
    </w:p>
    <w:p w14:paraId="2DC9D2E2" w14:textId="230990BD" w:rsidR="00DE3CD7" w:rsidRDefault="00DE3CD7">
      <w:pPr>
        <w:pStyle w:val="Inhopg3"/>
        <w:tabs>
          <w:tab w:val="left" w:pos="1985"/>
        </w:tabs>
        <w:rPr>
          <w:rFonts w:asciiTheme="minorHAnsi" w:hAnsiTheme="minorHAnsi"/>
          <w:szCs w:val="22"/>
          <w:lang w:eastAsia="nl-BE"/>
        </w:rPr>
      </w:pPr>
      <w:hyperlink w:anchor="_Toc514532492" w:history="1">
        <w:r w:rsidRPr="007014FB">
          <w:rPr>
            <w:rStyle w:val="Hyperlink"/>
            <w:highlight w:val="yellow"/>
          </w:rPr>
          <w:t>2.5.2</w:t>
        </w:r>
        <w:r>
          <w:rPr>
            <w:rFonts w:asciiTheme="minorHAnsi" w:hAnsiTheme="minorHAnsi"/>
            <w:szCs w:val="22"/>
            <w:lang w:eastAsia="nl-BE"/>
          </w:rPr>
          <w:tab/>
        </w:r>
        <w:r w:rsidRPr="007014FB">
          <w:rPr>
            <w:rStyle w:val="Hyperlink"/>
            <w:highlight w:val="yellow"/>
          </w:rPr>
          <w:t>Tools</w:t>
        </w:r>
        <w:r>
          <w:rPr>
            <w:webHidden/>
          </w:rPr>
          <w:tab/>
        </w:r>
        <w:r>
          <w:rPr>
            <w:webHidden/>
          </w:rPr>
          <w:fldChar w:fldCharType="begin"/>
        </w:r>
        <w:r>
          <w:rPr>
            <w:webHidden/>
          </w:rPr>
          <w:instrText xml:space="preserve"> PAGEREF _Toc514532492 \h </w:instrText>
        </w:r>
        <w:r>
          <w:rPr>
            <w:webHidden/>
          </w:rPr>
        </w:r>
        <w:r>
          <w:rPr>
            <w:webHidden/>
          </w:rPr>
          <w:fldChar w:fldCharType="separate"/>
        </w:r>
        <w:r>
          <w:rPr>
            <w:webHidden/>
          </w:rPr>
          <w:t>17</w:t>
        </w:r>
        <w:r>
          <w:rPr>
            <w:webHidden/>
          </w:rPr>
          <w:fldChar w:fldCharType="end"/>
        </w:r>
      </w:hyperlink>
    </w:p>
    <w:p w14:paraId="32AC0071" w14:textId="709B6541" w:rsidR="00DE3CD7" w:rsidRDefault="00DE3CD7">
      <w:pPr>
        <w:pStyle w:val="Inhopg3"/>
        <w:tabs>
          <w:tab w:val="left" w:pos="1985"/>
        </w:tabs>
        <w:rPr>
          <w:rFonts w:asciiTheme="minorHAnsi" w:hAnsiTheme="minorHAnsi"/>
          <w:szCs w:val="22"/>
          <w:lang w:eastAsia="nl-BE"/>
        </w:rPr>
      </w:pPr>
      <w:hyperlink w:anchor="_Toc514532493" w:history="1">
        <w:r w:rsidRPr="007014FB">
          <w:rPr>
            <w:rStyle w:val="Hyperlink"/>
          </w:rPr>
          <w:t>2.5.3</w:t>
        </w:r>
        <w:r>
          <w:rPr>
            <w:rFonts w:asciiTheme="minorHAnsi" w:hAnsiTheme="minorHAnsi"/>
            <w:szCs w:val="22"/>
            <w:lang w:eastAsia="nl-BE"/>
          </w:rPr>
          <w:tab/>
        </w:r>
        <w:r w:rsidRPr="007014FB">
          <w:rPr>
            <w:rStyle w:val="Hyperlink"/>
          </w:rPr>
          <w:t>Praktisch</w:t>
        </w:r>
        <w:r>
          <w:rPr>
            <w:webHidden/>
          </w:rPr>
          <w:tab/>
        </w:r>
        <w:r>
          <w:rPr>
            <w:webHidden/>
          </w:rPr>
          <w:fldChar w:fldCharType="begin"/>
        </w:r>
        <w:r>
          <w:rPr>
            <w:webHidden/>
          </w:rPr>
          <w:instrText xml:space="preserve"> PAGEREF _Toc514532493 \h </w:instrText>
        </w:r>
        <w:r>
          <w:rPr>
            <w:webHidden/>
          </w:rPr>
        </w:r>
        <w:r>
          <w:rPr>
            <w:webHidden/>
          </w:rPr>
          <w:fldChar w:fldCharType="separate"/>
        </w:r>
        <w:r>
          <w:rPr>
            <w:webHidden/>
          </w:rPr>
          <w:t>18</w:t>
        </w:r>
        <w:r>
          <w:rPr>
            <w:webHidden/>
          </w:rPr>
          <w:fldChar w:fldCharType="end"/>
        </w:r>
      </w:hyperlink>
    </w:p>
    <w:p w14:paraId="0B99CED0" w14:textId="064366E0" w:rsidR="00DE3CD7" w:rsidRDefault="00DE3CD7">
      <w:pPr>
        <w:pStyle w:val="Inhopg1"/>
        <w:rPr>
          <w:rFonts w:asciiTheme="minorHAnsi" w:hAnsiTheme="minorHAnsi" w:cstheme="minorBidi"/>
          <w:b w:val="0"/>
          <w:szCs w:val="22"/>
          <w:lang w:eastAsia="nl-BE"/>
        </w:rPr>
      </w:pPr>
      <w:hyperlink w:anchor="_Toc514532494" w:history="1">
        <w:r w:rsidRPr="007014FB">
          <w:rPr>
            <w:rStyle w:val="Hyperlink"/>
          </w:rPr>
          <w:t>3</w:t>
        </w:r>
        <w:r>
          <w:rPr>
            <w:rFonts w:asciiTheme="minorHAnsi" w:hAnsiTheme="minorHAnsi" w:cstheme="minorBidi"/>
            <w:b w:val="0"/>
            <w:szCs w:val="22"/>
            <w:lang w:eastAsia="nl-BE"/>
          </w:rPr>
          <w:tab/>
        </w:r>
        <w:r w:rsidRPr="007014FB">
          <w:rPr>
            <w:rStyle w:val="Hyperlink"/>
          </w:rPr>
          <w:t>Applicatie</w:t>
        </w:r>
        <w:r>
          <w:rPr>
            <w:webHidden/>
          </w:rPr>
          <w:tab/>
        </w:r>
        <w:r>
          <w:rPr>
            <w:webHidden/>
          </w:rPr>
          <w:fldChar w:fldCharType="begin"/>
        </w:r>
        <w:r>
          <w:rPr>
            <w:webHidden/>
          </w:rPr>
          <w:instrText xml:space="preserve"> PAGEREF _Toc514532494 \h </w:instrText>
        </w:r>
        <w:r>
          <w:rPr>
            <w:webHidden/>
          </w:rPr>
        </w:r>
        <w:r>
          <w:rPr>
            <w:webHidden/>
          </w:rPr>
          <w:fldChar w:fldCharType="separate"/>
        </w:r>
        <w:r>
          <w:rPr>
            <w:webHidden/>
          </w:rPr>
          <w:t>22</w:t>
        </w:r>
        <w:r>
          <w:rPr>
            <w:webHidden/>
          </w:rPr>
          <w:fldChar w:fldCharType="end"/>
        </w:r>
      </w:hyperlink>
    </w:p>
    <w:p w14:paraId="269FBA49" w14:textId="1B6C9BF8" w:rsidR="00DE3CD7" w:rsidRDefault="00DE3CD7">
      <w:pPr>
        <w:pStyle w:val="Inhopg1"/>
        <w:rPr>
          <w:rFonts w:asciiTheme="minorHAnsi" w:hAnsiTheme="minorHAnsi" w:cstheme="minorBidi"/>
          <w:b w:val="0"/>
          <w:szCs w:val="22"/>
          <w:lang w:eastAsia="nl-BE"/>
        </w:rPr>
      </w:pPr>
      <w:hyperlink w:anchor="_Toc514532495" w:history="1">
        <w:r w:rsidRPr="007014FB">
          <w:rPr>
            <w:rStyle w:val="Hyperlink"/>
          </w:rPr>
          <w:t>4</w:t>
        </w:r>
        <w:r>
          <w:rPr>
            <w:rFonts w:asciiTheme="minorHAnsi" w:hAnsiTheme="minorHAnsi" w:cstheme="minorBidi"/>
            <w:b w:val="0"/>
            <w:szCs w:val="22"/>
            <w:lang w:eastAsia="nl-BE"/>
          </w:rPr>
          <w:tab/>
        </w:r>
        <w:r w:rsidRPr="007014FB">
          <w:rPr>
            <w:rStyle w:val="Hyperlink"/>
          </w:rPr>
          <w:t>Vergelijking</w:t>
        </w:r>
        <w:r>
          <w:rPr>
            <w:webHidden/>
          </w:rPr>
          <w:tab/>
        </w:r>
        <w:r>
          <w:rPr>
            <w:webHidden/>
          </w:rPr>
          <w:fldChar w:fldCharType="begin"/>
        </w:r>
        <w:r>
          <w:rPr>
            <w:webHidden/>
          </w:rPr>
          <w:instrText xml:space="preserve"> PAGEREF _Toc514532495 \h </w:instrText>
        </w:r>
        <w:r>
          <w:rPr>
            <w:webHidden/>
          </w:rPr>
        </w:r>
        <w:r>
          <w:rPr>
            <w:webHidden/>
          </w:rPr>
          <w:fldChar w:fldCharType="separate"/>
        </w:r>
        <w:r>
          <w:rPr>
            <w:webHidden/>
          </w:rPr>
          <w:t>23</w:t>
        </w:r>
        <w:r>
          <w:rPr>
            <w:webHidden/>
          </w:rPr>
          <w:fldChar w:fldCharType="end"/>
        </w:r>
      </w:hyperlink>
    </w:p>
    <w:p w14:paraId="58BA4940" w14:textId="2D96CA5E" w:rsidR="00DE3CD7" w:rsidRDefault="00DE3CD7">
      <w:pPr>
        <w:pStyle w:val="Inhopg2"/>
        <w:rPr>
          <w:rFonts w:asciiTheme="minorHAnsi" w:hAnsiTheme="minorHAnsi" w:cstheme="minorBidi"/>
          <w:i w:val="0"/>
          <w:szCs w:val="22"/>
          <w:lang w:eastAsia="nl-BE"/>
        </w:rPr>
      </w:pPr>
      <w:hyperlink w:anchor="_Toc514532496" w:history="1">
        <w:r w:rsidRPr="007014FB">
          <w:rPr>
            <w:rStyle w:val="Hyperlink"/>
          </w:rPr>
          <w:t>4.1</w:t>
        </w:r>
        <w:r>
          <w:rPr>
            <w:rFonts w:asciiTheme="minorHAnsi" w:hAnsiTheme="minorHAnsi" w:cstheme="minorBidi"/>
            <w:i w:val="0"/>
            <w:szCs w:val="22"/>
            <w:lang w:eastAsia="nl-BE"/>
          </w:rPr>
          <w:tab/>
        </w:r>
        <w:r w:rsidRPr="007014FB">
          <w:rPr>
            <w:rStyle w:val="Hyperlink"/>
          </w:rPr>
          <w:t>Development effort</w:t>
        </w:r>
        <w:r>
          <w:rPr>
            <w:webHidden/>
          </w:rPr>
          <w:tab/>
        </w:r>
        <w:r>
          <w:rPr>
            <w:webHidden/>
          </w:rPr>
          <w:fldChar w:fldCharType="begin"/>
        </w:r>
        <w:r>
          <w:rPr>
            <w:webHidden/>
          </w:rPr>
          <w:instrText xml:space="preserve"> PAGEREF _Toc514532496 \h </w:instrText>
        </w:r>
        <w:r>
          <w:rPr>
            <w:webHidden/>
          </w:rPr>
        </w:r>
        <w:r>
          <w:rPr>
            <w:webHidden/>
          </w:rPr>
          <w:fldChar w:fldCharType="separate"/>
        </w:r>
        <w:r>
          <w:rPr>
            <w:webHidden/>
          </w:rPr>
          <w:t>23</w:t>
        </w:r>
        <w:r>
          <w:rPr>
            <w:webHidden/>
          </w:rPr>
          <w:fldChar w:fldCharType="end"/>
        </w:r>
      </w:hyperlink>
    </w:p>
    <w:p w14:paraId="7D990812" w14:textId="29956EB4" w:rsidR="00DE3CD7" w:rsidRDefault="00DE3CD7">
      <w:pPr>
        <w:pStyle w:val="Inhopg3"/>
        <w:tabs>
          <w:tab w:val="left" w:pos="1985"/>
        </w:tabs>
        <w:rPr>
          <w:rFonts w:asciiTheme="minorHAnsi" w:hAnsiTheme="minorHAnsi"/>
          <w:szCs w:val="22"/>
          <w:lang w:eastAsia="nl-BE"/>
        </w:rPr>
      </w:pPr>
      <w:hyperlink w:anchor="_Toc514532497" w:history="1">
        <w:r w:rsidRPr="007014FB">
          <w:rPr>
            <w:rStyle w:val="Hyperlink"/>
          </w:rPr>
          <w:t>4.1.1</w:t>
        </w:r>
        <w:r>
          <w:rPr>
            <w:rFonts w:asciiTheme="minorHAnsi" w:hAnsiTheme="minorHAnsi"/>
            <w:szCs w:val="22"/>
            <w:lang w:eastAsia="nl-BE"/>
          </w:rPr>
          <w:tab/>
        </w:r>
        <w:r w:rsidRPr="007014FB">
          <w:rPr>
            <w:rStyle w:val="Hyperlink"/>
          </w:rPr>
          <w:t>React Native</w:t>
        </w:r>
        <w:r>
          <w:rPr>
            <w:webHidden/>
          </w:rPr>
          <w:tab/>
        </w:r>
        <w:r>
          <w:rPr>
            <w:webHidden/>
          </w:rPr>
          <w:fldChar w:fldCharType="begin"/>
        </w:r>
        <w:r>
          <w:rPr>
            <w:webHidden/>
          </w:rPr>
          <w:instrText xml:space="preserve"> PAGEREF _Toc514532497 \h </w:instrText>
        </w:r>
        <w:r>
          <w:rPr>
            <w:webHidden/>
          </w:rPr>
        </w:r>
        <w:r>
          <w:rPr>
            <w:webHidden/>
          </w:rPr>
          <w:fldChar w:fldCharType="separate"/>
        </w:r>
        <w:r>
          <w:rPr>
            <w:webHidden/>
          </w:rPr>
          <w:t>23</w:t>
        </w:r>
        <w:r>
          <w:rPr>
            <w:webHidden/>
          </w:rPr>
          <w:fldChar w:fldCharType="end"/>
        </w:r>
      </w:hyperlink>
    </w:p>
    <w:p w14:paraId="72D782FD" w14:textId="0CCE2CCB" w:rsidR="00DE3CD7" w:rsidRDefault="00DE3CD7">
      <w:pPr>
        <w:pStyle w:val="Inhopg3"/>
        <w:tabs>
          <w:tab w:val="left" w:pos="1985"/>
        </w:tabs>
        <w:rPr>
          <w:rFonts w:asciiTheme="minorHAnsi" w:hAnsiTheme="minorHAnsi"/>
          <w:szCs w:val="22"/>
          <w:lang w:eastAsia="nl-BE"/>
        </w:rPr>
      </w:pPr>
      <w:hyperlink w:anchor="_Toc514532498" w:history="1">
        <w:r w:rsidRPr="007014FB">
          <w:rPr>
            <w:rStyle w:val="Hyperlink"/>
          </w:rPr>
          <w:t>4.1.2</w:t>
        </w:r>
        <w:r>
          <w:rPr>
            <w:rFonts w:asciiTheme="minorHAnsi" w:hAnsiTheme="minorHAnsi"/>
            <w:szCs w:val="22"/>
            <w:lang w:eastAsia="nl-BE"/>
          </w:rPr>
          <w:tab/>
        </w:r>
        <w:r w:rsidRPr="007014FB">
          <w:rPr>
            <w:rStyle w:val="Hyperlink"/>
          </w:rPr>
          <w:t>Xamarin</w:t>
        </w:r>
        <w:r>
          <w:rPr>
            <w:webHidden/>
          </w:rPr>
          <w:tab/>
        </w:r>
        <w:r>
          <w:rPr>
            <w:webHidden/>
          </w:rPr>
          <w:fldChar w:fldCharType="begin"/>
        </w:r>
        <w:r>
          <w:rPr>
            <w:webHidden/>
          </w:rPr>
          <w:instrText xml:space="preserve"> PAGEREF _Toc514532498 \h </w:instrText>
        </w:r>
        <w:r>
          <w:rPr>
            <w:webHidden/>
          </w:rPr>
        </w:r>
        <w:r>
          <w:rPr>
            <w:webHidden/>
          </w:rPr>
          <w:fldChar w:fldCharType="separate"/>
        </w:r>
        <w:r>
          <w:rPr>
            <w:webHidden/>
          </w:rPr>
          <w:t>25</w:t>
        </w:r>
        <w:r>
          <w:rPr>
            <w:webHidden/>
          </w:rPr>
          <w:fldChar w:fldCharType="end"/>
        </w:r>
      </w:hyperlink>
    </w:p>
    <w:p w14:paraId="50C905D7" w14:textId="3A9E5ECE" w:rsidR="00DE3CD7" w:rsidRDefault="00DE3CD7">
      <w:pPr>
        <w:pStyle w:val="Inhopg3"/>
        <w:tabs>
          <w:tab w:val="left" w:pos="1985"/>
        </w:tabs>
        <w:rPr>
          <w:rFonts w:asciiTheme="minorHAnsi" w:hAnsiTheme="minorHAnsi"/>
          <w:szCs w:val="22"/>
          <w:lang w:eastAsia="nl-BE"/>
        </w:rPr>
      </w:pPr>
      <w:hyperlink w:anchor="_Toc514532499" w:history="1">
        <w:r w:rsidRPr="007014FB">
          <w:rPr>
            <w:rStyle w:val="Hyperlink"/>
          </w:rPr>
          <w:t>4.1.3</w:t>
        </w:r>
        <w:r>
          <w:rPr>
            <w:rFonts w:asciiTheme="minorHAnsi" w:hAnsiTheme="minorHAnsi"/>
            <w:szCs w:val="22"/>
            <w:lang w:eastAsia="nl-BE"/>
          </w:rPr>
          <w:tab/>
        </w:r>
        <w:r w:rsidRPr="007014FB">
          <w:rPr>
            <w:rStyle w:val="Hyperlink"/>
          </w:rPr>
          <w:t>Conclusies</w:t>
        </w:r>
        <w:r>
          <w:rPr>
            <w:webHidden/>
          </w:rPr>
          <w:tab/>
        </w:r>
        <w:r>
          <w:rPr>
            <w:webHidden/>
          </w:rPr>
          <w:fldChar w:fldCharType="begin"/>
        </w:r>
        <w:r>
          <w:rPr>
            <w:webHidden/>
          </w:rPr>
          <w:instrText xml:space="preserve"> PAGEREF _Toc514532499 \h </w:instrText>
        </w:r>
        <w:r>
          <w:rPr>
            <w:webHidden/>
          </w:rPr>
        </w:r>
        <w:r>
          <w:rPr>
            <w:webHidden/>
          </w:rPr>
          <w:fldChar w:fldCharType="separate"/>
        </w:r>
        <w:r>
          <w:rPr>
            <w:webHidden/>
          </w:rPr>
          <w:t>27</w:t>
        </w:r>
        <w:r>
          <w:rPr>
            <w:webHidden/>
          </w:rPr>
          <w:fldChar w:fldCharType="end"/>
        </w:r>
      </w:hyperlink>
    </w:p>
    <w:p w14:paraId="4AF1F287" w14:textId="07E7F97F" w:rsidR="00DE3CD7" w:rsidRDefault="00DE3CD7">
      <w:pPr>
        <w:pStyle w:val="Inhopg2"/>
        <w:rPr>
          <w:rFonts w:asciiTheme="minorHAnsi" w:hAnsiTheme="minorHAnsi" w:cstheme="minorBidi"/>
          <w:i w:val="0"/>
          <w:szCs w:val="22"/>
          <w:lang w:eastAsia="nl-BE"/>
        </w:rPr>
      </w:pPr>
      <w:hyperlink w:anchor="_Toc514532500" w:history="1">
        <w:r w:rsidRPr="007014FB">
          <w:rPr>
            <w:rStyle w:val="Hyperlink"/>
          </w:rPr>
          <w:t>4.2</w:t>
        </w:r>
        <w:r>
          <w:rPr>
            <w:rFonts w:asciiTheme="minorHAnsi" w:hAnsiTheme="minorHAnsi" w:cstheme="minorBidi"/>
            <w:i w:val="0"/>
            <w:szCs w:val="22"/>
            <w:lang w:eastAsia="nl-BE"/>
          </w:rPr>
          <w:tab/>
        </w:r>
        <w:r w:rsidRPr="007014FB">
          <w:rPr>
            <w:rStyle w:val="Hyperlink"/>
          </w:rPr>
          <w:t>Snelheid</w:t>
        </w:r>
        <w:r>
          <w:rPr>
            <w:webHidden/>
          </w:rPr>
          <w:tab/>
        </w:r>
        <w:r>
          <w:rPr>
            <w:webHidden/>
          </w:rPr>
          <w:fldChar w:fldCharType="begin"/>
        </w:r>
        <w:r>
          <w:rPr>
            <w:webHidden/>
          </w:rPr>
          <w:instrText xml:space="preserve"> PAGEREF _Toc514532500 \h </w:instrText>
        </w:r>
        <w:r>
          <w:rPr>
            <w:webHidden/>
          </w:rPr>
        </w:r>
        <w:r>
          <w:rPr>
            <w:webHidden/>
          </w:rPr>
          <w:fldChar w:fldCharType="separate"/>
        </w:r>
        <w:r>
          <w:rPr>
            <w:webHidden/>
          </w:rPr>
          <w:t>29</w:t>
        </w:r>
        <w:r>
          <w:rPr>
            <w:webHidden/>
          </w:rPr>
          <w:fldChar w:fldCharType="end"/>
        </w:r>
      </w:hyperlink>
    </w:p>
    <w:p w14:paraId="3EF214B0" w14:textId="4E0F96F6" w:rsidR="00DE3CD7" w:rsidRDefault="00DE3CD7">
      <w:pPr>
        <w:pStyle w:val="Inhopg3"/>
        <w:tabs>
          <w:tab w:val="left" w:pos="1985"/>
        </w:tabs>
        <w:rPr>
          <w:rFonts w:asciiTheme="minorHAnsi" w:hAnsiTheme="minorHAnsi"/>
          <w:szCs w:val="22"/>
          <w:lang w:eastAsia="nl-BE"/>
        </w:rPr>
      </w:pPr>
      <w:hyperlink w:anchor="_Toc514532501" w:history="1">
        <w:r w:rsidRPr="007014FB">
          <w:rPr>
            <w:rStyle w:val="Hyperlink"/>
          </w:rPr>
          <w:t>4.2.1</w:t>
        </w:r>
        <w:r>
          <w:rPr>
            <w:rFonts w:asciiTheme="minorHAnsi" w:hAnsiTheme="minorHAnsi"/>
            <w:szCs w:val="22"/>
            <w:lang w:eastAsia="nl-BE"/>
          </w:rPr>
          <w:tab/>
        </w:r>
        <w:r w:rsidRPr="007014FB">
          <w:rPr>
            <w:rStyle w:val="Hyperlink"/>
          </w:rPr>
          <w:t>Vergelijking</w:t>
        </w:r>
        <w:r>
          <w:rPr>
            <w:webHidden/>
          </w:rPr>
          <w:tab/>
        </w:r>
        <w:r>
          <w:rPr>
            <w:webHidden/>
          </w:rPr>
          <w:fldChar w:fldCharType="begin"/>
        </w:r>
        <w:r>
          <w:rPr>
            <w:webHidden/>
          </w:rPr>
          <w:instrText xml:space="preserve"> PAGEREF _Toc514532501 \h </w:instrText>
        </w:r>
        <w:r>
          <w:rPr>
            <w:webHidden/>
          </w:rPr>
        </w:r>
        <w:r>
          <w:rPr>
            <w:webHidden/>
          </w:rPr>
          <w:fldChar w:fldCharType="separate"/>
        </w:r>
        <w:r>
          <w:rPr>
            <w:webHidden/>
          </w:rPr>
          <w:t>29</w:t>
        </w:r>
        <w:r>
          <w:rPr>
            <w:webHidden/>
          </w:rPr>
          <w:fldChar w:fldCharType="end"/>
        </w:r>
      </w:hyperlink>
    </w:p>
    <w:p w14:paraId="68107023" w14:textId="0F51D745" w:rsidR="00DE3CD7" w:rsidRDefault="00DE3CD7">
      <w:pPr>
        <w:pStyle w:val="Inhopg3"/>
        <w:tabs>
          <w:tab w:val="left" w:pos="1985"/>
        </w:tabs>
        <w:rPr>
          <w:rFonts w:asciiTheme="minorHAnsi" w:hAnsiTheme="minorHAnsi"/>
          <w:szCs w:val="22"/>
          <w:lang w:eastAsia="nl-BE"/>
        </w:rPr>
      </w:pPr>
      <w:hyperlink w:anchor="_Toc514532502" w:history="1">
        <w:r w:rsidRPr="007014FB">
          <w:rPr>
            <w:rStyle w:val="Hyperlink"/>
          </w:rPr>
          <w:t>4.2.2</w:t>
        </w:r>
        <w:r>
          <w:rPr>
            <w:rFonts w:asciiTheme="minorHAnsi" w:hAnsiTheme="minorHAnsi"/>
            <w:szCs w:val="22"/>
            <w:lang w:eastAsia="nl-BE"/>
          </w:rPr>
          <w:tab/>
        </w:r>
        <w:r w:rsidRPr="007014FB">
          <w:rPr>
            <w:rStyle w:val="Hyperlink"/>
          </w:rPr>
          <w:t>Conclusie</w:t>
        </w:r>
        <w:r>
          <w:rPr>
            <w:webHidden/>
          </w:rPr>
          <w:tab/>
        </w:r>
        <w:r>
          <w:rPr>
            <w:webHidden/>
          </w:rPr>
          <w:fldChar w:fldCharType="begin"/>
        </w:r>
        <w:r>
          <w:rPr>
            <w:webHidden/>
          </w:rPr>
          <w:instrText xml:space="preserve"> PAGEREF _Toc514532502 \h </w:instrText>
        </w:r>
        <w:r>
          <w:rPr>
            <w:webHidden/>
          </w:rPr>
        </w:r>
        <w:r>
          <w:rPr>
            <w:webHidden/>
          </w:rPr>
          <w:fldChar w:fldCharType="separate"/>
        </w:r>
        <w:r>
          <w:rPr>
            <w:webHidden/>
          </w:rPr>
          <w:t>29</w:t>
        </w:r>
        <w:r>
          <w:rPr>
            <w:webHidden/>
          </w:rPr>
          <w:fldChar w:fldCharType="end"/>
        </w:r>
      </w:hyperlink>
    </w:p>
    <w:p w14:paraId="59AAE480" w14:textId="3EB22C1B" w:rsidR="00DE3CD7" w:rsidRDefault="00DE3CD7">
      <w:pPr>
        <w:pStyle w:val="Inhopg2"/>
        <w:rPr>
          <w:rFonts w:asciiTheme="minorHAnsi" w:hAnsiTheme="minorHAnsi" w:cstheme="minorBidi"/>
          <w:i w:val="0"/>
          <w:szCs w:val="22"/>
          <w:lang w:eastAsia="nl-BE"/>
        </w:rPr>
      </w:pPr>
      <w:hyperlink w:anchor="_Toc514532503" w:history="1">
        <w:r w:rsidRPr="007014FB">
          <w:rPr>
            <w:rStyle w:val="Hyperlink"/>
            <w:highlight w:val="yellow"/>
          </w:rPr>
          <w:t>4.3</w:t>
        </w:r>
        <w:r>
          <w:rPr>
            <w:rFonts w:asciiTheme="minorHAnsi" w:hAnsiTheme="minorHAnsi" w:cstheme="minorBidi"/>
            <w:i w:val="0"/>
            <w:szCs w:val="22"/>
            <w:lang w:eastAsia="nl-BE"/>
          </w:rPr>
          <w:tab/>
        </w:r>
        <w:r w:rsidRPr="007014FB">
          <w:rPr>
            <w:rStyle w:val="Hyperlink"/>
            <w:highlight w:val="yellow"/>
          </w:rPr>
          <w:t>Geheugen</w:t>
        </w:r>
        <w:r>
          <w:rPr>
            <w:webHidden/>
          </w:rPr>
          <w:tab/>
        </w:r>
        <w:r>
          <w:rPr>
            <w:webHidden/>
          </w:rPr>
          <w:fldChar w:fldCharType="begin"/>
        </w:r>
        <w:r>
          <w:rPr>
            <w:webHidden/>
          </w:rPr>
          <w:instrText xml:space="preserve"> PAGEREF _Toc514532503 \h </w:instrText>
        </w:r>
        <w:r>
          <w:rPr>
            <w:webHidden/>
          </w:rPr>
        </w:r>
        <w:r>
          <w:rPr>
            <w:webHidden/>
          </w:rPr>
          <w:fldChar w:fldCharType="separate"/>
        </w:r>
        <w:r>
          <w:rPr>
            <w:webHidden/>
          </w:rPr>
          <w:t>30</w:t>
        </w:r>
        <w:r>
          <w:rPr>
            <w:webHidden/>
          </w:rPr>
          <w:fldChar w:fldCharType="end"/>
        </w:r>
      </w:hyperlink>
    </w:p>
    <w:p w14:paraId="0C0CF106" w14:textId="4E04F3BF" w:rsidR="00DE3CD7" w:rsidRDefault="00DE3CD7">
      <w:pPr>
        <w:pStyle w:val="Inhopg3"/>
        <w:tabs>
          <w:tab w:val="left" w:pos="1985"/>
        </w:tabs>
        <w:rPr>
          <w:rFonts w:asciiTheme="minorHAnsi" w:hAnsiTheme="minorHAnsi"/>
          <w:szCs w:val="22"/>
          <w:lang w:eastAsia="nl-BE"/>
        </w:rPr>
      </w:pPr>
      <w:hyperlink w:anchor="_Toc514532504" w:history="1">
        <w:r w:rsidRPr="007014FB">
          <w:rPr>
            <w:rStyle w:val="Hyperlink"/>
            <w:highlight w:val="yellow"/>
          </w:rPr>
          <w:t>4.3.1</w:t>
        </w:r>
        <w:r>
          <w:rPr>
            <w:rFonts w:asciiTheme="minorHAnsi" w:hAnsiTheme="minorHAnsi"/>
            <w:szCs w:val="22"/>
            <w:lang w:eastAsia="nl-BE"/>
          </w:rPr>
          <w:tab/>
        </w:r>
        <w:r w:rsidRPr="007014FB">
          <w:rPr>
            <w:rStyle w:val="Hyperlink"/>
            <w:highlight w:val="yellow"/>
          </w:rPr>
          <w:t>Vergelijking</w:t>
        </w:r>
        <w:r>
          <w:rPr>
            <w:webHidden/>
          </w:rPr>
          <w:tab/>
        </w:r>
        <w:r>
          <w:rPr>
            <w:webHidden/>
          </w:rPr>
          <w:fldChar w:fldCharType="begin"/>
        </w:r>
        <w:r>
          <w:rPr>
            <w:webHidden/>
          </w:rPr>
          <w:instrText xml:space="preserve"> PAGEREF _Toc514532504 \h </w:instrText>
        </w:r>
        <w:r>
          <w:rPr>
            <w:webHidden/>
          </w:rPr>
        </w:r>
        <w:r>
          <w:rPr>
            <w:webHidden/>
          </w:rPr>
          <w:fldChar w:fldCharType="separate"/>
        </w:r>
        <w:r>
          <w:rPr>
            <w:webHidden/>
          </w:rPr>
          <w:t>30</w:t>
        </w:r>
        <w:r>
          <w:rPr>
            <w:webHidden/>
          </w:rPr>
          <w:fldChar w:fldCharType="end"/>
        </w:r>
      </w:hyperlink>
    </w:p>
    <w:p w14:paraId="67872395" w14:textId="6C64B832" w:rsidR="00DE3CD7" w:rsidRDefault="00DE3CD7">
      <w:pPr>
        <w:pStyle w:val="Inhopg3"/>
        <w:tabs>
          <w:tab w:val="left" w:pos="1985"/>
        </w:tabs>
        <w:rPr>
          <w:rFonts w:asciiTheme="minorHAnsi" w:hAnsiTheme="minorHAnsi"/>
          <w:szCs w:val="22"/>
          <w:lang w:eastAsia="nl-BE"/>
        </w:rPr>
      </w:pPr>
      <w:hyperlink w:anchor="_Toc514532505" w:history="1">
        <w:r w:rsidRPr="007014FB">
          <w:rPr>
            <w:rStyle w:val="Hyperlink"/>
            <w:highlight w:val="yellow"/>
          </w:rPr>
          <w:t>4.3.2</w:t>
        </w:r>
        <w:r>
          <w:rPr>
            <w:rFonts w:asciiTheme="minorHAnsi" w:hAnsiTheme="minorHAnsi"/>
            <w:szCs w:val="22"/>
            <w:lang w:eastAsia="nl-BE"/>
          </w:rPr>
          <w:tab/>
        </w:r>
        <w:r w:rsidRPr="007014FB">
          <w:rPr>
            <w:rStyle w:val="Hyperlink"/>
            <w:highlight w:val="yellow"/>
          </w:rPr>
          <w:t>Conclusie</w:t>
        </w:r>
        <w:r>
          <w:rPr>
            <w:webHidden/>
          </w:rPr>
          <w:tab/>
        </w:r>
        <w:r>
          <w:rPr>
            <w:webHidden/>
          </w:rPr>
          <w:fldChar w:fldCharType="begin"/>
        </w:r>
        <w:r>
          <w:rPr>
            <w:webHidden/>
          </w:rPr>
          <w:instrText xml:space="preserve"> PAGEREF _Toc514532505 \h </w:instrText>
        </w:r>
        <w:r>
          <w:rPr>
            <w:webHidden/>
          </w:rPr>
        </w:r>
        <w:r>
          <w:rPr>
            <w:webHidden/>
          </w:rPr>
          <w:fldChar w:fldCharType="separate"/>
        </w:r>
        <w:r>
          <w:rPr>
            <w:webHidden/>
          </w:rPr>
          <w:t>31</w:t>
        </w:r>
        <w:r>
          <w:rPr>
            <w:webHidden/>
          </w:rPr>
          <w:fldChar w:fldCharType="end"/>
        </w:r>
      </w:hyperlink>
    </w:p>
    <w:p w14:paraId="466CF201" w14:textId="6B2C67F2" w:rsidR="00DE3CD7" w:rsidRDefault="00DE3CD7">
      <w:pPr>
        <w:pStyle w:val="Inhopg2"/>
        <w:rPr>
          <w:rFonts w:asciiTheme="minorHAnsi" w:hAnsiTheme="minorHAnsi" w:cstheme="minorBidi"/>
          <w:i w:val="0"/>
          <w:szCs w:val="22"/>
          <w:lang w:eastAsia="nl-BE"/>
        </w:rPr>
      </w:pPr>
      <w:hyperlink w:anchor="_Toc514532506" w:history="1">
        <w:r w:rsidRPr="007014FB">
          <w:rPr>
            <w:rStyle w:val="Hyperlink"/>
            <w:highlight w:val="yellow"/>
          </w:rPr>
          <w:t>4.4</w:t>
        </w:r>
        <w:r>
          <w:rPr>
            <w:rFonts w:asciiTheme="minorHAnsi" w:hAnsiTheme="minorHAnsi" w:cstheme="minorBidi"/>
            <w:i w:val="0"/>
            <w:szCs w:val="22"/>
            <w:lang w:eastAsia="nl-BE"/>
          </w:rPr>
          <w:tab/>
        </w:r>
        <w:r w:rsidRPr="007014FB">
          <w:rPr>
            <w:rStyle w:val="Hyperlink"/>
            <w:highlight w:val="yellow"/>
          </w:rPr>
          <w:t>User experience</w:t>
        </w:r>
        <w:r>
          <w:rPr>
            <w:webHidden/>
          </w:rPr>
          <w:tab/>
        </w:r>
        <w:r>
          <w:rPr>
            <w:webHidden/>
          </w:rPr>
          <w:fldChar w:fldCharType="begin"/>
        </w:r>
        <w:r>
          <w:rPr>
            <w:webHidden/>
          </w:rPr>
          <w:instrText xml:space="preserve"> PAGEREF _Toc514532506 \h </w:instrText>
        </w:r>
        <w:r>
          <w:rPr>
            <w:webHidden/>
          </w:rPr>
        </w:r>
        <w:r>
          <w:rPr>
            <w:webHidden/>
          </w:rPr>
          <w:fldChar w:fldCharType="separate"/>
        </w:r>
        <w:r>
          <w:rPr>
            <w:webHidden/>
          </w:rPr>
          <w:t>31</w:t>
        </w:r>
        <w:r>
          <w:rPr>
            <w:webHidden/>
          </w:rPr>
          <w:fldChar w:fldCharType="end"/>
        </w:r>
      </w:hyperlink>
    </w:p>
    <w:p w14:paraId="5C8CF943" w14:textId="2FF85E9E" w:rsidR="00DE3CD7" w:rsidRDefault="00DE3CD7">
      <w:pPr>
        <w:pStyle w:val="Inhopg3"/>
        <w:tabs>
          <w:tab w:val="left" w:pos="1985"/>
        </w:tabs>
        <w:rPr>
          <w:rFonts w:asciiTheme="minorHAnsi" w:hAnsiTheme="minorHAnsi"/>
          <w:szCs w:val="22"/>
          <w:lang w:eastAsia="nl-BE"/>
        </w:rPr>
      </w:pPr>
      <w:hyperlink w:anchor="_Toc514532507" w:history="1">
        <w:r w:rsidRPr="007014FB">
          <w:rPr>
            <w:rStyle w:val="Hyperlink"/>
            <w:highlight w:val="yellow"/>
          </w:rPr>
          <w:t>4.4.1</w:t>
        </w:r>
        <w:r>
          <w:rPr>
            <w:rFonts w:asciiTheme="minorHAnsi" w:hAnsiTheme="minorHAnsi"/>
            <w:szCs w:val="22"/>
            <w:lang w:eastAsia="nl-BE"/>
          </w:rPr>
          <w:tab/>
        </w:r>
        <w:r w:rsidRPr="007014FB">
          <w:rPr>
            <w:rStyle w:val="Hyperlink"/>
            <w:highlight w:val="yellow"/>
          </w:rPr>
          <w:t>Resultaten enquête</w:t>
        </w:r>
        <w:r>
          <w:rPr>
            <w:webHidden/>
          </w:rPr>
          <w:tab/>
        </w:r>
        <w:r>
          <w:rPr>
            <w:webHidden/>
          </w:rPr>
          <w:fldChar w:fldCharType="begin"/>
        </w:r>
        <w:r>
          <w:rPr>
            <w:webHidden/>
          </w:rPr>
          <w:instrText xml:space="preserve"> PAGEREF _Toc514532507 \h </w:instrText>
        </w:r>
        <w:r>
          <w:rPr>
            <w:webHidden/>
          </w:rPr>
        </w:r>
        <w:r>
          <w:rPr>
            <w:webHidden/>
          </w:rPr>
          <w:fldChar w:fldCharType="separate"/>
        </w:r>
        <w:r>
          <w:rPr>
            <w:webHidden/>
          </w:rPr>
          <w:t>31</w:t>
        </w:r>
        <w:r>
          <w:rPr>
            <w:webHidden/>
          </w:rPr>
          <w:fldChar w:fldCharType="end"/>
        </w:r>
      </w:hyperlink>
    </w:p>
    <w:p w14:paraId="27436492" w14:textId="1EEAD5D9" w:rsidR="00DE3CD7" w:rsidRDefault="00DE3CD7">
      <w:pPr>
        <w:pStyle w:val="Inhopg1"/>
        <w:rPr>
          <w:rFonts w:asciiTheme="minorHAnsi" w:hAnsiTheme="minorHAnsi" w:cstheme="minorBidi"/>
          <w:b w:val="0"/>
          <w:szCs w:val="22"/>
          <w:lang w:eastAsia="nl-BE"/>
        </w:rPr>
      </w:pPr>
      <w:hyperlink w:anchor="_Toc514532508" w:history="1">
        <w:r w:rsidRPr="007014FB">
          <w:rPr>
            <w:rStyle w:val="Hyperlink"/>
            <w:highlight w:val="yellow"/>
          </w:rPr>
          <w:t>5</w:t>
        </w:r>
        <w:r>
          <w:rPr>
            <w:rFonts w:asciiTheme="minorHAnsi" w:hAnsiTheme="minorHAnsi" w:cstheme="minorBidi"/>
            <w:b w:val="0"/>
            <w:szCs w:val="22"/>
            <w:lang w:eastAsia="nl-BE"/>
          </w:rPr>
          <w:tab/>
        </w:r>
        <w:r w:rsidRPr="007014FB">
          <w:rPr>
            <w:rStyle w:val="Hyperlink"/>
            <w:highlight w:val="yellow"/>
          </w:rPr>
          <w:t>Besluit</w:t>
        </w:r>
        <w:r>
          <w:rPr>
            <w:webHidden/>
          </w:rPr>
          <w:tab/>
        </w:r>
        <w:r>
          <w:rPr>
            <w:webHidden/>
          </w:rPr>
          <w:fldChar w:fldCharType="begin"/>
        </w:r>
        <w:r>
          <w:rPr>
            <w:webHidden/>
          </w:rPr>
          <w:instrText xml:space="preserve"> PAGEREF _Toc514532508 \h </w:instrText>
        </w:r>
        <w:r>
          <w:rPr>
            <w:webHidden/>
          </w:rPr>
        </w:r>
        <w:r>
          <w:rPr>
            <w:webHidden/>
          </w:rPr>
          <w:fldChar w:fldCharType="separate"/>
        </w:r>
        <w:r>
          <w:rPr>
            <w:webHidden/>
          </w:rPr>
          <w:t>32</w:t>
        </w:r>
        <w:r>
          <w:rPr>
            <w:webHidden/>
          </w:rPr>
          <w:fldChar w:fldCharType="end"/>
        </w:r>
      </w:hyperlink>
    </w:p>
    <w:p w14:paraId="5F75F7B9" w14:textId="4F65390B" w:rsidR="00DE3CD7" w:rsidRDefault="00DE3CD7">
      <w:pPr>
        <w:pStyle w:val="Inhopg1"/>
        <w:rPr>
          <w:rFonts w:asciiTheme="minorHAnsi" w:hAnsiTheme="minorHAnsi" w:cstheme="minorBidi"/>
          <w:b w:val="0"/>
          <w:szCs w:val="22"/>
          <w:lang w:eastAsia="nl-BE"/>
        </w:rPr>
      </w:pPr>
      <w:hyperlink w:anchor="_Toc514532509" w:history="1">
        <w:r w:rsidRPr="007014FB">
          <w:rPr>
            <w:rStyle w:val="Hyperlink"/>
          </w:rPr>
          <w:t>6</w:t>
        </w:r>
        <w:r>
          <w:rPr>
            <w:rFonts w:asciiTheme="minorHAnsi" w:hAnsiTheme="minorHAnsi" w:cstheme="minorBidi"/>
            <w:b w:val="0"/>
            <w:szCs w:val="22"/>
            <w:lang w:eastAsia="nl-BE"/>
          </w:rPr>
          <w:tab/>
        </w:r>
        <w:r w:rsidRPr="007014FB">
          <w:rPr>
            <w:rStyle w:val="Hyperlink"/>
            <w:lang w:val="nl-NL"/>
          </w:rPr>
          <w:t>Verwijzingen</w:t>
        </w:r>
        <w:r>
          <w:rPr>
            <w:webHidden/>
          </w:rPr>
          <w:tab/>
        </w:r>
        <w:r>
          <w:rPr>
            <w:webHidden/>
          </w:rPr>
          <w:fldChar w:fldCharType="begin"/>
        </w:r>
        <w:r>
          <w:rPr>
            <w:webHidden/>
          </w:rPr>
          <w:instrText xml:space="preserve"> PAGEREF _Toc514532509 \h </w:instrText>
        </w:r>
        <w:r>
          <w:rPr>
            <w:webHidden/>
          </w:rPr>
        </w:r>
        <w:r>
          <w:rPr>
            <w:webHidden/>
          </w:rPr>
          <w:fldChar w:fldCharType="separate"/>
        </w:r>
        <w:r>
          <w:rPr>
            <w:webHidden/>
          </w:rPr>
          <w:t>33</w:t>
        </w:r>
        <w:r>
          <w:rPr>
            <w:webHidden/>
          </w:rPr>
          <w:fldChar w:fldCharType="end"/>
        </w:r>
      </w:hyperlink>
    </w:p>
    <w:p w14:paraId="4BAD675F" w14:textId="4EFCCD29" w:rsidR="00DE3CD7" w:rsidRDefault="00DE3CD7">
      <w:pPr>
        <w:pStyle w:val="Inhopg1"/>
        <w:rPr>
          <w:rFonts w:asciiTheme="minorHAnsi" w:hAnsiTheme="minorHAnsi" w:cstheme="minorBidi"/>
          <w:b w:val="0"/>
          <w:szCs w:val="22"/>
          <w:lang w:eastAsia="nl-BE"/>
        </w:rPr>
      </w:pPr>
      <w:hyperlink w:anchor="_Toc514532510" w:history="1">
        <w:r w:rsidRPr="007014FB">
          <w:rPr>
            <w:rStyle w:val="Hyperlink"/>
          </w:rPr>
          <w:t>Bijlagen</w:t>
        </w:r>
        <w:r>
          <w:rPr>
            <w:webHidden/>
          </w:rPr>
          <w:tab/>
        </w:r>
        <w:r>
          <w:rPr>
            <w:webHidden/>
          </w:rPr>
          <w:fldChar w:fldCharType="begin"/>
        </w:r>
        <w:r>
          <w:rPr>
            <w:webHidden/>
          </w:rPr>
          <w:instrText xml:space="preserve"> PAGEREF _Toc514532510 \h </w:instrText>
        </w:r>
        <w:r>
          <w:rPr>
            <w:webHidden/>
          </w:rPr>
        </w:r>
        <w:r>
          <w:rPr>
            <w:webHidden/>
          </w:rPr>
          <w:fldChar w:fldCharType="separate"/>
        </w:r>
        <w:r>
          <w:rPr>
            <w:webHidden/>
          </w:rPr>
          <w:t>35</w:t>
        </w:r>
        <w:r>
          <w:rPr>
            <w:webHidden/>
          </w:rPr>
          <w:fldChar w:fldCharType="end"/>
        </w:r>
      </w:hyperlink>
    </w:p>
    <w:p w14:paraId="453F7F83" w14:textId="08AC0411"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6" w:name="_Toc476121733"/>
    </w:p>
    <w:p w14:paraId="65AB6306" w14:textId="77777777" w:rsidR="00E14583" w:rsidRDefault="007420BD" w:rsidP="00E14583">
      <w:pPr>
        <w:pStyle w:val="Titelinhoudsopgave"/>
      </w:pPr>
      <w:bookmarkStart w:id="7" w:name="_Hlk514513218"/>
      <w:bookmarkEnd w:id="6"/>
      <w:r>
        <w:lastRenderedPageBreak/>
        <w:t>Lijst met figure</w:t>
      </w:r>
      <w:r w:rsidR="00E14583">
        <w:t>n</w:t>
      </w:r>
    </w:p>
    <w:p w14:paraId="23FA6611" w14:textId="26731024" w:rsidR="00E849C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E849CE">
        <w:rPr>
          <w:noProof/>
        </w:rPr>
        <w:t>Figuur 2.1: de grafische architectuur van Qt [42]</w:t>
      </w:r>
      <w:r w:rsidR="00E849CE">
        <w:rPr>
          <w:noProof/>
        </w:rPr>
        <w:tab/>
      </w:r>
      <w:r w:rsidR="00E849CE">
        <w:rPr>
          <w:noProof/>
        </w:rPr>
        <w:fldChar w:fldCharType="begin"/>
      </w:r>
      <w:r w:rsidR="00E849CE">
        <w:rPr>
          <w:noProof/>
        </w:rPr>
        <w:instrText xml:space="preserve"> PAGEREF _Toc514601693 \h </w:instrText>
      </w:r>
      <w:r w:rsidR="00E849CE">
        <w:rPr>
          <w:noProof/>
        </w:rPr>
      </w:r>
      <w:r w:rsidR="00E849CE">
        <w:rPr>
          <w:noProof/>
        </w:rPr>
        <w:fldChar w:fldCharType="separate"/>
      </w:r>
      <w:r w:rsidR="00E849CE">
        <w:rPr>
          <w:noProof/>
        </w:rPr>
        <w:t>3</w:t>
      </w:r>
      <w:r w:rsidR="00E849CE">
        <w:rPr>
          <w:noProof/>
        </w:rPr>
        <w:fldChar w:fldCharType="end"/>
      </w:r>
    </w:p>
    <w:p w14:paraId="582A646E" w14:textId="776959C5" w:rsidR="00E849CE" w:rsidRDefault="00E849CE">
      <w:pPr>
        <w:pStyle w:val="Lijstmetafbeeldingen"/>
        <w:tabs>
          <w:tab w:val="right" w:leader="dot" w:pos="9060"/>
        </w:tabs>
        <w:rPr>
          <w:rFonts w:asciiTheme="minorHAnsi" w:hAnsiTheme="minorHAnsi"/>
          <w:noProof/>
          <w:szCs w:val="22"/>
        </w:rPr>
      </w:pPr>
      <w:r>
        <w:rPr>
          <w:noProof/>
        </w:rPr>
        <w:t xml:space="preserve">Figuur 2-2: Voorbeeld </w:t>
      </w:r>
      <w:r w:rsidRPr="00EF20E5">
        <w:rPr>
          <w:i/>
          <w:noProof/>
        </w:rPr>
        <w:t>‘signals and slots’</w:t>
      </w:r>
      <w:r>
        <w:rPr>
          <w:noProof/>
        </w:rPr>
        <w:t xml:space="preserve"> [8]</w:t>
      </w:r>
      <w:r>
        <w:rPr>
          <w:noProof/>
        </w:rPr>
        <w:tab/>
      </w:r>
      <w:r>
        <w:rPr>
          <w:noProof/>
        </w:rPr>
        <w:fldChar w:fldCharType="begin"/>
      </w:r>
      <w:r>
        <w:rPr>
          <w:noProof/>
        </w:rPr>
        <w:instrText xml:space="preserve"> PAGEREF _Toc514601694 \h </w:instrText>
      </w:r>
      <w:r>
        <w:rPr>
          <w:noProof/>
        </w:rPr>
      </w:r>
      <w:r>
        <w:rPr>
          <w:noProof/>
        </w:rPr>
        <w:fldChar w:fldCharType="separate"/>
      </w:r>
      <w:r>
        <w:rPr>
          <w:noProof/>
        </w:rPr>
        <w:t>4</w:t>
      </w:r>
      <w:r>
        <w:rPr>
          <w:noProof/>
        </w:rPr>
        <w:fldChar w:fldCharType="end"/>
      </w:r>
    </w:p>
    <w:p w14:paraId="6D5BAA06" w14:textId="64B24247" w:rsidR="00E849CE" w:rsidRDefault="00E849CE">
      <w:pPr>
        <w:pStyle w:val="Lijstmetafbeeldingen"/>
        <w:tabs>
          <w:tab w:val="right" w:leader="dot" w:pos="9060"/>
        </w:tabs>
        <w:rPr>
          <w:rFonts w:asciiTheme="minorHAnsi" w:hAnsiTheme="minorHAnsi"/>
          <w:noProof/>
          <w:szCs w:val="22"/>
        </w:rPr>
      </w:pPr>
      <w:r>
        <w:rPr>
          <w:noProof/>
        </w:rPr>
        <w:t>Figuur 2-3: Voorbeeld DOM</w:t>
      </w:r>
      <w:r>
        <w:rPr>
          <w:noProof/>
        </w:rPr>
        <w:tab/>
      </w:r>
      <w:r>
        <w:rPr>
          <w:noProof/>
        </w:rPr>
        <w:fldChar w:fldCharType="begin"/>
      </w:r>
      <w:r>
        <w:rPr>
          <w:noProof/>
        </w:rPr>
        <w:instrText xml:space="preserve"> PAGEREF _Toc514601695 \h </w:instrText>
      </w:r>
      <w:r>
        <w:rPr>
          <w:noProof/>
        </w:rPr>
      </w:r>
      <w:r>
        <w:rPr>
          <w:noProof/>
        </w:rPr>
        <w:fldChar w:fldCharType="separate"/>
      </w:r>
      <w:r>
        <w:rPr>
          <w:noProof/>
        </w:rPr>
        <w:t>6</w:t>
      </w:r>
      <w:r>
        <w:rPr>
          <w:noProof/>
        </w:rPr>
        <w:fldChar w:fldCharType="end"/>
      </w:r>
    </w:p>
    <w:p w14:paraId="70968EC1" w14:textId="48B037FA" w:rsidR="00E849CE" w:rsidRDefault="00E849CE">
      <w:pPr>
        <w:pStyle w:val="Lijstmetafbeeldingen"/>
        <w:tabs>
          <w:tab w:val="right" w:leader="dot" w:pos="9060"/>
        </w:tabs>
        <w:rPr>
          <w:rFonts w:asciiTheme="minorHAnsi" w:hAnsiTheme="minorHAnsi"/>
          <w:noProof/>
          <w:szCs w:val="22"/>
        </w:rPr>
      </w:pPr>
      <w:r>
        <w:rPr>
          <w:noProof/>
        </w:rPr>
        <w:t>Figuur 2-4: Voorbeeld MVC [14]</w:t>
      </w:r>
      <w:r>
        <w:rPr>
          <w:noProof/>
        </w:rPr>
        <w:tab/>
      </w:r>
      <w:r>
        <w:rPr>
          <w:noProof/>
        </w:rPr>
        <w:fldChar w:fldCharType="begin"/>
      </w:r>
      <w:r>
        <w:rPr>
          <w:noProof/>
        </w:rPr>
        <w:instrText xml:space="preserve"> PAGEREF _Toc514601696 \h </w:instrText>
      </w:r>
      <w:r>
        <w:rPr>
          <w:noProof/>
        </w:rPr>
      </w:r>
      <w:r>
        <w:rPr>
          <w:noProof/>
        </w:rPr>
        <w:fldChar w:fldCharType="separate"/>
      </w:r>
      <w:r>
        <w:rPr>
          <w:noProof/>
        </w:rPr>
        <w:t>7</w:t>
      </w:r>
      <w:r>
        <w:rPr>
          <w:noProof/>
        </w:rPr>
        <w:fldChar w:fldCharType="end"/>
      </w:r>
    </w:p>
    <w:p w14:paraId="5AEF7594" w14:textId="01814B0D" w:rsidR="00E849CE" w:rsidRDefault="00E849CE">
      <w:pPr>
        <w:pStyle w:val="Lijstmetafbeeldingen"/>
        <w:tabs>
          <w:tab w:val="right" w:leader="dot" w:pos="9060"/>
        </w:tabs>
        <w:rPr>
          <w:rFonts w:asciiTheme="minorHAnsi" w:hAnsiTheme="minorHAnsi"/>
          <w:noProof/>
          <w:szCs w:val="22"/>
        </w:rPr>
      </w:pPr>
      <w:r>
        <w:rPr>
          <w:noProof/>
        </w:rPr>
        <w:t>Figuur 2-5 Complexer voorbeeld MVC [14]</w:t>
      </w:r>
      <w:r>
        <w:rPr>
          <w:noProof/>
        </w:rPr>
        <w:tab/>
      </w:r>
      <w:r>
        <w:rPr>
          <w:noProof/>
        </w:rPr>
        <w:fldChar w:fldCharType="begin"/>
      </w:r>
      <w:r>
        <w:rPr>
          <w:noProof/>
        </w:rPr>
        <w:instrText xml:space="preserve"> PAGEREF _Toc514601697 \h </w:instrText>
      </w:r>
      <w:r>
        <w:rPr>
          <w:noProof/>
        </w:rPr>
      </w:r>
      <w:r>
        <w:rPr>
          <w:noProof/>
        </w:rPr>
        <w:fldChar w:fldCharType="separate"/>
      </w:r>
      <w:r>
        <w:rPr>
          <w:noProof/>
        </w:rPr>
        <w:t>8</w:t>
      </w:r>
      <w:r>
        <w:rPr>
          <w:noProof/>
        </w:rPr>
        <w:fldChar w:fldCharType="end"/>
      </w:r>
    </w:p>
    <w:p w14:paraId="2F7E8529" w14:textId="60FEB6BF" w:rsidR="00E849CE" w:rsidRDefault="00E849CE">
      <w:pPr>
        <w:pStyle w:val="Lijstmetafbeeldingen"/>
        <w:tabs>
          <w:tab w:val="right" w:leader="dot" w:pos="9060"/>
        </w:tabs>
        <w:rPr>
          <w:rFonts w:asciiTheme="minorHAnsi" w:hAnsiTheme="minorHAnsi"/>
          <w:noProof/>
          <w:szCs w:val="22"/>
        </w:rPr>
      </w:pPr>
      <w:r>
        <w:rPr>
          <w:noProof/>
        </w:rPr>
        <w:t>Figuur 2-6 Voorbeeld Flux [14]</w:t>
      </w:r>
      <w:r>
        <w:rPr>
          <w:noProof/>
        </w:rPr>
        <w:tab/>
      </w:r>
      <w:r>
        <w:rPr>
          <w:noProof/>
        </w:rPr>
        <w:fldChar w:fldCharType="begin"/>
      </w:r>
      <w:r>
        <w:rPr>
          <w:noProof/>
        </w:rPr>
        <w:instrText xml:space="preserve"> PAGEREF _Toc514601698 \h </w:instrText>
      </w:r>
      <w:r>
        <w:rPr>
          <w:noProof/>
        </w:rPr>
      </w:r>
      <w:r>
        <w:rPr>
          <w:noProof/>
        </w:rPr>
        <w:fldChar w:fldCharType="separate"/>
      </w:r>
      <w:r>
        <w:rPr>
          <w:noProof/>
        </w:rPr>
        <w:t>8</w:t>
      </w:r>
      <w:r>
        <w:rPr>
          <w:noProof/>
        </w:rPr>
        <w:fldChar w:fldCharType="end"/>
      </w:r>
    </w:p>
    <w:p w14:paraId="23C739EE" w14:textId="34B39FF6" w:rsidR="00E849CE" w:rsidRDefault="00E849CE">
      <w:pPr>
        <w:pStyle w:val="Lijstmetafbeeldingen"/>
        <w:tabs>
          <w:tab w:val="right" w:leader="dot" w:pos="9060"/>
        </w:tabs>
        <w:rPr>
          <w:rFonts w:asciiTheme="minorHAnsi" w:hAnsiTheme="minorHAnsi"/>
          <w:noProof/>
          <w:szCs w:val="22"/>
        </w:rPr>
      </w:pPr>
      <w:r>
        <w:rPr>
          <w:noProof/>
        </w:rPr>
        <w:t>Figuur 2-7: Complexer voorbeeld Flux [14]</w:t>
      </w:r>
      <w:r>
        <w:rPr>
          <w:noProof/>
        </w:rPr>
        <w:tab/>
      </w:r>
      <w:r>
        <w:rPr>
          <w:noProof/>
        </w:rPr>
        <w:fldChar w:fldCharType="begin"/>
      </w:r>
      <w:r>
        <w:rPr>
          <w:noProof/>
        </w:rPr>
        <w:instrText xml:space="preserve"> PAGEREF _Toc514601699 \h </w:instrText>
      </w:r>
      <w:r>
        <w:rPr>
          <w:noProof/>
        </w:rPr>
      </w:r>
      <w:r>
        <w:rPr>
          <w:noProof/>
        </w:rPr>
        <w:fldChar w:fldCharType="separate"/>
      </w:r>
      <w:r>
        <w:rPr>
          <w:noProof/>
        </w:rPr>
        <w:t>9</w:t>
      </w:r>
      <w:r>
        <w:rPr>
          <w:noProof/>
        </w:rPr>
        <w:fldChar w:fldCharType="end"/>
      </w:r>
    </w:p>
    <w:p w14:paraId="2D06369B" w14:textId="4F50FB18" w:rsidR="00E849CE" w:rsidRDefault="00E849CE">
      <w:pPr>
        <w:pStyle w:val="Lijstmetafbeeldingen"/>
        <w:tabs>
          <w:tab w:val="right" w:leader="dot" w:pos="9060"/>
        </w:tabs>
        <w:rPr>
          <w:rFonts w:asciiTheme="minorHAnsi" w:hAnsiTheme="minorHAnsi"/>
          <w:noProof/>
          <w:szCs w:val="22"/>
        </w:rPr>
      </w:pPr>
      <w:r>
        <w:rPr>
          <w:noProof/>
        </w:rPr>
        <w:t>Figuur 2-8: Opbouw Xamarin [19]</w:t>
      </w:r>
      <w:r>
        <w:rPr>
          <w:noProof/>
        </w:rPr>
        <w:tab/>
      </w:r>
      <w:r>
        <w:rPr>
          <w:noProof/>
        </w:rPr>
        <w:fldChar w:fldCharType="begin"/>
      </w:r>
      <w:r>
        <w:rPr>
          <w:noProof/>
        </w:rPr>
        <w:instrText xml:space="preserve"> PAGEREF _Toc514601700 \h </w:instrText>
      </w:r>
      <w:r>
        <w:rPr>
          <w:noProof/>
        </w:rPr>
      </w:r>
      <w:r>
        <w:rPr>
          <w:noProof/>
        </w:rPr>
        <w:fldChar w:fldCharType="separate"/>
      </w:r>
      <w:r>
        <w:rPr>
          <w:noProof/>
        </w:rPr>
        <w:t>11</w:t>
      </w:r>
      <w:r>
        <w:rPr>
          <w:noProof/>
        </w:rPr>
        <w:fldChar w:fldCharType="end"/>
      </w:r>
    </w:p>
    <w:p w14:paraId="6269954C" w14:textId="647F644E" w:rsidR="00E849CE" w:rsidRDefault="00E849CE">
      <w:pPr>
        <w:pStyle w:val="Lijstmetafbeeldingen"/>
        <w:tabs>
          <w:tab w:val="right" w:leader="dot" w:pos="9060"/>
        </w:tabs>
        <w:rPr>
          <w:rFonts w:asciiTheme="minorHAnsi" w:hAnsiTheme="minorHAnsi"/>
          <w:noProof/>
          <w:szCs w:val="22"/>
        </w:rPr>
      </w:pPr>
      <w:r>
        <w:rPr>
          <w:noProof/>
        </w:rPr>
        <w:t>Figuur 2-9: Xamarin.Forms’ oplossing architectuur [19]</w:t>
      </w:r>
      <w:r>
        <w:rPr>
          <w:noProof/>
        </w:rPr>
        <w:tab/>
      </w:r>
      <w:r>
        <w:rPr>
          <w:noProof/>
        </w:rPr>
        <w:fldChar w:fldCharType="begin"/>
      </w:r>
      <w:r>
        <w:rPr>
          <w:noProof/>
        </w:rPr>
        <w:instrText xml:space="preserve"> PAGEREF _Toc514601701 \h </w:instrText>
      </w:r>
      <w:r>
        <w:rPr>
          <w:noProof/>
        </w:rPr>
      </w:r>
      <w:r>
        <w:rPr>
          <w:noProof/>
        </w:rPr>
        <w:fldChar w:fldCharType="separate"/>
      </w:r>
      <w:r>
        <w:rPr>
          <w:noProof/>
        </w:rPr>
        <w:t>12</w:t>
      </w:r>
      <w:r>
        <w:rPr>
          <w:noProof/>
        </w:rPr>
        <w:fldChar w:fldCharType="end"/>
      </w:r>
    </w:p>
    <w:p w14:paraId="07917F45" w14:textId="710C58D5" w:rsidR="00E849CE" w:rsidRDefault="00E849CE">
      <w:pPr>
        <w:pStyle w:val="Lijstmetafbeeldingen"/>
        <w:tabs>
          <w:tab w:val="right" w:leader="dot" w:pos="9060"/>
        </w:tabs>
        <w:rPr>
          <w:rFonts w:asciiTheme="minorHAnsi" w:hAnsiTheme="minorHAnsi"/>
          <w:noProof/>
          <w:szCs w:val="22"/>
        </w:rPr>
      </w:pPr>
      <w:r>
        <w:rPr>
          <w:noProof/>
        </w:rPr>
        <w:t>Figuur 2-10 De relaties tussen de 3 kerncomponenten van MVVM [21]</w:t>
      </w:r>
      <w:r>
        <w:rPr>
          <w:noProof/>
        </w:rPr>
        <w:tab/>
      </w:r>
      <w:r>
        <w:rPr>
          <w:noProof/>
        </w:rPr>
        <w:fldChar w:fldCharType="begin"/>
      </w:r>
      <w:r>
        <w:rPr>
          <w:noProof/>
        </w:rPr>
        <w:instrText xml:space="preserve"> PAGEREF _Toc514601702 \h </w:instrText>
      </w:r>
      <w:r>
        <w:rPr>
          <w:noProof/>
        </w:rPr>
      </w:r>
      <w:r>
        <w:rPr>
          <w:noProof/>
        </w:rPr>
        <w:fldChar w:fldCharType="separate"/>
      </w:r>
      <w:r>
        <w:rPr>
          <w:noProof/>
        </w:rPr>
        <w:t>12</w:t>
      </w:r>
      <w:r>
        <w:rPr>
          <w:noProof/>
        </w:rPr>
        <w:fldChar w:fldCharType="end"/>
      </w:r>
    </w:p>
    <w:p w14:paraId="73CC3ACD" w14:textId="0D2DC0BA" w:rsidR="00E849CE" w:rsidRDefault="00E849CE">
      <w:pPr>
        <w:pStyle w:val="Lijstmetafbeeldingen"/>
        <w:tabs>
          <w:tab w:val="right" w:leader="dot" w:pos="9060"/>
        </w:tabs>
        <w:rPr>
          <w:rFonts w:asciiTheme="minorHAnsi" w:hAnsiTheme="minorHAnsi"/>
          <w:noProof/>
          <w:szCs w:val="22"/>
        </w:rPr>
      </w:pPr>
      <w:r>
        <w:rPr>
          <w:noProof/>
        </w:rPr>
        <w:t>Figuur 2-11: Architectuur van een Cordova applicatie [28]</w:t>
      </w:r>
      <w:r>
        <w:rPr>
          <w:noProof/>
        </w:rPr>
        <w:tab/>
      </w:r>
      <w:r>
        <w:rPr>
          <w:noProof/>
        </w:rPr>
        <w:fldChar w:fldCharType="begin"/>
      </w:r>
      <w:r>
        <w:rPr>
          <w:noProof/>
        </w:rPr>
        <w:instrText xml:space="preserve"> PAGEREF _Toc514601703 \h </w:instrText>
      </w:r>
      <w:r>
        <w:rPr>
          <w:noProof/>
        </w:rPr>
      </w:r>
      <w:r>
        <w:rPr>
          <w:noProof/>
        </w:rPr>
        <w:fldChar w:fldCharType="separate"/>
      </w:r>
      <w:r>
        <w:rPr>
          <w:noProof/>
        </w:rPr>
        <w:t>14</w:t>
      </w:r>
      <w:r>
        <w:rPr>
          <w:noProof/>
        </w:rPr>
        <w:fldChar w:fldCharType="end"/>
      </w:r>
    </w:p>
    <w:p w14:paraId="7CF8C846" w14:textId="062C43B1" w:rsidR="00E849CE" w:rsidRDefault="00E849CE">
      <w:pPr>
        <w:pStyle w:val="Lijstmetafbeeldingen"/>
        <w:tabs>
          <w:tab w:val="right" w:leader="dot" w:pos="9060"/>
        </w:tabs>
        <w:rPr>
          <w:rFonts w:asciiTheme="minorHAnsi" w:hAnsiTheme="minorHAnsi"/>
          <w:noProof/>
          <w:szCs w:val="22"/>
        </w:rPr>
      </w:pPr>
      <w:r>
        <w:rPr>
          <w:noProof/>
        </w:rPr>
        <w:t>Figuur 2-12 Verschil tussen native apps, webapps en hybride apps [31]</w:t>
      </w:r>
      <w:r>
        <w:rPr>
          <w:noProof/>
        </w:rPr>
        <w:tab/>
      </w:r>
      <w:r>
        <w:rPr>
          <w:noProof/>
        </w:rPr>
        <w:fldChar w:fldCharType="begin"/>
      </w:r>
      <w:r>
        <w:rPr>
          <w:noProof/>
        </w:rPr>
        <w:instrText xml:space="preserve"> PAGEREF _Toc514601704 \h </w:instrText>
      </w:r>
      <w:r>
        <w:rPr>
          <w:noProof/>
        </w:rPr>
      </w:r>
      <w:r>
        <w:rPr>
          <w:noProof/>
        </w:rPr>
        <w:fldChar w:fldCharType="separate"/>
      </w:r>
      <w:r>
        <w:rPr>
          <w:noProof/>
        </w:rPr>
        <w:t>16</w:t>
      </w:r>
      <w:r>
        <w:rPr>
          <w:noProof/>
        </w:rPr>
        <w:fldChar w:fldCharType="end"/>
      </w:r>
    </w:p>
    <w:p w14:paraId="6F2824BB" w14:textId="56B74707" w:rsidR="00E849CE" w:rsidRDefault="00E849C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_Toc514601705 \h </w:instrText>
      </w:r>
      <w:r>
        <w:rPr>
          <w:noProof/>
        </w:rPr>
      </w:r>
      <w:r>
        <w:rPr>
          <w:noProof/>
        </w:rPr>
        <w:fldChar w:fldCharType="separate"/>
      </w:r>
      <w:r>
        <w:rPr>
          <w:noProof/>
        </w:rPr>
        <w:t>23</w:t>
      </w:r>
      <w:r>
        <w:rPr>
          <w:noProof/>
        </w:rPr>
        <w:fldChar w:fldCharType="end"/>
      </w:r>
    </w:p>
    <w:p w14:paraId="72160B26" w14:textId="4F1DBE4D" w:rsidR="00E849CE" w:rsidRDefault="00E849C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_Toc514601706 \h </w:instrText>
      </w:r>
      <w:r>
        <w:rPr>
          <w:noProof/>
        </w:rPr>
      </w:r>
      <w:r>
        <w:rPr>
          <w:noProof/>
        </w:rPr>
        <w:fldChar w:fldCharType="separate"/>
      </w:r>
      <w:r>
        <w:rPr>
          <w:noProof/>
        </w:rPr>
        <w:t>25</w:t>
      </w:r>
      <w:r>
        <w:rPr>
          <w:noProof/>
        </w:rPr>
        <w:fldChar w:fldCharType="end"/>
      </w:r>
    </w:p>
    <w:p w14:paraId="52B69C53" w14:textId="29AAB38E" w:rsidR="00E849CE" w:rsidRDefault="00E849C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_Toc514601707 \h </w:instrText>
      </w:r>
      <w:r>
        <w:rPr>
          <w:noProof/>
        </w:rPr>
      </w:r>
      <w:r>
        <w:rPr>
          <w:noProof/>
        </w:rPr>
        <w:fldChar w:fldCharType="separate"/>
      </w:r>
      <w:r>
        <w:rPr>
          <w:noProof/>
        </w:rPr>
        <w:t>27</w:t>
      </w:r>
      <w:r>
        <w:rPr>
          <w:noProof/>
        </w:rPr>
        <w:fldChar w:fldCharType="end"/>
      </w:r>
    </w:p>
    <w:p w14:paraId="7CA64B09" w14:textId="6DFD2828" w:rsidR="00E60397" w:rsidRDefault="00E14583" w:rsidP="00E14583">
      <w:pPr>
        <w:pStyle w:val="Titelinhoudsopgave"/>
      </w:pPr>
      <w:r>
        <w:fldChar w:fldCharType="end"/>
      </w:r>
      <w:r w:rsidRPr="00E14583">
        <w:t xml:space="preserve"> </w:t>
      </w:r>
    </w:p>
    <w:bookmarkEnd w:id="7"/>
    <w:p w14:paraId="64D47610" w14:textId="77777777" w:rsidR="00E60397" w:rsidRDefault="00E60397">
      <w:pPr>
        <w:spacing w:after="0"/>
        <w:jc w:val="left"/>
        <w:rPr>
          <w:rFonts w:asciiTheme="majorHAnsi" w:hAnsiTheme="majorHAnsi" w:cstheme="majorHAnsi"/>
          <w:b/>
          <w:caps/>
          <w:sz w:val="28"/>
        </w:rPr>
      </w:pPr>
      <w:r>
        <w:br w:type="page"/>
      </w:r>
    </w:p>
    <w:p w14:paraId="425D7A67" w14:textId="2D05D413" w:rsidR="00E60397" w:rsidRDefault="00E60397" w:rsidP="00E60397">
      <w:pPr>
        <w:pStyle w:val="Titelinhoudsopgave"/>
      </w:pPr>
      <w:r>
        <w:lastRenderedPageBreak/>
        <w:t>Lijst met tabellen</w:t>
      </w:r>
    </w:p>
    <w:p w14:paraId="10A7BD19" w14:textId="4A5319F2" w:rsidR="00E60397" w:rsidRDefault="00E60397">
      <w:pPr>
        <w:pStyle w:val="Lijstmetafbeeldingen"/>
        <w:tabs>
          <w:tab w:val="right" w:leader="dot" w:pos="9060"/>
        </w:tabs>
        <w:rPr>
          <w:rFonts w:asciiTheme="minorHAnsi" w:hAnsiTheme="minorHAnsi"/>
          <w:noProof/>
          <w:szCs w:val="22"/>
        </w:rPr>
      </w:pPr>
      <w:r>
        <w:rPr>
          <w:b/>
          <w:caps/>
        </w:rPr>
        <w:fldChar w:fldCharType="begin"/>
      </w:r>
      <w:r>
        <w:rPr>
          <w:b/>
          <w:caps/>
        </w:rPr>
        <w:instrText xml:space="preserve"> TOC \c "Tabel" </w:instrText>
      </w:r>
      <w:r>
        <w:rPr>
          <w:b/>
          <w:caps/>
        </w:rPr>
        <w:fldChar w:fldCharType="separate"/>
      </w:r>
      <w:r>
        <w:rPr>
          <w:noProof/>
        </w:rPr>
        <w:t>Tabel 2</w:t>
      </w:r>
      <w:r>
        <w:rPr>
          <w:noProof/>
        </w:rPr>
        <w:noBreakHyphen/>
        <w:t>1 Theoretische eigenschappen verschillende frameworks</w:t>
      </w:r>
      <w:r>
        <w:rPr>
          <w:noProof/>
        </w:rPr>
        <w:tab/>
      </w:r>
      <w:r>
        <w:rPr>
          <w:noProof/>
        </w:rPr>
        <w:fldChar w:fldCharType="begin"/>
      </w:r>
      <w:r>
        <w:rPr>
          <w:noProof/>
        </w:rPr>
        <w:instrText xml:space="preserve"> PAGEREF _Toc514513273 \h </w:instrText>
      </w:r>
      <w:r>
        <w:rPr>
          <w:noProof/>
        </w:rPr>
      </w:r>
      <w:r>
        <w:rPr>
          <w:noProof/>
        </w:rPr>
        <w:fldChar w:fldCharType="separate"/>
      </w:r>
      <w:r>
        <w:rPr>
          <w:noProof/>
        </w:rPr>
        <w:t>16</w:t>
      </w:r>
      <w:r>
        <w:rPr>
          <w:noProof/>
        </w:rPr>
        <w:fldChar w:fldCharType="end"/>
      </w:r>
    </w:p>
    <w:p w14:paraId="0E0E1664" w14:textId="5E51C2F0" w:rsidR="00E60397" w:rsidRDefault="00E60397">
      <w:pPr>
        <w:pStyle w:val="Lijstmetafbeeldingen"/>
        <w:tabs>
          <w:tab w:val="right" w:leader="dot" w:pos="9060"/>
        </w:tabs>
        <w:rPr>
          <w:rFonts w:asciiTheme="minorHAnsi" w:hAnsiTheme="minorHAnsi"/>
          <w:noProof/>
          <w:szCs w:val="22"/>
        </w:rPr>
      </w:pPr>
      <w:r w:rsidRPr="00E60397">
        <w:rPr>
          <w:noProof/>
        </w:rPr>
        <w:t>Tabel 2</w:t>
      </w:r>
      <w:r w:rsidRPr="00E60397">
        <w:rPr>
          <w:noProof/>
        </w:rPr>
        <w:noBreakHyphen/>
        <w:t>2 Enquête user experience</w:t>
      </w:r>
      <w:r>
        <w:rPr>
          <w:noProof/>
        </w:rPr>
        <w:tab/>
      </w:r>
      <w:r>
        <w:rPr>
          <w:noProof/>
        </w:rPr>
        <w:fldChar w:fldCharType="begin"/>
      </w:r>
      <w:r>
        <w:rPr>
          <w:noProof/>
        </w:rPr>
        <w:instrText xml:space="preserve"> PAGEREF _Toc514513274 \h </w:instrText>
      </w:r>
      <w:r>
        <w:rPr>
          <w:noProof/>
        </w:rPr>
      </w:r>
      <w:r>
        <w:rPr>
          <w:noProof/>
        </w:rPr>
        <w:fldChar w:fldCharType="separate"/>
      </w:r>
      <w:r>
        <w:rPr>
          <w:noProof/>
        </w:rPr>
        <w:t>21</w:t>
      </w:r>
      <w:r>
        <w:rPr>
          <w:noProof/>
        </w:rPr>
        <w:fldChar w:fldCharType="end"/>
      </w:r>
    </w:p>
    <w:p w14:paraId="4D7DB78B" w14:textId="1C9A07DF"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_Toc514513275 \h </w:instrText>
      </w:r>
      <w:r>
        <w:rPr>
          <w:noProof/>
        </w:rPr>
      </w:r>
      <w:r>
        <w:rPr>
          <w:noProof/>
        </w:rPr>
        <w:fldChar w:fldCharType="separate"/>
      </w:r>
      <w:r>
        <w:rPr>
          <w:noProof/>
        </w:rPr>
        <w:t>27</w:t>
      </w:r>
      <w:r>
        <w:rPr>
          <w:noProof/>
        </w:rPr>
        <w:fldChar w:fldCharType="end"/>
      </w:r>
    </w:p>
    <w:p w14:paraId="6AF738B1" w14:textId="505075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_Toc514513276 \h </w:instrText>
      </w:r>
      <w:r>
        <w:rPr>
          <w:noProof/>
        </w:rPr>
      </w:r>
      <w:r>
        <w:rPr>
          <w:noProof/>
        </w:rPr>
        <w:fldChar w:fldCharType="separate"/>
      </w:r>
      <w:r>
        <w:rPr>
          <w:noProof/>
        </w:rPr>
        <w:t>29</w:t>
      </w:r>
      <w:r>
        <w:rPr>
          <w:noProof/>
        </w:rPr>
        <w:fldChar w:fldCharType="end"/>
      </w:r>
    </w:p>
    <w:p w14:paraId="2946DF67" w14:textId="0B8789B4"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_Toc514513277 \h </w:instrText>
      </w:r>
      <w:r>
        <w:rPr>
          <w:noProof/>
        </w:rPr>
      </w:r>
      <w:r>
        <w:rPr>
          <w:noProof/>
        </w:rPr>
        <w:fldChar w:fldCharType="separate"/>
      </w:r>
      <w:r>
        <w:rPr>
          <w:noProof/>
        </w:rPr>
        <w:t>29</w:t>
      </w:r>
      <w:r>
        <w:rPr>
          <w:noProof/>
        </w:rPr>
        <w:fldChar w:fldCharType="end"/>
      </w:r>
    </w:p>
    <w:p w14:paraId="1EF54B0F" w14:textId="3095B3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_Toc514513278 \h </w:instrText>
      </w:r>
      <w:r>
        <w:rPr>
          <w:noProof/>
        </w:rPr>
      </w:r>
      <w:r>
        <w:rPr>
          <w:noProof/>
        </w:rPr>
        <w:fldChar w:fldCharType="separate"/>
      </w:r>
      <w:r>
        <w:rPr>
          <w:noProof/>
        </w:rPr>
        <w:t>30</w:t>
      </w:r>
      <w:r>
        <w:rPr>
          <w:noProof/>
        </w:rPr>
        <w:fldChar w:fldCharType="end"/>
      </w:r>
    </w:p>
    <w:p w14:paraId="434D53B8" w14:textId="7C5B07E7"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_Toc514513279 \h </w:instrText>
      </w:r>
      <w:r>
        <w:rPr>
          <w:noProof/>
        </w:rPr>
      </w:r>
      <w:r>
        <w:rPr>
          <w:noProof/>
        </w:rPr>
        <w:fldChar w:fldCharType="separate"/>
      </w:r>
      <w:r>
        <w:rPr>
          <w:noProof/>
        </w:rPr>
        <w:t>30</w:t>
      </w:r>
      <w:r>
        <w:rPr>
          <w:noProof/>
        </w:rPr>
        <w:fldChar w:fldCharType="end"/>
      </w:r>
    </w:p>
    <w:p w14:paraId="08918872" w14:textId="18AF13B2"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_Toc514513280 \h </w:instrText>
      </w:r>
      <w:r>
        <w:rPr>
          <w:noProof/>
        </w:rPr>
      </w:r>
      <w:r>
        <w:rPr>
          <w:noProof/>
        </w:rPr>
        <w:fldChar w:fldCharType="separate"/>
      </w:r>
      <w:r>
        <w:rPr>
          <w:noProof/>
        </w:rPr>
        <w:t>31</w:t>
      </w:r>
      <w:r>
        <w:rPr>
          <w:noProof/>
        </w:rPr>
        <w:fldChar w:fldCharType="end"/>
      </w:r>
    </w:p>
    <w:p w14:paraId="522C45A5" w14:textId="449C64CE"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_Toc514513281 \h </w:instrText>
      </w:r>
      <w:r>
        <w:rPr>
          <w:noProof/>
        </w:rPr>
      </w:r>
      <w:r>
        <w:rPr>
          <w:noProof/>
        </w:rPr>
        <w:fldChar w:fldCharType="separate"/>
      </w:r>
      <w:r>
        <w:rPr>
          <w:noProof/>
        </w:rPr>
        <w:t>31</w:t>
      </w:r>
      <w:r>
        <w:rPr>
          <w:noProof/>
        </w:rPr>
        <w:fldChar w:fldCharType="end"/>
      </w:r>
    </w:p>
    <w:p w14:paraId="2DE22E16" w14:textId="5DE2A72F" w:rsidR="00E60397" w:rsidRDefault="00E60397" w:rsidP="00E60397">
      <w:pPr>
        <w:pStyle w:val="Titelinhoudsopgave"/>
      </w:pPr>
      <w:r>
        <w:rPr>
          <w:rFonts w:ascii="Arial" w:hAnsi="Arial" w:cstheme="minorBidi"/>
          <w:b w:val="0"/>
          <w:caps w:val="0"/>
          <w:sz w:val="22"/>
        </w:rPr>
        <w:fldChar w:fldCharType="end"/>
      </w:r>
      <w:r w:rsidRPr="00E14583">
        <w:t xml:space="preserve"> </w:t>
      </w:r>
    </w:p>
    <w:p w14:paraId="61762C83" w14:textId="77777777" w:rsidR="00E14583" w:rsidRPr="00E14583" w:rsidRDefault="00E14583" w:rsidP="00E14583">
      <w:pPr>
        <w:pStyle w:val="Titelinhoudsopgave"/>
      </w:pP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0D062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0D0628"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proofErr w:type="gramStart"/>
            <w:r>
              <w:t>DOM</w:t>
            </w:r>
            <w:proofErr w:type="gramEnd"/>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61F2BA1F" w14:textId="77777777" w:rsidR="00CD1C7C" w:rsidRDefault="00CD1C7C" w:rsidP="00EA4F95">
            <w:r>
              <w:t>OS</w:t>
            </w:r>
          </w:p>
          <w:p w14:paraId="16C0456E" w14:textId="75972396" w:rsidR="00F95BBB" w:rsidRDefault="00F95BBB" w:rsidP="00EA4F95">
            <w:r>
              <w:t>CLI</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55408E6C" w14:textId="77777777" w:rsidR="00CD1C7C" w:rsidRDefault="00CD1C7C" w:rsidP="00EA4F95">
            <w:pPr>
              <w:rPr>
                <w:lang w:val="en-US"/>
              </w:rPr>
            </w:pPr>
            <w:r>
              <w:rPr>
                <w:lang w:val="en-US"/>
              </w:rPr>
              <w:t>Operating system</w:t>
            </w:r>
          </w:p>
          <w:p w14:paraId="137AD73B" w14:textId="2C56B80B" w:rsidR="00F95BBB" w:rsidRPr="00DD1452" w:rsidRDefault="00F95BBB" w:rsidP="00EA4F95">
            <w:pPr>
              <w:rPr>
                <w:lang w:val="en-US"/>
              </w:rPr>
            </w:pPr>
            <w:r>
              <w:rPr>
                <w:lang w:val="en-US"/>
              </w:rPr>
              <w:t>Command line interface</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9" w:name="_Toc499557189"/>
      <w:bookmarkStart w:id="10" w:name="_Toc514532460"/>
      <w:r>
        <w:t>Inleiding</w:t>
      </w:r>
      <w:bookmarkEnd w:id="9"/>
      <w:bookmarkEnd w:id="10"/>
    </w:p>
    <w:p w14:paraId="7ABA5224" w14:textId="77777777" w:rsidR="003601DE" w:rsidRDefault="003601DE" w:rsidP="003601DE">
      <w:pPr>
        <w:pStyle w:val="Kop2"/>
        <w:numPr>
          <w:ilvl w:val="0"/>
          <w:numId w:val="0"/>
        </w:numPr>
        <w:ind w:left="578" w:hanging="578"/>
      </w:pPr>
      <w:bookmarkStart w:id="11" w:name="_Toc499557190"/>
      <w:bookmarkStart w:id="12" w:name="_Toc514532461"/>
      <w:r>
        <w:t>Zappware</w:t>
      </w:r>
      <w:bookmarkEnd w:id="11"/>
      <w:bookmarkEnd w:id="12"/>
    </w:p>
    <w:p w14:paraId="42E0E2C4" w14:textId="07A9B2F7"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C736A7" w:rsidRPr="00C736A7">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3" w:name="_Toc499557191"/>
      <w:bookmarkStart w:id="14" w:name="_Toc514532462"/>
      <w:r>
        <w:t>Onderzoeksvraag</w:t>
      </w:r>
      <w:bookmarkEnd w:id="13"/>
      <w:bookmarkEnd w:id="14"/>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5" w:name="_Toc499557192"/>
      <w:bookmarkStart w:id="16" w:name="_Toc514532463"/>
      <w:r>
        <w:lastRenderedPageBreak/>
        <w:t>Cross</w:t>
      </w:r>
      <w:r w:rsidR="0031414E">
        <w:t>-</w:t>
      </w:r>
      <w:r>
        <w:t>platform</w:t>
      </w:r>
      <w:bookmarkEnd w:id="15"/>
      <w:r w:rsidR="0031414E">
        <w:t xml:space="preserve"> frameworks</w:t>
      </w:r>
      <w:bookmarkEnd w:id="16"/>
    </w:p>
    <w:p w14:paraId="577F2081" w14:textId="77777777" w:rsidR="003601DE" w:rsidRDefault="003601DE" w:rsidP="003601DE">
      <w:pPr>
        <w:pStyle w:val="Kop2"/>
        <w:spacing w:before="120" w:after="120"/>
        <w:ind w:left="578" w:hanging="578"/>
      </w:pPr>
      <w:bookmarkStart w:id="17" w:name="_Toc499557193"/>
      <w:bookmarkStart w:id="18" w:name="_Toc514532464"/>
      <w:r>
        <w:t>Qt</w:t>
      </w:r>
      <w:bookmarkEnd w:id="17"/>
      <w:bookmarkEnd w:id="18"/>
    </w:p>
    <w:p w14:paraId="430ED42C" w14:textId="77777777" w:rsidR="003601DE" w:rsidRPr="0040512C" w:rsidRDefault="003601DE" w:rsidP="003601DE">
      <w:pPr>
        <w:pStyle w:val="Kop3"/>
        <w:spacing w:before="40"/>
      </w:pPr>
      <w:bookmarkStart w:id="19" w:name="_Toc499557194"/>
      <w:bookmarkStart w:id="20" w:name="_Toc514532465"/>
      <w:r>
        <w:t>Oorsprong</w:t>
      </w:r>
      <w:bookmarkEnd w:id="19"/>
      <w:bookmarkEnd w:id="20"/>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48F2E596" w14:textId="5A9702D8"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C736A7" w:rsidRPr="00C736A7">
            <w:rPr>
              <w:noProof/>
            </w:rPr>
            <w:t>[2]</w:t>
          </w:r>
          <w:r w:rsidR="008F149C">
            <w:fldChar w:fldCharType="end"/>
          </w:r>
        </w:sdtContent>
      </w:sdt>
      <w:r w:rsidR="008B29D9">
        <w:t xml:space="preserve"> </w:t>
      </w: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C736A7" w:rsidRPr="00C736A7">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1" w:name="_Toc499557195"/>
      <w:bookmarkStart w:id="22" w:name="_Toc514532466"/>
      <w:r>
        <w:t>Basis</w:t>
      </w:r>
      <w:bookmarkEnd w:id="21"/>
      <w:bookmarkEnd w:id="22"/>
    </w:p>
    <w:p w14:paraId="0168FD90" w14:textId="6CE01752"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C736A7">
            <w:rPr>
              <w:noProof/>
            </w:rPr>
            <w:t xml:space="preserve"> </w:t>
          </w:r>
          <w:r w:rsidR="00C736A7" w:rsidRPr="00C736A7">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p>
    <w:p w14:paraId="33D42ADF" w14:textId="2D0E0F59"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C736A7">
            <w:rPr>
              <w:noProof/>
              <w:highlight w:val="yellow"/>
            </w:rPr>
            <w:t xml:space="preserve"> </w:t>
          </w:r>
          <w:r w:rsidR="00C736A7" w:rsidRPr="00C736A7">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3" w:name="_Toc499557196"/>
      <w:bookmarkStart w:id="24" w:name="_Toc514532467"/>
      <w:r>
        <w:lastRenderedPageBreak/>
        <w:t>Grafische</w:t>
      </w:r>
      <w:r w:rsidR="003601DE">
        <w:t xml:space="preserve"> architectuur</w:t>
      </w:r>
      <w:bookmarkEnd w:id="23"/>
      <w:bookmarkEnd w:id="24"/>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51825A4C" w:rsidR="00F1388E" w:rsidRPr="00773215" w:rsidRDefault="00F1388E" w:rsidP="00C75CE0">
                            <w:pPr>
                              <w:pStyle w:val="Bijschrift"/>
                              <w:jc w:val="center"/>
                              <w:rPr>
                                <w:noProof/>
                              </w:rPr>
                            </w:pPr>
                            <w:bookmarkStart w:id="25" w:name="_Toc514601693"/>
                            <w:r>
                              <w:t xml:space="preserve">Figuur </w:t>
                            </w:r>
                            <w:r w:rsidR="00E849CE">
                              <w:t>2</w:t>
                            </w:r>
                            <w:r>
                              <w:t>.</w:t>
                            </w:r>
                            <w:fldSimple w:instr=" SEQ Figuur \* ARABIC \s 1 ">
                              <w:r>
                                <w:rPr>
                                  <w:noProof/>
                                </w:rPr>
                                <w:t>1</w:t>
                              </w:r>
                            </w:fldSimple>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C736A7">
                                  <w:rPr>
                                    <w:noProof/>
                                  </w:rPr>
                                  <w:t>[42]</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51825A4C" w:rsidR="00F1388E" w:rsidRPr="00773215" w:rsidRDefault="00F1388E" w:rsidP="00C75CE0">
                      <w:pPr>
                        <w:pStyle w:val="Bijschrift"/>
                        <w:jc w:val="center"/>
                        <w:rPr>
                          <w:noProof/>
                        </w:rPr>
                      </w:pPr>
                      <w:bookmarkStart w:id="26" w:name="_Toc514601693"/>
                      <w:r>
                        <w:t xml:space="preserve">Figuur </w:t>
                      </w:r>
                      <w:r w:rsidR="00E849CE">
                        <w:t>2</w:t>
                      </w:r>
                      <w:r>
                        <w:t>.</w:t>
                      </w:r>
                      <w:fldSimple w:instr=" SEQ Figuur \* ARABIC \s 1 ">
                        <w:r>
                          <w:rPr>
                            <w:noProof/>
                          </w:rPr>
                          <w:t>1</w:t>
                        </w:r>
                      </w:fldSimple>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C736A7">
                            <w:rPr>
                              <w:noProof/>
                            </w:rPr>
                            <w:t>[42]</w:t>
                          </w:r>
                          <w:r>
                            <w:fldChar w:fldCharType="end"/>
                          </w:r>
                        </w:sdtContent>
                      </w:sdt>
                      <w:bookmarkEnd w:id="26"/>
                    </w:p>
                  </w:txbxContent>
                </v:textbox>
                <w10:anchorlock/>
              </v:shape>
            </w:pict>
          </mc:Fallback>
        </mc:AlternateContent>
      </w:r>
    </w:p>
    <w:p w14:paraId="49C9B4B3" w14:textId="3B9F6D0A" w:rsidR="00AA1B12" w:rsidRDefault="00E849CE" w:rsidP="00720468">
      <w:pPr>
        <w:spacing w:before="120" w:after="0"/>
      </w:pPr>
      <w:r>
        <w:rPr>
          <w:highlight w:val="yellow"/>
        </w:rPr>
        <w:t>In Figuur 2.</w:t>
      </w:r>
      <w:r w:rsidR="00CD1C7C" w:rsidRPr="00267FC2">
        <w:rPr>
          <w:highlight w:val="yellow"/>
        </w:rPr>
        <w:t>1 is de grafische architectuur te zien die toegepast wordt op Qt</w:t>
      </w:r>
      <w:r w:rsidR="00267FC2">
        <w:t xml:space="preserve">. </w:t>
      </w:r>
      <w:r w:rsidR="00267FC2" w:rsidRPr="00657D17">
        <w:rPr>
          <w:highlight w:val="yellow"/>
        </w:rPr>
        <w:t>Hierbij</w:t>
      </w:r>
      <w:r w:rsidR="00CD1C7C" w:rsidRPr="00657D17">
        <w:rPr>
          <w:highlight w:val="yellow"/>
        </w:rPr>
        <w:t xml:space="preserve"> valt het op dat de manier waarop de UI gebouwd wordt bestaat uit twee systemen, het window systeem en het grafische systeem.</w:t>
      </w:r>
      <w:r w:rsidR="00CD1C7C">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C736A7">
            <w:rPr>
              <w:noProof/>
            </w:rPr>
            <w:t xml:space="preserve"> </w:t>
          </w:r>
          <w:r w:rsidR="00C736A7" w:rsidRPr="00C736A7">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60F7419E" w14:textId="28A38B20"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C736A7">
            <w:rPr>
              <w:noProof/>
              <w:highlight w:val="yellow"/>
            </w:rPr>
            <w:t xml:space="preserve"> </w:t>
          </w:r>
          <w:r w:rsidR="00C736A7" w:rsidRPr="00C736A7">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r w:rsidR="00746B60">
        <w:t xml:space="preserve"> </w:t>
      </w: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7" w:name="_Toc499557197"/>
      <w:bookmarkStart w:id="28" w:name="_Toc514532468"/>
      <w:r>
        <w:lastRenderedPageBreak/>
        <w:t xml:space="preserve">Main feature: </w:t>
      </w:r>
      <w:r w:rsidR="003601DE">
        <w:t>Signals and slots</w:t>
      </w:r>
      <w:bookmarkEnd w:id="27"/>
      <w:bookmarkEnd w:id="28"/>
    </w:p>
    <w:p w14:paraId="03F335E2" w14:textId="1F8318CE"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8971710" w:rsidR="00F1388E" w:rsidRPr="003503E3" w:rsidRDefault="00F1388E" w:rsidP="00C75CE0">
                            <w:pPr>
                              <w:pStyle w:val="Bijschrift"/>
                              <w:jc w:val="center"/>
                              <w:rPr>
                                <w:noProof/>
                              </w:rPr>
                            </w:pPr>
                            <w:bookmarkStart w:id="29" w:name="_Toc514601694"/>
                            <w:r>
                              <w:t xml:space="preserve">Figuur </w:t>
                            </w:r>
                            <w:fldSimple w:instr=" STYLEREF 1 \s ">
                              <w:r>
                                <w:rPr>
                                  <w:noProof/>
                                </w:rPr>
                                <w:t>2</w:t>
                              </w:r>
                            </w:fldSimple>
                            <w:r w:rsidR="00E849CE">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C736A7">
                                  <w:rPr>
                                    <w:noProof/>
                                  </w:rPr>
                                  <w:t>[8]</w:t>
                                </w:r>
                                <w:r>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8971710" w:rsidR="00F1388E" w:rsidRPr="003503E3" w:rsidRDefault="00F1388E" w:rsidP="00C75CE0">
                      <w:pPr>
                        <w:pStyle w:val="Bijschrift"/>
                        <w:jc w:val="center"/>
                        <w:rPr>
                          <w:noProof/>
                        </w:rPr>
                      </w:pPr>
                      <w:bookmarkStart w:id="30" w:name="_Toc514601694"/>
                      <w:r>
                        <w:t xml:space="preserve">Figuur </w:t>
                      </w:r>
                      <w:fldSimple w:instr=" STYLEREF 1 \s ">
                        <w:r>
                          <w:rPr>
                            <w:noProof/>
                          </w:rPr>
                          <w:t>2</w:t>
                        </w:r>
                      </w:fldSimple>
                      <w:r w:rsidR="00E849CE">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C736A7">
                            <w:rPr>
                              <w:noProof/>
                            </w:rPr>
                            <w:t>[8]</w:t>
                          </w:r>
                          <w:r>
                            <w:fldChar w:fldCharType="end"/>
                          </w:r>
                        </w:sdtContent>
                      </w:sdt>
                      <w:bookmarkEnd w:id="30"/>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proofErr w:type="gramStart"/>
      <w:r w:rsidR="003601DE" w:rsidRPr="00E40BB7">
        <w:rPr>
          <w:i/>
        </w:rPr>
        <w:t>quit(</w:t>
      </w:r>
      <w:proofErr w:type="gramEnd"/>
      <w:r w:rsidR="003601DE" w:rsidRPr="00E40BB7">
        <w:rPr>
          <w:i/>
        </w:rPr>
        <w: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E849CE">
        <w:rPr>
          <w:highlight w:val="yellow"/>
        </w:rPr>
        <w:t>oals op Figuur 2.</w:t>
      </w:r>
      <w:r w:rsidR="00657D17" w:rsidRPr="00657D17">
        <w:rPr>
          <w:highlight w:val="yellow"/>
        </w:rPr>
        <w:t>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C736A7">
            <w:rPr>
              <w:noProof/>
            </w:rPr>
            <w:t xml:space="preserve"> </w:t>
          </w:r>
          <w:r w:rsidR="00C736A7" w:rsidRPr="00C736A7">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proofErr w:type="gramStart"/>
      <w:r w:rsidRPr="00657D17">
        <w:rPr>
          <w:i/>
        </w:rPr>
        <w:t>quit(</w:t>
      </w:r>
      <w:proofErr w:type="gramEnd"/>
      <w:r w:rsidRPr="00657D17">
        <w:rPr>
          <w:i/>
        </w:rPr>
        <w: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F1388E" w:rsidRPr="00D964B8" w:rsidRDefault="00F1388E" w:rsidP="00657D17">
                            <w:pPr>
                              <w:jc w:val="left"/>
                              <w:rPr>
                                <w:rFonts w:cs="Arial"/>
                                <w:sz w:val="20"/>
                                <w:highlight w:val="yellow"/>
                                <w:lang w:val="en-US"/>
                              </w:rPr>
                            </w:pPr>
                            <w:r w:rsidRPr="00D964B8">
                              <w:rPr>
                                <w:rFonts w:cs="Arial"/>
                                <w:sz w:val="20"/>
                                <w:highlight w:val="yellow"/>
                                <w:lang w:val="en-US"/>
                              </w:rPr>
                              <w:t>Int main (int argc, char *</w:t>
                            </w:r>
                            <w:proofErr w:type="gramStart"/>
                            <w:r w:rsidRPr="00D964B8">
                              <w:rPr>
                                <w:rFonts w:cs="Arial"/>
                                <w:sz w:val="20"/>
                                <w:highlight w:val="yellow"/>
                                <w:lang w:val="en-US"/>
                              </w:rPr>
                              <w:t>argv[</w:t>
                            </w:r>
                            <w:proofErr w:type="gramEnd"/>
                            <w:r w:rsidRPr="00D964B8">
                              <w:rPr>
                                <w:rFonts w:cs="Arial"/>
                                <w:sz w:val="20"/>
                                <w:highlight w:val="yellow"/>
                                <w:lang w:val="en-US"/>
                              </w:rPr>
                              <w:t>])</w:t>
                            </w:r>
                          </w:p>
                          <w:p w14:paraId="0B3C9AB1" w14:textId="77777777" w:rsidR="00F1388E" w:rsidRPr="00D964B8" w:rsidRDefault="00F1388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 xml:space="preserve">QApplication </w:t>
                            </w:r>
                            <w:proofErr w:type="gramStart"/>
                            <w:r w:rsidRPr="00D964B8">
                              <w:rPr>
                                <w:rFonts w:cs="Arial"/>
                                <w:sz w:val="20"/>
                                <w:highlight w:val="yellow"/>
                                <w:lang w:val="en-US"/>
                              </w:rPr>
                              <w:t>app(</w:t>
                            </w:r>
                            <w:proofErr w:type="gramEnd"/>
                            <w:r w:rsidRPr="00D964B8">
                              <w:rPr>
                                <w:rFonts w:cs="Arial"/>
                                <w:sz w:val="20"/>
                                <w:highlight w:val="yellow"/>
                                <w:lang w:val="en-US"/>
                              </w:rPr>
                              <w:t>argc, argv);</w:t>
                            </w:r>
                            <w:r w:rsidRPr="00657D17">
                              <w:rPr>
                                <w:rFonts w:cs="Arial"/>
                                <w:sz w:val="18"/>
                                <w:highlight w:val="yellow"/>
                                <w:lang w:val="en-US"/>
                              </w:rPr>
                              <w:t xml:space="preserve"> </w:t>
                            </w:r>
                          </w:p>
                          <w:p w14:paraId="2F072C74"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gramStart"/>
                            <w:r w:rsidRPr="00D964B8">
                              <w:rPr>
                                <w:rFonts w:cs="Arial"/>
                                <w:sz w:val="20"/>
                                <w:highlight w:val="yellow"/>
                                <w:lang w:val="en-US"/>
                              </w:rPr>
                              <w:t>QObject::</w:t>
                            </w:r>
                            <w:proofErr w:type="gramEnd"/>
                            <w:r w:rsidRPr="00D964B8">
                              <w:rPr>
                                <w:rFonts w:cs="Arial"/>
                                <w:sz w:val="20"/>
                                <w:highlight w:val="yellow"/>
                                <w:lang w:val="en-US"/>
                              </w:rPr>
                              <w:t>connect (button, SIGNAL(clicked()), &amp;app, SLOT(quit());</w:t>
                            </w:r>
                          </w:p>
                          <w:p w14:paraId="7ABA9022"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w:t>
                            </w:r>
                            <w:proofErr w:type="gramStart"/>
                            <w:r w:rsidRPr="00D964B8">
                              <w:rPr>
                                <w:rFonts w:cs="Arial"/>
                                <w:sz w:val="20"/>
                                <w:highlight w:val="yellow"/>
                                <w:lang w:val="en-US"/>
                              </w:rPr>
                              <w:t>show(</w:t>
                            </w:r>
                            <w:proofErr w:type="gramEnd"/>
                            <w:r w:rsidRPr="00D964B8">
                              <w:rPr>
                                <w:rFonts w:cs="Arial"/>
                                <w:sz w:val="20"/>
                                <w:highlight w:val="yellow"/>
                                <w:lang w:val="en-US"/>
                              </w:rPr>
                              <w:t>);</w:t>
                            </w:r>
                          </w:p>
                          <w:p w14:paraId="6238604F"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gramStart"/>
                            <w:r w:rsidRPr="00D964B8">
                              <w:rPr>
                                <w:rFonts w:cs="Arial"/>
                                <w:sz w:val="20"/>
                                <w:highlight w:val="yellow"/>
                                <w:lang w:val="en-US"/>
                              </w:rPr>
                              <w:t>app.exec</w:t>
                            </w:r>
                            <w:proofErr w:type="gramEnd"/>
                            <w:r w:rsidRPr="00D964B8">
                              <w:rPr>
                                <w:rFonts w:cs="Arial"/>
                                <w:sz w:val="20"/>
                                <w:highlight w:val="yellow"/>
                                <w:lang w:val="en-US"/>
                              </w:rPr>
                              <w:t>();</w:t>
                            </w:r>
                          </w:p>
                          <w:p w14:paraId="27D3AF8F" w14:textId="77777777" w:rsidR="00F1388E" w:rsidRPr="00D964B8" w:rsidRDefault="00F1388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F1388E" w:rsidRPr="00D964B8" w:rsidRDefault="00F1388E" w:rsidP="00657D17">
                      <w:pPr>
                        <w:jc w:val="left"/>
                        <w:rPr>
                          <w:rFonts w:cs="Arial"/>
                          <w:sz w:val="20"/>
                          <w:highlight w:val="yellow"/>
                          <w:lang w:val="en-US"/>
                        </w:rPr>
                      </w:pPr>
                      <w:r w:rsidRPr="00D964B8">
                        <w:rPr>
                          <w:rFonts w:cs="Arial"/>
                          <w:sz w:val="20"/>
                          <w:highlight w:val="yellow"/>
                          <w:lang w:val="en-US"/>
                        </w:rPr>
                        <w:t>Int main (int argc, char *</w:t>
                      </w:r>
                      <w:proofErr w:type="gramStart"/>
                      <w:r w:rsidRPr="00D964B8">
                        <w:rPr>
                          <w:rFonts w:cs="Arial"/>
                          <w:sz w:val="20"/>
                          <w:highlight w:val="yellow"/>
                          <w:lang w:val="en-US"/>
                        </w:rPr>
                        <w:t>argv[</w:t>
                      </w:r>
                      <w:proofErr w:type="gramEnd"/>
                      <w:r w:rsidRPr="00D964B8">
                        <w:rPr>
                          <w:rFonts w:cs="Arial"/>
                          <w:sz w:val="20"/>
                          <w:highlight w:val="yellow"/>
                          <w:lang w:val="en-US"/>
                        </w:rPr>
                        <w:t>])</w:t>
                      </w:r>
                    </w:p>
                    <w:p w14:paraId="0B3C9AB1" w14:textId="77777777" w:rsidR="00F1388E" w:rsidRPr="00D964B8" w:rsidRDefault="00F1388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 xml:space="preserve">QApplication </w:t>
                      </w:r>
                      <w:proofErr w:type="gramStart"/>
                      <w:r w:rsidRPr="00D964B8">
                        <w:rPr>
                          <w:rFonts w:cs="Arial"/>
                          <w:sz w:val="20"/>
                          <w:highlight w:val="yellow"/>
                          <w:lang w:val="en-US"/>
                        </w:rPr>
                        <w:t>app(</w:t>
                      </w:r>
                      <w:proofErr w:type="gramEnd"/>
                      <w:r w:rsidRPr="00D964B8">
                        <w:rPr>
                          <w:rFonts w:cs="Arial"/>
                          <w:sz w:val="20"/>
                          <w:highlight w:val="yellow"/>
                          <w:lang w:val="en-US"/>
                        </w:rPr>
                        <w:t>argc, argv);</w:t>
                      </w:r>
                      <w:r w:rsidRPr="00657D17">
                        <w:rPr>
                          <w:rFonts w:cs="Arial"/>
                          <w:sz w:val="18"/>
                          <w:highlight w:val="yellow"/>
                          <w:lang w:val="en-US"/>
                        </w:rPr>
                        <w:t xml:space="preserve"> </w:t>
                      </w:r>
                    </w:p>
                    <w:p w14:paraId="2F072C74"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gramStart"/>
                      <w:r w:rsidRPr="00D964B8">
                        <w:rPr>
                          <w:rFonts w:cs="Arial"/>
                          <w:sz w:val="20"/>
                          <w:highlight w:val="yellow"/>
                          <w:lang w:val="en-US"/>
                        </w:rPr>
                        <w:t>QObject::</w:t>
                      </w:r>
                      <w:proofErr w:type="gramEnd"/>
                      <w:r w:rsidRPr="00D964B8">
                        <w:rPr>
                          <w:rFonts w:cs="Arial"/>
                          <w:sz w:val="20"/>
                          <w:highlight w:val="yellow"/>
                          <w:lang w:val="en-US"/>
                        </w:rPr>
                        <w:t>connect (button, SIGNAL(clicked()), &amp;app, SLOT(quit());</w:t>
                      </w:r>
                    </w:p>
                    <w:p w14:paraId="7ABA9022"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w:t>
                      </w:r>
                      <w:proofErr w:type="gramStart"/>
                      <w:r w:rsidRPr="00D964B8">
                        <w:rPr>
                          <w:rFonts w:cs="Arial"/>
                          <w:sz w:val="20"/>
                          <w:highlight w:val="yellow"/>
                          <w:lang w:val="en-US"/>
                        </w:rPr>
                        <w:t>show(</w:t>
                      </w:r>
                      <w:proofErr w:type="gramEnd"/>
                      <w:r w:rsidRPr="00D964B8">
                        <w:rPr>
                          <w:rFonts w:cs="Arial"/>
                          <w:sz w:val="20"/>
                          <w:highlight w:val="yellow"/>
                          <w:lang w:val="en-US"/>
                        </w:rPr>
                        <w:t>);</w:t>
                      </w:r>
                    </w:p>
                    <w:p w14:paraId="6238604F" w14:textId="77777777" w:rsidR="00F1388E" w:rsidRPr="00D964B8" w:rsidRDefault="00F1388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gramStart"/>
                      <w:r w:rsidRPr="00D964B8">
                        <w:rPr>
                          <w:rFonts w:cs="Arial"/>
                          <w:sz w:val="20"/>
                          <w:highlight w:val="yellow"/>
                          <w:lang w:val="en-US"/>
                        </w:rPr>
                        <w:t>app.exec</w:t>
                      </w:r>
                      <w:proofErr w:type="gramEnd"/>
                      <w:r w:rsidRPr="00D964B8">
                        <w:rPr>
                          <w:rFonts w:cs="Arial"/>
                          <w:sz w:val="20"/>
                          <w:highlight w:val="yellow"/>
                          <w:lang w:val="en-US"/>
                        </w:rPr>
                        <w:t>();</w:t>
                      </w:r>
                    </w:p>
                    <w:p w14:paraId="27D3AF8F" w14:textId="77777777" w:rsidR="00F1388E" w:rsidRPr="00D964B8" w:rsidRDefault="00F1388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w:t>
      </w:r>
      <w:proofErr w:type="gramStart"/>
      <w:r w:rsidRPr="00657D17">
        <w:rPr>
          <w:i/>
          <w:highlight w:val="yellow"/>
        </w:rPr>
        <w:t>clicked(</w:t>
      </w:r>
      <w:proofErr w:type="gramEnd"/>
      <w:r w:rsidRPr="00657D17">
        <w:rPr>
          <w:i/>
          <w:highlight w:val="yellow"/>
        </w:rPr>
        <w:t>)’</w:t>
      </w:r>
      <w:r w:rsidRPr="00657D17">
        <w:rPr>
          <w:highlight w:val="yellow"/>
        </w:rPr>
        <w:t xml:space="preserve">. Hierdoor zal functie </w:t>
      </w:r>
      <w:proofErr w:type="gramStart"/>
      <w:r w:rsidRPr="00657D17">
        <w:rPr>
          <w:i/>
          <w:highlight w:val="yellow"/>
        </w:rPr>
        <w:t>quit(</w:t>
      </w:r>
      <w:proofErr w:type="gramEnd"/>
      <w:r w:rsidRPr="00657D17">
        <w:rPr>
          <w:i/>
          <w:highlight w:val="yellow"/>
        </w:rPr>
        <w: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31" w:name="_Toc514532469"/>
      <w:r>
        <w:lastRenderedPageBreak/>
        <w:t xml:space="preserve">Qt </w:t>
      </w:r>
      <w:r w:rsidR="00573705">
        <w:t>C</w:t>
      </w:r>
      <w:r>
        <w:t>reator</w:t>
      </w:r>
      <w:bookmarkEnd w:id="31"/>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32" w:name="_Toc514532470"/>
      <w:r>
        <w:t>Portfolio</w:t>
      </w:r>
      <w:bookmarkEnd w:id="32"/>
    </w:p>
    <w:p w14:paraId="35CEE5DB" w14:textId="14D32005"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C736A7">
            <w:rPr>
              <w:noProof/>
            </w:rPr>
            <w:t xml:space="preserve"> </w:t>
          </w:r>
          <w:r w:rsidR="00C736A7" w:rsidRPr="00C736A7">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33" w:name="_Toc499557198"/>
      <w:bookmarkStart w:id="34" w:name="_Toc514532471"/>
      <w:r>
        <w:lastRenderedPageBreak/>
        <w:t>React Native</w:t>
      </w:r>
      <w:bookmarkEnd w:id="33"/>
      <w:bookmarkEnd w:id="34"/>
    </w:p>
    <w:p w14:paraId="1E8DA4C3" w14:textId="77777777" w:rsidR="003601DE" w:rsidRDefault="003601DE" w:rsidP="003601DE">
      <w:pPr>
        <w:pStyle w:val="Kop3"/>
        <w:spacing w:before="40"/>
      </w:pPr>
      <w:bookmarkStart w:id="35" w:name="_Toc514532472"/>
      <w:r>
        <w:t>Oorsprong</w:t>
      </w:r>
      <w:bookmarkEnd w:id="35"/>
    </w:p>
    <w:p w14:paraId="3AF6A089" w14:textId="298253FA"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C736A7" w:rsidRPr="00C736A7">
            <w:rPr>
              <w:noProof/>
            </w:rPr>
            <w:t>[10]</w:t>
          </w:r>
          <w:r w:rsidR="00991191">
            <w:fldChar w:fldCharType="end"/>
          </w:r>
        </w:sdtContent>
      </w:sdt>
    </w:p>
    <w:p w14:paraId="22797D7D" w14:textId="489635ED"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C736A7">
            <w:rPr>
              <w:noProof/>
            </w:rPr>
            <w:t xml:space="preserve"> </w:t>
          </w:r>
          <w:r w:rsidR="00C736A7" w:rsidRPr="00C736A7">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4709D1">
        <w:t>React Native</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C736A7">
            <w:rPr>
              <w:noProof/>
            </w:rPr>
            <w:t xml:space="preserve"> </w:t>
          </w:r>
          <w:r w:rsidR="00C736A7" w:rsidRPr="00C736A7">
            <w:rPr>
              <w:noProof/>
            </w:rPr>
            <w:t>[10]</w:t>
          </w:r>
          <w:r w:rsidR="00991191">
            <w:fldChar w:fldCharType="end"/>
          </w:r>
        </w:sdtContent>
      </w:sdt>
    </w:p>
    <w:p w14:paraId="29CFF675" w14:textId="77777777" w:rsidR="003601DE" w:rsidRPr="008F2439" w:rsidRDefault="003601DE" w:rsidP="003601DE">
      <w:pPr>
        <w:pStyle w:val="Kop3"/>
        <w:spacing w:before="40"/>
      </w:pPr>
      <w:bookmarkStart w:id="36" w:name="_Toc514532473"/>
      <w:r>
        <w:t>Basis</w:t>
      </w:r>
      <w:bookmarkEnd w:id="36"/>
    </w:p>
    <w:p w14:paraId="2A2EBC60" w14:textId="65C9F843"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C736A7">
            <w:rPr>
              <w:noProof/>
            </w:rPr>
            <w:t xml:space="preserve"> </w:t>
          </w:r>
          <w:r w:rsidR="00C736A7" w:rsidRPr="00C736A7">
            <w:rPr>
              <w:noProof/>
            </w:rPr>
            <w:t>[12]</w:t>
          </w:r>
          <w:r w:rsidR="00991191">
            <w:fldChar w:fldCharType="end"/>
          </w:r>
        </w:sdtContent>
      </w:sdt>
    </w:p>
    <w:p w14:paraId="5DFD687E" w14:textId="69BFB401" w:rsidR="003601DE" w:rsidRDefault="003601DE" w:rsidP="003601DE">
      <w:pPr>
        <w:pStyle w:val="Kop3"/>
        <w:spacing w:before="40"/>
      </w:pPr>
      <w:bookmarkStart w:id="37" w:name="_Toc514532474"/>
      <w:r>
        <w:t>Features</w:t>
      </w:r>
      <w:bookmarkEnd w:id="37"/>
    </w:p>
    <w:p w14:paraId="5D9E9DC3" w14:textId="3BFCD850" w:rsidR="003601DE" w:rsidRDefault="003601DE" w:rsidP="003601DE">
      <w:pPr>
        <w:pStyle w:val="Kop4"/>
        <w:spacing w:before="40" w:after="0"/>
      </w:pPr>
      <w:r>
        <w:t xml:space="preserve">Virtual </w:t>
      </w:r>
      <w:proofErr w:type="gramStart"/>
      <w:r>
        <w:t>DOM</w:t>
      </w:r>
      <w:proofErr w:type="gramEnd"/>
    </w:p>
    <w:p w14:paraId="29172293" w14:textId="603408B2" w:rsidR="003601DE" w:rsidRDefault="00E849CE" w:rsidP="003601DE">
      <w:pPr>
        <w:keepNext/>
      </w:pPr>
      <w:r>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94AE797" w:rsidR="00F1388E" w:rsidRPr="00E77034" w:rsidRDefault="00F1388E" w:rsidP="00C75CE0">
                            <w:pPr>
                              <w:pStyle w:val="Bijschrift"/>
                              <w:jc w:val="center"/>
                              <w:rPr>
                                <w:bCs/>
                                <w:noProof/>
                              </w:rPr>
                            </w:pPr>
                            <w:bookmarkStart w:id="38" w:name="_Toc514601695"/>
                            <w:r>
                              <w:t xml:space="preserve">Figuur </w:t>
                            </w:r>
                            <w:fldSimple w:instr=" STYLEREF 1 \s ">
                              <w:r>
                                <w:rPr>
                                  <w:noProof/>
                                </w:rPr>
                                <w:t>2</w:t>
                              </w:r>
                            </w:fldSimple>
                            <w:r w:rsidR="00E849CE">
                              <w:t>.</w:t>
                            </w:r>
                            <w:fldSimple w:instr=" SEQ Figuur \* ARABIC \s 1 ">
                              <w:r>
                                <w:rPr>
                                  <w:noProof/>
                                </w:rPr>
                                <w:t>3</w:t>
                              </w:r>
                            </w:fldSimple>
                            <w:r>
                              <w:t xml:space="preserve">: Voorbeeld </w:t>
                            </w:r>
                            <w:proofErr w:type="gramStart"/>
                            <w:r>
                              <w:t>DOM</w:t>
                            </w:r>
                            <w:bookmarkEnd w:id="3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4"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GhYRPQzAgAAaQQAAA4AAAAAAAAAAAAA&#10;AAAALgIAAGRycy9lMm9Eb2MueG1sUEsBAi0AFAAGAAgAAAAhAMyxV+fhAAAACwEAAA8AAAAAAAAA&#10;AAAAAAAAjQQAAGRycy9kb3ducmV2LnhtbFBLBQYAAAAABAAEAPMAAACbBQAAAAA=&#10;" stroked="f">
                <v:textbox inset="0,0,0,0">
                  <w:txbxContent>
                    <w:p w14:paraId="7A62C494" w14:textId="694AE797" w:rsidR="00F1388E" w:rsidRPr="00E77034" w:rsidRDefault="00F1388E" w:rsidP="00C75CE0">
                      <w:pPr>
                        <w:pStyle w:val="Bijschrift"/>
                        <w:jc w:val="center"/>
                        <w:rPr>
                          <w:bCs/>
                          <w:noProof/>
                        </w:rPr>
                      </w:pPr>
                      <w:bookmarkStart w:id="39" w:name="_Toc514601695"/>
                      <w:r>
                        <w:t xml:space="preserve">Figuur </w:t>
                      </w:r>
                      <w:fldSimple w:instr=" STYLEREF 1 \s ">
                        <w:r>
                          <w:rPr>
                            <w:noProof/>
                          </w:rPr>
                          <w:t>2</w:t>
                        </w:r>
                      </w:fldSimple>
                      <w:r w:rsidR="00E849CE">
                        <w:t>.</w:t>
                      </w:r>
                      <w:fldSimple w:instr=" SEQ Figuur \* ARABIC \s 1 ">
                        <w:r>
                          <w:rPr>
                            <w:noProof/>
                          </w:rPr>
                          <w:t>3</w:t>
                        </w:r>
                      </w:fldSimple>
                      <w:r>
                        <w:t xml:space="preserve">: Voorbeeld </w:t>
                      </w:r>
                      <w:proofErr w:type="gramStart"/>
                      <w:r>
                        <w:t>DOM</w:t>
                      </w:r>
                      <w:bookmarkEnd w:id="39"/>
                      <w:proofErr w:type="gramEnd"/>
                    </w:p>
                  </w:txbxContent>
                </v:textbox>
                <w10:wrap type="topAndBottom"/>
              </v:shape>
            </w:pict>
          </mc:Fallback>
        </mc:AlternateContent>
      </w:r>
      <w:r>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w:t>
      </w:r>
      <w:proofErr w:type="gramStart"/>
      <w:r w:rsidR="003601DE">
        <w:t>één</w:t>
      </w:r>
      <w:proofErr w:type="gramEnd"/>
      <w:r w:rsidR="003601DE">
        <w:t xml:space="preserve">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w:t>
      </w:r>
      <w:r w:rsidR="003601DE">
        <w:lastRenderedPageBreak/>
        <w:t>elke node een object voorstelt als deel van het document.</w:t>
      </w:r>
      <w:r w:rsidRPr="00E849CE">
        <w:t xml:space="preserve"> </w:t>
      </w:r>
      <w:sdt>
        <w:sdtPr>
          <w:id w:val="-58249383"/>
          <w:citation/>
        </w:sdtPr>
        <w:sdtContent>
          <w:r>
            <w:fldChar w:fldCharType="begin"/>
          </w:r>
          <w:r>
            <w:instrText xml:space="preserve"> CITATION Doc18 \l 2067 </w:instrText>
          </w:r>
          <w:r>
            <w:fldChar w:fldCharType="separate"/>
          </w:r>
          <w:r w:rsidRPr="00C736A7">
            <w:rPr>
              <w:noProof/>
            </w:rPr>
            <w:t>[13]</w:t>
          </w:r>
          <w:r>
            <w:fldChar w:fldCharType="end"/>
          </w:r>
        </w:sdtContent>
      </w:sdt>
      <w:r>
        <w:t xml:space="preserve"> De structuur van een </w:t>
      </w:r>
      <w:proofErr w:type="gramStart"/>
      <w:r>
        <w:t>DOM</w:t>
      </w:r>
      <w:proofErr w:type="gramEnd"/>
      <w:r>
        <w:t xml:space="preserve"> valt te zien op Figuur 2.3.</w:t>
      </w:r>
      <w:r w:rsidR="003601DE">
        <w:t xml:space="preserve"> </w:t>
      </w:r>
    </w:p>
    <w:p w14:paraId="779627FB" w14:textId="5277FECD" w:rsidR="003601DE" w:rsidRDefault="003601DE" w:rsidP="00E849CE">
      <w:pPr>
        <w:keepNext/>
        <w:keepLines/>
      </w:pPr>
      <w:r>
        <w:t xml:space="preserve">React onderhoudt een virtuele representatie van deze DOM, Virtual </w:t>
      </w:r>
      <w:proofErr w:type="gramStart"/>
      <w:r>
        <w:t>DOM</w:t>
      </w:r>
      <w:proofErr w:type="gramEnd"/>
      <w:r>
        <w:t xml:space="preserve"> dus. Samen met een ‘diffing’ algoritme, </w:t>
      </w:r>
      <w:r w:rsidR="00215D30">
        <w:t>die twee trees</w:t>
      </w:r>
      <w:r>
        <w:t xml:space="preserve"> vergelijkt, kan </w:t>
      </w:r>
      <w:r w:rsidR="004709D1">
        <w:t>React Native</w:t>
      </w:r>
      <w:r>
        <w:t xml:space="preserve"> het verschil t.o.v. de oorspronkelijke</w:t>
      </w:r>
      <w:r w:rsidR="005F268F">
        <w:t xml:space="preserve"> </w:t>
      </w:r>
      <w:proofErr w:type="gramStart"/>
      <w:r>
        <w:t>DOM</w:t>
      </w:r>
      <w:proofErr w:type="gramEnd"/>
      <w:r>
        <w:t xml:space="preserve"> bepalen en enkel het deel updaten</w:t>
      </w:r>
      <w:r w:rsidR="00976AE1">
        <w:t xml:space="preserve"> </w:t>
      </w:r>
      <w:r>
        <w:t>dat</w:t>
      </w:r>
      <w:r w:rsidR="00976AE1">
        <w:t xml:space="preserve"> </w:t>
      </w:r>
      <w:r w:rsidR="00215D30">
        <w:t xml:space="preserve">tussentijds </w:t>
      </w:r>
      <w:r>
        <w:t>veranderd is. Deze</w:t>
      </w:r>
      <w:r w:rsidR="00976AE1">
        <w:t xml:space="preserve"> </w:t>
      </w:r>
      <w:r>
        <w:t>eigenschap is noodzakelijk voor real time applicaties die enige complexiteit bevatten.</w:t>
      </w:r>
      <w:r w:rsidR="00DD1452">
        <w:t xml:space="preserve"> </w:t>
      </w:r>
      <w:r>
        <w:t xml:space="preserve"> </w:t>
      </w:r>
    </w:p>
    <w:p w14:paraId="46567187" w14:textId="2E60067A" w:rsidR="00A15926" w:rsidRDefault="00F1388E" w:rsidP="00E849CE">
      <w:pPr>
        <w:keepNext/>
        <w:keepLines/>
        <w:rPr>
          <w:noProof/>
        </w:rPr>
      </w:pPr>
      <w:r>
        <w:rPr>
          <w:noProof/>
        </w:rPr>
        <mc:AlternateContent>
          <mc:Choice Requires="wps">
            <w:drawing>
              <wp:anchor distT="0" distB="0" distL="114300" distR="114300" simplePos="0" relativeHeight="251658253" behindDoc="0" locked="0" layoutInCell="1" allowOverlap="1" wp14:anchorId="75912C2C" wp14:editId="1D5C838B">
                <wp:simplePos x="0" y="0"/>
                <wp:positionH relativeFrom="margin">
                  <wp:posOffset>1256030</wp:posOffset>
                </wp:positionH>
                <wp:positionV relativeFrom="paragraph">
                  <wp:posOffset>3621405</wp:posOffset>
                </wp:positionV>
                <wp:extent cx="3129280" cy="185420"/>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280" cy="185420"/>
                        </a:xfrm>
                        <a:prstGeom prst="rect">
                          <a:avLst/>
                        </a:prstGeom>
                        <a:solidFill>
                          <a:prstClr val="white"/>
                        </a:solidFill>
                        <a:ln>
                          <a:noFill/>
                        </a:ln>
                      </wps:spPr>
                      <wps:txbx>
                        <w:txbxContent>
                          <w:p w14:paraId="63C3BF9C" w14:textId="22FFF77A" w:rsidR="00F1388E" w:rsidRPr="00991191" w:rsidRDefault="00F1388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00E849CE">
                              <w:rPr>
                                <w:highlight w:val="yellow"/>
                              </w:rPr>
                              <w:t>.</w:t>
                            </w:r>
                            <w:r w:rsidRPr="004B1B33">
                              <w:rPr>
                                <w:highlight w:val="yellow"/>
                              </w:rPr>
                              <w:t xml:space="preserve">4: Voorbeeld Virtual </w:t>
                            </w:r>
                            <w:proofErr w:type="gramStart"/>
                            <w:r w:rsidRPr="004B1B33">
                              <w:rPr>
                                <w:highlight w:val="yellow"/>
                              </w:rPr>
                              <w:t>DOM</w:t>
                            </w:r>
                            <w:proofErr w:type="gramEnd"/>
                            <w:r w:rsidRPr="004B1B33">
                              <w:rPr>
                                <w:highlight w:val="yellow"/>
                              </w:rPr>
                              <w:t xml:space="preserve"> </w:t>
                            </w:r>
                            <w:sdt>
                              <w:sdtPr>
                                <w:rPr>
                                  <w:highlight w:val="yellow"/>
                                </w:rPr>
                                <w:id w:val="1460615972"/>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C736A7">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8.9pt;margin-top:285.15pt;width:246.4pt;height:14.6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" stroked="f">
                <v:textbox inset="0,0,0,0">
                  <w:txbxContent>
                    <w:p w14:paraId="63C3BF9C" w14:textId="22FFF77A" w:rsidR="00F1388E" w:rsidRPr="00991191" w:rsidRDefault="00F1388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sidR="00E849CE">
                        <w:rPr>
                          <w:highlight w:val="yellow"/>
                        </w:rPr>
                        <w:t>.</w:t>
                      </w:r>
                      <w:r w:rsidRPr="004B1B33">
                        <w:rPr>
                          <w:highlight w:val="yellow"/>
                        </w:rPr>
                        <w:t xml:space="preserve">4: Voorbeeld Virtual </w:t>
                      </w:r>
                      <w:proofErr w:type="gramStart"/>
                      <w:r w:rsidRPr="004B1B33">
                        <w:rPr>
                          <w:highlight w:val="yellow"/>
                        </w:rPr>
                        <w:t>DOM</w:t>
                      </w:r>
                      <w:proofErr w:type="gramEnd"/>
                      <w:r w:rsidRPr="004B1B33">
                        <w:rPr>
                          <w:highlight w:val="yellow"/>
                        </w:rPr>
                        <w:t xml:space="preserve"> </w:t>
                      </w:r>
                      <w:sdt>
                        <w:sdtPr>
                          <w:rPr>
                            <w:highlight w:val="yellow"/>
                          </w:rPr>
                          <w:id w:val="1460615972"/>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C736A7">
                            <w:rPr>
                              <w:noProof/>
                              <w:highlight w:val="yellow"/>
                            </w:rPr>
                            <w:t>[12]</w:t>
                          </w:r>
                          <w:r w:rsidRPr="004B1B33">
                            <w:rPr>
                              <w:highlight w:val="yellow"/>
                            </w:rPr>
                            <w:fldChar w:fldCharType="end"/>
                          </w:r>
                        </w:sdtContent>
                      </w:sdt>
                    </w:p>
                  </w:txbxContent>
                </v:textbox>
                <w10:wrap type="topAndBottom" anchorx="margin"/>
              </v:shape>
            </w:pict>
          </mc:Fallback>
        </mc:AlternateContent>
      </w:r>
      <w:r>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guur 2</w:t>
      </w:r>
      <w:r w:rsidR="00E849CE">
        <w:rPr>
          <w:highlight w:val="yellow"/>
        </w:rPr>
        <w:t>.</w:t>
      </w:r>
      <w:r w:rsidR="00934192" w:rsidRPr="004B1B33">
        <w:rPr>
          <w:highlight w:val="yellow"/>
        </w:rPr>
        <w:t xml:space="preserve">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 xml:space="preserve">sverandering van het </w:t>
      </w:r>
      <w:proofErr w:type="gramStart"/>
      <w:r w:rsidR="00DA3DB3" w:rsidRPr="004B1B33">
        <w:rPr>
          <w:highlight w:val="yellow"/>
        </w:rPr>
        <w:t>DOM</w:t>
      </w:r>
      <w:proofErr w:type="gramEnd"/>
      <w:r w:rsidR="00DA3DB3" w:rsidRPr="004B1B33">
        <w:rPr>
          <w:highlight w:val="yellow"/>
        </w:rPr>
        <w:t xml:space="preserve"> gebeurt</w:t>
      </w:r>
      <w:r w:rsidR="00C65C03" w:rsidRPr="004B1B33">
        <w:rPr>
          <w:highlight w:val="yellow"/>
        </w:rPr>
        <w:t xml:space="preserve">. Tijdens stap twee wordt het verschil gecalculeerd, en de finale stap is het opnieuw renderen van de UI. </w:t>
      </w:r>
      <w:r w:rsidR="00550A89" w:rsidRPr="004B1B33">
        <w:rPr>
          <w:highlight w:val="yellow"/>
        </w:rPr>
        <w:t xml:space="preserve">Bij deze laatste stap wordt dan ook het browser </w:t>
      </w:r>
      <w:proofErr w:type="gramStart"/>
      <w:r w:rsidR="00550A89" w:rsidRPr="004B1B33">
        <w:rPr>
          <w:highlight w:val="yellow"/>
        </w:rPr>
        <w:t>DOM</w:t>
      </w:r>
      <w:proofErr w:type="gramEnd"/>
      <w:r w:rsidR="00550A89" w:rsidRPr="004B1B33">
        <w:rPr>
          <w:highlight w:val="yellow"/>
        </w:rPr>
        <w:t xml:space="preserve"> aangepast, waarbij deze dan niet zijn geheel opnieuw moet renderen.</w:t>
      </w:r>
    </w:p>
    <w:p w14:paraId="2F30F993" w14:textId="77777777" w:rsidR="00F1388E" w:rsidRDefault="00F1388E" w:rsidP="003601DE">
      <w:pPr>
        <w:keepNext/>
      </w:pPr>
    </w:p>
    <w:p w14:paraId="2658A05F" w14:textId="32E137C6" w:rsidR="002B6381" w:rsidRDefault="006A74DE" w:rsidP="00E849CE">
      <w:pPr>
        <w:keepNext/>
        <w:keepLines/>
      </w:pPr>
      <w:r>
        <w:t xml:space="preserve">De Virtual </w:t>
      </w:r>
      <w:proofErr w:type="gramStart"/>
      <w:r>
        <w:t>DOM</w:t>
      </w:r>
      <w:proofErr w:type="gramEnd"/>
      <w:r>
        <w:t xml:space="preserve">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w:t>
      </w:r>
      <w:proofErr w:type="gramStart"/>
      <w:r w:rsidRPr="00CE4433">
        <w:rPr>
          <w:highlight w:val="yellow"/>
        </w:rPr>
        <w:t>DOM</w:t>
      </w:r>
      <w:proofErr w:type="gramEnd"/>
      <w:r w:rsidRPr="00CE4433">
        <w:rPr>
          <w:highlight w:val="yellow"/>
        </w:rPr>
        <w:t xml:space="preserve"> te renderen, zal </w:t>
      </w:r>
      <w:r w:rsidR="004709D1">
        <w:rPr>
          <w:highlight w:val="yellow"/>
        </w:rPr>
        <w:t>React Native</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w:t>
      </w:r>
      <w:r w:rsidR="004709D1">
        <w:t>React Native</w:t>
      </w:r>
      <w:r>
        <w:t xml:space="preserve"> zich van andere cross-platform development opties, die </w:t>
      </w:r>
      <w:r w:rsidR="00AA1B12">
        <w:t>meestal</w:t>
      </w:r>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C736A7" w:rsidRPr="00C736A7">
            <w:rPr>
              <w:noProof/>
            </w:rPr>
            <w:t>[12]</w:t>
          </w:r>
          <w:r w:rsidR="00273D03">
            <w:fldChar w:fldCharType="end"/>
          </w:r>
        </w:sdtContent>
      </w:sdt>
    </w:p>
    <w:p w14:paraId="05256BCB" w14:textId="1E208E25" w:rsidR="00E849CE" w:rsidRDefault="00E849CE" w:rsidP="003601DE">
      <w:pPr>
        <w:keepNext/>
      </w:pPr>
    </w:p>
    <w:p w14:paraId="61F9E8C5" w14:textId="23667D68" w:rsidR="00E849CE" w:rsidRDefault="00E849CE" w:rsidP="003601DE">
      <w:pPr>
        <w:keepNext/>
      </w:pPr>
    </w:p>
    <w:p w14:paraId="2DE5D2DA" w14:textId="73F001B4" w:rsidR="00E849CE" w:rsidRDefault="00E849CE" w:rsidP="003601DE">
      <w:pPr>
        <w:keepNext/>
      </w:pPr>
    </w:p>
    <w:p w14:paraId="597E4BA7" w14:textId="1EB189AD" w:rsidR="00E849CE" w:rsidRDefault="00E849CE" w:rsidP="003601DE">
      <w:pPr>
        <w:keepNext/>
      </w:pPr>
    </w:p>
    <w:p w14:paraId="1BFB736A" w14:textId="4B5103F1" w:rsidR="00E849CE" w:rsidRDefault="00E849CE" w:rsidP="003601DE">
      <w:pPr>
        <w:keepNext/>
      </w:pPr>
    </w:p>
    <w:p w14:paraId="5C6DAA85" w14:textId="1266B751" w:rsidR="00E849CE" w:rsidRDefault="00E849CE" w:rsidP="003601DE">
      <w:pPr>
        <w:keepNext/>
      </w:pPr>
    </w:p>
    <w:p w14:paraId="09934B93" w14:textId="77777777" w:rsidR="00E849CE" w:rsidRDefault="00E849CE" w:rsidP="003601DE">
      <w:pPr>
        <w:keepNext/>
      </w:pPr>
    </w:p>
    <w:p w14:paraId="37D39419" w14:textId="77777777" w:rsidR="00E849CE" w:rsidRDefault="00E849CE" w:rsidP="003601DE">
      <w:pPr>
        <w:keepNext/>
      </w:pPr>
    </w:p>
    <w:p w14:paraId="515ED260" w14:textId="4F82A102" w:rsidR="003601DE" w:rsidRPr="00D964B8" w:rsidRDefault="003601DE" w:rsidP="003601DE">
      <w:pPr>
        <w:pStyle w:val="Kop4"/>
        <w:spacing w:before="40" w:after="0"/>
        <w:rPr>
          <w:lang w:val="en-US"/>
        </w:rPr>
      </w:pPr>
      <w:r w:rsidRPr="00D964B8">
        <w:rPr>
          <w:lang w:val="en-US"/>
        </w:rPr>
        <w:lastRenderedPageBreak/>
        <w:t>One-way data flow</w:t>
      </w:r>
      <w:r w:rsidR="002B6381" w:rsidRPr="00D964B8">
        <w:rPr>
          <w:lang w:val="en-US"/>
        </w:rPr>
        <w:t>: MVC – Flux - Redux</w:t>
      </w:r>
    </w:p>
    <w:p w14:paraId="083A8404" w14:textId="40D9A49D"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w:t>
      </w:r>
      <w:r w:rsidR="00E849CE">
        <w:t xml:space="preserve"> Twee voorbeelden hiervan worden aangetoond in Figuur 2</w:t>
      </w:r>
      <w:r w:rsidR="003357EF">
        <w:t>.</w:t>
      </w:r>
      <w:r w:rsidR="00E849CE">
        <w:t>4 en 2</w:t>
      </w:r>
      <w:r w:rsidR="003357EF">
        <w:t>.</w:t>
      </w:r>
      <w:r w:rsidR="00E849CE">
        <w:t>5.</w:t>
      </w:r>
      <w:r w:rsidR="00DD6505">
        <w:t xml:space="preserve">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proofErr w:type="gramStart"/>
      <w:r>
        <w:t>de</w:t>
      </w:r>
      <w:proofErr w:type="gramEnd"/>
      <w:r>
        <w:t xml:space="preserv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proofErr w:type="gramStart"/>
      <w:r>
        <w:t>de</w:t>
      </w:r>
      <w:proofErr w:type="gramEnd"/>
      <w:r>
        <w:t xml:space="preserv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proofErr w:type="gramStart"/>
      <w:r w:rsidR="000D1F51">
        <w:t>oneindige</w:t>
      </w:r>
      <w:proofErr w:type="gramEnd"/>
      <w:r w:rsidR="000D1F51">
        <w:t xml:space="preserv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70C61693" w:rsidR="0008701E" w:rsidRDefault="0008701E" w:rsidP="0008701E">
      <w:pPr>
        <w:pStyle w:val="Bijschrift"/>
        <w:jc w:val="center"/>
      </w:pPr>
      <w:bookmarkStart w:id="40" w:name="_Toc514601696"/>
      <w:r>
        <w:t xml:space="preserve">Figuur </w:t>
      </w:r>
      <w:fldSimple w:instr=" STYLEREF 1 \s ">
        <w:r w:rsidR="001947FB">
          <w:rPr>
            <w:noProof/>
          </w:rPr>
          <w:t>2</w:t>
        </w:r>
      </w:fldSimple>
      <w:r w:rsidR="003357EF">
        <w:t>.</w:t>
      </w:r>
      <w:fldSimple w:instr=" SEQ Figuur \* ARABIC \s 1 ">
        <w:r w:rsidR="001947FB">
          <w:rPr>
            <w:noProof/>
          </w:rPr>
          <w:t>4</w:t>
        </w:r>
      </w:fldSimple>
      <w:r>
        <w:t xml:space="preserve">: </w:t>
      </w:r>
      <w:bookmarkStart w:id="41" w:name="_Ref509316668"/>
      <w:r>
        <w:t>Voorbeeld MVC</w:t>
      </w:r>
      <w:bookmarkEnd w:id="41"/>
      <w:r w:rsidRPr="00030C0A">
        <w:t xml:space="preserve"> </w:t>
      </w:r>
      <w:sdt>
        <w:sdtPr>
          <w:id w:val="-1821190442"/>
          <w:citation/>
        </w:sdtPr>
        <w:sdtContent>
          <w:r>
            <w:fldChar w:fldCharType="begin"/>
          </w:r>
          <w:r>
            <w:instrText xml:space="preserve"> CITATION Mic18 \l 2067 </w:instrText>
          </w:r>
          <w:r>
            <w:fldChar w:fldCharType="separate"/>
          </w:r>
          <w:r w:rsidR="00C736A7" w:rsidRPr="00C736A7">
            <w:rPr>
              <w:noProof/>
            </w:rPr>
            <w:t>[14]</w:t>
          </w:r>
          <w:r>
            <w:fldChar w:fldCharType="end"/>
          </w:r>
        </w:sdtContent>
      </w:sdt>
      <w:bookmarkEnd w:id="40"/>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78807EB4" w:rsidR="00C75CE0" w:rsidRDefault="00454E75" w:rsidP="00454E75">
      <w:pPr>
        <w:pStyle w:val="Bijschrift"/>
        <w:jc w:val="center"/>
      </w:pPr>
      <w:bookmarkStart w:id="42" w:name="_Toc514601697"/>
      <w:r>
        <w:t xml:space="preserve">Figuur </w:t>
      </w:r>
      <w:fldSimple w:instr=" STYLEREF 1 \s ">
        <w:r w:rsidR="001947FB">
          <w:rPr>
            <w:noProof/>
          </w:rPr>
          <w:t>2</w:t>
        </w:r>
      </w:fldSimple>
      <w:r w:rsidR="003357EF">
        <w:t>.</w:t>
      </w:r>
      <w:fldSimple w:instr=" SEQ Figuur \* ARABIC \s 1 ">
        <w:r w:rsidR="001947FB">
          <w:rPr>
            <w:noProof/>
          </w:rPr>
          <w:t>5</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C736A7" w:rsidRPr="00C736A7">
            <w:rPr>
              <w:noProof/>
            </w:rPr>
            <w:t>[14]</w:t>
          </w:r>
          <w:r>
            <w:fldChar w:fldCharType="end"/>
          </w:r>
        </w:sdtContent>
      </w:sdt>
      <w:bookmarkEnd w:id="42"/>
    </w:p>
    <w:p w14:paraId="3DB97ABA" w14:textId="587F9C14" w:rsidR="003601DE" w:rsidRDefault="003357EF" w:rsidP="003357EF">
      <w:pPr>
        <w:keepLines/>
      </w:pPr>
      <w:r w:rsidRPr="00BC4311">
        <w:rPr>
          <w:noProof/>
          <w:highlight w:val="yellow"/>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4C5FFBF" w:rsidR="00F1388E" w:rsidRPr="00537A09" w:rsidRDefault="00F1388E" w:rsidP="00591A6A">
                            <w:pPr>
                              <w:pStyle w:val="Bijschrift"/>
                              <w:jc w:val="center"/>
                              <w:rPr>
                                <w:noProof/>
                              </w:rPr>
                            </w:pPr>
                            <w:bookmarkStart w:id="43" w:name="_Toc514601699"/>
                            <w:r>
                              <w:t xml:space="preserve">Figuur </w:t>
                            </w:r>
                            <w:fldSimple w:instr=" STYLEREF 1 \s ">
                              <w:r>
                                <w:rPr>
                                  <w:noProof/>
                                </w:rPr>
                                <w:t>2</w:t>
                              </w:r>
                            </w:fldSimple>
                            <w:r w:rsidR="003357EF">
                              <w:t>.</w:t>
                            </w:r>
                            <w:fldSimple w:instr=" SEQ Figuur \* ARABIC \s 1 ">
                              <w:r>
                                <w:rPr>
                                  <w:noProof/>
                                </w:rPr>
                                <w:t>7</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44C5FFBF" w:rsidR="00F1388E" w:rsidRPr="00537A09" w:rsidRDefault="00F1388E" w:rsidP="00591A6A">
                      <w:pPr>
                        <w:pStyle w:val="Bijschrift"/>
                        <w:jc w:val="center"/>
                        <w:rPr>
                          <w:noProof/>
                        </w:rPr>
                      </w:pPr>
                      <w:bookmarkStart w:id="44" w:name="_Toc514601699"/>
                      <w:r>
                        <w:t xml:space="preserve">Figuur </w:t>
                      </w:r>
                      <w:fldSimple w:instr=" STYLEREF 1 \s ">
                        <w:r>
                          <w:rPr>
                            <w:noProof/>
                          </w:rPr>
                          <w:t>2</w:t>
                        </w:r>
                      </w:fldSimple>
                      <w:r w:rsidR="003357EF">
                        <w:t>.</w:t>
                      </w:r>
                      <w:fldSimple w:instr=" SEQ Figuur \* ARABIC \s 1 ">
                        <w:r>
                          <w:rPr>
                            <w:noProof/>
                          </w:rPr>
                          <w:t>7</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4"/>
                    </w:p>
                  </w:txbxContent>
                </v:textbox>
                <w10:wrap type="topAndBottom" anchorx="margin"/>
              </v:shape>
            </w:pict>
          </mc:Fallback>
        </mc:AlternateContent>
      </w:r>
      <w:r>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049E72CE" w:rsidR="00F1388E" w:rsidRPr="002803E6" w:rsidRDefault="00F1388E" w:rsidP="00E840E3">
                            <w:pPr>
                              <w:pStyle w:val="Bijschrift"/>
                              <w:jc w:val="center"/>
                              <w:rPr>
                                <w:noProof/>
                              </w:rPr>
                            </w:pPr>
                            <w:bookmarkStart w:id="45" w:name="_Toc514601698"/>
                            <w:r>
                              <w:t xml:space="preserve">Figuur </w:t>
                            </w:r>
                            <w:fldSimple w:instr=" STYLEREF 1 \s ">
                              <w:r>
                                <w:rPr>
                                  <w:noProof/>
                                </w:rPr>
                                <w:t>2</w:t>
                              </w:r>
                            </w:fldSimple>
                            <w:r w:rsidR="003357EF">
                              <w:t>.</w:t>
                            </w:r>
                            <w:fldSimple w:instr=" SEQ Figuur \* ARABIC \s 1 ">
                              <w:r>
                                <w:rPr>
                                  <w:noProof/>
                                </w:rPr>
                                <w:t>6</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049E72CE" w:rsidR="00F1388E" w:rsidRPr="002803E6" w:rsidRDefault="00F1388E" w:rsidP="00E840E3">
                      <w:pPr>
                        <w:pStyle w:val="Bijschrift"/>
                        <w:jc w:val="center"/>
                        <w:rPr>
                          <w:noProof/>
                        </w:rPr>
                      </w:pPr>
                      <w:bookmarkStart w:id="46" w:name="_Toc514601698"/>
                      <w:r>
                        <w:t xml:space="preserve">Figuur </w:t>
                      </w:r>
                      <w:fldSimple w:instr=" STYLEREF 1 \s ">
                        <w:r>
                          <w:rPr>
                            <w:noProof/>
                          </w:rPr>
                          <w:t>2</w:t>
                        </w:r>
                      </w:fldSimple>
                      <w:r w:rsidR="003357EF">
                        <w:t>.</w:t>
                      </w:r>
                      <w:fldSimple w:instr=" SEQ Figuur \* ARABIC \s 1 ">
                        <w:r>
                          <w:rPr>
                            <w:noProof/>
                          </w:rPr>
                          <w:t>6</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6"/>
                    </w:p>
                  </w:txbxContent>
                </v:textbox>
                <w10:wrap type="topAndBottom" anchorx="margin"/>
              </v:shape>
            </w:pict>
          </mc:Fallback>
        </mc:AlternateContent>
      </w:r>
      <w:r w:rsidR="000D1F51" w:rsidRPr="00BC4311">
        <w:rPr>
          <w:highlight w:val="yellow"/>
        </w:rPr>
        <w:t xml:space="preserve">De Flux architectuur zorgt ervoor dat elke interactie met de </w:t>
      </w:r>
      <w:r w:rsidR="00BC4311">
        <w:rPr>
          <w:highlight w:val="yellow"/>
        </w:rPr>
        <w:t xml:space="preserve">View via één enkel pad naar de </w:t>
      </w:r>
      <w:r w:rsidR="00BC4311" w:rsidRPr="00E849CE">
        <w:rPr>
          <w:highlight w:val="yellow"/>
        </w:rPr>
        <w:t>D</w:t>
      </w:r>
      <w:r w:rsidR="000D1F51" w:rsidRPr="00E849CE">
        <w:rPr>
          <w:highlight w:val="yellow"/>
        </w:rPr>
        <w:t xml:space="preserve">ispatcher gaat, deze is dan </w:t>
      </w:r>
      <w:r w:rsidR="00BC4311" w:rsidRPr="00E849CE">
        <w:rPr>
          <w:highlight w:val="yellow"/>
        </w:rPr>
        <w:t>het</w:t>
      </w:r>
      <w:r w:rsidR="000D1F51" w:rsidRPr="00E849CE">
        <w:rPr>
          <w:highlight w:val="yellow"/>
        </w:rPr>
        <w:t xml:space="preserve"> centraal punt </w:t>
      </w:r>
      <w:r w:rsidR="00BC4311" w:rsidRPr="00E849CE">
        <w:rPr>
          <w:highlight w:val="yellow"/>
        </w:rPr>
        <w:t>die</w:t>
      </w:r>
      <w:r w:rsidR="000D1F51" w:rsidRPr="00E849CE">
        <w:rPr>
          <w:highlight w:val="yellow"/>
        </w:rPr>
        <w:t xml:space="preserve"> alle acties naar alle Stores </w:t>
      </w:r>
      <w:proofErr w:type="gramStart"/>
      <w:r w:rsidR="00BC4311" w:rsidRPr="00E849CE">
        <w:rPr>
          <w:highlight w:val="yellow"/>
        </w:rPr>
        <w:t>stuurt</w:t>
      </w:r>
      <w:r w:rsidR="000D1F51" w:rsidRPr="00E849CE">
        <w:rPr>
          <w:highlight w:val="yellow"/>
        </w:rPr>
        <w:t>.</w:t>
      </w:r>
      <w:r w:rsidR="00E849CE" w:rsidRPr="00E849CE">
        <w:rPr>
          <w:highlight w:val="yellow"/>
        </w:rPr>
        <w:t>In</w:t>
      </w:r>
      <w:proofErr w:type="gramEnd"/>
      <w:r w:rsidR="00E849CE" w:rsidRPr="00E849CE">
        <w:rPr>
          <w:highlight w:val="yellow"/>
        </w:rPr>
        <w:t xml:space="preserve"> Figuur 2</w:t>
      </w:r>
      <w:r>
        <w:rPr>
          <w:highlight w:val="yellow"/>
        </w:rPr>
        <w:t>.</w:t>
      </w:r>
      <w:r w:rsidR="00E849CE" w:rsidRPr="00E849CE">
        <w:rPr>
          <w:highlight w:val="yellow"/>
        </w:rPr>
        <w:t>6 en 2</w:t>
      </w:r>
      <w:r>
        <w:rPr>
          <w:highlight w:val="yellow"/>
        </w:rPr>
        <w:t>.</w:t>
      </w:r>
      <w:r w:rsidR="00E849CE" w:rsidRPr="00E849CE">
        <w:rPr>
          <w:highlight w:val="yellow"/>
        </w:rPr>
        <w:t>7 zijn twee voorbeelden van een Flux architectuur geïllustreerd.</w:t>
      </w:r>
      <w:r w:rsidR="000D1F51" w:rsidRPr="00E849CE">
        <w:rPr>
          <w:highlight w:val="yellow"/>
        </w:rPr>
        <w:t xml:space="preserve"> De Stores zelf</w:t>
      </w:r>
      <w:r w:rsidR="000D1F51">
        <w:t xml:space="preserve">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C736A7" w:rsidRPr="00C736A7">
            <w:rPr>
              <w:noProof/>
            </w:rPr>
            <w:t>[14]</w:t>
          </w:r>
          <w:r w:rsidR="00030C0A">
            <w:fldChar w:fldCharType="end"/>
          </w:r>
        </w:sdtContent>
      </w:sdt>
    </w:p>
    <w:p w14:paraId="55407869" w14:textId="15B4EB25" w:rsidR="00BC4311" w:rsidRDefault="00E840E3" w:rsidP="00E840E3">
      <w:pPr>
        <w:pStyle w:val="Bijschrift"/>
      </w:pPr>
      <w:r>
        <w:rPr>
          <w:noProof/>
        </w:rPr>
        <w:t xml:space="preserve"> </w:t>
      </w:r>
    </w:p>
    <w:p w14:paraId="5110D6E8" w14:textId="0BF0CC40" w:rsidR="005F4B73" w:rsidRDefault="00EE773A" w:rsidP="003601DE">
      <w:r>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45F8E974"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C736A7">
            <w:rPr>
              <w:noProof/>
            </w:rPr>
            <w:t xml:space="preserve"> </w:t>
          </w:r>
          <w:r w:rsidR="00C736A7" w:rsidRPr="00C736A7">
            <w:rPr>
              <w:noProof/>
            </w:rPr>
            <w:t>[15]</w:t>
          </w:r>
          <w:r>
            <w:fldChar w:fldCharType="end"/>
          </w:r>
        </w:sdtContent>
      </w:sdt>
    </w:p>
    <w:p w14:paraId="31156E16" w14:textId="3B9D4AA2" w:rsidR="00F1388E" w:rsidRDefault="005F4B73" w:rsidP="00F1388E">
      <w:pPr>
        <w:pStyle w:val="Lijstalinea"/>
        <w:numPr>
          <w:ilvl w:val="0"/>
          <w:numId w:val="13"/>
        </w:numPr>
      </w:pPr>
      <w:r>
        <w:lastRenderedPageBreak/>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C736A7">
            <w:rPr>
              <w:noProof/>
            </w:rPr>
            <w:t xml:space="preserve"> </w:t>
          </w:r>
          <w:r w:rsidR="00C736A7" w:rsidRPr="00C736A7">
            <w:rPr>
              <w:noProof/>
            </w:rPr>
            <w:t>[16]</w:t>
          </w:r>
          <w:r w:rsidR="00672C49">
            <w:fldChar w:fldCharType="end"/>
          </w:r>
        </w:sdtContent>
      </w:sdt>
    </w:p>
    <w:p w14:paraId="2EB69555" w14:textId="10704ADC" w:rsidR="00F43ED7" w:rsidRDefault="00F43ED7" w:rsidP="00F43ED7">
      <w:pPr>
        <w:pStyle w:val="Kop3"/>
      </w:pPr>
      <w:bookmarkStart w:id="47" w:name="_Toc514532475"/>
      <w:r>
        <w:t>Gebruik</w:t>
      </w:r>
      <w:bookmarkEnd w:id="47"/>
    </w:p>
    <w:p w14:paraId="3EF48FDF" w14:textId="34D0BB7C"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A86707">
        <w:t xml:space="preserve"> </w:t>
      </w:r>
      <w:r w:rsidR="00F95BBB">
        <w:t>Node.js</w:t>
      </w:r>
      <w:r w:rsidR="00E92D0A" w:rsidRPr="00D21B6D">
        <w:t xml:space="preserve"> is een platform gebaseerd op de V8 JavaScript engine van Google</w:t>
      </w:r>
      <w:r w:rsidR="00D21B6D" w:rsidRPr="00D21B6D">
        <w:t>. D</w:t>
      </w:r>
      <w:r w:rsidR="00E92D0A" w:rsidRPr="00D21B6D">
        <w:t xml:space="preserve">eze genereert machine-code uit JavaScript code en verzorgt de </w:t>
      </w:r>
      <w:proofErr w:type="gramStart"/>
      <w:r w:rsidR="00E92D0A" w:rsidRPr="00D21B6D">
        <w:t>back-end</w:t>
      </w:r>
      <w:proofErr w:type="gramEnd"/>
      <w:r w:rsidR="00E92D0A" w:rsidRPr="00D21B6D">
        <w:t xml:space="preserve"> voor het mogelijk maken van front-end development zonder rekening te moeten houden met I/O events zoals web calls, netwerk communicatie, ...</w:t>
      </w:r>
    </w:p>
    <w:p w14:paraId="0488749B" w14:textId="59A5CE21" w:rsidR="00AC1241" w:rsidRDefault="004D5CBE" w:rsidP="000859D6">
      <w:r>
        <w:t xml:space="preserve">Op Node.js kan een package manager voor Javascript gebruikt worden, genaamd </w:t>
      </w:r>
      <w:r w:rsidRPr="004D5CBE">
        <w:rPr>
          <w:i/>
        </w:rPr>
        <w:t>npm</w:t>
      </w:r>
      <w:r>
        <w:t>. Op de command line wordt via die packager</w:t>
      </w:r>
      <w:r w:rsidR="00D21B6D">
        <w:t xml:space="preserve"> </w:t>
      </w:r>
      <w:r w:rsidR="00D21B6D" w:rsidRPr="00D21B6D">
        <w:rPr>
          <w:i/>
        </w:rPr>
        <w:t>create-react-native-app</w:t>
      </w:r>
      <w:r w:rsidR="00D21B6D">
        <w:t xml:space="preserve"> </w:t>
      </w:r>
      <w:r>
        <w:t>geïnstalleerd</w:t>
      </w:r>
      <w:r w:rsidR="00D21B6D">
        <w:t>.</w:t>
      </w:r>
      <w:r w:rsidR="001079A9">
        <w:t xml:space="preserve"> </w:t>
      </w:r>
      <w:r w:rsidR="00F95BBB">
        <w:t>Dit is de benodigde CLI om React Native applicaties te bouwen.</w:t>
      </w:r>
      <w:r w:rsidR="00D21B6D">
        <w:t xml:space="preserve">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17303E70" w14:textId="700D921C" w:rsidR="00BC4311" w:rsidRPr="000859D6" w:rsidRDefault="00A86707" w:rsidP="000859D6">
      <w:r>
        <w:t xml:space="preserve">Om een simulatie van die applicatie te kunnen verkrijgen zijn er enkele mogelijkheden. </w:t>
      </w:r>
      <w:del w:id="48"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w:t>
      </w:r>
      <w:r w:rsidR="00E840E3">
        <w:t>QR-code</w:t>
      </w:r>
      <w:r>
        <w:t xml:space="preserve"> </w:t>
      </w:r>
      <w:ins w:id="49" w:author="Fien Van Bael" w:date="2018-04-11T15:11:00Z">
        <w:r w:rsidR="00751A60">
          <w:t>,</w:t>
        </w:r>
      </w:ins>
      <w:del w:id="50" w:author="Fien Van Bael" w:date="2018-04-11T15:11:00Z">
        <w:r w:rsidDel="00751A60">
          <w:delText xml:space="preserve">– </w:delText>
        </w:r>
      </w:del>
      <w:r>
        <w:t>die de terminal weergeeft bij het runnen van het project</w:t>
      </w:r>
      <w:ins w:id="51" w:author="Fien Van Bael" w:date="2018-04-11T15:11:00Z">
        <w:r w:rsidR="00751A60">
          <w:t>,</w:t>
        </w:r>
      </w:ins>
      <w:del w:id="52"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w:t>
      </w:r>
      <w:r w:rsidR="004709D1">
        <w:t>React Native</w:t>
      </w:r>
      <w:r w:rsidR="00446874">
        <w:t xml:space="preserve">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0ACAF975" w14:textId="56D634F6" w:rsidR="00976AE1" w:rsidRDefault="00F43ED7" w:rsidP="003601DE">
      <w:pPr>
        <w:pStyle w:val="Kop3"/>
      </w:pPr>
      <w:bookmarkStart w:id="53" w:name="_Toc514532476"/>
      <w:r>
        <w:t>Portfolio</w:t>
      </w:r>
      <w:bookmarkEnd w:id="53"/>
    </w:p>
    <w:p w14:paraId="013A00A0" w14:textId="371B10EB"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C736A7" w:rsidRPr="00C736A7">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28A20C17" w14:textId="00F7901C" w:rsidR="005F3F5E" w:rsidRPr="0064714F" w:rsidRDefault="00FC2F51" w:rsidP="003601DE">
      <w:pPr>
        <w:pStyle w:val="Lijstalinea"/>
        <w:numPr>
          <w:ilvl w:val="0"/>
          <w:numId w:val="10"/>
        </w:numPr>
      </w:pPr>
      <w:r>
        <w:t>Tencent QQ (Android): het groot</w:t>
      </w:r>
      <w:r w:rsidR="003357EF">
        <w:t>ste messaging platform van China</w:t>
      </w:r>
    </w:p>
    <w:p w14:paraId="6E7B3F0C" w14:textId="77777777" w:rsidR="003601DE" w:rsidRDefault="003601DE" w:rsidP="003601DE">
      <w:pPr>
        <w:pStyle w:val="Kop2"/>
        <w:spacing w:before="120" w:after="120"/>
        <w:ind w:left="578" w:hanging="578"/>
      </w:pPr>
      <w:bookmarkStart w:id="54" w:name="_Toc499557200"/>
      <w:bookmarkStart w:id="55" w:name="_Toc514532477"/>
      <w:r>
        <w:lastRenderedPageBreak/>
        <w:t>Xamarin</w:t>
      </w:r>
      <w:bookmarkEnd w:id="54"/>
      <w:bookmarkEnd w:id="55"/>
    </w:p>
    <w:p w14:paraId="092EB4BC" w14:textId="0942E0CF" w:rsidR="003601DE" w:rsidRDefault="00AC665C" w:rsidP="003601DE">
      <w:pPr>
        <w:pStyle w:val="Kop3"/>
        <w:spacing w:before="40"/>
      </w:pPr>
      <w:bookmarkStart w:id="56" w:name="_Toc514532478"/>
      <w:r>
        <w:t>Oorsprong</w:t>
      </w:r>
      <w:bookmarkEnd w:id="56"/>
    </w:p>
    <w:p w14:paraId="65B72988" w14:textId="64E83EA6"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C736A7">
            <w:rPr>
              <w:noProof/>
            </w:rPr>
            <w:t xml:space="preserve"> </w:t>
          </w:r>
          <w:r w:rsidR="00C736A7" w:rsidRPr="00C736A7">
            <w:rPr>
              <w:noProof/>
            </w:rPr>
            <w:t>[18]</w:t>
          </w:r>
          <w:r w:rsidR="00672C49">
            <w:fldChar w:fldCharType="end"/>
          </w:r>
        </w:sdtContent>
      </w:sdt>
    </w:p>
    <w:p w14:paraId="34D6D4B0" w14:textId="1FB657B2" w:rsidR="0052454B" w:rsidRDefault="00293F75" w:rsidP="00293F75">
      <w:pPr>
        <w:pStyle w:val="Kop3"/>
      </w:pPr>
      <w:bookmarkStart w:id="57" w:name="_Toc514532479"/>
      <w:r>
        <w:t>Basis</w:t>
      </w:r>
      <w:bookmarkEnd w:id="57"/>
    </w:p>
    <w:p w14:paraId="5FD8500F" w14:textId="110719CE"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xml:space="preserve">. </w:t>
      </w:r>
      <w:r w:rsidR="00E73AA9">
        <w:t>Zoals te zien in Figuur 2</w:t>
      </w:r>
      <w:r w:rsidR="003357EF">
        <w:t>.</w:t>
      </w:r>
      <w:r w:rsidR="00E73AA9">
        <w:t>8 is o</w:t>
      </w:r>
      <w:r w:rsidR="00204FAC">
        <w:t>nderliggend</w:t>
      </w:r>
      <w:r w:rsidR="00B20E4D">
        <w:t xml:space="preserve"> </w:t>
      </w:r>
      <w:r w:rsidR="00B20E4D" w:rsidRPr="00B20E4D">
        <w:rPr>
          <w:highlight w:val="yellow"/>
        </w:rPr>
        <w:t>aan</w:t>
      </w:r>
      <w:r w:rsidR="00204FAC">
        <w:t xml:space="preserve"> Xamarin.Android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p>
    <w:p w14:paraId="04934E20" w14:textId="00EC8389" w:rsidR="00C75CE0" w:rsidRDefault="00C75CE0" w:rsidP="00C75CE0">
      <w:pPr>
        <w:keepNext/>
      </w:pPr>
    </w:p>
    <w:p w14:paraId="7BB3BEA7" w14:textId="7B53D134" w:rsidR="007016A4" w:rsidRDefault="00C75CE0" w:rsidP="005E2DE3">
      <w:pPr>
        <w:pStyle w:val="Bijschrift"/>
        <w:jc w:val="center"/>
      </w:pPr>
      <w:bookmarkStart w:id="58" w:name="_Toc514601700"/>
      <w:r>
        <w:t xml:space="preserve">Figuur </w:t>
      </w:r>
      <w:fldSimple w:instr=" STYLEREF 1 \s ">
        <w:r w:rsidR="001947FB">
          <w:rPr>
            <w:noProof/>
          </w:rPr>
          <w:t>2</w:t>
        </w:r>
      </w:fldSimple>
      <w:r w:rsidR="003357EF">
        <w:t>.</w:t>
      </w:r>
      <w:fldSimple w:instr=" SEQ Figuur \* ARABIC \s 1 ">
        <w:r w:rsidR="001947FB">
          <w:rPr>
            <w:noProof/>
          </w:rPr>
          <w:t>8</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bookmarkEnd w:id="58"/>
    </w:p>
    <w:p w14:paraId="32ECED76" w14:textId="532B0C14" w:rsidR="00095BBD" w:rsidRDefault="00095BBD" w:rsidP="00F2712D">
      <w:pPr>
        <w:pStyle w:val="Kop3"/>
      </w:pPr>
      <w:bookmarkStart w:id="59" w:name="_Toc514532480"/>
      <w:r>
        <w:t>Features</w:t>
      </w:r>
      <w:bookmarkEnd w:id="59"/>
    </w:p>
    <w:p w14:paraId="365AA182" w14:textId="6B6453B4" w:rsidR="00F2712D" w:rsidRDefault="00F2712D" w:rsidP="00095BBD">
      <w:pPr>
        <w:pStyle w:val="Kop4"/>
      </w:pPr>
      <w:r>
        <w:t>Xamarin.Forms</w:t>
      </w:r>
    </w:p>
    <w:p w14:paraId="2BA66077" w14:textId="76033274" w:rsidR="00F1388E"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r w:rsidR="00F1388E">
        <w:t xml:space="preserve">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w:t>
      </w:r>
    </w:p>
    <w:p w14:paraId="414E95B5" w14:textId="5BC513DE" w:rsidR="003F1402" w:rsidRDefault="005E1861" w:rsidP="00F2712D">
      <w:r>
        <w:lastRenderedPageBreak/>
        <w:t>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w:t>
      </w:r>
      <w:r w:rsidR="00E849CE">
        <w:rPr>
          <w:highlight w:val="yellow"/>
        </w:rPr>
        <w:t xml:space="preserve"> zoals aangetoond op F</w:t>
      </w:r>
      <w:r w:rsidR="003357EF">
        <w:rPr>
          <w:highlight w:val="yellow"/>
        </w:rPr>
        <w:t>iguur 2.</w:t>
      </w:r>
      <w:r w:rsidR="00E73AA9">
        <w:rPr>
          <w:highlight w:val="yellow"/>
        </w:rPr>
        <w:t>9</w:t>
      </w:r>
      <w:r w:rsidR="00B52C9D" w:rsidRPr="008A6CD9">
        <w:rPr>
          <w:highlight w:val="yellow"/>
        </w:rPr>
        <w:t>,</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22A8AF82" w:rsidR="00C75CE0" w:rsidRDefault="00C75CE0" w:rsidP="005E2DE3">
      <w:pPr>
        <w:pStyle w:val="Bijschrift"/>
        <w:jc w:val="center"/>
      </w:pPr>
      <w:bookmarkStart w:id="60" w:name="_Toc514601701"/>
      <w:r>
        <w:t xml:space="preserve">Figuur </w:t>
      </w:r>
      <w:fldSimple w:instr=" STYLEREF 1 \s ">
        <w:r w:rsidR="001947FB">
          <w:rPr>
            <w:noProof/>
          </w:rPr>
          <w:t>2</w:t>
        </w:r>
      </w:fldSimple>
      <w:r w:rsidR="003357EF">
        <w:t>.</w:t>
      </w:r>
      <w:fldSimple w:instr=" SEQ Figuur \* ARABIC \s 1 ">
        <w:r w:rsidR="001947FB">
          <w:rPr>
            <w:noProof/>
          </w:rPr>
          <w:t>9</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bookmarkEnd w:id="60"/>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20BC66CB" w14:textId="1194ADAB" w:rsidR="002B48FA" w:rsidRDefault="002B48FA" w:rsidP="003601DE"/>
    <w:p w14:paraId="53943443" w14:textId="474BB287" w:rsidR="00095BBD" w:rsidRDefault="00095BBD" w:rsidP="00095BBD">
      <w:pPr>
        <w:pStyle w:val="Kop4"/>
      </w:pPr>
      <w:r>
        <w:t>MVVM (Model-View-View</w:t>
      </w:r>
      <w:r w:rsidR="00D13666">
        <w:t>model)</w:t>
      </w:r>
    </w:p>
    <w:p w14:paraId="3E0CC95F" w14:textId="7B6CCB10" w:rsidR="001023FE" w:rsidRDefault="005F3F5E" w:rsidP="001023FE">
      <w:r>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3F383A7" w:rsidR="00F1388E" w:rsidRPr="005F3F5E" w:rsidRDefault="00F1388E" w:rsidP="005F3F5E">
                            <w:pPr>
                              <w:pStyle w:val="Bijschrift"/>
                              <w:jc w:val="center"/>
                            </w:pPr>
                            <w:bookmarkStart w:id="61" w:name="_Toc514601702"/>
                            <w:r>
                              <w:t xml:space="preserve">Figuur </w:t>
                            </w:r>
                            <w:fldSimple w:instr=" STYLEREF 1 \s ">
                              <w:r>
                                <w:rPr>
                                  <w:noProof/>
                                </w:rPr>
                                <w:t>2</w:t>
                              </w:r>
                            </w:fldSimple>
                            <w:r w:rsidR="003357EF">
                              <w:t>.</w:t>
                            </w:r>
                            <w:fldSimple w:instr=" SEQ Figuur \* ARABIC \s 1 ">
                              <w:r>
                                <w:rPr>
                                  <w:noProof/>
                                </w:rPr>
                                <w:t>10</w:t>
                              </w:r>
                            </w:fldSimple>
                            <w:r>
                              <w:t xml:space="preserve"> </w:t>
                            </w:r>
                            <w:r w:rsidRPr="0062085A">
                              <w:t>De relaties tussen de 3 kerncomponenten van MVVM [21]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3F383A7" w:rsidR="00F1388E" w:rsidRPr="005F3F5E" w:rsidRDefault="00F1388E" w:rsidP="005F3F5E">
                      <w:pPr>
                        <w:pStyle w:val="Bijschrift"/>
                        <w:jc w:val="center"/>
                      </w:pPr>
                      <w:bookmarkStart w:id="62" w:name="_Toc514601702"/>
                      <w:r>
                        <w:t xml:space="preserve">Figuur </w:t>
                      </w:r>
                      <w:fldSimple w:instr=" STYLEREF 1 \s ">
                        <w:r>
                          <w:rPr>
                            <w:noProof/>
                          </w:rPr>
                          <w:t>2</w:t>
                        </w:r>
                      </w:fldSimple>
                      <w:r w:rsidR="003357EF">
                        <w:t>.</w:t>
                      </w:r>
                      <w:fldSimple w:instr=" SEQ Figuur \* ARABIC \s 1 ">
                        <w:r>
                          <w:rPr>
                            <w:noProof/>
                          </w:rPr>
                          <w:t>10</w:t>
                        </w:r>
                      </w:fldSimple>
                      <w:r>
                        <w:t xml:space="preserve"> </w:t>
                      </w:r>
                      <w:r w:rsidRPr="0062085A">
                        <w:t>De relaties tussen de 3 kerncomponenten van MVVM [21]</w:t>
                      </w:r>
                      <w:bookmarkEnd w:id="62"/>
                    </w:p>
                  </w:txbxContent>
                </v:textbox>
                <w10:wrap type="topAndBottom" anchorx="margin"/>
              </v:shape>
            </w:pict>
          </mc:Fallback>
        </mc:AlternateContent>
      </w:r>
      <w:r>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t>De Xamarin.Forms ontwikkelaar creëert zijn UI typisch in XAML</w:t>
      </w:r>
      <w:r w:rsidR="008F3F33">
        <w:t xml:space="preserve">, en voegt daarna zijn </w:t>
      </w:r>
      <w:proofErr w:type="gramStart"/>
      <w:r w:rsidR="008F3F33">
        <w:t>back-end</w:t>
      </w:r>
      <w:proofErr w:type="gramEnd"/>
      <w:r w:rsidR="008F3F33">
        <w:t xml:space="preserve"> code toe dat op de user interface werkt</w:t>
      </w:r>
      <w:r w:rsidR="001023FE">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17B725B1" w14:textId="77777777" w:rsidR="005F3F5E" w:rsidRPr="001023FE" w:rsidRDefault="005F3F5E" w:rsidP="001023FE"/>
    <w:p w14:paraId="7FF4E6E9" w14:textId="7654F056" w:rsidR="001023FE" w:rsidRDefault="00D13666" w:rsidP="00D13666">
      <w:r>
        <w:lastRenderedPageBreak/>
        <w:t>Het Model-View-Viewmodel</w:t>
      </w:r>
      <w:r w:rsidR="00FF26AC">
        <w:t xml:space="preserve">, zoals </w:t>
      </w:r>
      <w:r w:rsidR="00E849CE">
        <w:t>geïllustreerd</w:t>
      </w:r>
      <w:r w:rsidR="00FF26AC">
        <w:t xml:space="preserve"> in Figuur 2</w:t>
      </w:r>
      <w:r w:rsidR="003357EF">
        <w:t>.</w:t>
      </w:r>
      <w:r w:rsidR="00FF26AC">
        <w:t>10</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w:t>
      </w:r>
      <w:proofErr w:type="gramStart"/>
      <w:r w:rsidR="00C576B3">
        <w:t>back-end</w:t>
      </w:r>
      <w:proofErr w:type="gramEnd"/>
      <w:r w:rsidR="00C576B3">
        <w:t xml:space="preserve">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C736A7">
            <w:rPr>
              <w:noProof/>
            </w:rPr>
            <w:t xml:space="preserve"> </w:t>
          </w:r>
          <w:r w:rsidR="00C736A7" w:rsidRPr="00C736A7">
            <w:rPr>
              <w:noProof/>
            </w:rPr>
            <w:t>[20]</w:t>
          </w:r>
          <w:r w:rsidR="00C576B3">
            <w:fldChar w:fldCharType="end"/>
          </w:r>
        </w:sdtContent>
      </w:sdt>
      <w:r w:rsidR="00C576B3">
        <w:t xml:space="preserve"> </w:t>
      </w:r>
    </w:p>
    <w:p w14:paraId="294BE242" w14:textId="731BDBCF"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0D88ECBC"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C736A7">
            <w:rPr>
              <w:noProof/>
            </w:rPr>
            <w:t xml:space="preserve"> </w:t>
          </w:r>
          <w:r w:rsidR="00C736A7" w:rsidRPr="00C736A7">
            <w:rPr>
              <w:noProof/>
            </w:rPr>
            <w:t>[21]</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 xml:space="preserve">Het model, de </w:t>
      </w:r>
      <w:proofErr w:type="gramStart"/>
      <w:r>
        <w:t>back-end</w:t>
      </w:r>
      <w:proofErr w:type="gramEnd"/>
      <w:r>
        <w:t xml:space="preserve">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 xml:space="preserve">De UI van de applicatie kan compleet opnieuw ontworpen worden, als deze helemaal in XAML geïmplementeerd is, zonder ook maar één lijn </w:t>
      </w:r>
      <w:proofErr w:type="gramStart"/>
      <w:r>
        <w:t>back-end</w:t>
      </w:r>
      <w:proofErr w:type="gramEnd"/>
      <w:r>
        <w:t xml:space="preserve"> code aan te passen.</w:t>
      </w:r>
    </w:p>
    <w:p w14:paraId="524D2B43" w14:textId="0D403839" w:rsidR="002B48FA" w:rsidRDefault="001032AE" w:rsidP="002B48FA">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C736A7" w:rsidRPr="00C736A7">
            <w:rPr>
              <w:noProof/>
            </w:rPr>
            <w:t>[22]</w:t>
          </w:r>
          <w:r w:rsidR="006D21B1">
            <w:fldChar w:fldCharType="end"/>
          </w:r>
        </w:sdtContent>
      </w:sdt>
    </w:p>
    <w:p w14:paraId="29FFC7E9" w14:textId="4C65E480" w:rsidR="00201610" w:rsidRDefault="00201610" w:rsidP="00201610">
      <w:pPr>
        <w:pStyle w:val="Kop3"/>
      </w:pPr>
      <w:bookmarkStart w:id="63" w:name="_Toc514532481"/>
      <w:r>
        <w:t>Gebruik</w:t>
      </w:r>
      <w:bookmarkEnd w:id="63"/>
    </w:p>
    <w:p w14:paraId="7446E831" w14:textId="737ED394" w:rsidR="00FB04EF" w:rsidRPr="00646301" w:rsidRDefault="00083CD6" w:rsidP="00646301">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w:t>
      </w:r>
      <w:r w:rsidR="005F3F5E">
        <w:t xml:space="preserve">in de editor van Visual Studio. </w:t>
      </w:r>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64" w:name="_Toc514532482"/>
      <w:r>
        <w:t>Portfolio</w:t>
      </w:r>
      <w:bookmarkEnd w:id="64"/>
    </w:p>
    <w:p w14:paraId="6FD3F9D7" w14:textId="65FAED24"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C736A7">
            <w:rPr>
              <w:noProof/>
            </w:rPr>
            <w:t xml:space="preserve"> </w:t>
          </w:r>
          <w:r w:rsidR="00C736A7" w:rsidRPr="00C736A7">
            <w:rPr>
              <w:noProof/>
            </w:rPr>
            <w:t>[23]</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6D8C0BFC" w14:textId="6026CA00" w:rsidR="005F3F5E" w:rsidRPr="006A267E" w:rsidRDefault="001E13DF" w:rsidP="003601DE">
      <w:pPr>
        <w:pStyle w:val="Lijstalinea"/>
        <w:numPr>
          <w:ilvl w:val="0"/>
          <w:numId w:val="11"/>
        </w:numPr>
      </w:pPr>
      <w:r>
        <w:t>Pinterest (Android/iOS)</w:t>
      </w:r>
    </w:p>
    <w:p w14:paraId="5480C767" w14:textId="0A7EA7DA" w:rsidR="003601DE" w:rsidRDefault="003601DE" w:rsidP="007A44EB">
      <w:pPr>
        <w:pStyle w:val="Kop2"/>
        <w:spacing w:before="120" w:after="120"/>
        <w:ind w:left="578" w:hanging="578"/>
      </w:pPr>
      <w:bookmarkStart w:id="65" w:name="_Toc499557202"/>
      <w:bookmarkStart w:id="66" w:name="_Toc514532483"/>
      <w:r>
        <w:lastRenderedPageBreak/>
        <w:t>Apache Cordova</w:t>
      </w:r>
      <w:bookmarkEnd w:id="65"/>
      <w:r w:rsidR="003F04EE">
        <w:t>/PhoneGap</w:t>
      </w:r>
      <w:bookmarkEnd w:id="66"/>
    </w:p>
    <w:p w14:paraId="6B6E9FB8" w14:textId="40DD4BA6" w:rsidR="003601DE" w:rsidRDefault="007A44EB" w:rsidP="007A44EB">
      <w:pPr>
        <w:pStyle w:val="Kop3"/>
      </w:pPr>
      <w:bookmarkStart w:id="67" w:name="_Toc514532484"/>
      <w:r>
        <w:t>Oorsprong</w:t>
      </w:r>
      <w:bookmarkEnd w:id="67"/>
    </w:p>
    <w:p w14:paraId="1702E0BB" w14:textId="4030354D"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DE3CD7">
            <w:instrText xml:space="preserve">CITATION Apa18 \l 2067 </w:instrText>
          </w:r>
          <w:r w:rsidR="00B70254">
            <w:fldChar w:fldCharType="separate"/>
          </w:r>
          <w:r w:rsidR="00C736A7" w:rsidRPr="00C736A7">
            <w:rPr>
              <w:noProof/>
            </w:rPr>
            <w:t>[24]</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AE4EE8">
        <w:rPr>
          <w:highlight w:val="yellow"/>
        </w:rPr>
        <w:t>.</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C736A7">
            <w:rPr>
              <w:noProof/>
            </w:rPr>
            <w:t xml:space="preserve"> </w:t>
          </w:r>
          <w:r w:rsidR="00C736A7" w:rsidRPr="00C736A7">
            <w:rPr>
              <w:noProof/>
            </w:rPr>
            <w:t>[25]</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r w:rsidR="00D7111E">
        <w:t>, maar wordt vooral gebruikt voor zijn mogelijkheden om componenten van mobiele devices te kunnen gebruiken.</w:t>
      </w:r>
      <w:sdt>
        <w:sdtPr>
          <w:id w:val="788781580"/>
          <w:citation/>
        </w:sdtPr>
        <w:sdtContent>
          <w:r w:rsidR="00FD1E32">
            <w:fldChar w:fldCharType="begin"/>
          </w:r>
          <w:r w:rsidR="00FD1E32">
            <w:instrText xml:space="preserve"> CITATION Wil15 \l 2067 </w:instrText>
          </w:r>
          <w:r w:rsidR="00FD1E32">
            <w:fldChar w:fldCharType="separate"/>
          </w:r>
          <w:r w:rsidR="00C736A7">
            <w:rPr>
              <w:noProof/>
            </w:rPr>
            <w:t xml:space="preserve"> </w:t>
          </w:r>
          <w:r w:rsidR="00C736A7" w:rsidRPr="00C736A7">
            <w:rPr>
              <w:noProof/>
            </w:rPr>
            <w:t>[26]</w:t>
          </w:r>
          <w:r w:rsidR="00FD1E32">
            <w:fldChar w:fldCharType="end"/>
          </w:r>
        </w:sdtContent>
      </w:sdt>
      <w:sdt>
        <w:sdtPr>
          <w:id w:val="1506706610"/>
          <w:citation/>
        </w:sdtPr>
        <w:sdtContent>
          <w:r w:rsidR="00D7111E">
            <w:fldChar w:fldCharType="begin"/>
          </w:r>
          <w:r w:rsidR="00D7111E">
            <w:instrText xml:space="preserve"> CITATION FuC \l 2067 </w:instrText>
          </w:r>
          <w:r w:rsidR="00D7111E">
            <w:fldChar w:fldCharType="separate"/>
          </w:r>
          <w:r w:rsidR="00C736A7">
            <w:rPr>
              <w:noProof/>
            </w:rPr>
            <w:t xml:space="preserve"> </w:t>
          </w:r>
          <w:r w:rsidR="00C736A7" w:rsidRPr="00C736A7">
            <w:rPr>
              <w:noProof/>
            </w:rPr>
            <w:t>[27]</w:t>
          </w:r>
          <w:r w:rsidR="00D7111E">
            <w:fldChar w:fldCharType="end"/>
          </w:r>
        </w:sdtContent>
      </w:sdt>
    </w:p>
    <w:p w14:paraId="226EF80B" w14:textId="7A6F3E19" w:rsidR="003601DE" w:rsidRDefault="008117F0" w:rsidP="008117F0">
      <w:pPr>
        <w:pStyle w:val="Kop3"/>
      </w:pPr>
      <w:bookmarkStart w:id="68" w:name="_Toc514532485"/>
      <w:r>
        <w:t>Basis</w:t>
      </w:r>
      <w:bookmarkEnd w:id="68"/>
    </w:p>
    <w:p w14:paraId="47E3D7E6" w14:textId="2430DAAA"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C736A7" w:rsidRPr="00C736A7">
            <w:rPr>
              <w:noProof/>
            </w:rPr>
            <w:t>[28]</w:t>
          </w:r>
          <w:r w:rsidR="00747A3C">
            <w:fldChar w:fldCharType="end"/>
          </w:r>
        </w:sdtContent>
      </w:sdt>
    </w:p>
    <w:p w14:paraId="61649703" w14:textId="20A349D8" w:rsidR="005E2DE3" w:rsidRPr="005E2DE3" w:rsidRDefault="00F1388E" w:rsidP="005E2DE3">
      <w:pPr>
        <w:pStyle w:val="Kop3"/>
      </w:pPr>
      <w:bookmarkStart w:id="69" w:name="_Toc514532486"/>
      <w:r>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69"/>
    </w:p>
    <w:p w14:paraId="7B7CC0D4" w14:textId="181CB6F3" w:rsidR="00747A3C" w:rsidRDefault="00747A3C" w:rsidP="00747A3C">
      <w:pPr>
        <w:keepNext/>
      </w:pPr>
    </w:p>
    <w:p w14:paraId="16850D5E" w14:textId="4C7FA69E" w:rsidR="00747A3C" w:rsidRDefault="00747A3C" w:rsidP="005E2DE3">
      <w:pPr>
        <w:pStyle w:val="Bijschrift"/>
        <w:jc w:val="center"/>
      </w:pPr>
      <w:bookmarkStart w:id="70" w:name="_Toc514601703"/>
      <w:r>
        <w:t xml:space="preserve">Figuur </w:t>
      </w:r>
      <w:fldSimple w:instr=" STYLEREF 1 \s ">
        <w:r w:rsidR="001947FB">
          <w:rPr>
            <w:noProof/>
          </w:rPr>
          <w:t>2</w:t>
        </w:r>
      </w:fldSimple>
      <w:r w:rsidR="003357EF">
        <w:t>.</w:t>
      </w:r>
      <w:fldSimple w:instr=" SEQ Figuur \* ARABIC \s 1 ">
        <w:r w:rsidR="001947FB">
          <w:rPr>
            <w:noProof/>
          </w:rPr>
          <w:t>11</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C736A7" w:rsidRPr="00C736A7">
            <w:rPr>
              <w:noProof/>
            </w:rPr>
            <w:t>[28]</w:t>
          </w:r>
          <w:r w:rsidR="00A01473">
            <w:fldChar w:fldCharType="end"/>
          </w:r>
        </w:sdtContent>
      </w:sdt>
      <w:bookmarkEnd w:id="70"/>
    </w:p>
    <w:p w14:paraId="2758A867" w14:textId="4F77F93C" w:rsidR="00882292" w:rsidRDefault="0009033F" w:rsidP="00A01473">
      <w:r w:rsidRPr="002F5A5E">
        <w:rPr>
          <w:highlight w:val="yellow"/>
          <w:lang w:eastAsia="en-US"/>
        </w:rPr>
        <w:lastRenderedPageBreak/>
        <w:t>Als</w:t>
      </w:r>
      <w:r w:rsidR="002D2CAC" w:rsidRPr="002F5A5E">
        <w:rPr>
          <w:highlight w:val="yellow"/>
          <w:lang w:eastAsia="en-US"/>
        </w:rPr>
        <w:t xml:space="preserve"> de architectuur </w:t>
      </w:r>
      <w:r w:rsidRPr="002F5A5E">
        <w:rPr>
          <w:highlight w:val="yellow"/>
          <w:lang w:eastAsia="en-US"/>
        </w:rPr>
        <w:t>bekeken wordt</w:t>
      </w:r>
      <w:r w:rsidR="00F1388E" w:rsidRPr="002F5A5E">
        <w:rPr>
          <w:highlight w:val="yellow"/>
          <w:lang w:eastAsia="en-US"/>
        </w:rPr>
        <w:t xml:space="preserve"> op Figuur 2</w:t>
      </w:r>
      <w:r w:rsidR="003357EF">
        <w:rPr>
          <w:highlight w:val="yellow"/>
          <w:lang w:eastAsia="en-US"/>
        </w:rPr>
        <w:t>.</w:t>
      </w:r>
      <w:r w:rsidR="00F1388E" w:rsidRPr="002F5A5E">
        <w:rPr>
          <w:highlight w:val="yellow"/>
          <w:lang w:eastAsia="en-US"/>
        </w:rPr>
        <w:t>11</w:t>
      </w:r>
      <w:r w:rsidRPr="002F5A5E">
        <w:rPr>
          <w:highlight w:val="yellow"/>
          <w:lang w:eastAsia="en-US"/>
        </w:rPr>
        <w:t>, valt op</w:t>
      </w:r>
      <w:r w:rsidR="002D2CAC" w:rsidRPr="002F5A5E">
        <w:rPr>
          <w:highlight w:val="yellow"/>
          <w:lang w:eastAsia="en-US"/>
        </w:rPr>
        <w:t xml:space="preserve"> dat de Web App het deel is waar de </w:t>
      </w:r>
      <w:r w:rsidR="004B6D75" w:rsidRPr="002F5A5E">
        <w:rPr>
          <w:highlight w:val="yellow"/>
          <w:lang w:eastAsia="en-US"/>
        </w:rPr>
        <w:t xml:space="preserve">geschreven </w:t>
      </w:r>
      <w:r w:rsidR="002D2CAC" w:rsidRPr="002F5A5E">
        <w:rPr>
          <w:highlight w:val="yellow"/>
          <w:lang w:eastAsia="en-US"/>
        </w:rPr>
        <w:t>applicatie code zit.</w:t>
      </w:r>
      <w:r w:rsidR="004233EB" w:rsidRPr="002F5A5E">
        <w:rPr>
          <w:highlight w:val="yellow"/>
          <w:lang w:eastAsia="en-US"/>
        </w:rPr>
        <w:t xml:space="preserve"> </w:t>
      </w:r>
      <w:r w:rsidR="002D2CAC" w:rsidRPr="002F5A5E">
        <w:rPr>
          <w:highlight w:val="yellow"/>
          <w:lang w:eastAsia="en-US"/>
        </w:rPr>
        <w:t xml:space="preserve">De applicatie zelf is geïmplementeerd als een </w:t>
      </w:r>
      <w:r w:rsidR="00882292" w:rsidRPr="002F5A5E">
        <w:rPr>
          <w:highlight w:val="yellow"/>
          <w:lang w:eastAsia="en-US"/>
        </w:rPr>
        <w:t>webpagina</w:t>
      </w:r>
      <w:r w:rsidR="002D2CAC" w:rsidRPr="002F5A5E">
        <w:rPr>
          <w:highlight w:val="yellow"/>
          <w:lang w:eastAsia="en-US"/>
        </w:rPr>
        <w:t xml:space="preserve"> die CSS, JavaScript en de recourses die het nodig heeft refereert.</w:t>
      </w:r>
      <w:r w:rsidR="004233EB" w:rsidRPr="002F5A5E">
        <w:rPr>
          <w:highlight w:val="yellow"/>
          <w:lang w:eastAsia="en-US"/>
        </w:rPr>
        <w:t xml:space="preserve"> Via HTML APIs wordt dan een WebView gecreëerd, ofwel een HTML Rendering Engine. Deze WebView wordt dan geprojecteerd op het mobiel via een API van het OS zelf. </w:t>
      </w:r>
      <w:r w:rsidR="002D2CAC" w:rsidRPr="002F5A5E">
        <w:rPr>
          <w:highlight w:val="yellow"/>
          <w:lang w:eastAsia="en-US"/>
        </w:rPr>
        <w:t xml:space="preserve">De Cordova Plugins zijn </w:t>
      </w:r>
      <w:r w:rsidR="004233EB" w:rsidRPr="002F5A5E">
        <w:rPr>
          <w:highlight w:val="yellow"/>
          <w:lang w:eastAsia="en-US"/>
        </w:rPr>
        <w:t xml:space="preserve">eveneens </w:t>
      </w:r>
      <w:r w:rsidR="002D2CAC" w:rsidRPr="002F5A5E">
        <w:rPr>
          <w:highlight w:val="yellow"/>
          <w:lang w:eastAsia="en-US"/>
        </w:rPr>
        <w:t>belangrijk, zij voorzien een interface voor Cordova en native componenten om met elkaar te communiceren en voorzien verbindingen naar standaard device APIs</w:t>
      </w:r>
      <w:r w:rsidR="00AB1071" w:rsidRPr="002F5A5E">
        <w:rPr>
          <w:highlight w:val="yellow"/>
          <w:lang w:eastAsia="en-US"/>
        </w:rPr>
        <w:t xml:space="preserve"> zoals de camera, contacten, …</w:t>
      </w:r>
      <w:r w:rsidR="00DD1452" w:rsidRPr="002F5A5E">
        <w:rPr>
          <w:highlight w:val="yellow"/>
          <w:lang w:eastAsia="en-US"/>
        </w:rPr>
        <w:t xml:space="preserve"> </w:t>
      </w:r>
      <w:sdt>
        <w:sdtPr>
          <w:rPr>
            <w:highlight w:val="yellow"/>
          </w:rPr>
          <w:id w:val="-538965367"/>
          <w:citation/>
        </w:sdtPr>
        <w:sdtContent>
          <w:r w:rsidR="00AB1071" w:rsidRPr="002F5A5E">
            <w:rPr>
              <w:highlight w:val="yellow"/>
            </w:rPr>
            <w:fldChar w:fldCharType="begin"/>
          </w:r>
          <w:r w:rsidR="00AB1071" w:rsidRPr="002F5A5E">
            <w:rPr>
              <w:highlight w:val="yellow"/>
            </w:rPr>
            <w:instrText xml:space="preserve"> CITATION Apa181 \l 2067 </w:instrText>
          </w:r>
          <w:r w:rsidR="00AB1071" w:rsidRPr="002F5A5E">
            <w:rPr>
              <w:highlight w:val="yellow"/>
            </w:rPr>
            <w:fldChar w:fldCharType="separate"/>
          </w:r>
          <w:r w:rsidR="00C736A7" w:rsidRPr="002F5A5E">
            <w:rPr>
              <w:noProof/>
              <w:highlight w:val="yellow"/>
            </w:rPr>
            <w:t>[28]</w:t>
          </w:r>
          <w:r w:rsidR="00AB1071" w:rsidRPr="002F5A5E">
            <w:rPr>
              <w:highlight w:val="yellow"/>
            </w:rPr>
            <w:fldChar w:fldCharType="end"/>
          </w:r>
        </w:sdtContent>
      </w:sdt>
    </w:p>
    <w:p w14:paraId="51606033" w14:textId="0B5766B4" w:rsidR="00882292" w:rsidRPr="008E460C" w:rsidRDefault="00F95BBB" w:rsidP="00F95BBB">
      <w:pPr>
        <w:pStyle w:val="Kop3"/>
        <w:rPr>
          <w:highlight w:val="yellow"/>
        </w:rPr>
      </w:pPr>
      <w:bookmarkStart w:id="71" w:name="_Toc514532487"/>
      <w:r w:rsidRPr="008E460C">
        <w:rPr>
          <w:highlight w:val="yellow"/>
        </w:rPr>
        <w:t>Gebruik</w:t>
      </w:r>
      <w:bookmarkEnd w:id="71"/>
    </w:p>
    <w:p w14:paraId="330BB1CD" w14:textId="69CF3CC4" w:rsidR="00F95BBB" w:rsidRPr="008E460C" w:rsidRDefault="00F95BBB" w:rsidP="00F95BBB">
      <w:pPr>
        <w:rPr>
          <w:highlight w:val="yellow"/>
        </w:rPr>
      </w:pPr>
      <w:r w:rsidRPr="008E460C">
        <w:rPr>
          <w:highlight w:val="yellow"/>
        </w:rPr>
        <w:t xml:space="preserve">Het gebruik van Apache Cordova is vergelijkbaar met dat van React Native. Via de </w:t>
      </w:r>
      <w:r w:rsidR="004D5CBE" w:rsidRPr="008E460C">
        <w:rPr>
          <w:highlight w:val="yellow"/>
        </w:rPr>
        <w:t>packager</w:t>
      </w:r>
      <w:r w:rsidRPr="008E460C">
        <w:rPr>
          <w:highlight w:val="yellow"/>
        </w:rPr>
        <w:t xml:space="preserve"> </w:t>
      </w:r>
      <w:r w:rsidRPr="008E460C">
        <w:rPr>
          <w:i/>
          <w:highlight w:val="yellow"/>
        </w:rPr>
        <w:t xml:space="preserve">npm, </w:t>
      </w:r>
      <w:r w:rsidRPr="008E460C">
        <w:rPr>
          <w:highlight w:val="yellow"/>
        </w:rPr>
        <w:t>zoals beschreven in sectie 2.2.4, kan</w:t>
      </w:r>
      <w:r w:rsidR="004D5CBE" w:rsidRPr="008E460C">
        <w:rPr>
          <w:highlight w:val="yellow"/>
        </w:rPr>
        <w:t xml:space="preserve"> de</w:t>
      </w:r>
      <w:r w:rsidRPr="008E460C">
        <w:rPr>
          <w:highlight w:val="yellow"/>
        </w:rPr>
        <w:t xml:space="preserve"> </w:t>
      </w:r>
      <w:r w:rsidR="004D5CBE" w:rsidRPr="008E460C">
        <w:rPr>
          <w:i/>
          <w:highlight w:val="yellow"/>
        </w:rPr>
        <w:t xml:space="preserve">cordova </w:t>
      </w:r>
      <w:r w:rsidR="004D5CBE" w:rsidRPr="008E460C">
        <w:rPr>
          <w:highlight w:val="yellow"/>
        </w:rPr>
        <w:t>CLI geïnstalleerd worden.</w:t>
      </w:r>
      <w:r w:rsidR="00D03436" w:rsidRPr="008E460C">
        <w:rPr>
          <w:highlight w:val="yellow"/>
        </w:rPr>
        <w:t xml:space="preserve"> Hierna kan via de command line dan ook een project geïnitialiseerd worden.</w:t>
      </w:r>
      <w:r w:rsidR="00047651" w:rsidRPr="008E460C">
        <w:rPr>
          <w:highlight w:val="yellow"/>
        </w:rPr>
        <w:t xml:space="preserve"> Om het project te bewerken kan een tekst-editor naar keuze gebruikt worden.</w:t>
      </w:r>
    </w:p>
    <w:p w14:paraId="4E5B2184" w14:textId="30CA47EF" w:rsidR="00047651" w:rsidRPr="008E460C" w:rsidRDefault="00047651" w:rsidP="00F95BBB">
      <w:pPr>
        <w:rPr>
          <w:highlight w:val="yellow"/>
        </w:rPr>
      </w:pPr>
      <w:r w:rsidRPr="008E460C">
        <w:rPr>
          <w:highlight w:val="yellow"/>
        </w:rPr>
        <w:t xml:space="preserve">Om de applicaties te testen kunnen er via de command line </w:t>
      </w:r>
      <w:r w:rsidR="00842741" w:rsidRPr="008E460C">
        <w:rPr>
          <w:highlight w:val="yellow"/>
        </w:rPr>
        <w:t>emulators gedownload worden. Deze zijn dan eenvoudig te gebruiken door je project te builden op een Android/iOS emulator via commands in de command line. Hierbij is de optie om de app te builden op een reëel apparaat ook mogelijk.</w:t>
      </w:r>
      <w:r w:rsidR="00BD5EB7" w:rsidRPr="008E460C">
        <w:rPr>
          <w:highlight w:val="yellow"/>
        </w:rPr>
        <w:t xml:space="preserve"> Alles verloopt via de command line van het OS waarin je bezig bent. Plugins zoals </w:t>
      </w:r>
      <w:r w:rsidR="00871022" w:rsidRPr="008E460C">
        <w:rPr>
          <w:highlight w:val="yellow"/>
        </w:rPr>
        <w:t xml:space="preserve">onder andere een </w:t>
      </w:r>
      <w:r w:rsidR="00BD5EB7" w:rsidRPr="008E460C">
        <w:rPr>
          <w:highlight w:val="yellow"/>
        </w:rPr>
        <w:t>camera</w:t>
      </w:r>
      <w:r w:rsidR="00871022" w:rsidRPr="008E460C">
        <w:rPr>
          <w:highlight w:val="yellow"/>
        </w:rPr>
        <w:t>- of</w:t>
      </w:r>
      <w:r w:rsidR="00BD5EB7" w:rsidRPr="008E460C">
        <w:rPr>
          <w:highlight w:val="yellow"/>
        </w:rPr>
        <w:t xml:space="preserve"> accelerometer</w:t>
      </w:r>
      <w:r w:rsidR="00871022" w:rsidRPr="008E460C">
        <w:rPr>
          <w:highlight w:val="yellow"/>
        </w:rPr>
        <w:t>component</w:t>
      </w:r>
      <w:r w:rsidR="00BD5EB7" w:rsidRPr="008E460C">
        <w:rPr>
          <w:highlight w:val="yellow"/>
        </w:rPr>
        <w:t xml:space="preserve"> installeren voor je applicatie </w:t>
      </w:r>
      <w:r w:rsidR="00AE4EE8" w:rsidRPr="008E460C">
        <w:rPr>
          <w:highlight w:val="yellow"/>
        </w:rPr>
        <w:t>ook</w:t>
      </w:r>
      <w:r w:rsidR="00BD5EB7" w:rsidRPr="008E460C">
        <w:rPr>
          <w:highlight w:val="yellow"/>
        </w:rPr>
        <w:t xml:space="preserve">. </w:t>
      </w:r>
      <w:sdt>
        <w:sdtPr>
          <w:rPr>
            <w:highlight w:val="yellow"/>
          </w:rPr>
          <w:id w:val="-1825886436"/>
          <w:citation/>
        </w:sdtPr>
        <w:sdtContent>
          <w:r w:rsidR="00BD5EB7" w:rsidRPr="008E460C">
            <w:rPr>
              <w:highlight w:val="yellow"/>
            </w:rPr>
            <w:fldChar w:fldCharType="begin"/>
          </w:r>
          <w:r w:rsidR="00BD5EB7" w:rsidRPr="008E460C">
            <w:rPr>
              <w:highlight w:val="yellow"/>
            </w:rPr>
            <w:instrText xml:space="preserve"> CITATION Gui18 \l 2067 </w:instrText>
          </w:r>
          <w:r w:rsidR="00BD5EB7" w:rsidRPr="008E460C">
            <w:rPr>
              <w:highlight w:val="yellow"/>
            </w:rPr>
            <w:fldChar w:fldCharType="separate"/>
          </w:r>
          <w:r w:rsidR="00C736A7" w:rsidRPr="00C736A7">
            <w:rPr>
              <w:noProof/>
              <w:highlight w:val="yellow"/>
            </w:rPr>
            <w:t>[29]</w:t>
          </w:r>
          <w:r w:rsidR="00BD5EB7" w:rsidRPr="008E460C">
            <w:rPr>
              <w:highlight w:val="yellow"/>
            </w:rPr>
            <w:fldChar w:fldCharType="end"/>
          </w:r>
        </w:sdtContent>
      </w:sdt>
    </w:p>
    <w:p w14:paraId="695E55E4" w14:textId="09027350" w:rsidR="004233EB" w:rsidRDefault="00AE4EE8" w:rsidP="00F95BBB">
      <w:pPr>
        <w:rPr>
          <w:highlight w:val="yellow"/>
        </w:rPr>
      </w:pPr>
      <w:r w:rsidRPr="008E460C">
        <w:rPr>
          <w:highlight w:val="yellow"/>
        </w:rPr>
        <w:t>Het is ook mogelijk om via bepaalde tools de architectuur van Apache Cordova te gebruiken. Adobe PhoneGap is zo’n systeem met al</w:t>
      </w:r>
      <w:r w:rsidR="00FC6502" w:rsidRPr="008E460C">
        <w:rPr>
          <w:highlight w:val="yellow"/>
        </w:rPr>
        <w:t>s</w:t>
      </w:r>
      <w:r w:rsidRPr="008E460C">
        <w:rPr>
          <w:highlight w:val="yellow"/>
        </w:rPr>
        <w:t xml:space="preserve"> fundering Apache Cordova, een ander voorbeeld is het Ionic framework. Beide frameworks breiden het Cordova </w:t>
      </w:r>
      <w:r w:rsidR="00FC6502" w:rsidRPr="008E460C">
        <w:rPr>
          <w:highlight w:val="yellow"/>
        </w:rPr>
        <w:t>uit om meer features en mogelijkheden aan te bieden</w:t>
      </w:r>
      <w:r w:rsidR="00D7111E">
        <w:rPr>
          <w:highlight w:val="yellow"/>
        </w:rPr>
        <w:t>, hierop worden dan ook het merendeel van de Apache Cordova applicaties op gebouwd</w:t>
      </w:r>
      <w:r w:rsidR="00FC6502" w:rsidRPr="008E460C">
        <w:rPr>
          <w:highlight w:val="yellow"/>
        </w:rPr>
        <w:t>. Maar deze zijn niet noodzakelijk om cross-platform applicaties te maken.</w:t>
      </w:r>
      <w:r w:rsidR="008E460C">
        <w:rPr>
          <w:highlight w:val="yellow"/>
        </w:rPr>
        <w:t xml:space="preserve"> Eindeloze mogelijkheden bestaan rond Cordova bv. de Visual Studio IDE gebruiken voor debugging en geavanceerde builds te lanceren, via Monaca de applicatie via een cloud online te ontwikkelen, …  </w:t>
      </w:r>
      <w:sdt>
        <w:sdtPr>
          <w:rPr>
            <w:highlight w:val="yellow"/>
          </w:rPr>
          <w:id w:val="-1833138796"/>
          <w:citation/>
        </w:sdtPr>
        <w:sdtContent>
          <w:r w:rsidR="008E460C">
            <w:rPr>
              <w:highlight w:val="yellow"/>
            </w:rPr>
            <w:fldChar w:fldCharType="begin"/>
          </w:r>
          <w:r w:rsidR="008E460C">
            <w:rPr>
              <w:highlight w:val="yellow"/>
            </w:rPr>
            <w:instrText xml:space="preserve"> CITATION Apa180 \l 2067 </w:instrText>
          </w:r>
          <w:r w:rsidR="008E460C">
            <w:rPr>
              <w:highlight w:val="yellow"/>
            </w:rPr>
            <w:fldChar w:fldCharType="separate"/>
          </w:r>
          <w:r w:rsidR="00C736A7" w:rsidRPr="00C736A7">
            <w:rPr>
              <w:noProof/>
              <w:highlight w:val="yellow"/>
            </w:rPr>
            <w:t>[30]</w:t>
          </w:r>
          <w:r w:rsidR="008E460C">
            <w:rPr>
              <w:highlight w:val="yellow"/>
            </w:rPr>
            <w:fldChar w:fldCharType="end"/>
          </w:r>
        </w:sdtContent>
      </w:sdt>
    </w:p>
    <w:p w14:paraId="004BA79C" w14:textId="77777777" w:rsidR="004233EB" w:rsidRDefault="004233EB" w:rsidP="004233EB">
      <w:pPr>
        <w:pStyle w:val="Kop3"/>
        <w:rPr>
          <w:highlight w:val="yellow"/>
        </w:rPr>
      </w:pPr>
      <w:bookmarkStart w:id="72" w:name="_Toc514532488"/>
      <w:r>
        <w:rPr>
          <w:highlight w:val="yellow"/>
        </w:rPr>
        <w:lastRenderedPageBreak/>
        <w:t>Main feature: WebView</w:t>
      </w:r>
      <w:bookmarkEnd w:id="72"/>
    </w:p>
    <w:p w14:paraId="0BA761A3" w14:textId="63256BAB" w:rsidR="004233EB" w:rsidRPr="00E849CE" w:rsidRDefault="004233EB" w:rsidP="004233EB">
      <w:pPr>
        <w:keepNext/>
        <w:keepLines/>
        <w:rPr>
          <w:highlight w:val="yellow"/>
        </w:rPr>
      </w:pPr>
      <w:r>
        <w:rPr>
          <w:highlight w:val="yellow"/>
        </w:rPr>
        <w:t xml:space="preserve">Over de details van Apache Cordova is weinig over gerapporteerd en beschreven. Wat er wel duidelijk te bevinden is, is het feit dat dit framework een Webview gebaseerde aanpak heeft om de applicatie weer te geven. Dit betekent dat het in feite een browser opent om daarop een applicatie te initialiseren. </w:t>
      </w:r>
      <w:r w:rsidR="00E849CE">
        <w:rPr>
          <w:highlight w:val="yellow"/>
        </w:rPr>
        <w:t>In Figuur 2</w:t>
      </w:r>
      <w:r w:rsidR="003357EF">
        <w:rPr>
          <w:highlight w:val="yellow"/>
        </w:rPr>
        <w:t>.</w:t>
      </w:r>
      <w:r>
        <w:rPr>
          <w:highlight w:val="yellow"/>
        </w:rPr>
        <w:t xml:space="preserve">12 wordt de werking van een hybride applicatie, zoals een app gebouwd met het Cordova framework, voorgesteld en vergeleken met de werking van een native en web app. </w:t>
      </w:r>
      <w:r>
        <w:t xml:space="preserve">Hierop valt te zien hoe de hybride app een wrapper app gebruikt die bestaat uit een WebView, een native UI view en native hardware toegang in de </w:t>
      </w:r>
      <w:proofErr w:type="gramStart"/>
      <w:r>
        <w:t>back-end</w:t>
      </w:r>
      <w:proofErr w:type="gramEnd"/>
      <w:r>
        <w:t xml:space="preserve">. </w:t>
      </w:r>
    </w:p>
    <w:p w14:paraId="0C74A2EC" w14:textId="08D9FE8F" w:rsidR="00B20594" w:rsidRPr="00D515E4" w:rsidRDefault="00B20594" w:rsidP="001947FB">
      <w:pPr>
        <w:keepNext/>
      </w:pPr>
      <w:r w:rsidRPr="00B20594">
        <w:rPr>
          <w:noProof/>
          <w:highlight w:val="yellow"/>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94">
        <w:rPr>
          <w:noProof/>
          <w:highlight w:val="yellow"/>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702A67EA" w:rsidR="00F1388E" w:rsidRPr="00DC0C73" w:rsidRDefault="00F1388E" w:rsidP="00C736A7">
                            <w:pPr>
                              <w:pStyle w:val="Bijschrift"/>
                              <w:jc w:val="center"/>
                              <w:rPr>
                                <w:noProof/>
                              </w:rPr>
                            </w:pPr>
                            <w:bookmarkStart w:id="73" w:name="_Toc514601704"/>
                            <w:r>
                              <w:t xml:space="preserve">Figuur </w:t>
                            </w:r>
                            <w:fldSimple w:instr=" STYLEREF 1 \s ">
                              <w:r>
                                <w:rPr>
                                  <w:noProof/>
                                </w:rPr>
                                <w:t>2</w:t>
                              </w:r>
                            </w:fldSimple>
                            <w:r w:rsidR="003357EF">
                              <w:t>.</w:t>
                            </w:r>
                            <w:fldSimple w:instr=" SEQ Figuur \* ARABIC \s 1 ">
                              <w:r>
                                <w:rPr>
                                  <w:noProof/>
                                </w:rPr>
                                <w:t>12</w:t>
                              </w:r>
                            </w:fldSimple>
                            <w:r>
                              <w:t xml:space="preserve"> </w:t>
                            </w:r>
                            <w:r w:rsidRPr="002A2409">
                              <w:t>Verschil tussen native apps, webapps en hybride apps [31]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702A67EA" w:rsidR="00F1388E" w:rsidRPr="00DC0C73" w:rsidRDefault="00F1388E" w:rsidP="00C736A7">
                      <w:pPr>
                        <w:pStyle w:val="Bijschrift"/>
                        <w:jc w:val="center"/>
                        <w:rPr>
                          <w:noProof/>
                        </w:rPr>
                      </w:pPr>
                      <w:bookmarkStart w:id="74" w:name="_Toc514601704"/>
                      <w:r>
                        <w:t xml:space="preserve">Figuur </w:t>
                      </w:r>
                      <w:fldSimple w:instr=" STYLEREF 1 \s ">
                        <w:r>
                          <w:rPr>
                            <w:noProof/>
                          </w:rPr>
                          <w:t>2</w:t>
                        </w:r>
                      </w:fldSimple>
                      <w:r w:rsidR="003357EF">
                        <w:t>.</w:t>
                      </w:r>
                      <w:fldSimple w:instr=" SEQ Figuur \* ARABIC \s 1 ">
                        <w:r>
                          <w:rPr>
                            <w:noProof/>
                          </w:rPr>
                          <w:t>12</w:t>
                        </w:r>
                      </w:fldSimple>
                      <w:r>
                        <w:t xml:space="preserve"> </w:t>
                      </w:r>
                      <w:r w:rsidRPr="002A2409">
                        <w:t>Verschil tussen native apps, webapps en hybride apps [31]</w:t>
                      </w:r>
                      <w:bookmarkEnd w:id="74"/>
                    </w:p>
                  </w:txbxContent>
                </v:textbox>
                <w10:wrap type="topAndBottom"/>
              </v:shape>
            </w:pict>
          </mc:Fallback>
        </mc:AlternateContent>
      </w:r>
      <w:r w:rsidR="00D515E4" w:rsidRPr="00B20594">
        <w:rPr>
          <w:highlight w:val="yellow"/>
        </w:rPr>
        <w:t xml:space="preserve">Een WebView is op zich niet meer dan een iframe of tab in een vermomde browser. Het Cordova framework zet zijn HTML5 code in een WebView en biedt dan een </w:t>
      </w:r>
      <w:r w:rsidR="00D515E4" w:rsidRPr="00B20594">
        <w:rPr>
          <w:i/>
          <w:highlight w:val="yellow"/>
        </w:rPr>
        <w:t>‘foreign function interface’ (FFI)</w:t>
      </w:r>
      <w:r w:rsidR="00D515E4" w:rsidRPr="00B20594">
        <w:rPr>
          <w:highlight w:val="yellow"/>
        </w:rPr>
        <w:t xml:space="preserve"> aan. Dit is een interface die het obstakel naar het native OS overbrugt. Deze FFI zorgt er dan voor dat de native mogelijkheden zoals bv. toegang tot de camera doorgegeven worden aan het Cordova-framework</w:t>
      </w:r>
      <w:r w:rsidR="00AF719E" w:rsidRPr="00B20594">
        <w:rPr>
          <w:highlight w:val="yellow"/>
        </w:rPr>
        <w:t xml:space="preserve"> waardoor het framework met die middelen kan communiceren</w:t>
      </w:r>
      <w:r w:rsidR="00C736A7" w:rsidRPr="00B20594">
        <w:rPr>
          <w:highlight w:val="yellow"/>
        </w:rPr>
        <w:t xml:space="preserve"> en ze gebruiken</w:t>
      </w:r>
      <w:r w:rsidR="00D515E4" w:rsidRPr="00B20594">
        <w:rPr>
          <w:highlight w:val="yellow"/>
        </w:rPr>
        <w:t>.</w:t>
      </w:r>
      <w:r w:rsidR="00C736A7" w:rsidRPr="00B20594">
        <w:rPr>
          <w:highlight w:val="yellow"/>
        </w:rPr>
        <w:t xml:space="preserve"> Een nadeel aan het gebruik van de FFI is het feit dat deze verbinding altijd trager zal gaan dan een native gebouwde applicatie.</w:t>
      </w:r>
      <w:sdt>
        <w:sdtPr>
          <w:rPr>
            <w:highlight w:val="yellow"/>
          </w:rPr>
          <w:id w:val="-532651739"/>
          <w:citation/>
        </w:sdtPr>
        <w:sdtContent>
          <w:r w:rsidR="00C736A7" w:rsidRPr="00B20594">
            <w:rPr>
              <w:highlight w:val="yellow"/>
            </w:rPr>
            <w:fldChar w:fldCharType="begin"/>
          </w:r>
          <w:r w:rsidR="00C736A7" w:rsidRPr="00B20594">
            <w:rPr>
              <w:highlight w:val="yellow"/>
            </w:rPr>
            <w:instrText xml:space="preserve"> CITATION Wha18 \l 2067 </w:instrText>
          </w:r>
          <w:r w:rsidR="00C736A7" w:rsidRPr="00B20594">
            <w:rPr>
              <w:highlight w:val="yellow"/>
            </w:rPr>
            <w:fldChar w:fldCharType="separate"/>
          </w:r>
          <w:r w:rsidR="00C736A7" w:rsidRPr="00B20594">
            <w:rPr>
              <w:noProof/>
              <w:highlight w:val="yellow"/>
            </w:rPr>
            <w:t xml:space="preserve"> [31]</w:t>
          </w:r>
          <w:r w:rsidR="00C736A7" w:rsidRPr="00B20594">
            <w:rPr>
              <w:highlight w:val="yellow"/>
            </w:rPr>
            <w:fldChar w:fldCharType="end"/>
          </w:r>
        </w:sdtContent>
      </w:sdt>
      <w:r w:rsidR="00D515E4">
        <w:t xml:space="preserve"> </w:t>
      </w:r>
    </w:p>
    <w:p w14:paraId="0D1BC3B0" w14:textId="72AD64B2" w:rsidR="005F7121" w:rsidRDefault="005F7121" w:rsidP="005F7121">
      <w:pPr>
        <w:pStyle w:val="Kop3"/>
        <w:rPr>
          <w:highlight w:val="yellow"/>
        </w:rPr>
      </w:pPr>
      <w:bookmarkStart w:id="75" w:name="_Toc514532489"/>
      <w:r>
        <w:rPr>
          <w:highlight w:val="yellow"/>
        </w:rPr>
        <w:t>Portfolio</w:t>
      </w:r>
      <w:bookmarkEnd w:id="75"/>
    </w:p>
    <w:p w14:paraId="5BA93387" w14:textId="33F64C9E" w:rsidR="005F7121" w:rsidRDefault="005F7121" w:rsidP="005F7121">
      <w:pPr>
        <w:rPr>
          <w:highlight w:val="yellow"/>
        </w:rPr>
      </w:pPr>
      <w:r>
        <w:rPr>
          <w:highlight w:val="yellow"/>
        </w:rPr>
        <w:t>Een aantal applicaties gebouwd met als fundering Cordova zoals Ionic, PhoneGap, …</w:t>
      </w:r>
      <w:sdt>
        <w:sdtPr>
          <w:rPr>
            <w:highlight w:val="yellow"/>
          </w:rPr>
          <w:id w:val="1301260880"/>
          <w:citation/>
        </w:sdtPr>
        <w:sdtContent>
          <w:r w:rsidR="00D7111E">
            <w:rPr>
              <w:highlight w:val="yellow"/>
            </w:rPr>
            <w:fldChar w:fldCharType="begin"/>
          </w:r>
          <w:r w:rsidR="00D7111E">
            <w:rPr>
              <w:highlight w:val="yellow"/>
            </w:rPr>
            <w:instrText xml:space="preserve"> CITATION App180 \l 2067 </w:instrText>
          </w:r>
          <w:r w:rsidR="00D7111E">
            <w:rPr>
              <w:highlight w:val="yellow"/>
            </w:rPr>
            <w:fldChar w:fldCharType="separate"/>
          </w:r>
          <w:r w:rsidR="00C736A7">
            <w:rPr>
              <w:noProof/>
              <w:highlight w:val="yellow"/>
            </w:rPr>
            <w:t xml:space="preserve"> </w:t>
          </w:r>
          <w:r w:rsidR="00C736A7" w:rsidRPr="00C736A7">
            <w:rPr>
              <w:noProof/>
              <w:highlight w:val="yellow"/>
            </w:rPr>
            <w:t>[32]</w:t>
          </w:r>
          <w:r w:rsidR="00D7111E">
            <w:rPr>
              <w:highlight w:val="yellow"/>
            </w:rPr>
            <w:fldChar w:fldCharType="end"/>
          </w:r>
        </w:sdtContent>
      </w:sdt>
      <w:sdt>
        <w:sdtPr>
          <w:rPr>
            <w:highlight w:val="yellow"/>
          </w:rPr>
          <w:id w:val="-10839967"/>
          <w:citation/>
        </w:sdtPr>
        <w:sdtContent>
          <w:r w:rsidR="00D7111E">
            <w:rPr>
              <w:highlight w:val="yellow"/>
            </w:rPr>
            <w:fldChar w:fldCharType="begin"/>
          </w:r>
          <w:r w:rsidR="00D7111E">
            <w:rPr>
              <w:highlight w:val="yellow"/>
            </w:rPr>
            <w:instrText xml:space="preserve"> CITATION Top18 \l 2067 </w:instrText>
          </w:r>
          <w:r w:rsidR="00D7111E">
            <w:rPr>
              <w:highlight w:val="yellow"/>
            </w:rPr>
            <w:fldChar w:fldCharType="separate"/>
          </w:r>
          <w:r w:rsidR="00C736A7">
            <w:rPr>
              <w:noProof/>
              <w:highlight w:val="yellow"/>
            </w:rPr>
            <w:t xml:space="preserve"> </w:t>
          </w:r>
          <w:r w:rsidR="00C736A7" w:rsidRPr="00C736A7">
            <w:rPr>
              <w:noProof/>
              <w:highlight w:val="yellow"/>
            </w:rPr>
            <w:t>[33]</w:t>
          </w:r>
          <w:r w:rsidR="00D7111E">
            <w:rPr>
              <w:highlight w:val="yellow"/>
            </w:rPr>
            <w:fldChar w:fldCharType="end"/>
          </w:r>
        </w:sdtContent>
      </w:sdt>
    </w:p>
    <w:p w14:paraId="2A81A8F5" w14:textId="4FFAC63A" w:rsidR="005F7121" w:rsidRDefault="005F7121" w:rsidP="005F7121">
      <w:pPr>
        <w:pStyle w:val="Lijstalinea"/>
        <w:numPr>
          <w:ilvl w:val="0"/>
          <w:numId w:val="23"/>
        </w:numPr>
        <w:rPr>
          <w:highlight w:val="yellow"/>
          <w:lang w:val="en-US"/>
        </w:rPr>
      </w:pPr>
      <w:r w:rsidRPr="005F7121">
        <w:rPr>
          <w:highlight w:val="yellow"/>
          <w:lang w:val="en-US"/>
        </w:rPr>
        <w:t>Logitech SqueezeBox Controller van Logitech Inc. (</w:t>
      </w:r>
      <w:r>
        <w:rPr>
          <w:highlight w:val="yellow"/>
          <w:lang w:val="en-US"/>
        </w:rPr>
        <w:t>PhoneGap</w:t>
      </w:r>
      <w:r w:rsidRPr="005F7121">
        <w:rPr>
          <w:highlight w:val="yellow"/>
          <w:lang w:val="en-US"/>
        </w:rPr>
        <w:t>)</w:t>
      </w:r>
    </w:p>
    <w:p w14:paraId="629379BB" w14:textId="401C1AFE" w:rsidR="005F7121" w:rsidRDefault="005F7121" w:rsidP="005F7121">
      <w:pPr>
        <w:pStyle w:val="Lijstalinea"/>
        <w:numPr>
          <w:ilvl w:val="0"/>
          <w:numId w:val="23"/>
        </w:numPr>
        <w:rPr>
          <w:highlight w:val="yellow"/>
          <w:lang w:val="en-US"/>
        </w:rPr>
      </w:pPr>
      <w:r>
        <w:rPr>
          <w:highlight w:val="yellow"/>
          <w:lang w:val="en-US"/>
        </w:rPr>
        <w:t>MarketWatch van Dow Jones (Ionic)</w:t>
      </w:r>
    </w:p>
    <w:p w14:paraId="11444F9A" w14:textId="1FD83ECD" w:rsidR="005F7121" w:rsidRDefault="005F7121" w:rsidP="005F7121">
      <w:pPr>
        <w:pStyle w:val="Lijstalinea"/>
        <w:numPr>
          <w:ilvl w:val="0"/>
          <w:numId w:val="23"/>
        </w:numPr>
        <w:rPr>
          <w:highlight w:val="yellow"/>
          <w:lang w:val="en-US"/>
        </w:rPr>
      </w:pPr>
      <w:r>
        <w:rPr>
          <w:highlight w:val="yellow"/>
          <w:lang w:val="en-US"/>
        </w:rPr>
        <w:t>TD trading van TD (Ionic)</w:t>
      </w:r>
    </w:p>
    <w:p w14:paraId="34E3FD53" w14:textId="7D2E5908" w:rsidR="005F7121" w:rsidRPr="00D7111E" w:rsidRDefault="005F7121" w:rsidP="00D7111E">
      <w:pPr>
        <w:pStyle w:val="Lijstalinea"/>
        <w:numPr>
          <w:ilvl w:val="0"/>
          <w:numId w:val="23"/>
        </w:numPr>
        <w:rPr>
          <w:highlight w:val="yellow"/>
          <w:lang w:val="en-US"/>
        </w:rPr>
      </w:pPr>
      <w:r>
        <w:rPr>
          <w:highlight w:val="yellow"/>
          <w:lang w:val="en-US"/>
        </w:rPr>
        <w:t>Tripcase van Saber (PhoneGap)</w:t>
      </w:r>
    </w:p>
    <w:p w14:paraId="25C0BAD7" w14:textId="188F0C32" w:rsidR="00882292" w:rsidRPr="005F7121" w:rsidRDefault="00882292" w:rsidP="00A01473">
      <w:pPr>
        <w:rPr>
          <w:lang w:val="en-US"/>
        </w:rPr>
      </w:pPr>
    </w:p>
    <w:p w14:paraId="5F68A190" w14:textId="4A5CF92C" w:rsidR="00882292" w:rsidRPr="005F7121" w:rsidRDefault="00882292" w:rsidP="00A01473">
      <w:pPr>
        <w:rPr>
          <w:lang w:val="en-US"/>
        </w:rPr>
      </w:pPr>
    </w:p>
    <w:p w14:paraId="183F1186" w14:textId="38BE629F" w:rsidR="00A01473" w:rsidRDefault="00FC34E6" w:rsidP="00FC34E6">
      <w:pPr>
        <w:pStyle w:val="Kop2"/>
        <w:rPr>
          <w:lang w:eastAsia="en-US"/>
        </w:rPr>
      </w:pPr>
      <w:bookmarkStart w:id="76" w:name="_Toc514532490"/>
      <w:r>
        <w:rPr>
          <w:lang w:eastAsia="en-US"/>
        </w:rPr>
        <w:lastRenderedPageBreak/>
        <w:t>Kwaliteitscontrole van de applicaties</w:t>
      </w:r>
      <w:bookmarkEnd w:id="76"/>
    </w:p>
    <w:p w14:paraId="7ADA5010" w14:textId="3C4025AA" w:rsidR="00FC34E6" w:rsidRDefault="00FC34E6" w:rsidP="00FC34E6">
      <w:pPr>
        <w:pStyle w:val="Kop3"/>
        <w:rPr>
          <w:lang w:eastAsia="en-US"/>
        </w:rPr>
      </w:pPr>
      <w:bookmarkStart w:id="77" w:name="_Toc514532491"/>
      <w:r>
        <w:rPr>
          <w:lang w:eastAsia="en-US"/>
        </w:rPr>
        <w:t>Theoretisch</w:t>
      </w:r>
      <w:bookmarkEnd w:id="77"/>
    </w:p>
    <w:p w14:paraId="03F1BCF5" w14:textId="5C8BB5E3"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w:t>
      </w:r>
      <w:r w:rsidR="00DA5D84">
        <w:rPr>
          <w:lang w:eastAsia="en-US"/>
        </w:rPr>
        <w:t>, zoals opgesomd in Tabel 2-1</w:t>
      </w:r>
      <w:r w:rsidR="008A4841">
        <w:rPr>
          <w:lang w:eastAsia="en-US"/>
        </w:rPr>
        <w:t>.</w:t>
      </w:r>
      <w:r w:rsidR="00DA5D84">
        <w:rPr>
          <w:lang w:eastAsia="en-US"/>
        </w:rPr>
        <w:t xml:space="preserve"> </w:t>
      </w:r>
      <w:r w:rsidR="008A4841">
        <w:rPr>
          <w:lang w:eastAsia="en-US"/>
        </w:rPr>
        <w:t xml:space="preserve">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p w14:paraId="15612CBA" w14:textId="6625C007" w:rsidR="00DA5D84" w:rsidRDefault="00DA5D84" w:rsidP="00DA5D84">
      <w:pPr>
        <w:pStyle w:val="Bijschrift"/>
        <w:keepNext/>
      </w:pPr>
      <w:bookmarkStart w:id="78" w:name="_Toc514513273"/>
      <w:r>
        <w:t xml:space="preserve">Tabel </w:t>
      </w:r>
      <w:fldSimple w:instr=" STYLEREF 1 \s ">
        <w:r w:rsidR="00103F03">
          <w:rPr>
            <w:noProof/>
          </w:rPr>
          <w:t>2</w:t>
        </w:r>
      </w:fldSimple>
      <w:r w:rsidR="00103F03">
        <w:noBreakHyphen/>
      </w:r>
      <w:fldSimple w:instr=" SEQ Tabel \* ARABIC \s 1 ">
        <w:r w:rsidR="00103F03">
          <w:rPr>
            <w:noProof/>
          </w:rPr>
          <w:t>1</w:t>
        </w:r>
      </w:fldSimple>
      <w:r>
        <w:t xml:space="preserve"> Theoretische eigenschappen verschillende frameworks</w:t>
      </w:r>
      <w:bookmarkEnd w:id="78"/>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Pr="00DA5D84" w:rsidRDefault="00136E99" w:rsidP="00C5544B">
            <w:pPr>
              <w:jc w:val="left"/>
              <w:rPr>
                <w:b/>
                <w:lang w:eastAsia="en-US"/>
              </w:rPr>
            </w:pPr>
            <w:r w:rsidRPr="00DA5D84">
              <w:rPr>
                <w:b/>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7D50146"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[34]</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Pr="00DA5D84" w:rsidRDefault="00136E99" w:rsidP="00C5544B">
            <w:pPr>
              <w:jc w:val="left"/>
              <w:rPr>
                <w:b/>
                <w:lang w:eastAsia="en-US"/>
              </w:rPr>
            </w:pPr>
            <w:r w:rsidRPr="00DA5D84">
              <w:rPr>
                <w:b/>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18DDE91D"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00A9277E">
                  <w:rPr>
                    <w:highlight w:val="yellow"/>
                    <w:lang w:eastAsia="en-US"/>
                  </w:rPr>
                  <w:instrText xml:space="preserve">CITATION 18Ap000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[35]</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w:t>
            </w:r>
            <w:r w:rsidR="004709D1">
              <w:rPr>
                <w:highlight w:val="yellow"/>
                <w:lang w:eastAsia="en-US"/>
              </w:rPr>
              <w:t>meer features en tools worden aangeboden</w:t>
            </w:r>
            <w:r w:rsidRPr="00136E99">
              <w:rPr>
                <w:highlight w:val="yellow"/>
                <w:lang w:eastAsia="en-US"/>
              </w:rPr>
              <w:t xml:space="preserve"> vanaf 250/45</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[36]</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Pr="00DA5D84" w:rsidRDefault="00136E99" w:rsidP="00C5544B">
            <w:pPr>
              <w:jc w:val="left"/>
              <w:rPr>
                <w:b/>
                <w:lang w:eastAsia="en-US"/>
              </w:rPr>
            </w:pPr>
            <w:r w:rsidRPr="00DA5D84">
              <w:rPr>
                <w:b/>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542A5CF5"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C736A7" w:rsidRPr="00C736A7">
                  <w:rPr>
                    <w:noProof/>
                    <w:highlight w:val="yellow"/>
                    <w:lang w:eastAsia="en-US"/>
                  </w:rPr>
                  <w:t>[37]</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[38]</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Pr="00DA5D84" w:rsidRDefault="00136E99" w:rsidP="00C5544B">
            <w:pPr>
              <w:jc w:val="left"/>
              <w:rPr>
                <w:b/>
                <w:lang w:eastAsia="en-US"/>
              </w:rPr>
            </w:pPr>
            <w:r w:rsidRPr="00DA5D84">
              <w:rPr>
                <w:b/>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w:t>
            </w:r>
            <w:proofErr w:type="gramStart"/>
            <w:r w:rsidRPr="00BC3B05">
              <w:rPr>
                <w:highlight w:val="yellow"/>
                <w:lang w:eastAsia="en-US"/>
              </w:rPr>
              <w:t>is</w:t>
            </w:r>
            <w:proofErr w:type="gramEnd"/>
            <w:r w:rsidRPr="00BC3B05">
              <w:rPr>
                <w:highlight w:val="yellow"/>
                <w:lang w:eastAsia="en-US"/>
              </w:rPr>
              <w:t xml:space="preserve"> WebView gebaseerd.)</w:t>
            </w:r>
          </w:p>
        </w:tc>
        <w:tc>
          <w:tcPr>
            <w:tcW w:w="4278" w:type="dxa"/>
          </w:tcPr>
          <w:p w14:paraId="28B93971" w14:textId="0AE87DEF"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C736A7" w:rsidRPr="00C736A7">
                  <w:rPr>
                    <w:noProof/>
                    <w:highlight w:val="yellow"/>
                    <w:lang w:eastAsia="en-US"/>
                  </w:rPr>
                  <w:t>[39]</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2F5A5E">
      <w:pPr>
        <w:keepLines/>
        <w:rPr>
          <w:lang w:eastAsia="en-US"/>
        </w:rPr>
      </w:pPr>
      <w:r>
        <w:rPr>
          <w:lang w:eastAsia="en-US"/>
        </w:rPr>
        <w:lastRenderedPageBreak/>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Default="00C5544B" w:rsidP="00264241">
      <w:pPr>
        <w:rPr>
          <w:lang w:eastAsia="en-US"/>
        </w:rPr>
      </w:pPr>
      <w:r w:rsidRPr="00372BEC">
        <w:rPr>
          <w:highlight w:val="yellow"/>
          <w:lang w:eastAsia="en-US"/>
        </w:rPr>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w:t>
      </w:r>
      <w:proofErr w:type="gramStart"/>
      <w:r>
        <w:rPr>
          <w:lang w:eastAsia="en-US"/>
        </w:rPr>
        <w:t>één</w:t>
      </w:r>
      <w:proofErr w:type="gramEnd"/>
      <w:r>
        <w:rPr>
          <w:lang w:eastAsia="en-US"/>
        </w:rPr>
        <w:t xml:space="preserve">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76F8A452" w:rsidR="00577961" w:rsidRPr="008A1146" w:rsidRDefault="00577961" w:rsidP="00FC34E6">
      <w:pPr>
        <w:pStyle w:val="Kop3"/>
        <w:rPr>
          <w:highlight w:val="yellow"/>
          <w:lang w:eastAsia="en-US"/>
        </w:rPr>
      </w:pPr>
      <w:bookmarkStart w:id="79" w:name="_Toc514532492"/>
      <w:r w:rsidRPr="008A1146">
        <w:rPr>
          <w:highlight w:val="yellow"/>
          <w:lang w:eastAsia="en-US"/>
        </w:rPr>
        <w:t>Tool</w:t>
      </w:r>
      <w:r w:rsidR="00680856">
        <w:rPr>
          <w:highlight w:val="yellow"/>
          <w:lang w:eastAsia="en-US"/>
        </w:rPr>
        <w:t>s</w:t>
      </w:r>
      <w:bookmarkEnd w:id="79"/>
    </w:p>
    <w:p w14:paraId="2C5508A6" w14:textId="6326558C" w:rsidR="00131338" w:rsidRPr="008A1146" w:rsidRDefault="00131338" w:rsidP="00131338">
      <w:pPr>
        <w:rPr>
          <w:highlight w:val="yellow"/>
          <w:lang w:eastAsia="en-US"/>
        </w:rPr>
      </w:pPr>
      <w:r w:rsidRPr="008A1146">
        <w:rPr>
          <w:highlight w:val="yellow"/>
          <w:lang w:eastAsia="en-US"/>
        </w:rPr>
        <w:t>Om de praktische controles ui</w:t>
      </w:r>
      <w:r w:rsidR="00E760F9">
        <w:rPr>
          <w:highlight w:val="yellow"/>
          <w:lang w:eastAsia="en-US"/>
        </w:rPr>
        <w:t xml:space="preserve">t </w:t>
      </w:r>
      <w:r w:rsidRPr="008A1146">
        <w:rPr>
          <w:highlight w:val="yellow"/>
          <w:lang w:eastAsia="en-US"/>
        </w:rPr>
        <w:t xml:space="preserve">te voeren wordt er gebruik gemaakt van een </w:t>
      </w:r>
      <w:r w:rsidR="00431E09">
        <w:rPr>
          <w:highlight w:val="yellow"/>
          <w:lang w:eastAsia="en-US"/>
        </w:rPr>
        <w:t>aantal</w:t>
      </w:r>
      <w:r w:rsidRPr="008A1146">
        <w:rPr>
          <w:highlight w:val="yellow"/>
          <w:lang w:eastAsia="en-US"/>
        </w:rPr>
        <w:t xml:space="preserve"> tool</w:t>
      </w:r>
      <w:r w:rsidR="00431E09">
        <w:rPr>
          <w:highlight w:val="yellow"/>
          <w:lang w:eastAsia="en-US"/>
        </w:rPr>
        <w:t>s</w:t>
      </w:r>
      <w:r w:rsidRPr="008A1146">
        <w:rPr>
          <w:highlight w:val="yellow"/>
          <w:lang w:eastAsia="en-US"/>
        </w:rPr>
        <w:t xml:space="preserve">. Deze </w:t>
      </w:r>
      <w:r w:rsidR="007A61F6" w:rsidRPr="008A1146">
        <w:rPr>
          <w:highlight w:val="yellow"/>
          <w:lang w:eastAsia="en-US"/>
        </w:rPr>
        <w:t>z</w:t>
      </w:r>
      <w:r w:rsidR="00431E09">
        <w:rPr>
          <w:highlight w:val="yellow"/>
          <w:lang w:eastAsia="en-US"/>
        </w:rPr>
        <w:t>ullen</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431E09">
        <w:rPr>
          <w:highlight w:val="yellow"/>
          <w:lang w:eastAsia="en-US"/>
        </w:rPr>
        <w:t>worden</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431E09">
        <w:rPr>
          <w:highlight w:val="yellow"/>
          <w:lang w:eastAsia="en-US"/>
        </w:rPr>
        <w:t>deze</w:t>
      </w:r>
      <w:r w:rsidR="00690F84" w:rsidRPr="008A1146">
        <w:rPr>
          <w:highlight w:val="yellow"/>
          <w:lang w:eastAsia="en-US"/>
        </w:rPr>
        <w:t xml:space="preserve"> hulpmiddel</w:t>
      </w:r>
      <w:r w:rsidR="00431E09">
        <w:rPr>
          <w:highlight w:val="yellow"/>
          <w:lang w:eastAsia="en-US"/>
        </w:rPr>
        <w:t>en</w:t>
      </w:r>
      <w:r w:rsidR="00690F84" w:rsidRPr="008A1146">
        <w:rPr>
          <w:highlight w:val="yellow"/>
          <w:lang w:eastAsia="en-US"/>
        </w:rPr>
        <w:t xml:space="preserve">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431E09">
        <w:rPr>
          <w:highlight w:val="yellow"/>
          <w:lang w:eastAsia="en-US"/>
        </w:rPr>
        <w:t>ze</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6791782F"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cloud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C736A7" w:rsidRPr="00C736A7">
            <w:rPr>
              <w:noProof/>
              <w:highlight w:val="yellow"/>
              <w:lang w:eastAsia="en-US"/>
            </w:rPr>
            <w:t>[40]</w:t>
          </w:r>
          <w:r w:rsidR="00FE6E56">
            <w:rPr>
              <w:highlight w:val="yellow"/>
              <w:lang w:eastAsia="en-US"/>
            </w:rPr>
            <w:fldChar w:fldCharType="end"/>
          </w:r>
        </w:sdtContent>
      </w:sdt>
    </w:p>
    <w:p w14:paraId="24A65CA4" w14:textId="5DA17D30" w:rsidR="00B949B5" w:rsidRPr="008A1146" w:rsidRDefault="00DE220B" w:rsidP="002F5A5E">
      <w:pPr>
        <w:keepLines/>
        <w:rPr>
          <w:highlight w:val="yellow"/>
          <w:lang w:eastAsia="en-US"/>
        </w:rPr>
      </w:pPr>
      <w:r>
        <w:rPr>
          <w:highlight w:val="yellow"/>
          <w:lang w:eastAsia="en-US"/>
        </w:rPr>
        <w:lastRenderedPageBreak/>
        <w:t xml:space="preserve">Deze </w:t>
      </w:r>
      <w:proofErr w:type="gramStart"/>
      <w:r>
        <w:rPr>
          <w:highlight w:val="yellow"/>
          <w:lang w:eastAsia="en-US"/>
        </w:rPr>
        <w:t xml:space="preserve">gecreëerde </w:t>
      </w:r>
      <w:r w:rsidR="00CB03CB" w:rsidRPr="008A1146">
        <w:rPr>
          <w:highlight w:val="yellow"/>
          <w:lang w:eastAsia="en-US"/>
        </w:rPr>
        <w:t>.</w:t>
      </w:r>
      <w:r>
        <w:rPr>
          <w:highlight w:val="yellow"/>
          <w:lang w:eastAsia="en-US"/>
        </w:rPr>
        <w:t>apk</w:t>
      </w:r>
      <w:proofErr w:type="gramEnd"/>
      <w:r w:rsidR="00C85199" w:rsidRPr="008A1146">
        <w:rPr>
          <w:highlight w:val="yellow"/>
          <w:lang w:eastAsia="en-US"/>
        </w:rPr>
        <w:t xml:space="preserve"> of </w:t>
      </w:r>
      <w:r w:rsidR="00CB03CB" w:rsidRPr="008A1146">
        <w:rPr>
          <w:highlight w:val="yellow"/>
          <w:lang w:eastAsia="en-US"/>
        </w:rPr>
        <w:t>.</w:t>
      </w:r>
      <w:r>
        <w:rPr>
          <w:highlight w:val="yellow"/>
          <w:lang w:eastAsia="en-US"/>
        </w:rPr>
        <w:t>ipa</w:t>
      </w:r>
      <w:r w:rsidR="00C85199" w:rsidRPr="008A1146">
        <w:rPr>
          <w:highlight w:val="yellow"/>
          <w:lang w:eastAsia="en-US"/>
        </w:rPr>
        <w:t xml:space="preserve">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6A7E3B7C" w:rsidR="00577961" w:rsidRDefault="00271EF4" w:rsidP="00577961">
      <w:pPr>
        <w:rPr>
          <w:highlight w:val="yellow"/>
          <w:lang w:eastAsia="en-US"/>
        </w:rPr>
      </w:pPr>
      <w:r w:rsidRPr="008A1146">
        <w:rPr>
          <w:highlight w:val="yellow"/>
          <w:lang w:eastAsia="en-US"/>
        </w:rPr>
        <w:t xml:space="preserve">Deze rapporten </w:t>
      </w:r>
      <w:r w:rsidR="00DF1B6B" w:rsidRPr="008A1146">
        <w:rPr>
          <w:highlight w:val="yellow"/>
          <w:lang w:eastAsia="en-US"/>
        </w:rPr>
        <w:t xml:space="preserve">zullen in de vorm van logs gegeven worden, waarbij </w:t>
      </w:r>
      <w:r w:rsidR="00B949B5" w:rsidRPr="008A1146">
        <w:rPr>
          <w:highlight w:val="yellow"/>
          <w:lang w:eastAsia="en-US"/>
        </w:rPr>
        <w:t>de installatietijd en opstartsnelheid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5E03D331" w14:textId="20986681" w:rsidR="00431E09" w:rsidRPr="007A3520" w:rsidRDefault="00431E09" w:rsidP="00431E09">
      <w:pPr>
        <w:pStyle w:val="Kop4"/>
        <w:rPr>
          <w:highlight w:val="yellow"/>
          <w:lang w:eastAsia="en-US"/>
        </w:rPr>
      </w:pPr>
      <w:r w:rsidRPr="007A3520">
        <w:rPr>
          <w:highlight w:val="yellow"/>
          <w:lang w:eastAsia="en-US"/>
        </w:rPr>
        <w:t>Activity monitor</w:t>
      </w:r>
    </w:p>
    <w:p w14:paraId="064F169C" w14:textId="7906C1D5" w:rsidR="001F4A94" w:rsidRPr="007A3520" w:rsidRDefault="001F4A94" w:rsidP="00431E09">
      <w:pPr>
        <w:rPr>
          <w:highlight w:val="yellow"/>
          <w:lang w:eastAsia="en-US"/>
        </w:rPr>
      </w:pPr>
      <w:r w:rsidRPr="007A3520">
        <w:rPr>
          <w:highlight w:val="yellow"/>
          <w:lang w:eastAsia="en-US"/>
        </w:rPr>
        <w:t>Voor het geheugengebruik te monitoren van een Android applicatie kan simpelweg het real device gebruikt worden. De Android software heeft namelijk vanuit de eigen OS mogelijkheden om het cachegeheugen en het RAM-geheugen van apps afzonderlijk te bekijken.</w:t>
      </w:r>
    </w:p>
    <w:p w14:paraId="265BAB60" w14:textId="68219417" w:rsidR="00B83E03" w:rsidRPr="00431E09" w:rsidRDefault="00C417C8" w:rsidP="00431E09">
      <w:pPr>
        <w:rPr>
          <w:lang w:eastAsia="en-US"/>
        </w:rPr>
      </w:pPr>
      <w:r w:rsidRPr="007A3520">
        <w:rPr>
          <w:highlight w:val="yellow"/>
          <w:lang w:eastAsia="en-US"/>
        </w:rPr>
        <w:t xml:space="preserve">Indien het geheugengebruik </w:t>
      </w:r>
      <w:r w:rsidR="001F4A94" w:rsidRPr="007A3520">
        <w:rPr>
          <w:highlight w:val="yellow"/>
          <w:lang w:eastAsia="en-US"/>
        </w:rPr>
        <w:t xml:space="preserve">voor een iOS applicatie </w:t>
      </w:r>
      <w:r w:rsidRPr="007A3520">
        <w:rPr>
          <w:highlight w:val="yellow"/>
          <w:lang w:eastAsia="en-US"/>
        </w:rPr>
        <w:t>moet gemonitord worden, wordt een tool gebruikt</w:t>
      </w:r>
      <w:r w:rsidR="001F4A94" w:rsidRPr="007A3520">
        <w:rPr>
          <w:highlight w:val="yellow"/>
          <w:lang w:eastAsia="en-US"/>
        </w:rPr>
        <w:t xml:space="preserve"> die vanuit de MAC de applicatie kan analyseren. Xcode heeft instrumenten ter beschikking om allerlei parameters op te meten. Dit gaat van CPU-gebruik, batterijgebruik tot geheugengebruik. Dit laatste gebeurt met het Activity monitor instrument. Hierbij wordt de applicatie normaal gebruikt terwijl de app “opgenomen” wordt. Hieruit kunnen verschillende parameters afgelezen worden</w:t>
      </w:r>
      <w:r w:rsidR="00BE2044" w:rsidRPr="007A3520">
        <w:rPr>
          <w:highlight w:val="yellow"/>
          <w:lang w:eastAsia="en-US"/>
        </w:rPr>
        <w:t xml:space="preserve">. Onder andere </w:t>
      </w:r>
      <w:r w:rsidR="00B83E03" w:rsidRPr="007A3520">
        <w:rPr>
          <w:highlight w:val="yellow"/>
          <w:lang w:eastAsia="en-US"/>
        </w:rPr>
        <w:t>het</w:t>
      </w:r>
      <w:r w:rsidR="00BE2044" w:rsidRPr="007A3520">
        <w:rPr>
          <w:highlight w:val="yellow"/>
          <w:lang w:eastAsia="en-US"/>
        </w:rPr>
        <w:t xml:space="preserve"> </w:t>
      </w:r>
      <w:r w:rsidR="00B83E03" w:rsidRPr="007A3520">
        <w:rPr>
          <w:i/>
          <w:highlight w:val="yellow"/>
          <w:lang w:eastAsia="en-US"/>
        </w:rPr>
        <w:t>leaked</w:t>
      </w:r>
      <w:r w:rsidR="00BE2044" w:rsidRPr="007A3520">
        <w:rPr>
          <w:highlight w:val="yellow"/>
          <w:lang w:eastAsia="en-US"/>
        </w:rPr>
        <w:t xml:space="preserve">, het </w:t>
      </w:r>
      <w:r w:rsidR="00B83E03" w:rsidRPr="007A3520">
        <w:rPr>
          <w:i/>
          <w:highlight w:val="yellow"/>
          <w:lang w:eastAsia="en-US"/>
        </w:rPr>
        <w:t>abandoned</w:t>
      </w:r>
      <w:r w:rsidR="00B83E03" w:rsidRPr="007A3520">
        <w:rPr>
          <w:highlight w:val="yellow"/>
          <w:lang w:eastAsia="en-US"/>
        </w:rPr>
        <w:t xml:space="preserve"> </w:t>
      </w:r>
      <w:r w:rsidR="00BE2044" w:rsidRPr="007A3520">
        <w:rPr>
          <w:highlight w:val="yellow"/>
          <w:lang w:eastAsia="en-US"/>
        </w:rPr>
        <w:t xml:space="preserve">geheugen en het algemene geheugengebruik </w:t>
      </w:r>
      <w:r w:rsidR="001F4A94" w:rsidRPr="007A3520">
        <w:rPr>
          <w:highlight w:val="yellow"/>
          <w:lang w:eastAsia="en-US"/>
        </w:rPr>
        <w:t>waaronder het cache- en RAM-geheugen</w:t>
      </w:r>
      <w:r w:rsidR="00BE2044" w:rsidRPr="007A3520">
        <w:rPr>
          <w:highlight w:val="yellow"/>
          <w:lang w:eastAsia="en-US"/>
        </w:rPr>
        <w:t>ge</w:t>
      </w:r>
      <w:r w:rsidR="001F4A94" w:rsidRPr="007A3520">
        <w:rPr>
          <w:highlight w:val="yellow"/>
          <w:lang w:eastAsia="en-US"/>
        </w:rPr>
        <w:t>bruik.</w:t>
      </w:r>
      <w:r w:rsidR="00BE2044" w:rsidRPr="007A3520">
        <w:rPr>
          <w:highlight w:val="yellow"/>
          <w:lang w:eastAsia="en-US"/>
        </w:rPr>
        <w:t xml:space="preserve"> Enkel de laatste twee gaan effectief besproken worden sinds de applicaties niet de complexiteit omvatten om een hoeveelheid geheugen te lekken</w:t>
      </w:r>
      <w:r w:rsidR="00B83E03" w:rsidRPr="007A3520">
        <w:rPr>
          <w:highlight w:val="yellow"/>
          <w:lang w:eastAsia="en-US"/>
        </w:rPr>
        <w:t>, i.e</w:t>
      </w:r>
      <w:r w:rsidR="00BE2044" w:rsidRPr="007A3520">
        <w:rPr>
          <w:highlight w:val="yellow"/>
          <w:lang w:eastAsia="en-US"/>
        </w:rPr>
        <w:t>.</w:t>
      </w:r>
      <w:r w:rsidR="00B83E03" w:rsidRPr="007A3520">
        <w:rPr>
          <w:highlight w:val="yellow"/>
          <w:lang w:eastAsia="en-US"/>
        </w:rPr>
        <w:t xml:space="preserve"> het geheugen wordt statisch gealloceerd en kan </w:t>
      </w:r>
      <w:r w:rsidR="007A3520" w:rsidRPr="007A3520">
        <w:rPr>
          <w:highlight w:val="yellow"/>
          <w:lang w:eastAsia="en-US"/>
        </w:rPr>
        <w:t>dus</w:t>
      </w:r>
      <w:r w:rsidR="00B83E03" w:rsidRPr="007A3520">
        <w:rPr>
          <w:highlight w:val="yellow"/>
          <w:lang w:eastAsia="en-US"/>
        </w:rPr>
        <w:t xml:space="preserve"> niet </w:t>
      </w:r>
      <w:r w:rsidR="007A3520" w:rsidRPr="007A3520">
        <w:rPr>
          <w:highlight w:val="yellow"/>
          <w:lang w:eastAsia="en-US"/>
        </w:rPr>
        <w:t xml:space="preserve">in een </w:t>
      </w:r>
      <w:r w:rsidR="007A3520" w:rsidRPr="00B77806">
        <w:rPr>
          <w:i/>
          <w:highlight w:val="yellow"/>
          <w:lang w:eastAsia="en-US"/>
        </w:rPr>
        <w:t>loop</w:t>
      </w:r>
      <w:r w:rsidR="007A3520" w:rsidRPr="007A3520">
        <w:rPr>
          <w:highlight w:val="yellow"/>
          <w:lang w:eastAsia="en-US"/>
        </w:rPr>
        <w:t xml:space="preserve"> geheugen blijven alloceren.</w:t>
      </w:r>
    </w:p>
    <w:p w14:paraId="7C81DA62" w14:textId="51C94BBE" w:rsidR="00FC34E6" w:rsidRDefault="00272011" w:rsidP="00FC34E6">
      <w:pPr>
        <w:pStyle w:val="Kop3"/>
        <w:rPr>
          <w:lang w:eastAsia="en-US"/>
        </w:rPr>
      </w:pPr>
      <w:bookmarkStart w:id="80" w:name="_Toc514532493"/>
      <w:r>
        <w:rPr>
          <w:lang w:eastAsia="en-US"/>
        </w:rPr>
        <w:t>Praktisch</w:t>
      </w:r>
      <w:bookmarkEnd w:id="80"/>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7B43837E" w:rsidR="00F14EB4" w:rsidRDefault="00983FF4" w:rsidP="009A0D12">
      <w:pPr>
        <w:pStyle w:val="Lijstalinea"/>
        <w:numPr>
          <w:ilvl w:val="0"/>
          <w:numId w:val="14"/>
        </w:numPr>
      </w:pPr>
      <w:r>
        <w:t>De code</w:t>
      </w:r>
      <w:r w:rsidR="00431E09">
        <w:t>,</w:t>
      </w:r>
      <w:r>
        <w:t xml:space="preserve"> emulator</w:t>
      </w:r>
      <w:r w:rsidR="00431E09">
        <w:t xml:space="preserve"> en/of </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B8FFBA8" w14:textId="1EF9A02B" w:rsidR="007A3520" w:rsidRDefault="00784687" w:rsidP="006B1190">
      <w:r>
        <w:lastRenderedPageBreak/>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69825DBF" w14:textId="77777777" w:rsidR="00740540" w:rsidRPr="006B1190" w:rsidRDefault="00740540" w:rsidP="006B1190"/>
    <w:p w14:paraId="6211466D" w14:textId="3559EA13" w:rsidR="0075099F" w:rsidRPr="0075099F" w:rsidRDefault="00A74698" w:rsidP="0075099F">
      <w:pPr>
        <w:pStyle w:val="Kop4"/>
        <w:rPr>
          <w:lang w:eastAsia="en-US"/>
        </w:rPr>
      </w:pPr>
      <w:r>
        <w:rPr>
          <w:lang w:eastAsia="en-US"/>
        </w:rPr>
        <w:t>Snelheid</w:t>
      </w:r>
    </w:p>
    <w:p w14:paraId="74B1E9A5" w14:textId="26BA312B" w:rsidR="00604D2E" w:rsidRPr="00604D2E" w:rsidRDefault="00604D2E" w:rsidP="00604D2E">
      <w:pPr>
        <w:pStyle w:val="Bijschrift"/>
      </w:pPr>
      <w:r>
        <w:t>Android</w:t>
      </w:r>
    </w:p>
    <w:p w14:paraId="43EA4A19" w14:textId="66565B44" w:rsidR="00902BC7" w:rsidRPr="00364131" w:rsidRDefault="00FC34E6" w:rsidP="00FC34E6">
      <w:pPr>
        <w:rPr>
          <w:highlight w:val="yellow"/>
          <w:lang w:val="en-US"/>
        </w:rPr>
      </w:pPr>
      <w:r>
        <w:t xml:space="preserve">Om de snelheid van onze applicaties te testen </w:t>
      </w:r>
      <w:r w:rsidR="00BB2E84">
        <w:t xml:space="preserve">wordt er </w:t>
      </w:r>
      <w:r>
        <w:t xml:space="preserve">gebruik </w:t>
      </w:r>
      <w:r w:rsidR="00BB2E84">
        <w:t>gemaakt</w:t>
      </w:r>
      <w:r>
        <w:t xml:space="preserve"> van </w:t>
      </w:r>
      <w:r w:rsidR="00E00B9C">
        <w:rPr>
          <w:i/>
        </w:rPr>
        <w:t>testobject</w:t>
      </w:r>
      <w:r w:rsidRPr="00EE2D24">
        <w:rPr>
          <w:i/>
        </w:rPr>
        <w:t>.com</w:t>
      </w:r>
      <w:r w:rsidR="0009093E">
        <w:t>.</w:t>
      </w:r>
      <w:r w:rsidR="006673D5">
        <w:t xml:space="preserve"> Zoals besproken in sectie</w:t>
      </w:r>
      <w:r w:rsidR="00121808">
        <w:t xml:space="preserve"> 2.5.2.1.</w:t>
      </w:r>
      <w:r w:rsidR="00902BC7">
        <w:t xml:space="preserve"> Als resultaten worden er logs vanuit het device verkregen. </w:t>
      </w:r>
      <w:r w:rsidR="00902BC7" w:rsidRPr="003424A7">
        <w:rPr>
          <w:highlight w:val="yellow"/>
        </w:rPr>
        <w:t>Er wordt gezocht naar volgende lijn output</w:t>
      </w:r>
      <w:r w:rsidR="003424A7">
        <w:rPr>
          <w:highlight w:val="yellow"/>
        </w:rPr>
        <w:t xml:space="preserve"> op die logs</w:t>
      </w:r>
      <w:r w:rsidR="00902BC7" w:rsidRPr="003424A7">
        <w:rPr>
          <w:highlight w:val="yellow"/>
        </w:rPr>
        <w:t xml:space="preserve"> (vb. </w:t>
      </w:r>
      <w:r w:rsidR="00902BC7" w:rsidRPr="00364131">
        <w:rPr>
          <w:highlight w:val="yellow"/>
          <w:lang w:val="en-US"/>
        </w:rPr>
        <w:t>Xamarin, Android):</w:t>
      </w:r>
    </w:p>
    <w:p w14:paraId="03B5A8EA" w14:textId="3626F786" w:rsidR="00902BC7" w:rsidRPr="009E03B0" w:rsidRDefault="00902BC7" w:rsidP="001D5068">
      <w:pPr>
        <w:pStyle w:val="Inhopg2"/>
        <w:rPr>
          <w:highlight w:val="yellow"/>
          <w:lang w:val="en-US"/>
        </w:rPr>
      </w:pPr>
      <w:r w:rsidRPr="009E03B0">
        <w:rPr>
          <w:highlight w:val="yellow"/>
          <w:lang w:val="en-US"/>
        </w:rPr>
        <w:t>13:15:52.347912935/?I/ActivityManager: Displayed XamarinProject.XamarinProject.Android/md5d751a0ebcd50a7cee6c5dbde2620e260.MainActivity: +6s601ms</w:t>
      </w:r>
    </w:p>
    <w:p w14:paraId="0FF2A6F9" w14:textId="4C347874" w:rsidR="00902BC7" w:rsidRPr="00902BC7" w:rsidRDefault="00902BC7" w:rsidP="00902BC7">
      <w:pPr>
        <w:rPr>
          <w:lang w:eastAsia="en-US"/>
        </w:rPr>
      </w:pPr>
      <w:r w:rsidRPr="003424A7">
        <w:rPr>
          <w:highlight w:val="yellow"/>
          <w:lang w:eastAsia="en-US"/>
        </w:rPr>
        <w:t xml:space="preserve">Hieruit kan </w:t>
      </w:r>
      <w:r w:rsidR="003424A7" w:rsidRPr="003424A7">
        <w:rPr>
          <w:highlight w:val="yellow"/>
          <w:lang w:eastAsia="en-US"/>
        </w:rPr>
        <w:t>de opstartsnelheid</w:t>
      </w:r>
      <w:r w:rsidR="00C556EE">
        <w:rPr>
          <w:highlight w:val="yellow"/>
          <w:lang w:eastAsia="en-US"/>
        </w:rPr>
        <w:t xml:space="preserve"> gehaald worden. Namelijk 6.601</w:t>
      </w:r>
      <w:r w:rsidR="003424A7" w:rsidRPr="003424A7">
        <w:rPr>
          <w:highlight w:val="yellow"/>
          <w:lang w:eastAsia="en-US"/>
        </w:rPr>
        <w:t>s voor dit voorbeeld.</w:t>
      </w:r>
      <w:r w:rsidR="003424A7">
        <w:rPr>
          <w:highlight w:val="yellow"/>
          <w:lang w:eastAsia="en-US"/>
        </w:rPr>
        <w:t xml:space="preserve"> De installatiesnelheid bezorgt Testobject achteraf in zijn kwaliteitsrapport.</w:t>
      </w:r>
    </w:p>
    <w:p w14:paraId="499D6363" w14:textId="2C2B821D" w:rsidR="00FC34E6" w:rsidRDefault="0009093E" w:rsidP="00FC34E6">
      <w:r>
        <w:t>Eén</w:t>
      </w:r>
      <w:r w:rsidR="005776AE">
        <w:t xml:space="preserve"> van </w:t>
      </w:r>
      <w:r w:rsidR="00955D1D">
        <w:t>de</w:t>
      </w:r>
      <w:r w:rsidR="005776AE">
        <w:t xml:space="preserve"> devices</w:t>
      </w:r>
      <w:r w:rsidR="00604D2E">
        <w:t xml:space="preserve"> </w:t>
      </w:r>
      <w:r w:rsidR="00955D1D">
        <w:t xml:space="preserve">die </w:t>
      </w:r>
      <w:r w:rsidR="00902BC7">
        <w:t>op de test-API</w:t>
      </w:r>
      <w:r w:rsidR="00955D1D">
        <w:t xml:space="preserve"> beschikbaar is</w:t>
      </w:r>
      <w:r w:rsidR="00BF54D5">
        <w:t xml:space="preserve">: </w:t>
      </w:r>
      <w:r w:rsidR="00FC34E6">
        <w:t>de Motorola Moto E (2nd generation)</w:t>
      </w:r>
      <w:r w:rsidR="00DB6F12">
        <w:t>,</w:t>
      </w:r>
      <w:r w:rsidR="00FC34E6">
        <w:t xml:space="preserve"> gratis te gebruiken en </w:t>
      </w:r>
      <w:r w:rsidR="00604D2E">
        <w:t xml:space="preserve">leunt </w:t>
      </w:r>
      <w:r w:rsidR="00BF54D5">
        <w:t xml:space="preserve">dicht </w:t>
      </w:r>
      <w:r w:rsidR="00DB6F12">
        <w:t>aan</w:t>
      </w:r>
      <w:r>
        <w:t xml:space="preserve"> bij</w:t>
      </w:r>
      <w:r w:rsidR="00DB6F12">
        <w:t xml:space="preserve"> </w:t>
      </w:r>
      <w:r w:rsidR="00D40B5B">
        <w:t>het</w:t>
      </w:r>
      <w:r w:rsidR="00FC34E6">
        <w:t xml:space="preserve"> eigen apparaat</w:t>
      </w:r>
      <w:r w:rsidR="00604D2E">
        <w:t xml:space="preserve">. </w:t>
      </w:r>
      <w:r w:rsidR="00FC34E6">
        <w:t xml:space="preserve">De belangrijkste specificaties van </w:t>
      </w:r>
      <w:r w:rsidR="00DB6F12">
        <w:t>dit device</w:t>
      </w:r>
      <w:r w:rsidR="00FC34E6">
        <w:t xml:space="preserve"> zijn:</w:t>
      </w:r>
    </w:p>
    <w:p w14:paraId="7ECDE51A" w14:textId="51DFC0D2" w:rsidR="00FC34E6" w:rsidRDefault="00FC34E6" w:rsidP="00FC34E6">
      <w:r w:rsidRPr="006B1190">
        <w:rPr>
          <w:b/>
        </w:rPr>
        <w:t>OS</w:t>
      </w:r>
      <w:r>
        <w:t>: Android 6.0</w:t>
      </w:r>
    </w:p>
    <w:p w14:paraId="0B1857E5" w14:textId="46FDC0D5" w:rsidR="006B1190" w:rsidRDefault="006B1190" w:rsidP="00FC34E6">
      <w:r w:rsidRPr="006B1190">
        <w:rPr>
          <w:b/>
        </w:rPr>
        <w:t>API level</w:t>
      </w:r>
      <w:r>
        <w:t>: 23</w:t>
      </w:r>
    </w:p>
    <w:p w14:paraId="0FDB78DC" w14:textId="702EB094" w:rsidR="006B1190" w:rsidRPr="00D144E6" w:rsidRDefault="006B1190" w:rsidP="00FC34E6">
      <w:pPr>
        <w:rPr>
          <w:lang w:val="en-US"/>
        </w:rPr>
      </w:pPr>
      <w:r w:rsidRPr="00D144E6">
        <w:rPr>
          <w:b/>
          <w:lang w:val="en-US"/>
        </w:rPr>
        <w:t>CPU</w:t>
      </w:r>
      <w:r w:rsidRPr="00D144E6">
        <w:rPr>
          <w:lang w:val="en-US"/>
        </w:rPr>
        <w:t>: ARM | quad-core | 1200 MHz</w:t>
      </w:r>
    </w:p>
    <w:p w14:paraId="26D523D3" w14:textId="0B9C3BD8" w:rsidR="007A3520" w:rsidRPr="00D144E6" w:rsidRDefault="006B1190" w:rsidP="00FC34E6">
      <w:pPr>
        <w:rPr>
          <w:lang w:val="en-US"/>
        </w:rPr>
      </w:pPr>
      <w:r w:rsidRPr="00D144E6">
        <w:rPr>
          <w:b/>
          <w:lang w:val="en-US"/>
        </w:rPr>
        <w:t>RAM</w:t>
      </w:r>
      <w:r w:rsidRPr="00D144E6">
        <w:rPr>
          <w:lang w:val="en-US"/>
        </w:rPr>
        <w:t>: 1024 MB</w:t>
      </w:r>
    </w:p>
    <w:p w14:paraId="1CDC376A" w14:textId="510E395C" w:rsidR="00604D2E" w:rsidRDefault="00604D2E" w:rsidP="00604D2E">
      <w:pPr>
        <w:pStyle w:val="Bijschrift"/>
      </w:pPr>
      <w:r>
        <w:t>iOS</w:t>
      </w:r>
    </w:p>
    <w:p w14:paraId="5F73DB35" w14:textId="73456950" w:rsidR="003424A7" w:rsidRPr="00E760F9" w:rsidRDefault="008C6223" w:rsidP="0075099F">
      <w:pPr>
        <w:rPr>
          <w:highlight w:val="yellow"/>
          <w:lang w:eastAsia="en-US"/>
        </w:rPr>
      </w:pPr>
      <w:r>
        <w:rPr>
          <w:highlight w:val="yellow"/>
          <w:lang w:eastAsia="en-US"/>
        </w:rPr>
        <w:t xml:space="preserve">De snelheid van de iOS applicatie </w:t>
      </w:r>
      <w:r w:rsidR="00D86C4F">
        <w:rPr>
          <w:highlight w:val="yellow"/>
          <w:lang w:eastAsia="en-US"/>
        </w:rPr>
        <w:t xml:space="preserve">testen gebeurd met behulp van </w:t>
      </w:r>
      <w:r w:rsidR="00E760F9">
        <w:rPr>
          <w:highlight w:val="yellow"/>
          <w:lang w:eastAsia="en-US"/>
        </w:rPr>
        <w:t>console commands van Xcode.</w:t>
      </w:r>
      <w:r w:rsidR="00D11B0B">
        <w:rPr>
          <w:highlight w:val="yellow"/>
          <w:lang w:eastAsia="en-US"/>
        </w:rPr>
        <w:t xml:space="preserve"> Dit is een onderdeel dat Testobject niet in zijn resulterende logs weergeeft waardoor dit manueel uitgevoerd moest worden in Xcode.</w:t>
      </w:r>
    </w:p>
    <w:p w14:paraId="7BE848AA" w14:textId="7873E526" w:rsidR="003424A7" w:rsidRPr="00D11B0B" w:rsidRDefault="00D11B0B" w:rsidP="003424A7">
      <w:pPr>
        <w:rPr>
          <w:highlight w:val="yellow"/>
          <w:lang w:val="en-US"/>
        </w:rPr>
      </w:pPr>
      <w:r>
        <w:rPr>
          <w:highlight w:val="yellow"/>
        </w:rPr>
        <w:t xml:space="preserve">Door een omgevingsvariabele mee te geven in Xcode kan de pre-main time, oftewel de tijd die nodig is om de applicatie te initialiseren, geanalyseerd worden en via de console in XCode vrijgegeven worden. </w:t>
      </w:r>
      <w:r w:rsidR="003424A7" w:rsidRPr="00D11B0B">
        <w:rPr>
          <w:highlight w:val="yellow"/>
          <w:lang w:val="en-US"/>
        </w:rPr>
        <w:t xml:space="preserve">(vb. </w:t>
      </w:r>
      <w:r w:rsidR="009E03B0" w:rsidRPr="00D11B0B">
        <w:rPr>
          <w:highlight w:val="yellow"/>
          <w:lang w:val="en-US"/>
        </w:rPr>
        <w:t>React Native</w:t>
      </w:r>
      <w:r w:rsidR="003424A7" w:rsidRPr="00D11B0B">
        <w:rPr>
          <w:highlight w:val="yellow"/>
          <w:lang w:val="en-US"/>
        </w:rPr>
        <w:t>,</w:t>
      </w:r>
      <w:r w:rsidR="009E03B0" w:rsidRPr="00D11B0B">
        <w:rPr>
          <w:highlight w:val="yellow"/>
          <w:lang w:val="en-US"/>
        </w:rPr>
        <w:t xml:space="preserve"> iOS</w:t>
      </w:r>
      <w:r w:rsidR="003424A7" w:rsidRPr="00D11B0B">
        <w:rPr>
          <w:highlight w:val="yellow"/>
          <w:lang w:val="en-US"/>
        </w:rPr>
        <w:t>):</w:t>
      </w:r>
    </w:p>
    <w:p w14:paraId="076BB596" w14:textId="77777777"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Total pre-main time:  46.39 milliseconds (100.0%)</w:t>
      </w:r>
    </w:p>
    <w:p w14:paraId="4A21F1AA" w14:textId="606DADD3"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dylib loading time:  13.92 milliseconds (30.0%)</w:t>
      </w:r>
    </w:p>
    <w:p w14:paraId="1340ED1D" w14:textId="6AB25EFA"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rebase/binding time:   6.25 milliseconds (13.4%)</w:t>
      </w:r>
    </w:p>
    <w:p w14:paraId="3CD529A8" w14:textId="57F2892A"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ObjC setup time:   6.01 milliseconds (12.9%)</w:t>
      </w:r>
    </w:p>
    <w:p w14:paraId="58ABEDBE" w14:textId="0E85032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initializer time:  20.15 milliseconds (43.4%)</w:t>
      </w:r>
    </w:p>
    <w:p w14:paraId="56CC7873" w14:textId="1FD5A79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slowest intializers :</w:t>
      </w:r>
    </w:p>
    <w:p w14:paraId="7D35B93A" w14:textId="6289F6FC"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libSystem.B.dylib :   4.50 milliseconds (9.7%)</w:t>
      </w:r>
    </w:p>
    <w:p w14:paraId="110FE407" w14:textId="61D4F9D0" w:rsidR="00D11B0B" w:rsidRPr="00C556EE" w:rsidRDefault="00D11B0B" w:rsidP="00C556EE">
      <w:pPr>
        <w:spacing w:line="240" w:lineRule="auto"/>
        <w:jc w:val="center"/>
        <w:rPr>
          <w:rFonts w:cs="Arial"/>
          <w:i/>
          <w:noProof/>
          <w:highlight w:val="yellow"/>
          <w:lang w:val="en-US" w:eastAsia="en-US"/>
        </w:rPr>
      </w:pPr>
      <w:r w:rsidRPr="00C556EE">
        <w:rPr>
          <w:rFonts w:cs="Arial"/>
          <w:i/>
          <w:noProof/>
          <w:highlight w:val="yellow"/>
          <w:lang w:val="en-US" w:eastAsia="en-US"/>
        </w:rPr>
        <w:t>libBacktraceRecording.dylib :   3.40 milliseconds (7.3%)</w:t>
      </w:r>
    </w:p>
    <w:p w14:paraId="29ABA10F" w14:textId="4280795A" w:rsidR="00D11B0B" w:rsidRPr="000D0628" w:rsidRDefault="00D11B0B" w:rsidP="00C556EE">
      <w:pPr>
        <w:spacing w:line="240" w:lineRule="auto"/>
        <w:jc w:val="center"/>
        <w:rPr>
          <w:rFonts w:cs="Arial"/>
          <w:i/>
          <w:noProof/>
          <w:highlight w:val="yellow"/>
          <w:lang w:eastAsia="en-US"/>
        </w:rPr>
      </w:pPr>
      <w:r w:rsidRPr="000D0628">
        <w:rPr>
          <w:rFonts w:cs="Arial"/>
          <w:i/>
          <w:noProof/>
          <w:highlight w:val="yellow"/>
          <w:lang w:eastAsia="en-US"/>
        </w:rPr>
        <w:t>MediaServices :   3.30 milliseconds (7.1%)</w:t>
      </w:r>
    </w:p>
    <w:p w14:paraId="63D934FB" w14:textId="55BC54E6" w:rsidR="00D11B0B" w:rsidRDefault="00D11B0B" w:rsidP="00C556EE">
      <w:pPr>
        <w:spacing w:line="240" w:lineRule="auto"/>
        <w:jc w:val="center"/>
        <w:rPr>
          <w:rFonts w:cs="Arial"/>
          <w:i/>
          <w:noProof/>
          <w:lang w:eastAsia="en-US"/>
        </w:rPr>
      </w:pPr>
      <w:r w:rsidRPr="00C556EE">
        <w:rPr>
          <w:rFonts w:cs="Arial"/>
          <w:i/>
          <w:noProof/>
          <w:highlight w:val="yellow"/>
          <w:lang w:eastAsia="en-US"/>
        </w:rPr>
        <w:t>ProjectReactNative :  12.54 milliseconds (27.0%)</w:t>
      </w:r>
    </w:p>
    <w:p w14:paraId="6C3D04A6" w14:textId="35ED2A55" w:rsidR="003424A7" w:rsidRPr="002F5A5E" w:rsidRDefault="003424A7" w:rsidP="00D11B0B">
      <w:pPr>
        <w:rPr>
          <w:highlight w:val="yellow"/>
          <w:lang w:eastAsia="en-US"/>
        </w:rPr>
      </w:pPr>
      <w:r w:rsidRPr="003424A7">
        <w:rPr>
          <w:highlight w:val="yellow"/>
          <w:lang w:eastAsia="en-US"/>
        </w:rPr>
        <w:lastRenderedPageBreak/>
        <w:t xml:space="preserve">Hieruit kan de opstartsnelheid gehaald worden. Namelijk </w:t>
      </w:r>
      <w:r w:rsidR="00C556EE">
        <w:rPr>
          <w:highlight w:val="yellow"/>
          <w:lang w:eastAsia="en-US"/>
        </w:rPr>
        <w:t xml:space="preserve">46.39 </w:t>
      </w:r>
      <w:r w:rsidRPr="003424A7">
        <w:rPr>
          <w:highlight w:val="yellow"/>
          <w:lang w:eastAsia="en-US"/>
        </w:rPr>
        <w:t>ms voor dit voorbeeld.</w:t>
      </w:r>
      <w:r w:rsidR="00C556EE">
        <w:rPr>
          <w:highlight w:val="yellow"/>
          <w:lang w:eastAsia="en-US"/>
        </w:rPr>
        <w:t xml:space="preserve"> Hieruit is eveneens te halen hoeveel tijd bepaalde delen van d</w:t>
      </w:r>
      <w:r w:rsidR="002F5A5E">
        <w:rPr>
          <w:highlight w:val="yellow"/>
          <w:lang w:eastAsia="en-US"/>
        </w:rPr>
        <w:t xml:space="preserve">e initialisatie nodig had. </w:t>
      </w:r>
      <w:r>
        <w:rPr>
          <w:highlight w:val="yellow"/>
          <w:lang w:eastAsia="en-US"/>
        </w:rPr>
        <w:t>De installatiesnelheid bezorgt Testobject achteraf in zijn kwaliteitsrapport.</w:t>
      </w:r>
    </w:p>
    <w:p w14:paraId="29BB4FA5" w14:textId="7AAD7A62" w:rsidR="0075099F" w:rsidRDefault="000B4279" w:rsidP="0075099F">
      <w:pPr>
        <w:rPr>
          <w:highlight w:val="yellow"/>
          <w:lang w:eastAsia="en-US"/>
        </w:rPr>
      </w:pPr>
      <w:r>
        <w:rPr>
          <w:highlight w:val="yellow"/>
          <w:lang w:eastAsia="en-US"/>
        </w:rPr>
        <w:t xml:space="preserve"> Het device dat hiervoor gebruikt wordt is de </w:t>
      </w:r>
      <w:r w:rsidR="00F7369B">
        <w:rPr>
          <w:highlight w:val="yellow"/>
          <w:lang w:eastAsia="en-US"/>
        </w:rPr>
        <w:t xml:space="preserve">Apple </w:t>
      </w:r>
      <w:r w:rsidR="004416D5">
        <w:rPr>
          <w:highlight w:val="yellow"/>
          <w:lang w:eastAsia="en-US"/>
        </w:rPr>
        <w:t>Iphone SE</w:t>
      </w:r>
      <w:r w:rsidR="00395403">
        <w:rPr>
          <w:highlight w:val="yellow"/>
          <w:lang w:eastAsia="en-US"/>
        </w:rPr>
        <w:t xml:space="preserve">. Dit is eveneens </w:t>
      </w:r>
      <w:r w:rsidR="004272A8">
        <w:rPr>
          <w:highlight w:val="yellow"/>
          <w:lang w:eastAsia="en-US"/>
        </w:rPr>
        <w:t>hetzelfde device dat ter ons beschikking is gesteld. De belangrijkste specificaties van dit device:</w:t>
      </w:r>
    </w:p>
    <w:p w14:paraId="419FCD7A" w14:textId="18E89ADD" w:rsidR="004272A8" w:rsidRPr="003402CF" w:rsidRDefault="004272A8" w:rsidP="004272A8">
      <w:pPr>
        <w:rPr>
          <w:highlight w:val="yellow"/>
        </w:rPr>
      </w:pPr>
      <w:r w:rsidRPr="003402CF">
        <w:rPr>
          <w:b/>
          <w:highlight w:val="yellow"/>
        </w:rPr>
        <w:t>OS</w:t>
      </w:r>
      <w:r w:rsidRPr="003402CF">
        <w:rPr>
          <w:highlight w:val="yellow"/>
        </w:rPr>
        <w:t>: iOS</w:t>
      </w:r>
      <w:r w:rsidR="00B7705C" w:rsidRPr="003402CF">
        <w:rPr>
          <w:highlight w:val="yellow"/>
        </w:rPr>
        <w:t xml:space="preserve"> 11.3</w:t>
      </w:r>
    </w:p>
    <w:p w14:paraId="091EC389" w14:textId="36336326" w:rsidR="004272A8" w:rsidRPr="00D964B8" w:rsidRDefault="004272A8" w:rsidP="004272A8">
      <w:pPr>
        <w:rPr>
          <w:highlight w:val="yellow"/>
        </w:rPr>
      </w:pPr>
      <w:r w:rsidRPr="00D964B8">
        <w:rPr>
          <w:b/>
          <w:highlight w:val="yellow"/>
        </w:rPr>
        <w:t>CPU</w:t>
      </w:r>
      <w:r w:rsidRPr="00D964B8">
        <w:rPr>
          <w:highlight w:val="yellow"/>
        </w:rPr>
        <w:t xml:space="preserve">: </w:t>
      </w:r>
      <w:r w:rsidR="00B7705C" w:rsidRPr="00D964B8">
        <w:rPr>
          <w:highlight w:val="yellow"/>
        </w:rPr>
        <w:t>Dual-core 1.84 GHz Twister</w:t>
      </w:r>
    </w:p>
    <w:p w14:paraId="72EC399A" w14:textId="09F3C42F" w:rsidR="0047632D" w:rsidRPr="00D964B8" w:rsidRDefault="004272A8" w:rsidP="004272A8">
      <w:r w:rsidRPr="00D964B8">
        <w:rPr>
          <w:b/>
          <w:highlight w:val="yellow"/>
        </w:rPr>
        <w:t>RAM</w:t>
      </w:r>
      <w:r w:rsidRPr="00D964B8">
        <w:rPr>
          <w:highlight w:val="yellow"/>
        </w:rPr>
        <w:t xml:space="preserve">: </w:t>
      </w:r>
      <w:r w:rsidR="00B7705C" w:rsidRPr="00D964B8">
        <w:rPr>
          <w:highlight w:val="yellow"/>
        </w:rPr>
        <w:t>2</w:t>
      </w:r>
      <w:r w:rsidRPr="00D964B8">
        <w:rPr>
          <w:highlight w:val="yellow"/>
        </w:rPr>
        <w:t>0</w:t>
      </w:r>
      <w:r w:rsidR="00B7705C" w:rsidRPr="00D964B8">
        <w:rPr>
          <w:highlight w:val="yellow"/>
        </w:rPr>
        <w:t>48</w:t>
      </w:r>
      <w:r w:rsidRPr="00D964B8">
        <w:rPr>
          <w:highlight w:val="yellow"/>
        </w:rPr>
        <w:t xml:space="preserve"> MB</w:t>
      </w:r>
    </w:p>
    <w:p w14:paraId="15C04A37" w14:textId="63BAA332" w:rsidR="0047632D" w:rsidRDefault="0047632D" w:rsidP="0047632D">
      <w:r>
        <w:t>Maar aangezien wij onze applicaties vergelijken met hetzelfde apparaat zal dit in onze vergelijkende studie niet uitmaken voor zowel Android als iOS.</w:t>
      </w:r>
    </w:p>
    <w:p w14:paraId="0CEBE6F1" w14:textId="77777777" w:rsidR="0047632D" w:rsidRDefault="0047632D" w:rsidP="0047632D">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51075F8D" w14:textId="347603C5" w:rsidR="0047632D" w:rsidRDefault="0047632D" w:rsidP="0047632D">
      <w:r w:rsidRPr="006179D5">
        <w:rPr>
          <w:highlight w:val="yellow"/>
        </w:rPr>
        <w:t xml:space="preserve">Opvallend is dat bij het latere onderdeel </w:t>
      </w:r>
      <w:r w:rsidRPr="006179D5">
        <w:rPr>
          <w:i/>
          <w:highlight w:val="yellow"/>
        </w:rPr>
        <w:t>user experience</w:t>
      </w:r>
      <w:r w:rsidR="00F43613" w:rsidRPr="00F43613">
        <w:rPr>
          <w:highlight w:val="yellow"/>
        </w:rPr>
        <w:t>, sectie 4.4,</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086E3B2F" w14:textId="538AFDD2" w:rsidR="00740540" w:rsidRPr="00FC34E6" w:rsidRDefault="00740540" w:rsidP="00FC34E6"/>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3F2DA10B" w:rsidR="003402CF" w:rsidRDefault="003402CF" w:rsidP="003402CF">
      <w:pPr>
        <w:rPr>
          <w:highlight w:val="yellow"/>
        </w:rPr>
      </w:pPr>
      <w:r w:rsidRPr="00D964B8">
        <w:rPr>
          <w:b/>
          <w:highlight w:val="yellow"/>
        </w:rPr>
        <w:t>RAM</w:t>
      </w:r>
      <w:r w:rsidRPr="00D964B8">
        <w:rPr>
          <w:highlight w:val="yellow"/>
        </w:rPr>
        <w:t>: 2048 MB</w:t>
      </w:r>
    </w:p>
    <w:p w14:paraId="5487F80A" w14:textId="77777777" w:rsidR="007A3520" w:rsidRPr="00D964B8" w:rsidRDefault="007A3520" w:rsidP="003402CF">
      <w:pPr>
        <w:rPr>
          <w:highlight w:val="yellow"/>
        </w:rPr>
      </w:pPr>
    </w:p>
    <w:p w14:paraId="4004AD27" w14:textId="7E69E2C5" w:rsidR="007A3520" w:rsidRPr="007A3520" w:rsidRDefault="007A3520" w:rsidP="0075099F">
      <w:pPr>
        <w:rPr>
          <w:lang w:eastAsia="en-US"/>
        </w:rPr>
      </w:pPr>
      <w:r w:rsidRPr="007A3520">
        <w:rPr>
          <w:highlight w:val="yellow"/>
          <w:lang w:eastAsia="en-US"/>
        </w:rPr>
        <w:t xml:space="preserve">Hier wordt het </w:t>
      </w:r>
      <w:proofErr w:type="gramStart"/>
      <w:r w:rsidRPr="007A3520">
        <w:rPr>
          <w:highlight w:val="yellow"/>
          <w:lang w:eastAsia="en-US"/>
        </w:rPr>
        <w:t>cache-geheugen</w:t>
      </w:r>
      <w:proofErr w:type="gramEnd"/>
      <w:r w:rsidRPr="007A3520">
        <w:rPr>
          <w:highlight w:val="yellow"/>
          <w:lang w:eastAsia="en-US"/>
        </w:rPr>
        <w:t>, het RAM-geheugen en het interne geheugen met elkaar vergeleken. Hoe minder geheugen er gebruikt wordt, hoe beter.</w:t>
      </w:r>
    </w:p>
    <w:p w14:paraId="429AA9AB" w14:textId="3D452202" w:rsidR="007A3520" w:rsidRPr="002F5A5E" w:rsidRDefault="00C1282E" w:rsidP="0075099F">
      <w:pPr>
        <w:rPr>
          <w:highlight w:val="yellow"/>
          <w:lang w:eastAsia="en-US"/>
        </w:rPr>
      </w:pPr>
      <w:r w:rsidRPr="00095A1A">
        <w:rPr>
          <w:highlight w:val="yellow"/>
          <w:lang w:eastAsia="en-US"/>
        </w:rPr>
        <w:t>Maar</w:t>
      </w:r>
      <w:r w:rsidR="004C02B0" w:rsidRPr="00095A1A">
        <w:rPr>
          <w:highlight w:val="yellow"/>
          <w:lang w:eastAsia="en-US"/>
        </w:rPr>
        <w:t xml:space="preserve"> aangezien iOS geen optie heeft om RAM en cache te bekijken, </w:t>
      </w:r>
      <w:r w:rsidR="007A3520">
        <w:rPr>
          <w:highlight w:val="yellow"/>
          <w:lang w:eastAsia="en-US"/>
        </w:rPr>
        <w:t>moet</w:t>
      </w:r>
      <w:r w:rsidR="004C02B0" w:rsidRPr="00095A1A">
        <w:rPr>
          <w:highlight w:val="yellow"/>
          <w:lang w:eastAsia="en-US"/>
        </w:rPr>
        <w:t xml:space="preserve"> dit gebeuren via</w:t>
      </w:r>
      <w:r w:rsidR="004B1AF1" w:rsidRPr="00095A1A">
        <w:rPr>
          <w:highlight w:val="yellow"/>
          <w:lang w:eastAsia="en-US"/>
        </w:rPr>
        <w:t xml:space="preserve"> </w:t>
      </w:r>
      <w:r w:rsidR="004B1AF1" w:rsidRPr="00095A1A">
        <w:rPr>
          <w:i/>
          <w:highlight w:val="yellow"/>
          <w:lang w:eastAsia="en-US"/>
        </w:rPr>
        <w:t>Monitor Memory Usage</w:t>
      </w:r>
      <w:r w:rsidR="007A3520">
        <w:rPr>
          <w:highlight w:val="yellow"/>
          <w:lang w:eastAsia="en-US"/>
        </w:rPr>
        <w:t>, zoals beschreven in sectie 2.5.2.2.</w:t>
      </w:r>
    </w:p>
    <w:p w14:paraId="2B976EA8" w14:textId="2F91CCB1" w:rsidR="00716499" w:rsidRPr="006179D5" w:rsidRDefault="00FC34E6" w:rsidP="00716499">
      <w:pPr>
        <w:pStyle w:val="Kop4"/>
        <w:rPr>
          <w:highlight w:val="yellow"/>
          <w:lang w:eastAsia="en-US"/>
        </w:rPr>
      </w:pPr>
      <w:r w:rsidRPr="006179D5">
        <w:rPr>
          <w:highlight w:val="yellow"/>
          <w:lang w:eastAsia="en-US"/>
        </w:rPr>
        <w:lastRenderedPageBreak/>
        <w:t>User experienc</w:t>
      </w:r>
      <w:r w:rsidR="00716499" w:rsidRPr="006179D5">
        <w:rPr>
          <w:highlight w:val="yellow"/>
          <w:lang w:eastAsia="en-US"/>
        </w:rPr>
        <w:t>e</w:t>
      </w:r>
    </w:p>
    <w:p w14:paraId="3F8F21FB" w14:textId="590CB521" w:rsidR="003424A7"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Daarom wordt de gebruikerservaring getest met behulp van een enquête waarbij een aantal personen de applicaties gaan beoordelen op bepaalde factoren.</w:t>
      </w:r>
      <w:r w:rsidR="00731945">
        <w:rPr>
          <w:highlight w:val="yellow"/>
          <w:lang w:eastAsia="en-US"/>
        </w:rPr>
        <w:t xml:space="preserve"> </w:t>
      </w:r>
      <w:r w:rsidRPr="006179D5">
        <w:rPr>
          <w:highlight w:val="yellow"/>
          <w:lang w:eastAsia="en-US"/>
        </w:rPr>
        <w:t xml:space="preserve">Deze factoren </w:t>
      </w:r>
      <w:r w:rsidR="006179D5">
        <w:rPr>
          <w:highlight w:val="yellow"/>
          <w:lang w:eastAsia="en-US"/>
        </w:rPr>
        <w:t xml:space="preserve">worden getest via </w:t>
      </w:r>
      <w:r w:rsidRPr="006179D5">
        <w:rPr>
          <w:highlight w:val="yellow"/>
          <w:lang w:eastAsia="en-US"/>
        </w:rPr>
        <w:t xml:space="preserve">vragen waarop de deelnemers een score van </w:t>
      </w:r>
      <w:r w:rsidR="00FE0ECF" w:rsidRPr="006179D5">
        <w:rPr>
          <w:highlight w:val="yellow"/>
          <w:lang w:eastAsia="en-US"/>
        </w:rPr>
        <w:t>één tot vijf</w:t>
      </w:r>
      <w:r w:rsidRPr="006179D5">
        <w:rPr>
          <w:highlight w:val="yellow"/>
          <w:lang w:eastAsia="en-US"/>
        </w:rPr>
        <w:t xml:space="preserve"> geven. </w:t>
      </w:r>
      <w:r w:rsidR="00731945">
        <w:rPr>
          <w:highlight w:val="yellow"/>
          <w:lang w:eastAsia="en-US"/>
        </w:rPr>
        <w:t>De steekproefomvang die hiervoor gebruikt gaat worden is tien personen, allen met een verschillende achtergrond en kennis van zaken</w:t>
      </w:r>
      <w:r w:rsidR="00731945" w:rsidRPr="006179D5">
        <w:rPr>
          <w:highlight w:val="yellow"/>
          <w:lang w:eastAsia="en-US"/>
        </w:rPr>
        <w:t>. De</w:t>
      </w:r>
      <w:r w:rsidRPr="006179D5">
        <w:rPr>
          <w:highlight w:val="yellow"/>
          <w:lang w:eastAsia="en-US"/>
        </w:rPr>
        <w:t xml:space="preserv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00610292">
        <w:rPr>
          <w:highlight w:val="yellow"/>
          <w:lang w:eastAsia="en-US"/>
        </w:rPr>
        <w:t xml:space="preserve"> applicaties getest worden.</w:t>
      </w:r>
    </w:p>
    <w:p w14:paraId="5D476152" w14:textId="04E6C78A" w:rsidR="00740540" w:rsidRDefault="00716499" w:rsidP="00716499">
      <w:pPr>
        <w:rPr>
          <w:highlight w:val="yellow"/>
          <w:lang w:eastAsia="en-US"/>
        </w:rPr>
      </w:pPr>
      <w:r w:rsidRPr="006179D5">
        <w:rPr>
          <w:highlight w:val="yellow"/>
          <w:lang w:eastAsia="en-US"/>
        </w:rPr>
        <w:t xml:space="preserve">De </w:t>
      </w:r>
      <w:r w:rsidR="00F43613">
        <w:rPr>
          <w:highlight w:val="yellow"/>
          <w:lang w:eastAsia="en-US"/>
        </w:rPr>
        <w:t>tabel</w:t>
      </w:r>
      <w:r w:rsidRPr="006179D5">
        <w:rPr>
          <w:highlight w:val="yellow"/>
          <w:lang w:eastAsia="en-US"/>
        </w:rPr>
        <w:t xml:space="preserve"> met deze te beoordelen onderdelen</w:t>
      </w:r>
      <w:r w:rsidR="001636D9" w:rsidRPr="006179D5">
        <w:rPr>
          <w:highlight w:val="yellow"/>
          <w:lang w:eastAsia="en-US"/>
        </w:rPr>
        <w:t xml:space="preserve"> voor </w:t>
      </w:r>
      <w:r w:rsidR="00A66AC2">
        <w:rPr>
          <w:highlight w:val="yellow"/>
          <w:lang w:eastAsia="en-US"/>
        </w:rPr>
        <w:t>beide operating systems</w:t>
      </w:r>
      <w:r w:rsidRPr="006179D5">
        <w:rPr>
          <w:highlight w:val="yellow"/>
          <w:lang w:eastAsia="en-US"/>
        </w:rPr>
        <w:t xml:space="preserve"> </w:t>
      </w:r>
      <w:r w:rsidR="00F43613">
        <w:rPr>
          <w:highlight w:val="yellow"/>
          <w:lang w:eastAsia="en-US"/>
        </w:rPr>
        <w:t xml:space="preserve">is te vinden op </w:t>
      </w:r>
      <w:r w:rsidR="00553BD9">
        <w:rPr>
          <w:highlight w:val="yellow"/>
          <w:lang w:eastAsia="en-US"/>
        </w:rPr>
        <w:t>T</w:t>
      </w:r>
      <w:r w:rsidR="00F43613">
        <w:rPr>
          <w:highlight w:val="yellow"/>
          <w:lang w:eastAsia="en-US"/>
        </w:rPr>
        <w:t>abe</w:t>
      </w:r>
      <w:r w:rsidR="00DA5D84">
        <w:rPr>
          <w:highlight w:val="yellow"/>
          <w:lang w:eastAsia="en-US"/>
        </w:rPr>
        <w:t>l 2-2</w:t>
      </w:r>
      <w:r w:rsidR="00740540">
        <w:rPr>
          <w:highlight w:val="yellow"/>
          <w:lang w:eastAsia="en-US"/>
        </w:rPr>
        <w:t>.</w:t>
      </w:r>
    </w:p>
    <w:p w14:paraId="7217C118" w14:textId="0D798454" w:rsidR="0007692C" w:rsidRPr="006179D5" w:rsidRDefault="0007692C" w:rsidP="00716499">
      <w:pPr>
        <w:rPr>
          <w:i/>
          <w:highlight w:val="yellow"/>
          <w:lang w:eastAsia="en-US"/>
        </w:rPr>
      </w:pPr>
      <w:bookmarkStart w:id="81" w:name="_Hlk514264255"/>
      <w:r w:rsidRPr="006179D5">
        <w:rPr>
          <w:i/>
          <w:highlight w:val="yellow"/>
          <w:lang w:eastAsia="en-US"/>
        </w:rPr>
        <w:t>Geef een score van één tot vijf op de volgend vragen.</w:t>
      </w:r>
    </w:p>
    <w:p w14:paraId="09D6536D" w14:textId="28A48EE5" w:rsidR="001636D9" w:rsidRPr="00EB3DD2" w:rsidRDefault="001636D9" w:rsidP="001636D9">
      <w:pPr>
        <w:jc w:val="center"/>
        <w:rPr>
          <w:b/>
          <w:highlight w:val="yellow"/>
          <w:lang w:val="en-US" w:eastAsia="en-US"/>
        </w:rPr>
      </w:pPr>
      <w:r w:rsidRPr="00EB3DD2">
        <w:rPr>
          <w:b/>
          <w:highlight w:val="yellow"/>
          <w:lang w:val="en-US" w:eastAsia="en-US"/>
        </w:rPr>
        <w:t>Android</w:t>
      </w:r>
      <w:r w:rsidR="001704B0" w:rsidRPr="00EB3DD2">
        <w:rPr>
          <w:b/>
          <w:highlight w:val="yellow"/>
          <w:lang w:val="en-US" w:eastAsia="en-US"/>
        </w:rPr>
        <w:t>/iOS</w:t>
      </w:r>
    </w:p>
    <w:p w14:paraId="4357FA80" w14:textId="65E571E6" w:rsidR="00EB3DD2" w:rsidRPr="00EB3DD2" w:rsidRDefault="00EB3DD2" w:rsidP="00EB3DD2">
      <w:pPr>
        <w:pStyle w:val="Bijschrift"/>
        <w:keepNext/>
        <w:rPr>
          <w:lang w:val="en-US"/>
        </w:rPr>
      </w:pPr>
      <w:bookmarkStart w:id="82" w:name="_Toc514513274"/>
      <w:r w:rsidRPr="00EB3DD2">
        <w:rPr>
          <w:lang w:val="en-US"/>
        </w:rPr>
        <w:t xml:space="preserve">Tabel </w:t>
      </w:r>
      <w:r w:rsidR="00103F03">
        <w:rPr>
          <w:lang w:val="en-US"/>
        </w:rPr>
        <w:fldChar w:fldCharType="begin"/>
      </w:r>
      <w:r w:rsidR="00103F03">
        <w:rPr>
          <w:lang w:val="en-US"/>
        </w:rPr>
        <w:instrText xml:space="preserve"> STYLEREF 1 \s </w:instrText>
      </w:r>
      <w:r w:rsidR="00103F03">
        <w:rPr>
          <w:lang w:val="en-US"/>
        </w:rPr>
        <w:fldChar w:fldCharType="separate"/>
      </w:r>
      <w:r w:rsidR="00103F03">
        <w:rPr>
          <w:noProof/>
          <w:lang w:val="en-US"/>
        </w:rPr>
        <w:t>2</w:t>
      </w:r>
      <w:r w:rsidR="00103F03">
        <w:rPr>
          <w:lang w:val="en-US"/>
        </w:rPr>
        <w:fldChar w:fldCharType="end"/>
      </w:r>
      <w:r w:rsidR="00103F03">
        <w:rPr>
          <w:lang w:val="en-US"/>
        </w:rPr>
        <w:noBreakHyphen/>
      </w:r>
      <w:r w:rsidR="00103F03">
        <w:rPr>
          <w:lang w:val="en-US"/>
        </w:rPr>
        <w:fldChar w:fldCharType="begin"/>
      </w:r>
      <w:r w:rsidR="00103F03">
        <w:rPr>
          <w:lang w:val="en-US"/>
        </w:rPr>
        <w:instrText xml:space="preserve"> SEQ Tabel \* ARABIC \s 1 </w:instrText>
      </w:r>
      <w:r w:rsidR="00103F03">
        <w:rPr>
          <w:lang w:val="en-US"/>
        </w:rPr>
        <w:fldChar w:fldCharType="separate"/>
      </w:r>
      <w:r w:rsidR="00103F03">
        <w:rPr>
          <w:noProof/>
          <w:lang w:val="en-US"/>
        </w:rPr>
        <w:t>2</w:t>
      </w:r>
      <w:r w:rsidR="00103F03">
        <w:rPr>
          <w:lang w:val="en-US"/>
        </w:rPr>
        <w:fldChar w:fldCharType="end"/>
      </w:r>
      <w:r w:rsidRPr="00EB3DD2">
        <w:rPr>
          <w:lang w:val="en-US"/>
        </w:rPr>
        <w:t xml:space="preserve"> Enquête user experience</w:t>
      </w:r>
      <w:bookmarkEnd w:id="82"/>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EB3DD2" w:rsidRDefault="001636D9" w:rsidP="001636D9">
            <w:pPr>
              <w:rPr>
                <w:i/>
                <w:highlight w:val="yellow"/>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81"/>
    </w:tbl>
    <w:p w14:paraId="681DB35F" w14:textId="6641BEDE" w:rsidR="00BD4D5D" w:rsidRDefault="00BD4D5D" w:rsidP="003601DE">
      <w:pPr>
        <w:spacing w:before="120" w:after="0"/>
      </w:pPr>
    </w:p>
    <w:p w14:paraId="2B8897DE" w14:textId="4CDEB675" w:rsidR="00740540" w:rsidRDefault="00740540" w:rsidP="003601DE">
      <w:pPr>
        <w:spacing w:before="120" w:after="0"/>
      </w:pPr>
    </w:p>
    <w:p w14:paraId="03759162" w14:textId="5310955C" w:rsidR="00777A83" w:rsidRPr="00BD4D5D" w:rsidRDefault="003601DE" w:rsidP="004E7A76">
      <w:pPr>
        <w:pStyle w:val="Kop1"/>
        <w:spacing w:before="240" w:after="480"/>
        <w:ind w:left="431" w:hanging="431"/>
      </w:pPr>
      <w:bookmarkStart w:id="83" w:name="_Toc499557203"/>
      <w:bookmarkStart w:id="84" w:name="_Toc514532494"/>
      <w:r>
        <w:lastRenderedPageBreak/>
        <w:t>Applicatie</w:t>
      </w:r>
      <w:bookmarkEnd w:id="83"/>
      <w:bookmarkEnd w:id="84"/>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2CF39E0C" w:rsidR="00F1388E" w:rsidRPr="007D40A2" w:rsidRDefault="00F1388E" w:rsidP="00E14583">
                            <w:pPr>
                              <w:pStyle w:val="Bijschrift"/>
                              <w:jc w:val="center"/>
                              <w:rPr>
                                <w:noProof/>
                                <w:color w:val="000000"/>
                              </w:rPr>
                            </w:pPr>
                            <w:bookmarkStart w:id="85" w:name="_Toc514601705"/>
                            <w:r>
                              <w:t xml:space="preserve">Figuur </w:t>
                            </w:r>
                            <w:fldSimple w:instr=" STYLEREF 1 \s ">
                              <w:r>
                                <w:rPr>
                                  <w:noProof/>
                                </w:rPr>
                                <w:t>3</w:t>
                              </w:r>
                            </w:fldSimple>
                            <w:r>
                              <w:t>.</w:t>
                            </w:r>
                            <w:fldSimple w:instr=" SEQ Figuur \* ARABIC \s 1 ">
                              <w:r>
                                <w:rPr>
                                  <w:noProof/>
                                </w:rPr>
                                <w:t>1</w:t>
                              </w:r>
                            </w:fldSimple>
                            <w:r>
                              <w:t>: Einddoel applic</w:t>
                            </w:r>
                            <w:bookmarkStart w:id="86" w:name="_GoBack"/>
                            <w:bookmarkEnd w:id="86"/>
                            <w:r>
                              <w:t>atie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2CF39E0C" w:rsidR="00F1388E" w:rsidRPr="007D40A2" w:rsidRDefault="00F1388E" w:rsidP="00E14583">
                      <w:pPr>
                        <w:pStyle w:val="Bijschrift"/>
                        <w:jc w:val="center"/>
                        <w:rPr>
                          <w:noProof/>
                          <w:color w:val="000000"/>
                        </w:rPr>
                      </w:pPr>
                      <w:bookmarkStart w:id="87" w:name="_Toc514601705"/>
                      <w:r>
                        <w:t xml:space="preserve">Figuur </w:t>
                      </w:r>
                      <w:fldSimple w:instr=" STYLEREF 1 \s ">
                        <w:r>
                          <w:rPr>
                            <w:noProof/>
                          </w:rPr>
                          <w:t>3</w:t>
                        </w:r>
                      </w:fldSimple>
                      <w:r>
                        <w:t>.</w:t>
                      </w:r>
                      <w:fldSimple w:instr=" SEQ Figuur \* ARABIC \s 1 ">
                        <w:r>
                          <w:rPr>
                            <w:noProof/>
                          </w:rPr>
                          <w:t>1</w:t>
                        </w:r>
                      </w:fldSimple>
                      <w:r>
                        <w:t>: Einddoel applic</w:t>
                      </w:r>
                      <w:bookmarkStart w:id="88" w:name="_GoBack"/>
                      <w:bookmarkEnd w:id="88"/>
                      <w:r>
                        <w:t>atie</w:t>
                      </w:r>
                      <w:bookmarkEnd w:id="87"/>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1D9FCAB9" w14:textId="7117621D" w:rsidR="0049462D"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89" w:name="_Toc514532495"/>
      <w:r>
        <w:lastRenderedPageBreak/>
        <w:t>V</w:t>
      </w:r>
      <w:r w:rsidR="00C906D6">
        <w:t>ergelijking</w:t>
      </w:r>
      <w:bookmarkEnd w:id="89"/>
    </w:p>
    <w:p w14:paraId="06A61D33" w14:textId="444112D7" w:rsidR="003601DE" w:rsidRDefault="003601DE" w:rsidP="003601DE">
      <w:pPr>
        <w:pStyle w:val="Kop2"/>
        <w:spacing w:before="120" w:after="120"/>
        <w:ind w:left="578" w:hanging="578"/>
      </w:pPr>
      <w:bookmarkStart w:id="90" w:name="_Toc499557205"/>
      <w:bookmarkStart w:id="91" w:name="_Toc514532496"/>
      <w:r>
        <w:t>Development effort</w:t>
      </w:r>
      <w:bookmarkEnd w:id="90"/>
      <w:bookmarkEnd w:id="91"/>
    </w:p>
    <w:p w14:paraId="14DF3F71" w14:textId="02051824" w:rsidR="009E2E5A" w:rsidRDefault="009E2E5A" w:rsidP="009E2E5A">
      <w:pPr>
        <w:pStyle w:val="Kop3"/>
      </w:pPr>
      <w:bookmarkStart w:id="92" w:name="_Toc514532497"/>
      <w:r>
        <w:t>React Native</w:t>
      </w:r>
      <w:bookmarkEnd w:id="92"/>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 xml:space="preserve">command prompt van de </w:t>
      </w:r>
      <w:proofErr w:type="gramStart"/>
      <w:r w:rsidR="007402E3">
        <w:t>PC</w:t>
      </w:r>
      <w:proofErr w:type="gramEnd"/>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B5DCDC8" w:rsidR="00D93B62" w:rsidRDefault="00E72A42" w:rsidP="00DC5A1C">
      <w:r>
        <w:t xml:space="preserve">Documentatie voor </w:t>
      </w:r>
      <w:r w:rsidR="004709D1">
        <w:t>React Native</w:t>
      </w:r>
      <w:r>
        <w:t xml:space="preserve"> is vrij uitgebreid te vinden op het internet. </w:t>
      </w:r>
      <w:r w:rsidR="001E317A">
        <w:t xml:space="preserve">Voor een complexvrije applicatie zoals de onze </w:t>
      </w:r>
      <w:r w:rsidR="00816E0F">
        <w:t xml:space="preserve">is er meer als genoeg informatie te vinden op de officiële pagina van </w:t>
      </w:r>
      <w:r w:rsidR="004709D1">
        <w:t>React Native</w:t>
      </w:r>
      <w:r w:rsidR="004E57F9">
        <w:t xml:space="preserve">. </w:t>
      </w:r>
      <w:r w:rsidR="00174F6F">
        <w:t xml:space="preserve">Wat opviel bij het gebruiken van </w:t>
      </w:r>
      <w:r w:rsidR="00093A99">
        <w:t>het</w:t>
      </w:r>
      <w:r w:rsidR="00174F6F">
        <w:t xml:space="preserve"> </w:t>
      </w:r>
      <w:r w:rsidR="004709D1">
        <w:t>React Native</w:t>
      </w:r>
      <w:r w:rsidR="00174F6F">
        <w:t>-framework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w:t>
      </w:r>
      <w:proofErr w:type="gramStart"/>
      <w:r w:rsidRPr="0076411B">
        <w:rPr>
          <w:i/>
          <w:highlight w:val="yellow"/>
        </w:rPr>
        <w:t>key.keystore</w:t>
      </w:r>
      <w:proofErr w:type="gramEnd"/>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proofErr w:type="gramStart"/>
      <w:r w:rsidR="00B96B68">
        <w:t>een .ipa</w:t>
      </w:r>
      <w:proofErr w:type="gramEnd"/>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t>
      </w:r>
      <w:proofErr w:type="gramStart"/>
      <w:r w:rsidR="00033FD5">
        <w:t>werkende .ipa</w:t>
      </w:r>
      <w:proofErr w:type="gramEnd"/>
      <w:r w:rsidR="00033FD5">
        <w:t xml:space="preserve">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0EC1CDE2" w:rsidR="00F1388E" w:rsidRPr="00DC5A1C" w:rsidRDefault="00F1388E" w:rsidP="005E2DE3">
                            <w:pPr>
                              <w:pStyle w:val="Bijschrift"/>
                              <w:jc w:val="center"/>
                            </w:pPr>
                            <w:bookmarkStart w:id="93" w:name="_Toc514601706"/>
                            <w:r>
                              <w:t xml:space="preserve">Figuur </w:t>
                            </w:r>
                            <w:fldSimple w:instr=" STYLEREF 1 \s ">
                              <w:r>
                                <w:rPr>
                                  <w:noProof/>
                                </w:rPr>
                                <w:t>4</w:t>
                              </w:r>
                            </w:fldSimple>
                            <w:r>
                              <w:t>.</w:t>
                            </w:r>
                            <w:fldSimple w:instr=" SEQ Figuur \* ARABIC \s 1 ">
                              <w:r>
                                <w:rPr>
                                  <w:noProof/>
                                </w:rPr>
                                <w:t>1</w:t>
                              </w:r>
                            </w:fldSimple>
                            <w:r>
                              <w:t>: React Native applicatie</w:t>
                            </w:r>
                            <w:bookmarkEnd w:id="93"/>
                          </w:p>
                          <w:p w14:paraId="5EFF0CCD" w14:textId="67C9A083" w:rsidR="00F1388E" w:rsidRPr="00C83BAF" w:rsidRDefault="00F1388E"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0EC1CDE2" w:rsidR="00F1388E" w:rsidRPr="00DC5A1C" w:rsidRDefault="00F1388E" w:rsidP="005E2DE3">
                      <w:pPr>
                        <w:pStyle w:val="Bijschrift"/>
                        <w:jc w:val="center"/>
                      </w:pPr>
                      <w:bookmarkStart w:id="94" w:name="_Toc514601706"/>
                      <w:r>
                        <w:t xml:space="preserve">Figuur </w:t>
                      </w:r>
                      <w:fldSimple w:instr=" STYLEREF 1 \s ">
                        <w:r>
                          <w:rPr>
                            <w:noProof/>
                          </w:rPr>
                          <w:t>4</w:t>
                        </w:r>
                      </w:fldSimple>
                      <w:r>
                        <w:t>.</w:t>
                      </w:r>
                      <w:fldSimple w:instr=" SEQ Figuur \* ARABIC \s 1 ">
                        <w:r>
                          <w:rPr>
                            <w:noProof/>
                          </w:rPr>
                          <w:t>1</w:t>
                        </w:r>
                      </w:fldSimple>
                      <w:r>
                        <w:t>: React Native applicatie</w:t>
                      </w:r>
                      <w:bookmarkEnd w:id="94"/>
                    </w:p>
                    <w:p w14:paraId="5EFF0CCD" w14:textId="67C9A083" w:rsidR="00F1388E" w:rsidRPr="00C83BAF" w:rsidRDefault="00F1388E"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Vanonder: een &lt;Flatlist&gt; waarmee het JSON-bestand kan uitlezen worden en via &lt;ListItem&gt; deze </w:t>
      </w:r>
      <w:proofErr w:type="gramStart"/>
      <w:r>
        <w:t>één voor één</w:t>
      </w:r>
      <w:proofErr w:type="gramEnd"/>
      <w:r>
        <w:t xml:space="preserve"> getoond wordt. In component ListItem wordt dan bepaald welke data gekozen wordt via verschillende props die worden ingesteld.</w:t>
      </w:r>
    </w:p>
    <w:p w14:paraId="3E50C1E6" w14:textId="7F856929" w:rsidR="00204822" w:rsidRDefault="00204822" w:rsidP="00204822">
      <w:pPr>
        <w:pStyle w:val="Kop3"/>
      </w:pPr>
      <w:bookmarkStart w:id="95" w:name="_Toc514532498"/>
      <w:r>
        <w:lastRenderedPageBreak/>
        <w:t>Xamarin</w:t>
      </w:r>
      <w:bookmarkEnd w:id="95"/>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6B41F39A" w14:textId="291BDAC3" w:rsidR="009A7FE7" w:rsidRPr="003424A7"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04ED42CC" w14:textId="77777777" w:rsidR="009A7FE7" w:rsidRDefault="009A7FE7" w:rsidP="00204822"/>
    <w:p w14:paraId="11ADC2F0" w14:textId="2446DAE5" w:rsidR="00784687" w:rsidRDefault="00784687" w:rsidP="00784687">
      <w:pPr>
        <w:pStyle w:val="Kop4"/>
      </w:pPr>
      <w:r>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lastRenderedPageBreak/>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1DD58514" w:rsidR="0090271E" w:rsidRDefault="0090271E" w:rsidP="0090271E">
      <w:pPr>
        <w:pStyle w:val="Lijstalinea"/>
        <w:numPr>
          <w:ilvl w:val="1"/>
          <w:numId w:val="12"/>
        </w:numPr>
      </w:pPr>
      <w:r>
        <w:t>Rechts: &lt;Button&gt; met een standaard eigenschap onClicked die via een C# functie te verbinden is met de gegeven functionaliteit</w:t>
      </w:r>
      <w:r w:rsidR="00967D71">
        <w:t xml:space="preserve"> + een image component hierop instellen</w:t>
      </w:r>
      <w:r>
        <w:t xml:space="preserve">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Default="00A40038" w:rsidP="00153682">
      <w:r>
        <w:t>Meer niet-geïmplementeerde onderdelen:</w:t>
      </w:r>
    </w:p>
    <w:p w14:paraId="4052D0BA" w14:textId="3AA877C9" w:rsidR="004E24DC" w:rsidRDefault="00FC7E06" w:rsidP="003055CB">
      <w:pPr>
        <w:pStyle w:val="Lijstalinea"/>
        <w:numPr>
          <w:ilvl w:val="0"/>
          <w:numId w:val="18"/>
        </w:numPr>
      </w:pPr>
      <w:r w:rsidRPr="00C1628B">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t>Een tijdsbalk die aangeeft hoever het programma gevorderd is.</w:t>
      </w:r>
    </w:p>
    <w:p w14:paraId="191738A0" w14:textId="67141714" w:rsidR="00C1628B" w:rsidRDefault="00C1628B" w:rsidP="00C1628B">
      <w:pPr>
        <w:keepNext/>
      </w:pPr>
    </w:p>
    <w:p w14:paraId="584E94F3" w14:textId="30F24732" w:rsidR="00C1628B" w:rsidRDefault="00C1628B" w:rsidP="005E2DE3">
      <w:pPr>
        <w:pStyle w:val="Bijschrift"/>
        <w:jc w:val="center"/>
      </w:pPr>
      <w:bookmarkStart w:id="96" w:name="_Toc514601707"/>
      <w:r>
        <w:t xml:space="preserve">Figuur </w:t>
      </w:r>
      <w:fldSimple w:instr=" STYLEREF 1 \s ">
        <w:r w:rsidR="001947FB">
          <w:rPr>
            <w:noProof/>
          </w:rPr>
          <w:t>4</w:t>
        </w:r>
      </w:fldSimple>
      <w:r w:rsidR="001947FB">
        <w:t>.</w:t>
      </w:r>
      <w:fldSimple w:instr=" SEQ Figuur \* ARABIC \s 1 ">
        <w:r w:rsidR="001947FB">
          <w:rPr>
            <w:noProof/>
          </w:rPr>
          <w:t>2</w:t>
        </w:r>
      </w:fldSimple>
      <w:r>
        <w:t>: Xamarin applicatie</w:t>
      </w:r>
      <w:bookmarkEnd w:id="96"/>
    </w:p>
    <w:p w14:paraId="2C16349E" w14:textId="5022170E" w:rsidR="00A40038" w:rsidRDefault="00A40038" w:rsidP="00A40038"/>
    <w:p w14:paraId="46DB42B0" w14:textId="77777777" w:rsidR="00153682" w:rsidRDefault="00153682" w:rsidP="00A40038"/>
    <w:p w14:paraId="4122A3D2" w14:textId="001D1694" w:rsidR="006F67CE" w:rsidRDefault="00FE1D0B" w:rsidP="00FE1D0B">
      <w:pPr>
        <w:pStyle w:val="Kop3"/>
      </w:pPr>
      <w:bookmarkStart w:id="97" w:name="_Toc514532499"/>
      <w:r>
        <w:lastRenderedPageBreak/>
        <w:t>Conclusies</w:t>
      </w:r>
      <w:bookmarkEnd w:id="97"/>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 xml:space="preserve">-architectuur. Bij Xamarin zorgt MVVM ervoor dat de </w:t>
      </w:r>
      <w:proofErr w:type="gramStart"/>
      <w:r w:rsidR="00B64E4A">
        <w:t>back-end</w:t>
      </w:r>
      <w:proofErr w:type="gramEnd"/>
      <w:r w:rsidR="00B64E4A">
        <w:t xml:space="preserve">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003820F" w14:textId="2CA437CB" w:rsidR="00095A1A" w:rsidRPr="003424A7"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w:t>
      </w:r>
      <w:proofErr w:type="gramStart"/>
      <w:r w:rsidR="00A85BF1" w:rsidRPr="009147E8">
        <w:rPr>
          <w:highlight w:val="yellow"/>
        </w:rPr>
        <w:t>de .apk</w:t>
      </w:r>
      <w:proofErr w:type="gramEnd"/>
      <w:r w:rsidR="00A85BF1" w:rsidRPr="009147E8">
        <w:rPr>
          <w:highlight w:val="yellow"/>
        </w:rPr>
        <w:t xml:space="preserve">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 xml:space="preserve">moest dienen om </w:t>
      </w:r>
      <w:proofErr w:type="gramStart"/>
      <w:r w:rsidR="00E50CDF" w:rsidRPr="009147E8">
        <w:rPr>
          <w:highlight w:val="yellow"/>
        </w:rPr>
        <w:t>de .ipa</w:t>
      </w:r>
      <w:proofErr w:type="gramEnd"/>
      <w:r w:rsidR="00E50CDF" w:rsidRPr="009147E8">
        <w:rPr>
          <w:highlight w:val="yellow"/>
        </w:rPr>
        <w:t xml:space="preserve"> file aan te maken en de applicatie op het device te krijgen.</w:t>
      </w:r>
    </w:p>
    <w:p w14:paraId="724C5BE8" w14:textId="651DC2BF" w:rsidR="00A15CF5" w:rsidRDefault="00A15CF5" w:rsidP="00FE1D0B">
      <w:r>
        <w:t xml:space="preserve">Uit deze </w:t>
      </w:r>
      <w:r w:rsidR="00A25050">
        <w:t>ervaring</w:t>
      </w:r>
      <w:r>
        <w:t xml:space="preserve"> kan er een </w:t>
      </w:r>
      <w:r w:rsidR="004774B3">
        <w:t>opsomming</w:t>
      </w:r>
      <w:r>
        <w:t xml:space="preserve"> gemaakt worden die kort weergeeft wat de voor- en nadelen zijn van </w:t>
      </w:r>
      <w:r w:rsidR="00203F74">
        <w:t>de</w:t>
      </w:r>
      <w:r>
        <w:t xml:space="preserve"> twee cross-platform frameworks</w:t>
      </w:r>
      <w:r w:rsidR="00577861">
        <w:t xml:space="preserve"> vergeleken met elkaar</w:t>
      </w:r>
      <w:r w:rsidR="00AE1D51">
        <w:t>, zoals aangetoond in Tabel 4-1</w:t>
      </w:r>
      <w:r w:rsidR="00577861">
        <w:t>.</w:t>
      </w:r>
    </w:p>
    <w:p w14:paraId="41C51458" w14:textId="3612CD40" w:rsidR="00740540" w:rsidRDefault="00740540" w:rsidP="00FE1D0B"/>
    <w:p w14:paraId="0A58E140" w14:textId="604B002B" w:rsidR="00740540" w:rsidRDefault="00740540" w:rsidP="00FE1D0B"/>
    <w:p w14:paraId="385263E3" w14:textId="20641581" w:rsidR="00740540" w:rsidRDefault="00740540" w:rsidP="00FE1D0B"/>
    <w:p w14:paraId="3A99CC7B" w14:textId="77777777" w:rsidR="00740540" w:rsidRDefault="00740540" w:rsidP="00FE1D0B"/>
    <w:p w14:paraId="186AC016" w14:textId="19ED19CF" w:rsidR="00AE1D51" w:rsidRDefault="00AE1D51" w:rsidP="00AE1D51">
      <w:pPr>
        <w:pStyle w:val="Bijschrift"/>
        <w:keepNext/>
      </w:pPr>
      <w:bookmarkStart w:id="98" w:name="_Toc514513275"/>
      <w:r>
        <w:lastRenderedPageBreak/>
        <w:t xml:space="preserve">Tabel </w:t>
      </w:r>
      <w:fldSimple w:instr=" STYLEREF 1 \s ">
        <w:r w:rsidR="00103F03">
          <w:rPr>
            <w:noProof/>
          </w:rPr>
          <w:t>4</w:t>
        </w:r>
      </w:fldSimple>
      <w:r w:rsidR="00103F03">
        <w:noBreakHyphen/>
      </w:r>
      <w:fldSimple w:instr=" SEQ Tabel \* ARABIC \s 1 ">
        <w:r w:rsidR="00103F03">
          <w:rPr>
            <w:noProof/>
          </w:rPr>
          <w:t>1</w:t>
        </w:r>
      </w:fldSimple>
      <w:r>
        <w:t xml:space="preserve"> Vergelijking ontwikkelingseigenschappen</w:t>
      </w:r>
      <w:bookmarkEnd w:id="98"/>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6F3AC07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C9121D">
              <w:rPr>
                <w:highlight w:val="yellow"/>
              </w:rPr>
              <w:br/>
              <w:t xml:space="preserve">zeer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22447FDC" w14:textId="028E66C1" w:rsidR="00BD593A" w:rsidRDefault="00A15CF5" w:rsidP="00FE1D0B">
      <w:pPr>
        <w:rPr>
          <w:highlight w:val="yellow"/>
        </w:rPr>
      </w:pPr>
      <w:r w:rsidRPr="000958A8">
        <w:rPr>
          <w:highlight w:val="yellow"/>
        </w:rPr>
        <w:t xml:space="preserve">Bij deze vergelijking kan er geconcludeerd worden dat </w:t>
      </w:r>
      <w:r w:rsidR="004709D1">
        <w:rPr>
          <w:highlight w:val="yellow"/>
        </w:rPr>
        <w:t>React Native</w:t>
      </w:r>
      <w:r w:rsidRPr="000958A8">
        <w:rPr>
          <w:highlight w:val="yellow"/>
        </w:rPr>
        <w:t xml:space="preserve"> </w:t>
      </w:r>
      <w:r w:rsidR="000958A8" w:rsidRPr="000958A8">
        <w:rPr>
          <w:highlight w:val="yellow"/>
        </w:rPr>
        <w:t xml:space="preserve">en Xamarin aan elkaar gewaagd zijn als het over de ontwikkeling op het framework gaat. </w:t>
      </w:r>
      <w:r w:rsidR="00577861" w:rsidRPr="000958A8">
        <w:rPr>
          <w:highlight w:val="yellow"/>
        </w:rPr>
        <w:t xml:space="preserve">Dit </w:t>
      </w:r>
      <w:r w:rsidR="006C7C08" w:rsidRPr="000958A8">
        <w:rPr>
          <w:highlight w:val="yellow"/>
        </w:rPr>
        <w:t xml:space="preserve">kan gebaseerd worden op het feit dat </w:t>
      </w:r>
      <w:r w:rsidR="000958A8">
        <w:rPr>
          <w:highlight w:val="yellow"/>
        </w:rPr>
        <w:t>ze beiden voor- en nadelen t.o.v. elkaar hebben</w:t>
      </w:r>
      <w:r w:rsidR="00E85751" w:rsidRPr="000958A8">
        <w:rPr>
          <w:highlight w:val="yellow"/>
        </w:rPr>
        <w:t>,</w:t>
      </w:r>
      <w:r w:rsidR="000958A8">
        <w:rPr>
          <w:highlight w:val="yellow"/>
        </w:rPr>
        <w:t xml:space="preserve"> bv. het deployment op iOS is eenvoudig op Xamarin</w:t>
      </w:r>
      <w:r w:rsidR="009B7FD5">
        <w:rPr>
          <w:highlight w:val="yellow"/>
        </w:rPr>
        <w:t>,</w:t>
      </w:r>
      <w:r w:rsidR="00384656">
        <w:rPr>
          <w:highlight w:val="yellow"/>
        </w:rPr>
        <w:t xml:space="preserve"> </w:t>
      </w:r>
      <w:r w:rsidR="000958A8">
        <w:rPr>
          <w:highlight w:val="yellow"/>
        </w:rPr>
        <w:t xml:space="preserve">maar dit is weinig relevant aangezien een one-time effort voldoende is om het </w:t>
      </w:r>
      <w:r w:rsidR="004709D1">
        <w:rPr>
          <w:highlight w:val="yellow"/>
        </w:rPr>
        <w:t>React Native</w:t>
      </w:r>
      <w:r w:rsidR="000958A8">
        <w:rPr>
          <w:highlight w:val="yellow"/>
        </w:rPr>
        <w:t xml:space="preserve"> project werkende te krijgen</w:t>
      </w:r>
      <w:r w:rsidR="009B7FD5">
        <w:rPr>
          <w:highlight w:val="yellow"/>
        </w:rPr>
        <w:t>,</w:t>
      </w:r>
      <w:r w:rsidR="000958A8">
        <w:rPr>
          <w:highlight w:val="yellow"/>
        </w:rPr>
        <w:t xml:space="preserve"> en de meer uitgebreide debug-mogelijkheden van Visual Studio.</w:t>
      </w:r>
      <w:r w:rsidR="00E85751" w:rsidRPr="000958A8">
        <w:rPr>
          <w:highlight w:val="yellow"/>
        </w:rPr>
        <w:t xml:space="preserve"> </w:t>
      </w:r>
      <w:r w:rsidR="000958A8">
        <w:rPr>
          <w:highlight w:val="yellow"/>
        </w:rPr>
        <w:t>Dit tegenover</w:t>
      </w:r>
      <w:r w:rsidR="00E85751" w:rsidRPr="000958A8">
        <w:rPr>
          <w:highlight w:val="yellow"/>
        </w:rPr>
        <w:t xml:space="preserve"> </w:t>
      </w:r>
      <w:r w:rsidR="000958A8">
        <w:rPr>
          <w:highlight w:val="yellow"/>
        </w:rPr>
        <w:t xml:space="preserve">de ready-to-use </w:t>
      </w:r>
      <w:r w:rsidR="0019757F">
        <w:rPr>
          <w:highlight w:val="yellow"/>
        </w:rPr>
        <w:t xml:space="preserve">eenvoudigheid die </w:t>
      </w:r>
      <w:r w:rsidR="004709D1">
        <w:rPr>
          <w:highlight w:val="yellow"/>
        </w:rPr>
        <w:t>React Native</w:t>
      </w:r>
      <w:r w:rsidR="0019757F">
        <w:rPr>
          <w:highlight w:val="yellow"/>
        </w:rPr>
        <w:t xml:space="preserve"> aanbiedt door geen IDE te gebruiken, een programmeertaal die minder ervaring en inzicht zal vergen en de documentatie die uitgebreider te vinden valt.</w:t>
      </w:r>
      <w:r w:rsidR="00BD593A">
        <w:rPr>
          <w:highlight w:val="yellow"/>
        </w:rPr>
        <w:t xml:space="preserve"> </w:t>
      </w:r>
    </w:p>
    <w:p w14:paraId="2BE57B98" w14:textId="77777777" w:rsidR="00C10AC1" w:rsidRDefault="0019757F" w:rsidP="00FE1D0B">
      <w:pPr>
        <w:rPr>
          <w:highlight w:val="yellow"/>
        </w:rPr>
      </w:pPr>
      <w:r>
        <w:rPr>
          <w:highlight w:val="yellow"/>
        </w:rPr>
        <w:t xml:space="preserve">Door deze bevindingen kan er geconcludeerd worden dat </w:t>
      </w:r>
      <w:r w:rsidR="00967FAF">
        <w:rPr>
          <w:highlight w:val="yellow"/>
        </w:rPr>
        <w:t xml:space="preserve">om </w:t>
      </w:r>
      <w:r>
        <w:rPr>
          <w:highlight w:val="yellow"/>
        </w:rPr>
        <w:t>Xamarin</w:t>
      </w:r>
      <w:r w:rsidR="00967FAF">
        <w:rPr>
          <w:highlight w:val="yellow"/>
        </w:rPr>
        <w:t xml:space="preserve"> efficiënt te gebruiken</w:t>
      </w:r>
      <w:r>
        <w:rPr>
          <w:highlight w:val="yellow"/>
        </w:rPr>
        <w:t xml:space="preserve"> eerder </w:t>
      </w:r>
      <w:r w:rsidR="00E2775B">
        <w:rPr>
          <w:highlight w:val="yellow"/>
        </w:rPr>
        <w:t xml:space="preserve">aan </w:t>
      </w:r>
      <w:r>
        <w:rPr>
          <w:highlight w:val="yellow"/>
        </w:rPr>
        <w:t>een langetermijn</w:t>
      </w:r>
      <w:r w:rsidR="00967FAF">
        <w:rPr>
          <w:highlight w:val="yellow"/>
        </w:rPr>
        <w:t>-</w:t>
      </w:r>
      <w:r>
        <w:rPr>
          <w:highlight w:val="yellow"/>
        </w:rPr>
        <w:t>projec</w:t>
      </w:r>
      <w:r w:rsidR="00E2775B">
        <w:rPr>
          <w:highlight w:val="yellow"/>
        </w:rPr>
        <w:t xml:space="preserve">t </w:t>
      </w:r>
      <w:r w:rsidR="00967FAF">
        <w:rPr>
          <w:highlight w:val="yellow"/>
        </w:rPr>
        <w:t>gedacht moet worden.</w:t>
      </w:r>
      <w:r w:rsidR="00E2775B">
        <w:rPr>
          <w:highlight w:val="yellow"/>
        </w:rPr>
        <w:t xml:space="preserve"> </w:t>
      </w:r>
      <w:r w:rsidR="00967FAF">
        <w:rPr>
          <w:highlight w:val="yellow"/>
        </w:rPr>
        <w:t>D</w:t>
      </w:r>
      <w:r w:rsidR="00E2775B">
        <w:rPr>
          <w:highlight w:val="yellow"/>
        </w:rPr>
        <w:t>it terwijl React Native een ideale prototype-omgeving aanbiedt om kort</w:t>
      </w:r>
      <w:r w:rsidR="00967FAF">
        <w:rPr>
          <w:highlight w:val="yellow"/>
        </w:rPr>
        <w:t>e</w:t>
      </w:r>
      <w:r w:rsidR="00E2775B">
        <w:rPr>
          <w:highlight w:val="yellow"/>
        </w:rPr>
        <w:t>termijn</w:t>
      </w:r>
      <w:r w:rsidR="00967FAF">
        <w:rPr>
          <w:highlight w:val="yellow"/>
        </w:rPr>
        <w:t>-</w:t>
      </w:r>
      <w:r w:rsidR="00E2775B">
        <w:rPr>
          <w:highlight w:val="yellow"/>
        </w:rPr>
        <w:t>projecten</w:t>
      </w:r>
      <w:r w:rsidR="00D238DA">
        <w:rPr>
          <w:highlight w:val="yellow"/>
        </w:rPr>
        <w:t xml:space="preserve"> op te bouwen.</w:t>
      </w:r>
      <w:r w:rsidR="00BD593A">
        <w:rPr>
          <w:highlight w:val="yellow"/>
        </w:rPr>
        <w:t xml:space="preserve"> Als we hierbij de theoretische vergelijking aanhalen is het opvallend dat deze frameworks dan ook ideaal zijn om op deze manier te gebruiken.</w:t>
      </w:r>
      <w:r w:rsidR="00382785">
        <w:rPr>
          <w:highlight w:val="yellow"/>
        </w:rPr>
        <w:t xml:space="preserve"> </w:t>
      </w:r>
      <w:r w:rsidR="00BD593A">
        <w:rPr>
          <w:highlight w:val="yellow"/>
        </w:rPr>
        <w:t>React Native</w:t>
      </w:r>
      <w:r w:rsidR="00382785">
        <w:rPr>
          <w:highlight w:val="yellow"/>
        </w:rPr>
        <w:t xml:space="preserve"> heeft</w:t>
      </w:r>
      <w:r w:rsidR="00BD593A">
        <w:rPr>
          <w:highlight w:val="yellow"/>
        </w:rPr>
        <w:t xml:space="preserve"> een eenvoudige open-source licentie </w:t>
      </w:r>
      <w:r w:rsidR="00CC63D1">
        <w:rPr>
          <w:highlight w:val="yellow"/>
        </w:rPr>
        <w:t xml:space="preserve">waarbij alle features en tools gratis </w:t>
      </w:r>
      <w:r w:rsidR="00680856">
        <w:rPr>
          <w:highlight w:val="yellow"/>
        </w:rPr>
        <w:t>te vinden zijn</w:t>
      </w:r>
      <w:r w:rsidR="004709D1">
        <w:rPr>
          <w:highlight w:val="yellow"/>
        </w:rPr>
        <w:t xml:space="preserve">. Xamarin heeft eveneens </w:t>
      </w:r>
      <w:r w:rsidR="00CC63D1">
        <w:rPr>
          <w:highlight w:val="yellow"/>
        </w:rPr>
        <w:t xml:space="preserve">die </w:t>
      </w:r>
      <w:r w:rsidR="004709D1">
        <w:rPr>
          <w:highlight w:val="yellow"/>
        </w:rPr>
        <w:t>open-source mogelijkheden, maar een groot deel features</w:t>
      </w:r>
      <w:r w:rsidR="00680856">
        <w:rPr>
          <w:highlight w:val="yellow"/>
        </w:rPr>
        <w:t>, tools en</w:t>
      </w:r>
      <w:r w:rsidR="004709D1">
        <w:rPr>
          <w:highlight w:val="yellow"/>
        </w:rPr>
        <w:t xml:space="preserve"> mogelijkheden zitten in Visual Studio Enterprise/</w:t>
      </w:r>
      <w:r w:rsidR="00382785">
        <w:rPr>
          <w:highlight w:val="yellow"/>
        </w:rPr>
        <w:t xml:space="preserve">Professional die wel enkel tegen een maandelijkse betaling beschikbaar zijn. Dit versterkt de theorie dat React Native </w:t>
      </w:r>
      <w:r w:rsidR="00C10AC1">
        <w:rPr>
          <w:highlight w:val="yellow"/>
        </w:rPr>
        <w:t>het betere</w:t>
      </w:r>
      <w:r w:rsidR="00382785">
        <w:rPr>
          <w:highlight w:val="yellow"/>
        </w:rPr>
        <w:t xml:space="preserve"> prototype-framework zou </w:t>
      </w:r>
      <w:r w:rsidR="00C10AC1">
        <w:rPr>
          <w:highlight w:val="yellow"/>
        </w:rPr>
        <w:t>zijn</w:t>
      </w:r>
      <w:r w:rsidR="00382785">
        <w:rPr>
          <w:highlight w:val="yellow"/>
        </w:rPr>
        <w:t xml:space="preserve">, aangezien </w:t>
      </w:r>
      <w:r w:rsidR="00C10AC1">
        <w:rPr>
          <w:highlight w:val="yellow"/>
        </w:rPr>
        <w:t xml:space="preserve">een </w:t>
      </w:r>
      <w:proofErr w:type="gramStart"/>
      <w:r w:rsidR="00C10AC1">
        <w:rPr>
          <w:highlight w:val="yellow"/>
        </w:rPr>
        <w:t>bedrijf</w:t>
      </w:r>
      <w:r w:rsidR="00382785">
        <w:rPr>
          <w:highlight w:val="yellow"/>
        </w:rPr>
        <w:t xml:space="preserve">  geen</w:t>
      </w:r>
      <w:proofErr w:type="gramEnd"/>
      <w:r w:rsidR="00382785">
        <w:rPr>
          <w:highlight w:val="yellow"/>
        </w:rPr>
        <w:t xml:space="preserve"> </w:t>
      </w:r>
      <w:r w:rsidR="00C10AC1">
        <w:rPr>
          <w:highlight w:val="yellow"/>
        </w:rPr>
        <w:t>financiële middelen gaat willen inzetten om een framework te kunnen gebruiken die het niet constant gebruikt.</w:t>
      </w:r>
    </w:p>
    <w:p w14:paraId="36E8D5C6" w14:textId="7F126F79" w:rsidR="00095BBD" w:rsidRPr="00C10AC1" w:rsidRDefault="000D357A" w:rsidP="00FE1D0B">
      <w:pPr>
        <w:rPr>
          <w:highlight w:val="yellow"/>
        </w:rPr>
      </w:pPr>
      <w:r>
        <w:rPr>
          <w:highlight w:val="yellow"/>
        </w:rPr>
        <w:t>H</w:t>
      </w:r>
      <w:r w:rsidR="00C10AC1">
        <w:rPr>
          <w:highlight w:val="yellow"/>
        </w:rPr>
        <w:t xml:space="preserve">et gebruik zelf is uiteindelijk wel aan de ontwikkelaar, hierdoor is er ook een zekere persoonlijke voorkeur </w:t>
      </w:r>
      <w:r>
        <w:rPr>
          <w:highlight w:val="yellow"/>
        </w:rPr>
        <w:t>van toepassing</w:t>
      </w:r>
      <w:r w:rsidR="00C10AC1">
        <w:rPr>
          <w:highlight w:val="yellow"/>
        </w:rPr>
        <w:t>. Daarom is een eindige conclusie echter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2DBAE6B3" w14:textId="48BF576C" w:rsidR="003601DE" w:rsidRDefault="003601DE" w:rsidP="003601DE">
      <w:pPr>
        <w:pStyle w:val="Kop2"/>
        <w:spacing w:before="120" w:after="120"/>
        <w:ind w:left="578" w:hanging="578"/>
      </w:pPr>
      <w:bookmarkStart w:id="99" w:name="_Toc499557206"/>
      <w:bookmarkStart w:id="100" w:name="_Toc514532500"/>
      <w:r>
        <w:lastRenderedPageBreak/>
        <w:t>Snelheid</w:t>
      </w:r>
      <w:bookmarkEnd w:id="100"/>
      <w:r>
        <w:t xml:space="preserve"> </w:t>
      </w:r>
      <w:bookmarkEnd w:id="99"/>
    </w:p>
    <w:p w14:paraId="6F89B455" w14:textId="3FC49332" w:rsidR="00BD0EA9" w:rsidRPr="00BD0EA9" w:rsidRDefault="00BD0EA9" w:rsidP="00BD0EA9">
      <w:pPr>
        <w:pStyle w:val="Kop3"/>
      </w:pPr>
      <w:bookmarkStart w:id="101" w:name="_Toc514532501"/>
      <w:r>
        <w:t>Vergelijking</w:t>
      </w:r>
      <w:bookmarkEnd w:id="101"/>
    </w:p>
    <w:p w14:paraId="07BFF16D" w14:textId="734FB7F5" w:rsidR="00BD0EA9" w:rsidRPr="00BD0EA9" w:rsidRDefault="00BD0EA9" w:rsidP="00BD0EA9">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B8945CF" w14:textId="58F6EE86" w:rsidR="00980CF2" w:rsidRDefault="00980CF2" w:rsidP="00980CF2">
      <w:pPr>
        <w:pStyle w:val="Bijschrift"/>
      </w:pPr>
      <w:r>
        <w:t>Android</w:t>
      </w:r>
    </w:p>
    <w:p w14:paraId="0367C210" w14:textId="27A3D308" w:rsidR="00902BC7" w:rsidRPr="00902BC7" w:rsidRDefault="00BD0EA9" w:rsidP="00902BC7">
      <w:pPr>
        <w:rPr>
          <w:lang w:eastAsia="en-US"/>
        </w:rPr>
      </w:pPr>
      <w:r>
        <w:rPr>
          <w:lang w:eastAsia="en-US"/>
        </w:rPr>
        <w:t xml:space="preserve">Voor Android </w:t>
      </w:r>
      <w:r w:rsidR="00E330BA">
        <w:rPr>
          <w:lang w:eastAsia="en-US"/>
        </w:rPr>
        <w:t>worden de snelheden</w:t>
      </w:r>
      <w:r w:rsidR="00E330BA" w:rsidRPr="00E330BA">
        <w:rPr>
          <w:lang w:eastAsia="en-US"/>
        </w:rPr>
        <w:t xml:space="preserve"> </w:t>
      </w:r>
      <w:r w:rsidR="00E330BA">
        <w:rPr>
          <w:lang w:eastAsia="en-US"/>
        </w:rPr>
        <w:t xml:space="preserve">van de applicatie </w:t>
      </w:r>
      <w:r>
        <w:rPr>
          <w:lang w:eastAsia="en-US"/>
        </w:rPr>
        <w:t xml:space="preserve">op de Motorola Moto E (2nd generation) </w:t>
      </w:r>
      <w:r w:rsidR="00E330BA">
        <w:rPr>
          <w:lang w:eastAsia="en-US"/>
        </w:rPr>
        <w:t xml:space="preserve">getest </w:t>
      </w:r>
      <w:r>
        <w:rPr>
          <w:lang w:eastAsia="en-US"/>
        </w:rPr>
        <w:t>en vergelijken we deze met elkaar.</w:t>
      </w:r>
      <w:r w:rsidR="00A81AA0">
        <w:rPr>
          <w:lang w:eastAsia="en-US"/>
        </w:rPr>
        <w:t xml:space="preserve"> Hiervoor werd de tool </w:t>
      </w:r>
      <w:r w:rsidR="00A81AA0" w:rsidRPr="00A81AA0">
        <w:rPr>
          <w:i/>
          <w:lang w:eastAsia="en-US"/>
        </w:rPr>
        <w:t>Testobject</w:t>
      </w:r>
      <w:r w:rsidR="00A81AA0">
        <w:rPr>
          <w:lang w:eastAsia="en-US"/>
        </w:rPr>
        <w:t xml:space="preserve"> gebruikt</w:t>
      </w:r>
      <w:r w:rsidR="00E95836">
        <w:rPr>
          <w:lang w:eastAsia="en-US"/>
        </w:rPr>
        <w:t xml:space="preserve"> zoals beschreven in sectie 2.5.3.2</w:t>
      </w:r>
      <w:r w:rsidR="00902BC7">
        <w:rPr>
          <w:lang w:eastAsia="en-US"/>
        </w:rPr>
        <w:t>.</w:t>
      </w:r>
      <w:r w:rsidR="00040408">
        <w:rPr>
          <w:lang w:eastAsia="en-US"/>
        </w:rPr>
        <w:t xml:space="preserve"> Deze snelheden van de verschillende applicaties is te vinden in Tabel 4-2.</w:t>
      </w:r>
    </w:p>
    <w:p w14:paraId="48BF808F" w14:textId="4457355C" w:rsidR="00040408" w:rsidRDefault="00040408" w:rsidP="00040408">
      <w:pPr>
        <w:pStyle w:val="Bijschrift"/>
        <w:keepNext/>
      </w:pPr>
      <w:bookmarkStart w:id="102" w:name="_Toc514513276"/>
      <w:r>
        <w:t xml:space="preserve">Tabel </w:t>
      </w:r>
      <w:fldSimple w:instr=" STYLEREF 1 \s ">
        <w:r w:rsidR="00103F03">
          <w:rPr>
            <w:noProof/>
          </w:rPr>
          <w:t>4</w:t>
        </w:r>
      </w:fldSimple>
      <w:r w:rsidR="00103F03">
        <w:noBreakHyphen/>
      </w:r>
      <w:fldSimple w:instr=" SEQ Tabel \* ARABIC \s 1 ">
        <w:r w:rsidR="00103F03">
          <w:rPr>
            <w:noProof/>
          </w:rPr>
          <w:t>2</w:t>
        </w:r>
      </w:fldSimple>
      <w:r>
        <w:t xml:space="preserve"> Vergelijking snelheden </w:t>
      </w:r>
      <w:r w:rsidR="00257428">
        <w:t xml:space="preserve">Android </w:t>
      </w:r>
      <w:r>
        <w:t>applicaties</w:t>
      </w:r>
      <w:bookmarkEnd w:id="102"/>
    </w:p>
    <w:tbl>
      <w:tblPr>
        <w:tblStyle w:val="Tabelraster"/>
        <w:tblW w:w="0" w:type="auto"/>
        <w:tblLook w:val="04A0" w:firstRow="1" w:lastRow="0" w:firstColumn="1" w:lastColumn="0" w:noHBand="0" w:noVBand="1"/>
      </w:tblPr>
      <w:tblGrid>
        <w:gridCol w:w="2265"/>
        <w:gridCol w:w="2265"/>
        <w:gridCol w:w="2266"/>
        <w:gridCol w:w="2266"/>
      </w:tblGrid>
      <w:tr w:rsidR="00BD0EA9" w14:paraId="07BA4CBE" w14:textId="77777777" w:rsidTr="00BD0EA9">
        <w:tc>
          <w:tcPr>
            <w:tcW w:w="2265" w:type="dxa"/>
          </w:tcPr>
          <w:p w14:paraId="19601814" w14:textId="77777777" w:rsidR="00BD0EA9" w:rsidRDefault="00BD0EA9" w:rsidP="00BD0EA9">
            <w:pPr>
              <w:rPr>
                <w:lang w:eastAsia="en-US"/>
              </w:rPr>
            </w:pPr>
          </w:p>
        </w:tc>
        <w:tc>
          <w:tcPr>
            <w:tcW w:w="2265" w:type="dxa"/>
          </w:tcPr>
          <w:p w14:paraId="1688869E" w14:textId="5E58FDC9" w:rsidR="00BD0EA9" w:rsidRDefault="00BD0EA9" w:rsidP="00BD0EA9">
            <w:pPr>
              <w:rPr>
                <w:lang w:eastAsia="en-US"/>
              </w:rPr>
            </w:pPr>
            <w:r>
              <w:rPr>
                <w:lang w:eastAsia="en-US"/>
              </w:rPr>
              <w:t>Native</w:t>
            </w:r>
            <w:r w:rsidR="006875AC">
              <w:rPr>
                <w:lang w:eastAsia="en-US"/>
              </w:rPr>
              <w:t xml:space="preserve"> (Android)</w:t>
            </w:r>
          </w:p>
        </w:tc>
        <w:tc>
          <w:tcPr>
            <w:tcW w:w="2266" w:type="dxa"/>
          </w:tcPr>
          <w:p w14:paraId="0EA11C97" w14:textId="72F86B14" w:rsidR="00BD0EA9" w:rsidRDefault="00BD0EA9" w:rsidP="00BD0EA9">
            <w:pPr>
              <w:rPr>
                <w:lang w:eastAsia="en-US"/>
              </w:rPr>
            </w:pPr>
            <w:r>
              <w:rPr>
                <w:lang w:eastAsia="en-US"/>
              </w:rPr>
              <w:t>React Native</w:t>
            </w:r>
          </w:p>
        </w:tc>
        <w:tc>
          <w:tcPr>
            <w:tcW w:w="2266" w:type="dxa"/>
          </w:tcPr>
          <w:p w14:paraId="55D28161" w14:textId="13260CAC" w:rsidR="00BD0EA9" w:rsidRDefault="00BD0EA9" w:rsidP="00BD0EA9">
            <w:pPr>
              <w:rPr>
                <w:lang w:eastAsia="en-US"/>
              </w:rPr>
            </w:pPr>
            <w:r>
              <w:rPr>
                <w:lang w:eastAsia="en-US"/>
              </w:rPr>
              <w:t>Xamarin</w:t>
            </w:r>
          </w:p>
        </w:tc>
      </w:tr>
      <w:tr w:rsidR="00BD0EA9" w14:paraId="38F222B6" w14:textId="77777777" w:rsidTr="00BD0EA9">
        <w:tc>
          <w:tcPr>
            <w:tcW w:w="2265" w:type="dxa"/>
          </w:tcPr>
          <w:p w14:paraId="111EDB16" w14:textId="2FB9A7F3" w:rsidR="00BD0EA9" w:rsidRDefault="00BD0EA9" w:rsidP="00BD0EA9">
            <w:pPr>
              <w:rPr>
                <w:lang w:eastAsia="en-US"/>
              </w:rPr>
            </w:pPr>
            <w:r>
              <w:rPr>
                <w:lang w:eastAsia="en-US"/>
              </w:rPr>
              <w:t>Installatietijd</w:t>
            </w:r>
            <w:r w:rsidR="007F2263">
              <w:rPr>
                <w:lang w:eastAsia="en-US"/>
              </w:rPr>
              <w:t xml:space="preserve"> </w:t>
            </w:r>
            <w:r w:rsidR="00A81AA0">
              <w:rPr>
                <w:lang w:eastAsia="en-US"/>
              </w:rPr>
              <w:t>[s]</w:t>
            </w:r>
          </w:p>
        </w:tc>
        <w:tc>
          <w:tcPr>
            <w:tcW w:w="2265" w:type="dxa"/>
          </w:tcPr>
          <w:p w14:paraId="67C78819" w14:textId="62482861" w:rsidR="00BD0EA9" w:rsidRDefault="00EB3DD2" w:rsidP="00BD0EA9">
            <w:pPr>
              <w:rPr>
                <w:lang w:eastAsia="en-US"/>
              </w:rPr>
            </w:pPr>
            <m:oMathPara>
              <m:oMath>
                <m:r>
                  <w:rPr>
                    <w:rFonts w:ascii="Cambria Math" w:hAnsi="Cambria Math"/>
                    <w:lang w:eastAsia="en-US"/>
                  </w:rPr>
                  <m:t>26,</m:t>
                </m:r>
                <m:r>
                  <w:rPr>
                    <w:rFonts w:ascii="Cambria Math" w:hAnsi="Cambria Math"/>
                    <w:lang w:eastAsia="en-US"/>
                  </w:rPr>
                  <m:t xml:space="preserve">59 </m:t>
                </m:r>
              </m:oMath>
            </m:oMathPara>
          </w:p>
        </w:tc>
        <w:tc>
          <w:tcPr>
            <w:tcW w:w="2266" w:type="dxa"/>
          </w:tcPr>
          <w:p w14:paraId="6CBD0E42" w14:textId="3CE7F116" w:rsidR="007F2263" w:rsidRDefault="007F2263" w:rsidP="00BD0EA9">
            <w:pPr>
              <w:rPr>
                <w:lang w:eastAsia="en-US"/>
              </w:rPr>
            </w:pPr>
            <m:oMathPara>
              <m:oMath>
                <m:r>
                  <w:rPr>
                    <w:rFonts w:ascii="Cambria Math" w:hAnsi="Cambria Math"/>
                    <w:lang w:eastAsia="en-US"/>
                  </w:rPr>
                  <m:t xml:space="preserve">9 </m:t>
                </m:r>
              </m:oMath>
            </m:oMathPara>
          </w:p>
        </w:tc>
        <w:tc>
          <w:tcPr>
            <w:tcW w:w="2266" w:type="dxa"/>
          </w:tcPr>
          <w:p w14:paraId="2BD8D863" w14:textId="143293B0" w:rsidR="00BD0EA9" w:rsidRDefault="00EB3DD2" w:rsidP="00BD0EA9">
            <w:pPr>
              <w:rPr>
                <w:lang w:eastAsia="en-US"/>
              </w:rPr>
            </w:pPr>
            <m:oMathPara>
              <m:oMath>
                <m:r>
                  <w:rPr>
                    <w:rFonts w:ascii="Cambria Math" w:hAnsi="Cambria Math"/>
                    <w:lang w:eastAsia="en-US"/>
                  </w:rPr>
                  <m:t>10,</m:t>
                </m:r>
                <m:r>
                  <w:rPr>
                    <w:rFonts w:ascii="Cambria Math" w:hAnsi="Cambria Math"/>
                    <w:lang w:eastAsia="en-US"/>
                  </w:rPr>
                  <m:t xml:space="preserve">75 </m:t>
                </m:r>
              </m:oMath>
            </m:oMathPara>
          </w:p>
        </w:tc>
      </w:tr>
      <w:tr w:rsidR="00BD0EA9" w14:paraId="0BA05115" w14:textId="77777777" w:rsidTr="00BD0EA9">
        <w:tc>
          <w:tcPr>
            <w:tcW w:w="2265" w:type="dxa"/>
          </w:tcPr>
          <w:p w14:paraId="3C2A644D" w14:textId="400A8689" w:rsidR="00BD0EA9" w:rsidRDefault="00BD0EA9" w:rsidP="00BD0EA9">
            <w:pPr>
              <w:rPr>
                <w:lang w:eastAsia="en-US"/>
              </w:rPr>
            </w:pPr>
            <w:r>
              <w:rPr>
                <w:lang w:eastAsia="en-US"/>
              </w:rPr>
              <w:t>Opstarttijd</w:t>
            </w:r>
            <w:r w:rsidR="007F2263">
              <w:rPr>
                <w:lang w:eastAsia="en-US"/>
              </w:rPr>
              <w:t xml:space="preserve"> </w:t>
            </w:r>
            <w:r w:rsidR="00A81AA0">
              <w:rPr>
                <w:lang w:eastAsia="en-US"/>
              </w:rPr>
              <w:t>[s]</w:t>
            </w:r>
          </w:p>
        </w:tc>
        <w:tc>
          <w:tcPr>
            <w:tcW w:w="2265" w:type="dxa"/>
          </w:tcPr>
          <w:p w14:paraId="4156C30D" w14:textId="28FA7CFF" w:rsidR="00BD0EA9" w:rsidRDefault="00EB3DD2" w:rsidP="00BD0EA9">
            <w:pPr>
              <w:rPr>
                <w:lang w:eastAsia="en-US"/>
              </w:rPr>
            </w:pPr>
            <m:oMathPara>
              <m:oMath>
                <m:r>
                  <w:rPr>
                    <w:rFonts w:ascii="Cambria Math" w:hAnsi="Cambria Math"/>
                    <w:lang w:eastAsia="en-US"/>
                  </w:rPr>
                  <m:t>1,</m:t>
                </m:r>
                <m:r>
                  <w:rPr>
                    <w:rFonts w:ascii="Cambria Math" w:hAnsi="Cambria Math"/>
                    <w:lang w:eastAsia="en-US"/>
                  </w:rPr>
                  <m:t>193</m:t>
                </m:r>
              </m:oMath>
            </m:oMathPara>
          </w:p>
        </w:tc>
        <w:tc>
          <w:tcPr>
            <w:tcW w:w="2266" w:type="dxa"/>
          </w:tcPr>
          <w:p w14:paraId="3885A4D6" w14:textId="4EDBD19B" w:rsidR="00BD0EA9" w:rsidRDefault="00EB3DD2" w:rsidP="00BD0EA9">
            <w:pPr>
              <w:rPr>
                <w:lang w:eastAsia="en-US"/>
              </w:rPr>
            </w:pPr>
            <m:oMathPara>
              <m:oMath>
                <m:r>
                  <w:rPr>
                    <w:rFonts w:ascii="Cambria Math" w:hAnsi="Cambria Math"/>
                    <w:lang w:eastAsia="en-US"/>
                  </w:rPr>
                  <m:t>0,</m:t>
                </m:r>
                <m:r>
                  <w:rPr>
                    <w:rFonts w:ascii="Cambria Math" w:hAnsi="Cambria Math"/>
                    <w:lang w:eastAsia="en-US"/>
                  </w:rPr>
                  <m:t>348</m:t>
                </m:r>
              </m:oMath>
            </m:oMathPara>
          </w:p>
        </w:tc>
        <w:tc>
          <w:tcPr>
            <w:tcW w:w="2266" w:type="dxa"/>
          </w:tcPr>
          <w:p w14:paraId="7A117AC8" w14:textId="4BF1682D" w:rsidR="00BD0EA9" w:rsidRDefault="00EB3DD2" w:rsidP="00BD0EA9">
            <w:pPr>
              <w:rPr>
                <w:lang w:eastAsia="en-US"/>
              </w:rPr>
            </w:pPr>
            <m:oMathPara>
              <m:oMath>
                <m:r>
                  <w:rPr>
                    <w:rFonts w:ascii="Cambria Math" w:hAnsi="Cambria Math"/>
                    <w:lang w:eastAsia="en-US"/>
                  </w:rPr>
                  <m:t>6,</m:t>
                </m:r>
                <m:r>
                  <w:rPr>
                    <w:rFonts w:ascii="Cambria Math" w:hAnsi="Cambria Math"/>
                    <w:lang w:eastAsia="en-US"/>
                  </w:rPr>
                  <m:t>601</m:t>
                </m:r>
              </m:oMath>
            </m:oMathPara>
          </w:p>
        </w:tc>
      </w:tr>
    </w:tbl>
    <w:p w14:paraId="3CDB6193" w14:textId="24A01258" w:rsidR="008B17A8" w:rsidRPr="00BD0EA9" w:rsidRDefault="008B17A8" w:rsidP="00BD0EA9">
      <w:pPr>
        <w:rPr>
          <w:lang w:eastAsia="en-US"/>
        </w:rPr>
      </w:pPr>
    </w:p>
    <w:p w14:paraId="7CF91683" w14:textId="36A3C56D" w:rsidR="00980CF2" w:rsidRDefault="00980CF2" w:rsidP="00980CF2">
      <w:pPr>
        <w:pStyle w:val="Bijschrift"/>
      </w:pPr>
      <w:r>
        <w:t>iOS</w:t>
      </w:r>
    </w:p>
    <w:p w14:paraId="43D9A503" w14:textId="40DDE78E" w:rsidR="00BD3B9F" w:rsidRPr="00BD3B9F" w:rsidRDefault="00BD3B9F" w:rsidP="00BD3B9F">
      <w:pPr>
        <w:rPr>
          <w:lang w:eastAsia="en-US"/>
        </w:rPr>
      </w:pPr>
      <w:r>
        <w:rPr>
          <w:lang w:eastAsia="en-US"/>
        </w:rPr>
        <w:t xml:space="preserve">Voor iOS werd </w:t>
      </w:r>
      <w:r w:rsidR="00203BBB">
        <w:rPr>
          <w:lang w:eastAsia="en-US"/>
        </w:rPr>
        <w:t xml:space="preserve">eveneens </w:t>
      </w:r>
      <w:r>
        <w:rPr>
          <w:lang w:eastAsia="en-US"/>
        </w:rPr>
        <w:t xml:space="preserve">Testobject </w:t>
      </w:r>
      <w:r w:rsidR="0037540B">
        <w:rPr>
          <w:lang w:eastAsia="en-US"/>
        </w:rPr>
        <w:t>gebruikt met als device de Iphone SE</w:t>
      </w:r>
      <w:r w:rsidR="00C556EE">
        <w:rPr>
          <w:lang w:eastAsia="en-US"/>
        </w:rPr>
        <w:t xml:space="preserve"> om de installatietijd te bepalen</w:t>
      </w:r>
      <w:r w:rsidR="0037540B">
        <w:rPr>
          <w:lang w:eastAsia="en-US"/>
        </w:rPr>
        <w:t>.</w:t>
      </w:r>
      <w:r w:rsidR="00C556EE">
        <w:rPr>
          <w:lang w:eastAsia="en-US"/>
        </w:rPr>
        <w:t xml:space="preserve"> Voor de opstarttijd werd een omgevingsvariabele in XCode gebruikt zoals beschreven in sectie 2.5.</w:t>
      </w:r>
      <w:r w:rsidR="00E95836">
        <w:rPr>
          <w:lang w:eastAsia="en-US"/>
        </w:rPr>
        <w:t>3.2.</w:t>
      </w:r>
      <w:r w:rsidR="00040408">
        <w:rPr>
          <w:lang w:eastAsia="en-US"/>
        </w:rPr>
        <w:t xml:space="preserve"> </w:t>
      </w:r>
      <w:r w:rsidR="00257428">
        <w:rPr>
          <w:lang w:eastAsia="en-US"/>
        </w:rPr>
        <w:t>De snelheden in de verschillende iOS apps kan bekeken worden in Tabel 4-3.</w:t>
      </w:r>
    </w:p>
    <w:p w14:paraId="4F202862" w14:textId="61931E5D" w:rsidR="00257428" w:rsidRDefault="00257428" w:rsidP="00257428">
      <w:pPr>
        <w:pStyle w:val="Bijschrift"/>
        <w:keepNext/>
      </w:pPr>
      <w:bookmarkStart w:id="103" w:name="_Toc514513277"/>
      <w:r>
        <w:t xml:space="preserve">Tabel </w:t>
      </w:r>
      <w:fldSimple w:instr=" STYLEREF 1 \s ">
        <w:r w:rsidR="00103F03">
          <w:rPr>
            <w:noProof/>
          </w:rPr>
          <w:t>4</w:t>
        </w:r>
      </w:fldSimple>
      <w:r w:rsidR="00103F03">
        <w:noBreakHyphen/>
      </w:r>
      <w:fldSimple w:instr=" SEQ Tabel \* ARABIC \s 1 ">
        <w:r w:rsidR="00103F03">
          <w:rPr>
            <w:noProof/>
          </w:rPr>
          <w:t>3</w:t>
        </w:r>
      </w:fldSimple>
      <w:r>
        <w:t xml:space="preserve"> Vergelijking snelheden iOS applicaties</w:t>
      </w:r>
      <w:bookmarkEnd w:id="103"/>
    </w:p>
    <w:tbl>
      <w:tblPr>
        <w:tblStyle w:val="Tabelraster"/>
        <w:tblW w:w="0" w:type="auto"/>
        <w:tblLook w:val="04A0" w:firstRow="1" w:lastRow="0" w:firstColumn="1" w:lastColumn="0" w:noHBand="0" w:noVBand="1"/>
      </w:tblPr>
      <w:tblGrid>
        <w:gridCol w:w="2265"/>
        <w:gridCol w:w="2265"/>
        <w:gridCol w:w="2266"/>
        <w:gridCol w:w="2266"/>
      </w:tblGrid>
      <w:tr w:rsidR="00A81AA0" w14:paraId="17BF48FD" w14:textId="77777777" w:rsidTr="00BD3B9F">
        <w:tc>
          <w:tcPr>
            <w:tcW w:w="2265" w:type="dxa"/>
          </w:tcPr>
          <w:p w14:paraId="510BB6D6" w14:textId="77777777" w:rsidR="00A81AA0" w:rsidRDefault="00A81AA0" w:rsidP="00BD3B9F">
            <w:pPr>
              <w:rPr>
                <w:lang w:eastAsia="en-US"/>
              </w:rPr>
            </w:pPr>
          </w:p>
        </w:tc>
        <w:tc>
          <w:tcPr>
            <w:tcW w:w="2265" w:type="dxa"/>
          </w:tcPr>
          <w:p w14:paraId="49720B9B" w14:textId="5B85012F" w:rsidR="00A81AA0" w:rsidRDefault="00A81AA0" w:rsidP="00BD3B9F">
            <w:pPr>
              <w:rPr>
                <w:lang w:eastAsia="en-US"/>
              </w:rPr>
            </w:pPr>
            <w:r>
              <w:rPr>
                <w:lang w:eastAsia="en-US"/>
              </w:rPr>
              <w:t>Native (iOS)</w:t>
            </w:r>
          </w:p>
        </w:tc>
        <w:tc>
          <w:tcPr>
            <w:tcW w:w="2266" w:type="dxa"/>
          </w:tcPr>
          <w:p w14:paraId="3734074F" w14:textId="77777777" w:rsidR="00A81AA0" w:rsidRDefault="00A81AA0" w:rsidP="00BD3B9F">
            <w:pPr>
              <w:rPr>
                <w:lang w:eastAsia="en-US"/>
              </w:rPr>
            </w:pPr>
            <w:r>
              <w:rPr>
                <w:lang w:eastAsia="en-US"/>
              </w:rPr>
              <w:t>React Native</w:t>
            </w:r>
          </w:p>
        </w:tc>
        <w:tc>
          <w:tcPr>
            <w:tcW w:w="2266" w:type="dxa"/>
          </w:tcPr>
          <w:p w14:paraId="62093EE9" w14:textId="77777777" w:rsidR="00A81AA0" w:rsidRDefault="00A81AA0" w:rsidP="00BD3B9F">
            <w:pPr>
              <w:rPr>
                <w:lang w:eastAsia="en-US"/>
              </w:rPr>
            </w:pPr>
            <w:r>
              <w:rPr>
                <w:lang w:eastAsia="en-US"/>
              </w:rPr>
              <w:t>Xamarin</w:t>
            </w:r>
          </w:p>
        </w:tc>
      </w:tr>
      <w:tr w:rsidR="00A81AA0" w14:paraId="4871BFAC" w14:textId="77777777" w:rsidTr="00BD3B9F">
        <w:tc>
          <w:tcPr>
            <w:tcW w:w="2265" w:type="dxa"/>
          </w:tcPr>
          <w:p w14:paraId="205FCB4F" w14:textId="3E9542A7" w:rsidR="00A81AA0" w:rsidRDefault="00A81AA0" w:rsidP="00BD3B9F">
            <w:pPr>
              <w:rPr>
                <w:lang w:eastAsia="en-US"/>
              </w:rPr>
            </w:pPr>
            <w:r>
              <w:rPr>
                <w:lang w:eastAsia="en-US"/>
              </w:rPr>
              <w:t>Installatietijd [s]</w:t>
            </w:r>
          </w:p>
        </w:tc>
        <w:tc>
          <w:tcPr>
            <w:tcW w:w="2265" w:type="dxa"/>
          </w:tcPr>
          <w:p w14:paraId="16074E6C" w14:textId="61F439E9" w:rsidR="00A81AA0" w:rsidRDefault="00EB3DD2" w:rsidP="00BD3B9F">
            <w:pPr>
              <w:rPr>
                <w:lang w:eastAsia="en-US"/>
              </w:rPr>
            </w:pPr>
            <m:oMathPara>
              <m:oMath>
                <m:r>
                  <w:rPr>
                    <w:rFonts w:ascii="Cambria Math" w:hAnsi="Cambria Math"/>
                    <w:lang w:eastAsia="en-US"/>
                  </w:rPr>
                  <m:t>15,</m:t>
                </m:r>
                <m:r>
                  <w:rPr>
                    <w:rFonts w:ascii="Cambria Math" w:hAnsi="Cambria Math"/>
                    <w:lang w:eastAsia="en-US"/>
                  </w:rPr>
                  <m:t xml:space="preserve">13 </m:t>
                </m:r>
              </m:oMath>
            </m:oMathPara>
          </w:p>
        </w:tc>
        <w:tc>
          <w:tcPr>
            <w:tcW w:w="2266" w:type="dxa"/>
          </w:tcPr>
          <w:p w14:paraId="31584BF8" w14:textId="1CCF9A0A" w:rsidR="00A81AA0" w:rsidRDefault="00EB3DD2" w:rsidP="00BD3B9F">
            <w:pPr>
              <w:rPr>
                <w:lang w:eastAsia="en-US"/>
              </w:rPr>
            </w:pPr>
            <m:oMathPara>
              <m:oMath>
                <m:r>
                  <w:rPr>
                    <w:rFonts w:ascii="Cambria Math" w:hAnsi="Cambria Math"/>
                    <w:lang w:eastAsia="en-US"/>
                  </w:rPr>
                  <m:t>8,</m:t>
                </m:r>
                <m:r>
                  <w:rPr>
                    <w:rFonts w:ascii="Cambria Math" w:hAnsi="Cambria Math"/>
                    <w:lang w:eastAsia="en-US"/>
                  </w:rPr>
                  <m:t xml:space="preserve">13 </m:t>
                </m:r>
              </m:oMath>
            </m:oMathPara>
          </w:p>
        </w:tc>
        <w:tc>
          <w:tcPr>
            <w:tcW w:w="2266" w:type="dxa"/>
          </w:tcPr>
          <w:p w14:paraId="23672E8E" w14:textId="3C91411F" w:rsidR="00A81AA0" w:rsidRDefault="0037540B" w:rsidP="00BD3B9F">
            <w:pPr>
              <w:rPr>
                <w:lang w:eastAsia="en-US"/>
              </w:rPr>
            </w:pPr>
            <m:oMathPara>
              <m:oMath>
                <m:r>
                  <w:rPr>
                    <w:rFonts w:ascii="Cambria Math" w:hAnsi="Cambria Math"/>
                    <w:lang w:eastAsia="en-US"/>
                  </w:rPr>
                  <m:t>7</m:t>
                </m:r>
                <m:r>
                  <w:rPr>
                    <w:rFonts w:ascii="Cambria Math" w:hAnsi="Cambria Math"/>
                    <w:lang w:eastAsia="en-US"/>
                  </w:rPr>
                  <m:t>,</m:t>
                </m:r>
                <m:r>
                  <w:rPr>
                    <w:rFonts w:ascii="Cambria Math" w:hAnsi="Cambria Math"/>
                    <w:lang w:eastAsia="en-US"/>
                  </w:rPr>
                  <m:t xml:space="preserve">46 </m:t>
                </m:r>
              </m:oMath>
            </m:oMathPara>
          </w:p>
        </w:tc>
      </w:tr>
      <w:tr w:rsidR="00A81AA0" w14:paraId="7B699792" w14:textId="77777777" w:rsidTr="00BD3B9F">
        <w:tc>
          <w:tcPr>
            <w:tcW w:w="2265" w:type="dxa"/>
          </w:tcPr>
          <w:p w14:paraId="4ED30B44" w14:textId="079E76D5" w:rsidR="00A81AA0" w:rsidRDefault="00A81AA0" w:rsidP="00BD3B9F">
            <w:pPr>
              <w:rPr>
                <w:lang w:eastAsia="en-US"/>
              </w:rPr>
            </w:pPr>
            <w:r>
              <w:rPr>
                <w:lang w:eastAsia="en-US"/>
              </w:rPr>
              <w:t>Opstarttijd [s]</w:t>
            </w:r>
          </w:p>
        </w:tc>
        <w:tc>
          <w:tcPr>
            <w:tcW w:w="2265" w:type="dxa"/>
          </w:tcPr>
          <w:p w14:paraId="11640B1E" w14:textId="7158DED5" w:rsidR="00A81AA0" w:rsidRPr="00EB3DD2" w:rsidRDefault="00EB3DD2" w:rsidP="00BD3B9F">
            <w:pPr>
              <w:rPr>
                <w:highlight w:val="yellow"/>
                <w:lang w:eastAsia="en-US"/>
              </w:rPr>
            </w:pPr>
            <m:oMathPara>
              <m:oMath>
                <m:r>
                  <w:rPr>
                    <w:rFonts w:ascii="Cambria Math" w:hAnsi="Cambria Math"/>
                    <w:highlight w:val="yellow"/>
                    <w:lang w:eastAsia="en-US"/>
                  </w:rPr>
                  <m:t>0,</m:t>
                </m:r>
                <m:r>
                  <w:rPr>
                    <w:rFonts w:ascii="Cambria Math" w:hAnsi="Cambria Math"/>
                    <w:highlight w:val="yellow"/>
                    <w:lang w:eastAsia="en-US"/>
                  </w:rPr>
                  <m:t>3916</m:t>
                </m:r>
                <m:r>
                  <w:rPr>
                    <w:rFonts w:ascii="Cambria Math" w:hAnsi="Cambria Math"/>
                    <w:highlight w:val="yellow"/>
                    <w:lang w:eastAsia="en-US"/>
                  </w:rPr>
                  <m:t xml:space="preserve"> </m:t>
                </m:r>
              </m:oMath>
            </m:oMathPara>
          </w:p>
        </w:tc>
        <w:tc>
          <w:tcPr>
            <w:tcW w:w="2266" w:type="dxa"/>
          </w:tcPr>
          <w:p w14:paraId="460B4874" w14:textId="4A77257D" w:rsidR="00A81AA0" w:rsidRPr="00EB3DD2" w:rsidRDefault="0037540B" w:rsidP="00BD3B9F">
            <w:pPr>
              <w:rPr>
                <w:highlight w:val="yellow"/>
                <w:lang w:eastAsia="en-US"/>
              </w:rPr>
            </w:pPr>
            <m:oMathPara>
              <m:oMath>
                <m:r>
                  <w:rPr>
                    <w:rFonts w:ascii="Cambria Math" w:hAnsi="Cambria Math"/>
                    <w:highlight w:val="yellow"/>
                    <w:lang w:eastAsia="en-US"/>
                  </w:rPr>
                  <m:t>0</m:t>
                </m:r>
                <m:r>
                  <w:rPr>
                    <w:rFonts w:ascii="Cambria Math" w:hAnsi="Cambria Math"/>
                    <w:lang w:eastAsia="en-US"/>
                  </w:rPr>
                  <m:t>,</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39E759B7" w14:textId="1F4CB147" w:rsidR="00A81AA0" w:rsidRDefault="00093103" w:rsidP="00BD3B9F">
            <w:pPr>
              <w:rPr>
                <w:lang w:eastAsia="en-US"/>
              </w:rPr>
            </w:pPr>
            <m:oMathPara>
              <m:oMath>
                <m:r>
                  <w:rPr>
                    <w:rFonts w:ascii="Cambria Math" w:hAnsi="Cambria Math"/>
                    <w:lang w:eastAsia="en-US"/>
                  </w:rPr>
                  <m:t>0</m:t>
                </m:r>
                <m:r>
                  <w:rPr>
                    <w:rFonts w:ascii="Cambria Math" w:hAnsi="Cambria Math"/>
                    <w:lang w:eastAsia="en-US"/>
                  </w:rPr>
                  <m:t>,</m:t>
                </m:r>
                <m:r>
                  <w:rPr>
                    <w:rFonts w:ascii="Cambria Math" w:hAnsi="Cambria Math"/>
                    <w:lang w:eastAsia="en-US"/>
                  </w:rPr>
                  <m:t>34</m:t>
                </m:r>
                <m:r>
                  <w:rPr>
                    <w:rFonts w:ascii="Cambria Math" w:hAnsi="Cambria Math"/>
                    <w:lang w:eastAsia="en-US"/>
                  </w:rPr>
                  <m:t>04</m:t>
                </m:r>
              </m:oMath>
            </m:oMathPara>
          </w:p>
        </w:tc>
      </w:tr>
    </w:tbl>
    <w:p w14:paraId="662B05DD" w14:textId="6A7E1F56" w:rsidR="00604D2E" w:rsidRDefault="00604D2E" w:rsidP="00604D2E">
      <w:pPr>
        <w:rPr>
          <w:lang w:eastAsia="en-US"/>
        </w:rPr>
      </w:pPr>
    </w:p>
    <w:p w14:paraId="06DDF654" w14:textId="3AF3B870" w:rsidR="00604D2E" w:rsidRDefault="00604D2E" w:rsidP="00604D2E">
      <w:pPr>
        <w:pStyle w:val="Kop3"/>
        <w:rPr>
          <w:lang w:eastAsia="en-US"/>
        </w:rPr>
      </w:pPr>
      <w:bookmarkStart w:id="104" w:name="_Toc514532502"/>
      <w:r>
        <w:rPr>
          <w:lang w:eastAsia="en-US"/>
        </w:rPr>
        <w:t>Conclusie</w:t>
      </w:r>
      <w:bookmarkEnd w:id="104"/>
    </w:p>
    <w:p w14:paraId="32F7659F" w14:textId="77777777" w:rsidR="00203BBB" w:rsidRPr="00203BBB" w:rsidRDefault="00203BBB" w:rsidP="00203BBB">
      <w:pPr>
        <w:rPr>
          <w:lang w:eastAsia="en-US"/>
        </w:rPr>
      </w:pPr>
    </w:p>
    <w:p w14:paraId="49D2FB97" w14:textId="2DEDB108" w:rsidR="0037540B" w:rsidRDefault="0037540B" w:rsidP="0037540B">
      <w:pPr>
        <w:rPr>
          <w:lang w:eastAsia="en-US"/>
        </w:rPr>
      </w:pPr>
      <w:r>
        <w:rPr>
          <w:lang w:eastAsia="en-US"/>
        </w:rPr>
        <w:t xml:space="preserve">Bij deze is het ook belangrijk te realiseren dat de grootte en uitgebreidheid van de drie applicaties verschillen. De complexiteit van de native app is groter dan die van </w:t>
      </w:r>
      <w:r w:rsidR="004709D1">
        <w:rPr>
          <w:lang w:eastAsia="en-US"/>
        </w:rPr>
        <w:t>React Native</w:t>
      </w:r>
      <w:r>
        <w:rPr>
          <w:lang w:eastAsia="en-US"/>
        </w:rPr>
        <w:t xml:space="preserve">, en de </w:t>
      </w:r>
      <w:r w:rsidR="004709D1">
        <w:rPr>
          <w:lang w:eastAsia="en-US"/>
        </w:rPr>
        <w:t>React Native</w:t>
      </w:r>
      <w:r>
        <w:rPr>
          <w:lang w:eastAsia="en-US"/>
        </w:rPr>
        <w:t xml:space="preserve"> app is vollediger dan die van Xamarin. Hierdoor is het toch opvallend dat de </w:t>
      </w:r>
      <w:r w:rsidR="004709D1">
        <w:rPr>
          <w:lang w:eastAsia="en-US"/>
        </w:rPr>
        <w:t>React Native</w:t>
      </w:r>
      <w:r>
        <w:rPr>
          <w:lang w:eastAsia="en-US"/>
        </w:rPr>
        <w:t xml:space="preserve"> applicatie veel beter scoort op snelheid dan degene gebouwd met Xamarin. </w:t>
      </w:r>
    </w:p>
    <w:p w14:paraId="3E0A9AB6" w14:textId="1C144BB2" w:rsidR="0037540B" w:rsidRPr="005776AE" w:rsidRDefault="0037540B" w:rsidP="0037540B">
      <w:pPr>
        <w:rPr>
          <w:i/>
          <w:lang w:eastAsia="en-US"/>
        </w:rPr>
      </w:pPr>
      <w:r w:rsidRPr="00F21FA5">
        <w:rPr>
          <w:highlight w:val="yellow"/>
          <w:lang w:eastAsia="en-US"/>
        </w:rPr>
        <w:t xml:space="preserve">// Dit zou kunnen verklaard worden met het feit dat </w:t>
      </w:r>
      <w:r w:rsidR="004709D1">
        <w:rPr>
          <w:highlight w:val="yellow"/>
          <w:lang w:eastAsia="en-US"/>
        </w:rPr>
        <w:t>React Native</w:t>
      </w:r>
      <w:r w:rsidRPr="00F21FA5">
        <w:rPr>
          <w:highlight w:val="yellow"/>
          <w:lang w:eastAsia="en-US"/>
        </w:rPr>
        <w:t xml:space="preserve"> de lijst maar deels inlaadt bij de opstart. Terwijl bij Xamarin de volledige lijst bij de start van de applicatie wordt ingeladen. Hierdoor zal het toch opvallen dat bij </w:t>
      </w:r>
      <w:r w:rsidR="004709D1">
        <w:rPr>
          <w:highlight w:val="yellow"/>
          <w:lang w:eastAsia="en-US"/>
        </w:rPr>
        <w:t>React Native</w:t>
      </w:r>
      <w:r w:rsidRPr="00F21FA5">
        <w:rPr>
          <w:highlight w:val="yellow"/>
          <w:lang w:eastAsia="en-US"/>
        </w:rPr>
        <w:t xml:space="preserve"> de applicatie in het begin moeilijker zijn lijst volledig zal kunnen laten zien als er door de lijst gescrold wordt. Dit wordt dan ook bevestigd bij het komende onderdeel </w:t>
      </w:r>
      <w:r w:rsidRPr="00F21FA5">
        <w:rPr>
          <w:i/>
          <w:highlight w:val="yellow"/>
          <w:lang w:eastAsia="en-US"/>
        </w:rPr>
        <w:t>user experience.</w:t>
      </w:r>
    </w:p>
    <w:p w14:paraId="56FD501A" w14:textId="77777777" w:rsidR="0037540B" w:rsidRPr="0037540B" w:rsidRDefault="0037540B" w:rsidP="0037540B">
      <w:pPr>
        <w:rPr>
          <w:lang w:eastAsia="en-US"/>
        </w:rPr>
      </w:pPr>
    </w:p>
    <w:p w14:paraId="57F96914" w14:textId="1297AB9A" w:rsidR="0018756B" w:rsidRPr="00F21FA5" w:rsidRDefault="0018756B" w:rsidP="0018756B">
      <w:pPr>
        <w:pStyle w:val="Kop2"/>
        <w:rPr>
          <w:highlight w:val="yellow"/>
        </w:rPr>
      </w:pPr>
      <w:bookmarkStart w:id="105" w:name="_Toc514532503"/>
      <w:r w:rsidRPr="00F21FA5">
        <w:rPr>
          <w:highlight w:val="yellow"/>
        </w:rPr>
        <w:t>Geheugen</w:t>
      </w:r>
      <w:bookmarkEnd w:id="105"/>
    </w:p>
    <w:p w14:paraId="5F9EFB40" w14:textId="6EA9D87F"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React Native en Xamarin resultaten zijn ongeveer dezelfde als dit bekeken wordt vanuit een geheugen standpunt. Zij verschillen enkel in hoe het zijn data haalt. </w:t>
      </w:r>
      <w:r w:rsidR="004709D1">
        <w:rPr>
          <w:highlight w:val="yellow"/>
          <w:lang w:eastAsia="en-US"/>
        </w:rPr>
        <w:t>React Native</w:t>
      </w:r>
      <w:r w:rsidR="00584710" w:rsidRPr="00F21FA5">
        <w:rPr>
          <w:highlight w:val="yellow"/>
          <w:lang w:eastAsia="en-US"/>
        </w:rPr>
        <w:t xml:space="preserve">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06" w:name="_Toc514532504"/>
      <w:r w:rsidRPr="00F21FA5">
        <w:rPr>
          <w:highlight w:val="yellow"/>
        </w:rPr>
        <w:t>Vergelijking</w:t>
      </w:r>
      <w:bookmarkEnd w:id="106"/>
    </w:p>
    <w:p w14:paraId="46B8566D" w14:textId="3D5C0313" w:rsidR="004508C3" w:rsidRPr="00F21FA5" w:rsidRDefault="00D527AB" w:rsidP="004508C3">
      <w:pPr>
        <w:pStyle w:val="Bijschrift"/>
        <w:rPr>
          <w:highlight w:val="yellow"/>
        </w:rPr>
      </w:pPr>
      <w:r w:rsidRPr="00F21FA5">
        <w:rPr>
          <w:highlight w:val="yellow"/>
        </w:rPr>
        <w:t>Android</w:t>
      </w:r>
    </w:p>
    <w:p w14:paraId="0DEECE8A" w14:textId="165AC80C"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 xml:space="preserve">wordt de interne opslag en het </w:t>
      </w:r>
      <w:proofErr w:type="gramStart"/>
      <w:r w:rsidRPr="00F21FA5">
        <w:rPr>
          <w:highlight w:val="yellow"/>
          <w:lang w:eastAsia="en-US"/>
        </w:rPr>
        <w:t>cache-geheugen</w:t>
      </w:r>
      <w:proofErr w:type="gramEnd"/>
      <w:r w:rsidRPr="00F21FA5">
        <w:rPr>
          <w:highlight w:val="yellow"/>
          <w:lang w:eastAsia="en-US"/>
        </w:rPr>
        <w:t xml:space="preserve"> rechtstreeks uitgelezen. Voor het RAM-geheugen wordt een maximale waarde gebruikt</w:t>
      </w:r>
      <w:r w:rsidR="00BE330D" w:rsidRPr="00F21FA5">
        <w:rPr>
          <w:highlight w:val="yellow"/>
          <w:lang w:eastAsia="en-US"/>
        </w:rPr>
        <w:t xml:space="preserve">, die </w:t>
      </w:r>
      <w:r w:rsidR="00610292">
        <w:rPr>
          <w:highlight w:val="yellow"/>
          <w:lang w:eastAsia="en-US"/>
        </w:rPr>
        <w:t>het</w:t>
      </w:r>
      <w:r w:rsidR="00BE330D" w:rsidRPr="00F21FA5">
        <w:rPr>
          <w:highlight w:val="yellow"/>
          <w:lang w:eastAsia="en-US"/>
        </w:rPr>
        <w:t xml:space="preserve"> </w:t>
      </w:r>
      <w:r w:rsidR="00610292">
        <w:rPr>
          <w:highlight w:val="yellow"/>
          <w:lang w:eastAsia="en-US"/>
        </w:rPr>
        <w:t>device</w:t>
      </w:r>
      <w:r w:rsidR="00BE330D" w:rsidRPr="00F21FA5">
        <w:rPr>
          <w:highlight w:val="yellow"/>
          <w:lang w:eastAsia="en-US"/>
        </w:rPr>
        <w:t xml:space="preserve">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p>
    <w:p w14:paraId="12CEE4BF" w14:textId="3CC618A0" w:rsidR="00DA2C1C" w:rsidRDefault="00DA2C1C" w:rsidP="00DA2C1C">
      <w:pPr>
        <w:pStyle w:val="Bijschrift"/>
        <w:keepNext/>
      </w:pPr>
      <w:bookmarkStart w:id="107" w:name="_Toc514513278"/>
      <w:r>
        <w:t xml:space="preserve">Tabel </w:t>
      </w:r>
      <w:fldSimple w:instr=" STYLEREF 1 \s ">
        <w:r w:rsidR="00103F03">
          <w:rPr>
            <w:noProof/>
          </w:rPr>
          <w:t>4</w:t>
        </w:r>
      </w:fldSimple>
      <w:r w:rsidR="00103F03">
        <w:noBreakHyphen/>
      </w:r>
      <w:fldSimple w:instr=" SEQ Tabel \* ARABIC \s 1 ">
        <w:r w:rsidR="00103F03">
          <w:rPr>
            <w:noProof/>
          </w:rPr>
          <w:t>4</w:t>
        </w:r>
      </w:fldSimple>
      <w:r>
        <w:t xml:space="preserve"> Vergelijking geheugengebruik Android applicaties</w:t>
      </w:r>
      <w:bookmarkEnd w:id="107"/>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DA2C1C">
        <w:tc>
          <w:tcPr>
            <w:tcW w:w="2323" w:type="dxa"/>
          </w:tcPr>
          <w:p w14:paraId="09005557" w14:textId="77777777" w:rsidR="00005CDE" w:rsidRPr="00F21FA5" w:rsidRDefault="00005CDE" w:rsidP="00FD3F97">
            <w:pPr>
              <w:rPr>
                <w:highlight w:val="yellow"/>
                <w:lang w:eastAsia="en-US"/>
              </w:rPr>
            </w:pPr>
          </w:p>
        </w:tc>
        <w:tc>
          <w:tcPr>
            <w:tcW w:w="2248"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44"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47"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DA2C1C">
        <w:tc>
          <w:tcPr>
            <w:tcW w:w="2323"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8"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44"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47"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DA2C1C">
        <w:tc>
          <w:tcPr>
            <w:tcW w:w="2323"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8" w:type="dxa"/>
          </w:tcPr>
          <w:p w14:paraId="4EDD3A7A" w14:textId="40C733D6" w:rsidR="00005CDE" w:rsidRPr="00F21FA5" w:rsidRDefault="00371262" w:rsidP="00371262">
            <w:pPr>
              <w:jc w:val="center"/>
              <w:rPr>
                <w:highlight w:val="yellow"/>
                <w:lang w:eastAsia="en-US"/>
              </w:rPr>
            </w:pPr>
            <w:r>
              <w:rPr>
                <w:highlight w:val="yellow"/>
                <w:lang w:eastAsia="en-US"/>
              </w:rPr>
              <w:t>105</w:t>
            </w:r>
          </w:p>
        </w:tc>
        <w:tc>
          <w:tcPr>
            <w:tcW w:w="2244"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47"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DA2C1C">
        <w:tc>
          <w:tcPr>
            <w:tcW w:w="2323"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48"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44"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47"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39D81BCA" w14:textId="32AEF4D1" w:rsidR="00D527AB" w:rsidRPr="00F21FA5" w:rsidRDefault="00D527AB" w:rsidP="00D527AB">
      <w:pPr>
        <w:rPr>
          <w:highlight w:val="yellow"/>
          <w:lang w:eastAsia="en-US"/>
        </w:rPr>
      </w:pPr>
    </w:p>
    <w:p w14:paraId="7CF2C6FF" w14:textId="1BAD5403" w:rsidR="00D527AB" w:rsidRPr="00F21FA5" w:rsidRDefault="00D527AB" w:rsidP="00D527AB">
      <w:pPr>
        <w:pStyle w:val="Bijschrift"/>
        <w:rPr>
          <w:highlight w:val="yellow"/>
        </w:rPr>
      </w:pPr>
      <w:r w:rsidRPr="00F21FA5">
        <w:rPr>
          <w:highlight w:val="yellow"/>
        </w:rPr>
        <w:t>iOS</w:t>
      </w:r>
    </w:p>
    <w:p w14:paraId="637CAA7D" w14:textId="7D39ED06" w:rsidR="00604988" w:rsidRPr="00F21FA5" w:rsidRDefault="00604988" w:rsidP="00604988">
      <w:pPr>
        <w:rPr>
          <w:highlight w:val="yellow"/>
          <w:lang w:eastAsia="en-US"/>
        </w:rPr>
      </w:pPr>
      <w:r w:rsidRPr="00F21FA5">
        <w:rPr>
          <w:highlight w:val="yellow"/>
          <w:lang w:eastAsia="en-US"/>
        </w:rPr>
        <w:t xml:space="preserve">Op de iPhone </w:t>
      </w:r>
    </w:p>
    <w:p w14:paraId="6A6852AD" w14:textId="76E457FA" w:rsidR="00DA2C1C" w:rsidRDefault="00DA2C1C" w:rsidP="00DA2C1C">
      <w:pPr>
        <w:pStyle w:val="Bijschrift"/>
        <w:keepNext/>
      </w:pPr>
      <w:bookmarkStart w:id="108" w:name="_Toc514513279"/>
      <w:r>
        <w:t xml:space="preserve">Tabel </w:t>
      </w:r>
      <w:fldSimple w:instr=" STYLEREF 1 \s ">
        <w:r w:rsidR="00103F03">
          <w:rPr>
            <w:noProof/>
          </w:rPr>
          <w:t>4</w:t>
        </w:r>
      </w:fldSimple>
      <w:r w:rsidR="00103F03">
        <w:noBreakHyphen/>
      </w:r>
      <w:fldSimple w:instr=" SEQ Tabel \* ARABIC \s 1 ">
        <w:r w:rsidR="00103F03">
          <w:rPr>
            <w:noProof/>
          </w:rPr>
          <w:t>5</w:t>
        </w:r>
      </w:fldSimple>
      <w:r>
        <w:t xml:space="preserve"> Vergelijking geheugengebruik iOS applicaties</w:t>
      </w:r>
      <w:bookmarkEnd w:id="108"/>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DA2C1C">
        <w:tc>
          <w:tcPr>
            <w:tcW w:w="2323" w:type="dxa"/>
          </w:tcPr>
          <w:p w14:paraId="51F0DA11" w14:textId="77777777" w:rsidR="006875AC" w:rsidRPr="00F21FA5" w:rsidRDefault="006875AC" w:rsidP="00604988">
            <w:pPr>
              <w:rPr>
                <w:highlight w:val="yellow"/>
                <w:lang w:eastAsia="en-US"/>
              </w:rPr>
            </w:pPr>
          </w:p>
        </w:tc>
        <w:tc>
          <w:tcPr>
            <w:tcW w:w="2244"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4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49"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DA2C1C">
        <w:tc>
          <w:tcPr>
            <w:tcW w:w="2323"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4" w:type="dxa"/>
          </w:tcPr>
          <w:p w14:paraId="1F8A754A" w14:textId="6145CB95" w:rsidR="006875AC" w:rsidRPr="00F21FA5" w:rsidRDefault="003A1607" w:rsidP="00604988">
            <w:pPr>
              <w:rPr>
                <w:highlight w:val="yellow"/>
                <w:lang w:eastAsia="en-US"/>
              </w:rPr>
            </w:pPr>
            <m:oMathPara>
              <m:oMath>
                <m:r>
                  <w:rPr>
                    <w:rFonts w:ascii="Cambria Math" w:hAnsi="Cambria Math"/>
                    <w:highlight w:val="yellow"/>
                    <w:lang w:eastAsia="en-US"/>
                  </w:rPr>
                  <m:t>108</m:t>
                </m:r>
              </m:oMath>
            </m:oMathPara>
          </w:p>
        </w:tc>
        <w:tc>
          <w:tcPr>
            <w:tcW w:w="2246" w:type="dxa"/>
          </w:tcPr>
          <w:p w14:paraId="1DC25421" w14:textId="210270EA" w:rsidR="006875AC" w:rsidRPr="00F21FA5" w:rsidRDefault="008D302D" w:rsidP="00604988">
            <w:pPr>
              <w:rPr>
                <w:highlight w:val="yellow"/>
                <w:lang w:eastAsia="en-US"/>
              </w:rPr>
            </w:pPr>
            <m:oMathPara>
              <m:oMath>
                <m:r>
                  <w:rPr>
                    <w:rFonts w:ascii="Cambria Math" w:hAnsi="Cambria Math"/>
                    <w:highlight w:val="yellow"/>
                    <w:lang w:eastAsia="en-US"/>
                  </w:rPr>
                  <m:t xml:space="preserve">28,8 </m:t>
                </m:r>
              </m:oMath>
            </m:oMathPara>
          </w:p>
        </w:tc>
        <w:tc>
          <w:tcPr>
            <w:tcW w:w="2249" w:type="dxa"/>
          </w:tcPr>
          <w:p w14:paraId="43222AF6" w14:textId="19653954" w:rsidR="006875AC" w:rsidRPr="00F21FA5" w:rsidRDefault="008D302D" w:rsidP="00604988">
            <w:pPr>
              <w:rPr>
                <w:highlight w:val="yellow"/>
                <w:lang w:eastAsia="en-US"/>
              </w:rPr>
            </w:pPr>
            <m:oMathPara>
              <m:oMath>
                <m:r>
                  <w:rPr>
                    <w:rFonts w:ascii="Cambria Math" w:hAnsi="Cambria Math"/>
                    <w:highlight w:val="yellow"/>
                    <w:lang w:eastAsia="en-US"/>
                  </w:rPr>
                  <m:t xml:space="preserve">28,1 </m:t>
                </m:r>
              </m:oMath>
            </m:oMathPara>
          </w:p>
        </w:tc>
      </w:tr>
      <w:tr w:rsidR="006875AC" w:rsidRPr="00F21FA5" w14:paraId="784BC7F4" w14:textId="77777777" w:rsidTr="00DA2C1C">
        <w:tc>
          <w:tcPr>
            <w:tcW w:w="2323"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4" w:type="dxa"/>
          </w:tcPr>
          <w:p w14:paraId="594846FA" w14:textId="746DD2E0" w:rsidR="006875AC" w:rsidRPr="00F21FA5" w:rsidRDefault="006875AC" w:rsidP="00604988">
            <w:pPr>
              <w:rPr>
                <w:highlight w:val="yellow"/>
                <w:lang w:eastAsia="en-US"/>
              </w:rPr>
            </w:pPr>
            <m:oMathPara>
              <m:oMath>
                <m:r>
                  <w:rPr>
                    <w:rFonts w:ascii="Cambria Math" w:hAnsi="Cambria Math"/>
                    <w:highlight w:val="yellow"/>
                    <w:lang w:eastAsia="en-US"/>
                  </w:rPr>
                  <m:t xml:space="preserve"> </m:t>
                </m:r>
              </m:oMath>
            </m:oMathPara>
          </w:p>
        </w:tc>
        <w:tc>
          <w:tcPr>
            <w:tcW w:w="2246" w:type="dxa"/>
          </w:tcPr>
          <w:p w14:paraId="44D7DD3B" w14:textId="3F7C536E" w:rsidR="006875AC" w:rsidRPr="00F21FA5" w:rsidRDefault="006875AC" w:rsidP="00604988">
            <w:pPr>
              <w:rPr>
                <w:highlight w:val="yellow"/>
                <w:lang w:eastAsia="en-US"/>
              </w:rPr>
            </w:pPr>
            <m:oMathPara>
              <m:oMath>
                <m:r>
                  <w:rPr>
                    <w:rFonts w:ascii="Cambria Math" w:hAnsi="Cambria Math"/>
                    <w:highlight w:val="yellow"/>
                    <w:lang w:eastAsia="en-US"/>
                  </w:rPr>
                  <m:t xml:space="preserve">252 </m:t>
                </m:r>
              </m:oMath>
            </m:oMathPara>
          </w:p>
        </w:tc>
        <w:tc>
          <w:tcPr>
            <w:tcW w:w="2249" w:type="dxa"/>
          </w:tcPr>
          <w:p w14:paraId="284EF64E" w14:textId="7223EB57" w:rsidR="006875AC" w:rsidRPr="00F21FA5" w:rsidRDefault="006875AC" w:rsidP="00604988">
            <w:pPr>
              <w:rPr>
                <w:highlight w:val="yellow"/>
                <w:lang w:eastAsia="en-US"/>
              </w:rPr>
            </w:pPr>
            <m:oMathPara>
              <m:oMath>
                <m:r>
                  <w:rPr>
                    <w:rFonts w:ascii="Cambria Math" w:hAnsi="Cambria Math"/>
                    <w:highlight w:val="yellow"/>
                    <w:lang w:eastAsia="en-US"/>
                  </w:rPr>
                  <m:t xml:space="preserve">169 </m:t>
                </m:r>
              </m:oMath>
            </m:oMathPara>
          </w:p>
        </w:tc>
      </w:tr>
      <w:tr w:rsidR="006875AC" w:rsidRPr="00F21FA5" w14:paraId="19F490F9" w14:textId="77777777" w:rsidTr="00DA2C1C">
        <w:tc>
          <w:tcPr>
            <w:tcW w:w="2323" w:type="dxa"/>
          </w:tcPr>
          <w:p w14:paraId="0E42CFA2" w14:textId="3C6470F8" w:rsidR="006875AC" w:rsidRPr="00F21FA5" w:rsidRDefault="006875AC" w:rsidP="00604988">
            <w:pPr>
              <w:rPr>
                <w:highlight w:val="yellow"/>
                <w:lang w:eastAsia="en-US"/>
              </w:rPr>
            </w:pPr>
            <w:r w:rsidRPr="00F21FA5">
              <w:rPr>
                <w:highlight w:val="yellow"/>
                <w:lang w:eastAsia="en-US"/>
              </w:rPr>
              <w:lastRenderedPageBreak/>
              <w:t>Cachegeheugen</w:t>
            </w:r>
            <m:oMath>
              <m:r>
                <w:rPr>
                  <w:rFonts w:ascii="Cambria Math" w:hAnsi="Cambria Math"/>
                  <w:highlight w:val="yellow"/>
                  <w:lang w:eastAsia="en-US"/>
                </w:rPr>
                <m:t>[MB]</m:t>
              </m:r>
            </m:oMath>
          </w:p>
        </w:tc>
        <w:tc>
          <w:tcPr>
            <w:tcW w:w="2244" w:type="dxa"/>
          </w:tcPr>
          <w:p w14:paraId="34243439" w14:textId="00B0D64C" w:rsidR="006875AC" w:rsidRPr="00F21FA5" w:rsidRDefault="006875AC" w:rsidP="00604988">
            <w:pPr>
              <w:rPr>
                <w:highlight w:val="yellow"/>
                <w:lang w:eastAsia="en-US"/>
              </w:rPr>
            </w:pPr>
          </w:p>
        </w:tc>
        <w:tc>
          <w:tcPr>
            <w:tcW w:w="2246" w:type="dxa"/>
          </w:tcPr>
          <w:p w14:paraId="6BF4354A" w14:textId="172FA7FF" w:rsidR="006875AC" w:rsidRPr="00F21FA5" w:rsidRDefault="006875AC" w:rsidP="00604988">
            <w:pPr>
              <w:rPr>
                <w:highlight w:val="yellow"/>
                <w:lang w:eastAsia="en-US"/>
              </w:rPr>
            </w:pPr>
            <m:oMathPara>
              <m:oMath>
                <m:r>
                  <w:rPr>
                    <w:rFonts w:ascii="Cambria Math" w:hAnsi="Cambria Math"/>
                    <w:highlight w:val="yellow"/>
                    <w:lang w:eastAsia="en-US"/>
                  </w:rPr>
                  <m:t xml:space="preserve">3,2 </m:t>
                </m:r>
              </m:oMath>
            </m:oMathPara>
          </w:p>
        </w:tc>
        <w:tc>
          <w:tcPr>
            <w:tcW w:w="2249" w:type="dxa"/>
          </w:tcPr>
          <w:p w14:paraId="12AD35C5" w14:textId="2568E8BB" w:rsidR="006875AC" w:rsidRPr="00F21FA5" w:rsidRDefault="006875AC" w:rsidP="00604988">
            <w:pPr>
              <w:rPr>
                <w:highlight w:val="yellow"/>
                <w:lang w:eastAsia="en-US"/>
              </w:rPr>
            </w:pPr>
            <m:oMathPara>
              <m:oMath>
                <m:r>
                  <w:rPr>
                    <w:rFonts w:ascii="Cambria Math" w:hAnsi="Cambria Math"/>
                    <w:highlight w:val="yellow"/>
                    <w:lang w:eastAsia="en-US"/>
                  </w:rPr>
                  <m:t xml:space="preserve"> 0,02 </m:t>
                </m:r>
              </m:oMath>
            </m:oMathPara>
          </w:p>
        </w:tc>
      </w:tr>
    </w:tbl>
    <w:p w14:paraId="594D2BF1" w14:textId="009B9FFC" w:rsidR="009D2B6D" w:rsidRPr="00F21FA5" w:rsidRDefault="009D2B6D" w:rsidP="009D2B6D">
      <w:pPr>
        <w:rPr>
          <w:highlight w:val="yellow"/>
          <w:lang w:eastAsia="en-US"/>
        </w:rPr>
      </w:pPr>
    </w:p>
    <w:p w14:paraId="6D553B72" w14:textId="3B89C4BC" w:rsidR="009D2B6D" w:rsidRPr="00F21FA5" w:rsidRDefault="009D2B6D" w:rsidP="009D2B6D">
      <w:pPr>
        <w:pStyle w:val="Kop3"/>
        <w:rPr>
          <w:highlight w:val="yellow"/>
          <w:lang w:eastAsia="en-US"/>
        </w:rPr>
      </w:pPr>
      <w:bookmarkStart w:id="109" w:name="_Toc514532505"/>
      <w:r w:rsidRPr="00F21FA5">
        <w:rPr>
          <w:highlight w:val="yellow"/>
          <w:lang w:eastAsia="en-US"/>
        </w:rPr>
        <w:t>Conclusie</w:t>
      </w:r>
      <w:bookmarkEnd w:id="109"/>
    </w:p>
    <w:p w14:paraId="76312B34" w14:textId="139DB23A" w:rsidR="003601DE" w:rsidRDefault="003601DE" w:rsidP="003601DE">
      <w:pPr>
        <w:pStyle w:val="Kop2"/>
        <w:spacing w:before="120" w:after="120"/>
        <w:ind w:left="578" w:hanging="578"/>
        <w:rPr>
          <w:highlight w:val="yellow"/>
        </w:rPr>
      </w:pPr>
      <w:bookmarkStart w:id="110" w:name="_Toc499557207"/>
      <w:bookmarkStart w:id="111" w:name="_Toc514532506"/>
      <w:r w:rsidRPr="00F21FA5">
        <w:rPr>
          <w:highlight w:val="yellow"/>
        </w:rPr>
        <w:t>User experience</w:t>
      </w:r>
      <w:bookmarkEnd w:id="110"/>
      <w:bookmarkEnd w:id="111"/>
    </w:p>
    <w:p w14:paraId="23CB0675" w14:textId="2341101B" w:rsidR="00FD3AB0" w:rsidRDefault="00FD3AB0" w:rsidP="00FD3AB0">
      <w:pPr>
        <w:rPr>
          <w:highlight w:val="yellow"/>
        </w:rPr>
      </w:pPr>
      <w:r>
        <w:rPr>
          <w:highlight w:val="yellow"/>
        </w:rPr>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metrieken die uiteindelijk de gebruikerservaring zal </w:t>
      </w:r>
      <w:r w:rsidR="00610292">
        <w:rPr>
          <w:highlight w:val="yellow"/>
        </w:rPr>
        <w:t>beïnvloeden, dit is dan ook uiteindelijk het belangrijkste onderdeel van deze masterproef</w:t>
      </w:r>
      <w:r>
        <w:rPr>
          <w:highlight w:val="yellow"/>
        </w:rPr>
        <w:t>. Namelijk het bepalen of het gebruik van bepaalde crossplatform frameworks de user experience zal hinderen.</w:t>
      </w:r>
      <w:r w:rsidR="00610292">
        <w:rPr>
          <w:highlight w:val="yellow"/>
        </w:rPr>
        <w:t xml:space="preserve"> Zoals besproken in sectie 2.5.3.4 is het bepalen van de gebruikerservaring voor mobiele applicaties een subjectieve zaak. Bepaalde </w:t>
      </w:r>
      <w:r w:rsidR="002C0115">
        <w:rPr>
          <w:highlight w:val="yellow"/>
        </w:rPr>
        <w:t>argumenten</w:t>
      </w:r>
      <w:r w:rsidR="00610292">
        <w:rPr>
          <w:highlight w:val="yellow"/>
        </w:rPr>
        <w:t xml:space="preserve"> opmeten is nuttig maar schetst niet het volledige beeld.</w:t>
      </w:r>
      <w:r w:rsidR="00731945">
        <w:rPr>
          <w:highlight w:val="yellow"/>
        </w:rPr>
        <w:t xml:space="preserve"> </w:t>
      </w:r>
    </w:p>
    <w:p w14:paraId="18CD41B2" w14:textId="4B825CB3" w:rsidR="00731945" w:rsidRDefault="00731945" w:rsidP="00731945">
      <w:pPr>
        <w:pStyle w:val="Kop3"/>
        <w:rPr>
          <w:highlight w:val="yellow"/>
        </w:rPr>
      </w:pPr>
      <w:bookmarkStart w:id="112" w:name="_Toc514532507"/>
      <w:r>
        <w:rPr>
          <w:highlight w:val="yellow"/>
        </w:rPr>
        <w:t>Resultaten enquête</w:t>
      </w:r>
      <w:bookmarkEnd w:id="112"/>
      <w:r>
        <w:rPr>
          <w:highlight w:val="yellow"/>
        </w:rPr>
        <w:t xml:space="preserve"> </w:t>
      </w:r>
    </w:p>
    <w:p w14:paraId="632B2048" w14:textId="672B869B" w:rsidR="00731945" w:rsidRDefault="00731945" w:rsidP="00731945">
      <w:pPr>
        <w:rPr>
          <w:highlight w:val="yellow"/>
        </w:rPr>
      </w:pPr>
      <w:r>
        <w:rPr>
          <w:highlight w:val="yellow"/>
        </w:rPr>
        <w:t xml:space="preserve">De enquête, zoals gezien in sectie 2.5.3.4, is uitgevoerd op tien personen. </w:t>
      </w:r>
      <w:r w:rsidR="00626C46">
        <w:rPr>
          <w:highlight w:val="yellow"/>
        </w:rPr>
        <w:t xml:space="preserve">De resultaten werden verwerkt in Microsoft Excel 2016. </w:t>
      </w:r>
      <w:r w:rsidR="006635B3">
        <w:rPr>
          <w:highlight w:val="yellow"/>
        </w:rPr>
        <w:t xml:space="preserve">Als </w:t>
      </w:r>
      <w:r w:rsidR="00B0128F">
        <w:rPr>
          <w:highlight w:val="yellow"/>
        </w:rPr>
        <w:t>parameters</w:t>
      </w:r>
      <w:r w:rsidR="006635B3">
        <w:rPr>
          <w:highlight w:val="yellow"/>
        </w:rPr>
        <w:t xml:space="preserve"> om de resultaten te analysen werden het </w:t>
      </w:r>
      <w:r w:rsidR="00DF71D5" w:rsidRPr="00DF71D5">
        <w:rPr>
          <w:rFonts w:cs="Arial"/>
          <w:color w:val="222222"/>
          <w:sz w:val="21"/>
          <w:szCs w:val="21"/>
          <w:highlight w:val="yellow"/>
          <w:shd w:val="clear" w:color="auto" w:fill="FFFFFF"/>
        </w:rPr>
        <w:t>steekproefgemiddeld</w:t>
      </w:r>
      <w:r w:rsidR="00DF71D5">
        <w:rPr>
          <w:rFonts w:cs="Arial"/>
          <w:color w:val="222222"/>
          <w:sz w:val="21"/>
          <w:szCs w:val="21"/>
          <w:highlight w:val="yellow"/>
          <w:shd w:val="clear" w:color="auto" w:fill="FFFFFF"/>
        </w:rPr>
        <w:t xml:space="preserve">e </w:t>
      </w:r>
      <w:r w:rsidR="006635B3" w:rsidRPr="00DF71D5">
        <w:rPr>
          <w:highlight w:val="yellow"/>
        </w:rPr>
        <w:t xml:space="preserve">en </w:t>
      </w:r>
      <w:r w:rsidR="006635B3">
        <w:rPr>
          <w:highlight w:val="yellow"/>
        </w:rPr>
        <w:t xml:space="preserve">mediaan genomen. </w:t>
      </w:r>
      <w:r w:rsidR="00B0128F">
        <w:rPr>
          <w:highlight w:val="yellow"/>
        </w:rPr>
        <w:t xml:space="preserve">Deze worden besproken in </w:t>
      </w:r>
      <w:r w:rsidR="00103F03">
        <w:rPr>
          <w:highlight w:val="yellow"/>
        </w:rPr>
        <w:t>T</w:t>
      </w:r>
      <w:r w:rsidR="00B0128F">
        <w:rPr>
          <w:highlight w:val="yellow"/>
        </w:rPr>
        <w:t xml:space="preserve">abel </w:t>
      </w:r>
      <w:r w:rsidR="00103F03">
        <w:rPr>
          <w:highlight w:val="yellow"/>
        </w:rPr>
        <w:t>4-6</w:t>
      </w:r>
      <w:r w:rsidR="00B0128F">
        <w:rPr>
          <w:highlight w:val="yellow"/>
        </w:rPr>
        <w:t xml:space="preserve"> voor Android en </w:t>
      </w:r>
      <w:r w:rsidR="00103F03">
        <w:rPr>
          <w:highlight w:val="yellow"/>
        </w:rPr>
        <w:t>Tabel 4-7</w:t>
      </w:r>
      <w:r w:rsidR="00B0128F">
        <w:rPr>
          <w:highlight w:val="yellow"/>
        </w:rPr>
        <w:t xml:space="preserve"> voor de iOS versie van de applicaties. </w:t>
      </w:r>
    </w:p>
    <w:p w14:paraId="304B96AA" w14:textId="5508AE0C" w:rsidR="00A1414E" w:rsidRPr="00A1414E" w:rsidRDefault="00A1414E" w:rsidP="00A1414E">
      <w:pPr>
        <w:jc w:val="center"/>
        <w:rPr>
          <w:b/>
          <w:highlight w:val="yellow"/>
        </w:rPr>
      </w:pPr>
      <w:r w:rsidRPr="00A1414E">
        <w:rPr>
          <w:b/>
          <w:highlight w:val="yellow"/>
        </w:rPr>
        <w:t>Android</w:t>
      </w:r>
    </w:p>
    <w:p w14:paraId="3728B571" w14:textId="793D947B" w:rsidR="00103F03" w:rsidRDefault="00103F03" w:rsidP="00103F03">
      <w:pPr>
        <w:pStyle w:val="Bijschrift"/>
        <w:keepNext/>
      </w:pPr>
      <w:bookmarkStart w:id="113" w:name="_Toc514513280"/>
      <w:r>
        <w:t xml:space="preserve">Tabel </w:t>
      </w:r>
      <w:fldSimple w:instr=" STYLEREF 1 \s ">
        <w:r>
          <w:rPr>
            <w:noProof/>
          </w:rPr>
          <w:t>4</w:t>
        </w:r>
      </w:fldSimple>
      <w:r>
        <w:noBreakHyphen/>
      </w:r>
      <w:fldSimple w:instr=" SEQ Tabel \* ARABIC \s 1 ">
        <w:r>
          <w:rPr>
            <w:noProof/>
          </w:rPr>
          <w:t>6</w:t>
        </w:r>
      </w:fldSimple>
      <w:r>
        <w:t xml:space="preserve"> Resultaten enquête Android applicaties</w:t>
      </w:r>
      <w:bookmarkEnd w:id="113"/>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6179D5" w14:paraId="2F5FEF39" w14:textId="77777777" w:rsidTr="007527EF">
        <w:tc>
          <w:tcPr>
            <w:tcW w:w="2231" w:type="dxa"/>
            <w:tcBorders>
              <w:top w:val="nil"/>
              <w:left w:val="nil"/>
              <w:bottom w:val="nil"/>
              <w:right w:val="single" w:sz="4" w:space="0" w:color="auto"/>
            </w:tcBorders>
          </w:tcPr>
          <w:p w14:paraId="77B05717" w14:textId="77777777" w:rsidR="00A1414E" w:rsidRPr="006179D5" w:rsidRDefault="00A1414E" w:rsidP="007527EF">
            <w:pPr>
              <w:jc w:val="center"/>
              <w:rPr>
                <w:i/>
                <w:highlight w:val="yellow"/>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6179D5" w:rsidRDefault="00A1414E" w:rsidP="007527EF">
            <w:pPr>
              <w:jc w:val="center"/>
              <w:rPr>
                <w:highlight w:val="yellow"/>
                <w:lang w:eastAsia="en-US"/>
              </w:rPr>
            </w:pPr>
            <w:r>
              <w:rPr>
                <w:highlight w:val="yellow"/>
                <w:lang w:eastAsia="en-US"/>
              </w:rPr>
              <w:t>React Native</w:t>
            </w:r>
          </w:p>
        </w:tc>
        <w:tc>
          <w:tcPr>
            <w:tcW w:w="2231" w:type="dxa"/>
            <w:tcBorders>
              <w:left w:val="single" w:sz="4" w:space="0" w:color="auto"/>
            </w:tcBorders>
          </w:tcPr>
          <w:p w14:paraId="747A6FE6" w14:textId="0F2A96B5" w:rsidR="00A1414E" w:rsidRPr="006179D5" w:rsidRDefault="00A1414E" w:rsidP="007527EF">
            <w:pPr>
              <w:jc w:val="center"/>
              <w:rPr>
                <w:highlight w:val="yellow"/>
                <w:lang w:eastAsia="en-US"/>
              </w:rPr>
            </w:pPr>
            <w:r>
              <w:rPr>
                <w:highlight w:val="yellow"/>
                <w:lang w:eastAsia="en-US"/>
              </w:rPr>
              <w:t>Native Android</w:t>
            </w:r>
          </w:p>
        </w:tc>
        <w:tc>
          <w:tcPr>
            <w:tcW w:w="2232" w:type="dxa"/>
          </w:tcPr>
          <w:p w14:paraId="1823C597" w14:textId="70B31545" w:rsidR="00A1414E" w:rsidRPr="006179D5" w:rsidRDefault="00A1414E" w:rsidP="007527EF">
            <w:pPr>
              <w:jc w:val="center"/>
              <w:rPr>
                <w:highlight w:val="yellow"/>
                <w:lang w:eastAsia="en-US"/>
              </w:rPr>
            </w:pPr>
            <w:r>
              <w:rPr>
                <w:highlight w:val="yellow"/>
                <w:lang w:eastAsia="en-US"/>
              </w:rPr>
              <w:t>Xamarin</w:t>
            </w:r>
          </w:p>
        </w:tc>
      </w:tr>
      <w:tr w:rsidR="00A1414E" w:rsidRPr="006179D5" w14:paraId="6F0E3058" w14:textId="77777777" w:rsidTr="007527EF">
        <w:tc>
          <w:tcPr>
            <w:tcW w:w="2231" w:type="dxa"/>
            <w:tcBorders>
              <w:top w:val="nil"/>
              <w:left w:val="nil"/>
              <w:bottom w:val="nil"/>
              <w:right w:val="single" w:sz="4" w:space="0" w:color="auto"/>
            </w:tcBorders>
          </w:tcPr>
          <w:p w14:paraId="0E692E7C" w14:textId="7CE03860" w:rsidR="00A1414E" w:rsidRPr="006179D5" w:rsidRDefault="00A1414E" w:rsidP="007527EF">
            <w:pPr>
              <w:jc w:val="center"/>
              <w:rPr>
                <w:highlight w:val="yellow"/>
                <w:lang w:eastAsia="en-US"/>
              </w:rPr>
            </w:pPr>
            <w:r>
              <w:rPr>
                <w:highlight w:val="yellow"/>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6179D5" w:rsidRDefault="00A1414E"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1 / 4</w:t>
            </w:r>
          </w:p>
        </w:tc>
        <w:tc>
          <w:tcPr>
            <w:tcW w:w="2231" w:type="dxa"/>
            <w:tcBorders>
              <w:left w:val="single" w:sz="4" w:space="0" w:color="auto"/>
            </w:tcBorders>
          </w:tcPr>
          <w:p w14:paraId="629F7906" w14:textId="4F54DB4C"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4 / 3</w:t>
            </w:r>
          </w:p>
        </w:tc>
        <w:tc>
          <w:tcPr>
            <w:tcW w:w="2232" w:type="dxa"/>
          </w:tcPr>
          <w:p w14:paraId="1AF2C8CD" w14:textId="1A474CDA" w:rsidR="00A1414E" w:rsidRPr="006179D5" w:rsidRDefault="00A1414E" w:rsidP="007527EF">
            <w:pPr>
              <w:jc w:val="center"/>
              <w:rPr>
                <w:highlight w:val="yellow"/>
                <w:lang w:eastAsia="en-US"/>
              </w:rPr>
            </w:pPr>
            <w:r>
              <w:rPr>
                <w:highlight w:val="yellow"/>
                <w:lang w:eastAsia="en-US"/>
              </w:rPr>
              <w:t>1</w:t>
            </w:r>
            <w:r w:rsidR="00EB3DD2">
              <w:rPr>
                <w:highlight w:val="yellow"/>
                <w:lang w:eastAsia="en-US"/>
              </w:rPr>
              <w:t>,</w:t>
            </w:r>
            <w:r>
              <w:rPr>
                <w:highlight w:val="yellow"/>
                <w:lang w:eastAsia="en-US"/>
              </w:rPr>
              <w:t>9 / 2</w:t>
            </w:r>
          </w:p>
        </w:tc>
      </w:tr>
      <w:tr w:rsidR="00A1414E" w:rsidRPr="006179D5" w14:paraId="78E63EB6" w14:textId="77777777" w:rsidTr="007527EF">
        <w:tc>
          <w:tcPr>
            <w:tcW w:w="2231" w:type="dxa"/>
            <w:tcBorders>
              <w:top w:val="nil"/>
              <w:left w:val="nil"/>
              <w:bottom w:val="nil"/>
              <w:right w:val="single" w:sz="4" w:space="0" w:color="auto"/>
            </w:tcBorders>
          </w:tcPr>
          <w:p w14:paraId="0E6191F0" w14:textId="6C62B07A" w:rsidR="00A1414E" w:rsidRPr="006179D5" w:rsidRDefault="00A1414E" w:rsidP="007527EF">
            <w:pPr>
              <w:jc w:val="center"/>
              <w:rPr>
                <w:highlight w:val="yellow"/>
                <w:lang w:eastAsia="en-US"/>
              </w:rPr>
            </w:pPr>
            <w:r>
              <w:rPr>
                <w:highlight w:val="yellow"/>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3 / 3</w:t>
            </w:r>
          </w:p>
        </w:tc>
        <w:tc>
          <w:tcPr>
            <w:tcW w:w="2231" w:type="dxa"/>
            <w:tcBorders>
              <w:left w:val="single" w:sz="4" w:space="0" w:color="auto"/>
            </w:tcBorders>
          </w:tcPr>
          <w:p w14:paraId="38501411" w14:textId="0B8F5BFB" w:rsidR="00A1414E" w:rsidRPr="006179D5" w:rsidRDefault="00A1414E" w:rsidP="007527EF">
            <w:pPr>
              <w:jc w:val="center"/>
              <w:rPr>
                <w:highlight w:val="yellow"/>
                <w:lang w:eastAsia="en-US"/>
              </w:rPr>
            </w:pPr>
            <w:r>
              <w:rPr>
                <w:highlight w:val="yellow"/>
                <w:lang w:eastAsia="en-US"/>
              </w:rPr>
              <w:t>5 / 5</w:t>
            </w:r>
          </w:p>
        </w:tc>
        <w:tc>
          <w:tcPr>
            <w:tcW w:w="2232" w:type="dxa"/>
          </w:tcPr>
          <w:p w14:paraId="731E9FD2" w14:textId="44512748" w:rsidR="00A1414E" w:rsidRPr="006179D5" w:rsidRDefault="00A1414E" w:rsidP="007527EF">
            <w:pPr>
              <w:jc w:val="center"/>
              <w:rPr>
                <w:highlight w:val="yellow"/>
                <w:lang w:eastAsia="en-US"/>
              </w:rPr>
            </w:pPr>
            <w:r>
              <w:rPr>
                <w:highlight w:val="yellow"/>
                <w:lang w:eastAsia="en-US"/>
              </w:rPr>
              <w:t>2</w:t>
            </w:r>
            <w:r w:rsidR="00EB3DD2">
              <w:rPr>
                <w:highlight w:val="yellow"/>
                <w:lang w:eastAsia="en-US"/>
              </w:rPr>
              <w:t>,</w:t>
            </w:r>
            <w:r>
              <w:rPr>
                <w:highlight w:val="yellow"/>
                <w:lang w:eastAsia="en-US"/>
              </w:rPr>
              <w:t>7 / 2</w:t>
            </w:r>
            <w:r w:rsidR="00EB3DD2">
              <w:rPr>
                <w:highlight w:val="yellow"/>
                <w:lang w:eastAsia="en-US"/>
              </w:rPr>
              <w:t>,</w:t>
            </w:r>
            <w:r>
              <w:rPr>
                <w:highlight w:val="yellow"/>
                <w:lang w:eastAsia="en-US"/>
              </w:rPr>
              <w:t>5</w:t>
            </w:r>
          </w:p>
        </w:tc>
      </w:tr>
      <w:tr w:rsidR="00A1414E" w:rsidRPr="006179D5" w14:paraId="0590CCA6" w14:textId="77777777" w:rsidTr="007527EF">
        <w:tc>
          <w:tcPr>
            <w:tcW w:w="2231" w:type="dxa"/>
            <w:tcBorders>
              <w:top w:val="nil"/>
              <w:left w:val="nil"/>
              <w:bottom w:val="nil"/>
              <w:right w:val="single" w:sz="4" w:space="0" w:color="auto"/>
            </w:tcBorders>
          </w:tcPr>
          <w:p w14:paraId="3400BD09" w14:textId="46A256DE" w:rsidR="00A1414E" w:rsidRPr="006179D5" w:rsidRDefault="00A1414E" w:rsidP="007527EF">
            <w:pPr>
              <w:jc w:val="center"/>
              <w:rPr>
                <w:highlight w:val="yellow"/>
                <w:lang w:eastAsia="en-US"/>
              </w:rPr>
            </w:pPr>
            <w:r>
              <w:rPr>
                <w:highlight w:val="yellow"/>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6C62016E" w14:textId="0CA24597" w:rsidR="00A1414E" w:rsidRPr="006179D5" w:rsidRDefault="00A1414E" w:rsidP="007527EF">
            <w:pPr>
              <w:jc w:val="center"/>
              <w:rPr>
                <w:highlight w:val="yellow"/>
                <w:lang w:eastAsia="en-US"/>
              </w:rPr>
            </w:pPr>
            <w:r>
              <w:rPr>
                <w:highlight w:val="yellow"/>
                <w:lang w:eastAsia="en-US"/>
              </w:rPr>
              <w:t>5 / 5</w:t>
            </w:r>
          </w:p>
        </w:tc>
        <w:tc>
          <w:tcPr>
            <w:tcW w:w="2232" w:type="dxa"/>
          </w:tcPr>
          <w:p w14:paraId="06DDC9BB" w14:textId="1256EFC2" w:rsidR="00A1414E" w:rsidRPr="006179D5" w:rsidRDefault="00A1414E" w:rsidP="007527EF">
            <w:pPr>
              <w:jc w:val="center"/>
              <w:rPr>
                <w:highlight w:val="yellow"/>
                <w:lang w:eastAsia="en-US"/>
              </w:rPr>
            </w:pPr>
            <w:r>
              <w:rPr>
                <w:highlight w:val="yellow"/>
                <w:lang w:eastAsia="en-US"/>
              </w:rPr>
              <w:t>5 / 5</w:t>
            </w:r>
          </w:p>
        </w:tc>
      </w:tr>
      <w:tr w:rsidR="00A1414E" w:rsidRPr="00A1414E" w14:paraId="20750070" w14:textId="77777777" w:rsidTr="007527EF">
        <w:tc>
          <w:tcPr>
            <w:tcW w:w="2231" w:type="dxa"/>
            <w:tcBorders>
              <w:top w:val="nil"/>
              <w:left w:val="nil"/>
              <w:bottom w:val="nil"/>
              <w:right w:val="single" w:sz="4" w:space="0" w:color="auto"/>
            </w:tcBorders>
          </w:tcPr>
          <w:p w14:paraId="1F07BB3F" w14:textId="663E43C8" w:rsidR="00A1414E" w:rsidRPr="006179D5" w:rsidRDefault="00A1414E" w:rsidP="007527EF">
            <w:pPr>
              <w:jc w:val="center"/>
              <w:rPr>
                <w:highlight w:val="yellow"/>
                <w:lang w:eastAsia="en-US"/>
              </w:rPr>
            </w:pPr>
            <w:r>
              <w:rPr>
                <w:highlight w:val="yellow"/>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3 / 4</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55F1822D" w14:textId="43E77D9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2D1BD988" w14:textId="4533853C"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5 / 4</w:t>
            </w:r>
            <w:r w:rsidR="00EB3DD2">
              <w:rPr>
                <w:highlight w:val="yellow"/>
                <w:lang w:val="en-US" w:eastAsia="en-US"/>
              </w:rPr>
              <w:t>,</w:t>
            </w:r>
            <w:r>
              <w:rPr>
                <w:highlight w:val="yellow"/>
                <w:lang w:val="en-US" w:eastAsia="en-US"/>
              </w:rPr>
              <w:t>5</w:t>
            </w:r>
          </w:p>
        </w:tc>
      </w:tr>
      <w:tr w:rsidR="00A1414E" w:rsidRPr="00A1414E" w14:paraId="3F331E12" w14:textId="77777777" w:rsidTr="007527EF">
        <w:tc>
          <w:tcPr>
            <w:tcW w:w="2231" w:type="dxa"/>
            <w:tcBorders>
              <w:top w:val="nil"/>
              <w:left w:val="nil"/>
              <w:bottom w:val="nil"/>
              <w:right w:val="single" w:sz="4" w:space="0" w:color="auto"/>
            </w:tcBorders>
          </w:tcPr>
          <w:p w14:paraId="439E8DD9" w14:textId="1757E3A8" w:rsidR="00A1414E" w:rsidRPr="00A1414E" w:rsidRDefault="00A1414E" w:rsidP="007527EF">
            <w:pPr>
              <w:jc w:val="center"/>
              <w:rPr>
                <w:highlight w:val="yellow"/>
                <w:lang w:val="en-US" w:eastAsia="en-US"/>
              </w:rPr>
            </w:pPr>
            <w:r w:rsidRPr="00A1414E">
              <w:rPr>
                <w:highlight w:val="yellow"/>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1</w:t>
            </w:r>
            <w:r>
              <w:rPr>
                <w:highlight w:val="yellow"/>
                <w:lang w:val="en-US" w:eastAsia="en-US"/>
              </w:rPr>
              <w:t xml:space="preserve"> / 4</w:t>
            </w:r>
          </w:p>
        </w:tc>
        <w:tc>
          <w:tcPr>
            <w:tcW w:w="2231" w:type="dxa"/>
            <w:tcBorders>
              <w:left w:val="single" w:sz="4" w:space="0" w:color="auto"/>
            </w:tcBorders>
          </w:tcPr>
          <w:p w14:paraId="0D2EAA0D" w14:textId="22A4C10A"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23E6846" w14:textId="59259D96" w:rsidR="00A1414E" w:rsidRPr="00A1414E" w:rsidRDefault="00A1414E" w:rsidP="007527EF">
            <w:pPr>
              <w:jc w:val="center"/>
              <w:rPr>
                <w:highlight w:val="yellow"/>
                <w:lang w:val="en-US" w:eastAsia="en-US"/>
              </w:rPr>
            </w:pPr>
            <w:r>
              <w:rPr>
                <w:highlight w:val="yellow"/>
                <w:lang w:val="en-US" w:eastAsia="en-US"/>
              </w:rPr>
              <w:t>3 / 3</w:t>
            </w:r>
          </w:p>
        </w:tc>
      </w:tr>
      <w:tr w:rsidR="00A1414E" w:rsidRPr="00A1414E" w14:paraId="2A286562" w14:textId="77777777" w:rsidTr="007527EF">
        <w:tc>
          <w:tcPr>
            <w:tcW w:w="2231" w:type="dxa"/>
            <w:tcBorders>
              <w:top w:val="nil"/>
              <w:left w:val="nil"/>
              <w:bottom w:val="nil"/>
              <w:right w:val="single" w:sz="4" w:space="0" w:color="auto"/>
            </w:tcBorders>
          </w:tcPr>
          <w:p w14:paraId="27156DCF" w14:textId="780C473E" w:rsidR="00A1414E" w:rsidRPr="00A1414E" w:rsidRDefault="00A1414E" w:rsidP="007527EF">
            <w:pPr>
              <w:jc w:val="center"/>
              <w:rPr>
                <w:highlight w:val="yellow"/>
                <w:lang w:val="en-US" w:eastAsia="en-US"/>
              </w:rPr>
            </w:pPr>
            <w:r w:rsidRPr="00A1414E">
              <w:rPr>
                <w:highlight w:val="yellow"/>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7 / 4</w:t>
            </w:r>
          </w:p>
        </w:tc>
        <w:tc>
          <w:tcPr>
            <w:tcW w:w="2231" w:type="dxa"/>
            <w:tcBorders>
              <w:left w:val="single" w:sz="4" w:space="0" w:color="auto"/>
            </w:tcBorders>
          </w:tcPr>
          <w:p w14:paraId="4FB4BCB4" w14:textId="66EB436D" w:rsidR="00A1414E" w:rsidRPr="007527EF" w:rsidRDefault="00A1414E" w:rsidP="007527EF">
            <w:pPr>
              <w:jc w:val="center"/>
              <w:rPr>
                <w:highlight w:val="yellow"/>
                <w:lang w:val="en-US" w:eastAsia="en-US"/>
              </w:rPr>
            </w:pPr>
            <w:r w:rsidRPr="007527EF">
              <w:rPr>
                <w:highlight w:val="yellow"/>
                <w:lang w:val="en-US" w:eastAsia="en-US"/>
              </w:rPr>
              <w:t>5 / 5</w:t>
            </w:r>
          </w:p>
        </w:tc>
        <w:tc>
          <w:tcPr>
            <w:tcW w:w="2232" w:type="dxa"/>
          </w:tcPr>
          <w:p w14:paraId="63B82320" w14:textId="301DF93F"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5 / 3</w:t>
            </w:r>
            <w:r w:rsidR="00EB3DD2">
              <w:rPr>
                <w:highlight w:val="yellow"/>
                <w:lang w:val="en-US" w:eastAsia="en-US"/>
              </w:rPr>
              <w:t>,</w:t>
            </w:r>
            <w:r w:rsidRPr="007527EF">
              <w:rPr>
                <w:highlight w:val="yellow"/>
                <w:lang w:val="en-US" w:eastAsia="en-US"/>
              </w:rPr>
              <w:t>5</w:t>
            </w:r>
          </w:p>
        </w:tc>
      </w:tr>
    </w:tbl>
    <w:p w14:paraId="5821550C" w14:textId="747A16CC" w:rsidR="00A1414E" w:rsidRPr="00A1414E" w:rsidRDefault="007527EF" w:rsidP="007527EF">
      <w:pPr>
        <w:jc w:val="center"/>
        <w:rPr>
          <w:b/>
          <w:highlight w:val="yellow"/>
          <w:lang w:val="en-US"/>
        </w:rPr>
      </w:pPr>
      <w:r>
        <w:rPr>
          <w:b/>
          <w:highlight w:val="yellow"/>
          <w:lang w:val="en-US"/>
        </w:rPr>
        <w:br/>
      </w:r>
      <w:r w:rsidR="00A1414E" w:rsidRPr="00A1414E">
        <w:rPr>
          <w:b/>
          <w:highlight w:val="yellow"/>
          <w:lang w:val="en-US"/>
        </w:rPr>
        <w:t>iOS</w:t>
      </w:r>
    </w:p>
    <w:p w14:paraId="639379A1" w14:textId="5B48242B" w:rsidR="00103F03" w:rsidRDefault="00103F03" w:rsidP="00103F03">
      <w:pPr>
        <w:pStyle w:val="Bijschrift"/>
        <w:keepNext/>
      </w:pPr>
      <w:bookmarkStart w:id="114" w:name="_Toc514513281"/>
      <w:r>
        <w:t xml:space="preserve">Tabel </w:t>
      </w:r>
      <w:fldSimple w:instr=" STYLEREF 1 \s ">
        <w:r>
          <w:rPr>
            <w:noProof/>
          </w:rPr>
          <w:t>4</w:t>
        </w:r>
      </w:fldSimple>
      <w:r>
        <w:noBreakHyphen/>
      </w:r>
      <w:fldSimple w:instr=" SEQ Tabel \* ARABIC \s 1 ">
        <w:r>
          <w:rPr>
            <w:noProof/>
          </w:rPr>
          <w:t>7</w:t>
        </w:r>
      </w:fldSimple>
      <w:r>
        <w:t xml:space="preserve"> Resultaten enquête iOS applicaties</w:t>
      </w:r>
      <w:bookmarkEnd w:id="114"/>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A1414E" w14:paraId="3DDC1BA6" w14:textId="77777777" w:rsidTr="007527EF">
        <w:tc>
          <w:tcPr>
            <w:tcW w:w="2231" w:type="dxa"/>
            <w:tcBorders>
              <w:top w:val="nil"/>
              <w:left w:val="nil"/>
              <w:bottom w:val="nil"/>
              <w:right w:val="single" w:sz="4" w:space="0" w:color="auto"/>
            </w:tcBorders>
          </w:tcPr>
          <w:p w14:paraId="2CC40343" w14:textId="77777777" w:rsidR="00A1414E" w:rsidRPr="00A1414E" w:rsidRDefault="00A1414E" w:rsidP="007527EF">
            <w:pPr>
              <w:jc w:val="center"/>
              <w:rPr>
                <w:i/>
                <w:highlight w:val="yellow"/>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A1414E" w:rsidRDefault="00A1414E" w:rsidP="007527EF">
            <w:pPr>
              <w:jc w:val="center"/>
              <w:rPr>
                <w:highlight w:val="yellow"/>
                <w:lang w:val="en-US" w:eastAsia="en-US"/>
              </w:rPr>
            </w:pPr>
            <w:r w:rsidRPr="00A1414E">
              <w:rPr>
                <w:highlight w:val="yellow"/>
                <w:lang w:val="en-US" w:eastAsia="en-US"/>
              </w:rPr>
              <w:t>React Native</w:t>
            </w:r>
          </w:p>
        </w:tc>
        <w:tc>
          <w:tcPr>
            <w:tcW w:w="2231" w:type="dxa"/>
            <w:tcBorders>
              <w:left w:val="single" w:sz="4" w:space="0" w:color="auto"/>
            </w:tcBorders>
          </w:tcPr>
          <w:p w14:paraId="7006B4A4" w14:textId="455B5576" w:rsidR="00A1414E" w:rsidRPr="00A1414E" w:rsidRDefault="00A1414E" w:rsidP="007527EF">
            <w:pPr>
              <w:jc w:val="center"/>
              <w:rPr>
                <w:highlight w:val="yellow"/>
                <w:lang w:val="en-US" w:eastAsia="en-US"/>
              </w:rPr>
            </w:pPr>
            <w:r w:rsidRPr="00A1414E">
              <w:rPr>
                <w:highlight w:val="yellow"/>
                <w:lang w:val="en-US" w:eastAsia="en-US"/>
              </w:rPr>
              <w:t>Native iOS</w:t>
            </w:r>
          </w:p>
        </w:tc>
        <w:tc>
          <w:tcPr>
            <w:tcW w:w="2232" w:type="dxa"/>
          </w:tcPr>
          <w:p w14:paraId="4C4CEAE4" w14:textId="6535FC76" w:rsidR="00A1414E" w:rsidRPr="00A1414E" w:rsidRDefault="00A1414E" w:rsidP="007527EF">
            <w:pPr>
              <w:jc w:val="center"/>
              <w:rPr>
                <w:highlight w:val="yellow"/>
                <w:lang w:val="en-US" w:eastAsia="en-US"/>
              </w:rPr>
            </w:pPr>
            <w:r w:rsidRPr="00A1414E">
              <w:rPr>
                <w:highlight w:val="yellow"/>
                <w:lang w:val="en-US" w:eastAsia="en-US"/>
              </w:rPr>
              <w:t>Xamarin</w:t>
            </w:r>
          </w:p>
        </w:tc>
      </w:tr>
      <w:tr w:rsidR="00A1414E" w:rsidRPr="00A1414E" w14:paraId="5A06E31E" w14:textId="77777777" w:rsidTr="007527EF">
        <w:tc>
          <w:tcPr>
            <w:tcW w:w="2231" w:type="dxa"/>
            <w:tcBorders>
              <w:top w:val="nil"/>
              <w:left w:val="nil"/>
              <w:bottom w:val="nil"/>
              <w:right w:val="single" w:sz="4" w:space="0" w:color="auto"/>
            </w:tcBorders>
          </w:tcPr>
          <w:p w14:paraId="401D7B95" w14:textId="153B482A" w:rsidR="00A1414E" w:rsidRPr="00A1414E" w:rsidRDefault="00A1414E" w:rsidP="007527EF">
            <w:pPr>
              <w:jc w:val="center"/>
              <w:rPr>
                <w:highlight w:val="yellow"/>
                <w:lang w:val="en-US" w:eastAsia="en-US"/>
              </w:rPr>
            </w:pPr>
            <w:r w:rsidRPr="00A1414E">
              <w:rPr>
                <w:highlight w:val="yellow"/>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A1414E" w:rsidRDefault="00A1414E" w:rsidP="007527EF">
            <w:pPr>
              <w:jc w:val="center"/>
              <w:rPr>
                <w:highlight w:val="yellow"/>
                <w:lang w:val="en-US" w:eastAsia="en-US"/>
              </w:rPr>
            </w:pPr>
            <w:r w:rsidRPr="00A1414E">
              <w:rPr>
                <w:highlight w:val="yellow"/>
                <w:lang w:val="en-US" w:eastAsia="en-US"/>
              </w:rPr>
              <w:t>2</w:t>
            </w:r>
            <w:r w:rsidR="00EB3DD2">
              <w:rPr>
                <w:highlight w:val="yellow"/>
                <w:lang w:val="en-US" w:eastAsia="en-US"/>
              </w:rPr>
              <w:t>,</w:t>
            </w:r>
            <w:r w:rsidRPr="00A1414E">
              <w:rPr>
                <w:highlight w:val="yellow"/>
                <w:lang w:val="en-US" w:eastAsia="en-US"/>
              </w:rPr>
              <w:t>8</w:t>
            </w:r>
            <w:r>
              <w:rPr>
                <w:highlight w:val="yellow"/>
                <w:lang w:val="en-US" w:eastAsia="en-US"/>
              </w:rPr>
              <w:t xml:space="preserve"> / 3</w:t>
            </w:r>
          </w:p>
        </w:tc>
        <w:tc>
          <w:tcPr>
            <w:tcW w:w="2231" w:type="dxa"/>
            <w:tcBorders>
              <w:left w:val="single" w:sz="4" w:space="0" w:color="auto"/>
            </w:tcBorders>
          </w:tcPr>
          <w:p w14:paraId="0F17ADB8" w14:textId="4C4E3630"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c>
          <w:tcPr>
            <w:tcW w:w="2232" w:type="dxa"/>
          </w:tcPr>
          <w:p w14:paraId="1A701CA0" w14:textId="0892AD83"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28E7B1B2" w14:textId="77777777" w:rsidTr="007527EF">
        <w:tc>
          <w:tcPr>
            <w:tcW w:w="2231" w:type="dxa"/>
            <w:tcBorders>
              <w:top w:val="nil"/>
              <w:left w:val="nil"/>
              <w:bottom w:val="nil"/>
              <w:right w:val="single" w:sz="4" w:space="0" w:color="auto"/>
            </w:tcBorders>
          </w:tcPr>
          <w:p w14:paraId="5543CA31" w14:textId="1CED6EB7" w:rsidR="00A1414E" w:rsidRPr="00A1414E" w:rsidRDefault="00A1414E" w:rsidP="007527EF">
            <w:pPr>
              <w:jc w:val="center"/>
              <w:rPr>
                <w:highlight w:val="yellow"/>
                <w:lang w:val="en-US" w:eastAsia="en-US"/>
              </w:rPr>
            </w:pPr>
            <w:r w:rsidRPr="00A1414E">
              <w:rPr>
                <w:highlight w:val="yellow"/>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2719955C" w14:textId="03139E0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1B83C34A" w14:textId="3D3FA264" w:rsidR="00A1414E" w:rsidRPr="00A1414E" w:rsidRDefault="007527EF"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r>
      <w:tr w:rsidR="00A1414E" w:rsidRPr="00A1414E" w14:paraId="05E8E0C9" w14:textId="77777777" w:rsidTr="007527EF">
        <w:tc>
          <w:tcPr>
            <w:tcW w:w="2231" w:type="dxa"/>
            <w:tcBorders>
              <w:top w:val="nil"/>
              <w:left w:val="nil"/>
              <w:bottom w:val="nil"/>
              <w:right w:val="single" w:sz="4" w:space="0" w:color="auto"/>
            </w:tcBorders>
          </w:tcPr>
          <w:p w14:paraId="5B98BBE6" w14:textId="6EC0FBF3" w:rsidR="00A1414E" w:rsidRPr="00A1414E" w:rsidRDefault="00A1414E" w:rsidP="007527EF">
            <w:pPr>
              <w:jc w:val="center"/>
              <w:rPr>
                <w:highlight w:val="yellow"/>
                <w:lang w:val="en-US" w:eastAsia="en-US"/>
              </w:rPr>
            </w:pPr>
            <w:r w:rsidRPr="00A1414E">
              <w:rPr>
                <w:highlight w:val="yellow"/>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36938E9A" w14:textId="4078B3B5"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5D2753F" w14:textId="287B2791"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762898E8" w14:textId="77777777" w:rsidTr="007527EF">
        <w:tc>
          <w:tcPr>
            <w:tcW w:w="2231" w:type="dxa"/>
            <w:tcBorders>
              <w:top w:val="nil"/>
              <w:left w:val="nil"/>
              <w:bottom w:val="nil"/>
              <w:right w:val="single" w:sz="4" w:space="0" w:color="auto"/>
            </w:tcBorders>
          </w:tcPr>
          <w:p w14:paraId="52042BE7" w14:textId="3592AB30" w:rsidR="00A1414E" w:rsidRPr="00A1414E" w:rsidRDefault="00A1414E" w:rsidP="007527EF">
            <w:pPr>
              <w:jc w:val="center"/>
              <w:rPr>
                <w:highlight w:val="yellow"/>
                <w:lang w:val="en-US" w:eastAsia="en-US"/>
              </w:rPr>
            </w:pPr>
            <w:r w:rsidRPr="00A1414E">
              <w:rPr>
                <w:highlight w:val="yellow"/>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A1414E" w:rsidRDefault="00A1414E" w:rsidP="007527EF">
            <w:pPr>
              <w:jc w:val="center"/>
              <w:rPr>
                <w:highlight w:val="yellow"/>
                <w:lang w:val="en-US" w:eastAsia="en-US"/>
              </w:rPr>
            </w:pPr>
            <w:r w:rsidRPr="00A1414E">
              <w:rPr>
                <w:highlight w:val="yellow"/>
                <w:lang w:val="en-US" w:eastAsia="en-US"/>
              </w:rPr>
              <w:t>3</w:t>
            </w:r>
            <w:r w:rsidR="00EB3DD2">
              <w:rPr>
                <w:highlight w:val="yellow"/>
                <w:lang w:val="en-US" w:eastAsia="en-US"/>
              </w:rPr>
              <w:t>,</w:t>
            </w:r>
            <w:r w:rsidRPr="00A1414E">
              <w:rPr>
                <w:highlight w:val="yellow"/>
                <w:lang w:val="en-US" w:eastAsia="en-US"/>
              </w:rPr>
              <w:t>6</w:t>
            </w:r>
            <w:r>
              <w:rPr>
                <w:highlight w:val="yellow"/>
                <w:lang w:val="en-US" w:eastAsia="en-US"/>
              </w:rPr>
              <w:t xml:space="preserve"> / 3</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13F48F37" w14:textId="7D5895FA"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6 / 5</w:t>
            </w:r>
          </w:p>
        </w:tc>
        <w:tc>
          <w:tcPr>
            <w:tcW w:w="2232" w:type="dxa"/>
          </w:tcPr>
          <w:p w14:paraId="2826DE3D" w14:textId="6B1CAF00" w:rsidR="00A1414E" w:rsidRPr="00A1414E" w:rsidRDefault="007527EF" w:rsidP="007527EF">
            <w:pPr>
              <w:jc w:val="center"/>
              <w:rPr>
                <w:highlight w:val="yellow"/>
                <w:lang w:val="en-US" w:eastAsia="en-US"/>
              </w:rPr>
            </w:pPr>
            <w:r>
              <w:rPr>
                <w:highlight w:val="yellow"/>
                <w:lang w:val="en-US" w:eastAsia="en-US"/>
              </w:rPr>
              <w:t>3</w:t>
            </w:r>
            <w:r w:rsidR="00EB3DD2">
              <w:rPr>
                <w:highlight w:val="yellow"/>
                <w:lang w:val="en-US" w:eastAsia="en-US"/>
              </w:rPr>
              <w:t>,</w:t>
            </w:r>
            <w:r w:rsidR="00EB4801">
              <w:rPr>
                <w:highlight w:val="yellow"/>
                <w:lang w:val="en-US" w:eastAsia="en-US"/>
              </w:rPr>
              <w:t>2</w:t>
            </w:r>
            <w:r>
              <w:rPr>
                <w:highlight w:val="yellow"/>
                <w:lang w:val="en-US" w:eastAsia="en-US"/>
              </w:rPr>
              <w:t xml:space="preserve"> / </w:t>
            </w:r>
            <w:r w:rsidR="00EB4801">
              <w:rPr>
                <w:highlight w:val="yellow"/>
                <w:lang w:val="en-US" w:eastAsia="en-US"/>
              </w:rPr>
              <w:t>3</w:t>
            </w:r>
            <w:r w:rsidR="00EB3DD2">
              <w:rPr>
                <w:highlight w:val="yellow"/>
                <w:lang w:val="en-US" w:eastAsia="en-US"/>
              </w:rPr>
              <w:t>,</w:t>
            </w:r>
            <w:r>
              <w:rPr>
                <w:highlight w:val="yellow"/>
                <w:lang w:val="en-US" w:eastAsia="en-US"/>
              </w:rPr>
              <w:t>5</w:t>
            </w:r>
          </w:p>
        </w:tc>
      </w:tr>
      <w:tr w:rsidR="00A1414E" w:rsidRPr="006179D5" w14:paraId="3CE5BB42" w14:textId="77777777" w:rsidTr="007527EF">
        <w:tc>
          <w:tcPr>
            <w:tcW w:w="2231" w:type="dxa"/>
            <w:tcBorders>
              <w:top w:val="nil"/>
              <w:left w:val="nil"/>
              <w:bottom w:val="nil"/>
              <w:right w:val="single" w:sz="4" w:space="0" w:color="auto"/>
            </w:tcBorders>
          </w:tcPr>
          <w:p w14:paraId="0E7EF8D1" w14:textId="0A160120" w:rsidR="00A1414E" w:rsidRPr="006179D5" w:rsidRDefault="00A1414E" w:rsidP="007527EF">
            <w:pPr>
              <w:jc w:val="center"/>
              <w:rPr>
                <w:highlight w:val="yellow"/>
                <w:lang w:eastAsia="en-US"/>
              </w:rPr>
            </w:pPr>
            <w:r w:rsidRPr="00A1414E">
              <w:rPr>
                <w:highlight w:val="yellow"/>
                <w:lang w:val="en-US" w:eastAsia="en-US"/>
              </w:rPr>
              <w:t>Sc</w:t>
            </w:r>
            <w:r>
              <w:rPr>
                <w:highlight w:val="yellow"/>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28FFD155" w14:textId="34414ECC" w:rsidR="00A1414E" w:rsidRPr="006179D5" w:rsidRDefault="00A1414E" w:rsidP="007527EF">
            <w:pPr>
              <w:jc w:val="center"/>
              <w:rPr>
                <w:highlight w:val="yellow"/>
                <w:lang w:eastAsia="en-US"/>
              </w:rPr>
            </w:pPr>
            <w:r>
              <w:rPr>
                <w:highlight w:val="yellow"/>
                <w:lang w:eastAsia="en-US"/>
              </w:rPr>
              <w:t>5 / 5</w:t>
            </w:r>
          </w:p>
        </w:tc>
        <w:tc>
          <w:tcPr>
            <w:tcW w:w="2232" w:type="dxa"/>
          </w:tcPr>
          <w:p w14:paraId="790E83DD" w14:textId="3F16EAA7" w:rsidR="00A1414E" w:rsidRPr="006179D5" w:rsidRDefault="007527EF"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3 / 4</w:t>
            </w:r>
            <w:r w:rsidR="00EB3DD2">
              <w:rPr>
                <w:highlight w:val="yellow"/>
                <w:lang w:eastAsia="en-US"/>
              </w:rPr>
              <w:t>,</w:t>
            </w:r>
            <w:r>
              <w:rPr>
                <w:highlight w:val="yellow"/>
                <w:lang w:eastAsia="en-US"/>
              </w:rPr>
              <w:t>5</w:t>
            </w:r>
          </w:p>
        </w:tc>
      </w:tr>
      <w:tr w:rsidR="00A1414E" w14:paraId="4E04E586" w14:textId="77777777" w:rsidTr="007527EF">
        <w:tc>
          <w:tcPr>
            <w:tcW w:w="2231" w:type="dxa"/>
            <w:tcBorders>
              <w:top w:val="nil"/>
              <w:left w:val="nil"/>
              <w:bottom w:val="nil"/>
              <w:right w:val="single" w:sz="4" w:space="0" w:color="auto"/>
            </w:tcBorders>
          </w:tcPr>
          <w:p w14:paraId="544DA41F" w14:textId="328D8F69" w:rsidR="00A1414E" w:rsidRDefault="00A1414E" w:rsidP="007527EF">
            <w:pPr>
              <w:jc w:val="center"/>
              <w:rPr>
                <w:lang w:eastAsia="en-US"/>
              </w:rPr>
            </w:pPr>
            <w:r w:rsidRPr="00A1414E">
              <w:rPr>
                <w:highlight w:val="yellow"/>
                <w:lang w:eastAsia="en-US"/>
              </w:rPr>
              <w:lastRenderedPageBreak/>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7527EF" w:rsidRDefault="00A1414E"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5 /</w:t>
            </w:r>
            <w:r w:rsidR="007527EF">
              <w:rPr>
                <w:highlight w:val="yellow"/>
                <w:lang w:eastAsia="en-US"/>
              </w:rPr>
              <w:t xml:space="preserve"> </w:t>
            </w:r>
            <w:r w:rsidRPr="007527EF">
              <w:rPr>
                <w:highlight w:val="yellow"/>
                <w:lang w:eastAsia="en-US"/>
              </w:rPr>
              <w:t>4</w:t>
            </w:r>
          </w:p>
        </w:tc>
        <w:tc>
          <w:tcPr>
            <w:tcW w:w="2231" w:type="dxa"/>
            <w:tcBorders>
              <w:left w:val="single" w:sz="4" w:space="0" w:color="auto"/>
            </w:tcBorders>
          </w:tcPr>
          <w:p w14:paraId="6C6E8EA7" w14:textId="56424E98" w:rsidR="00A1414E" w:rsidRPr="007527EF" w:rsidRDefault="00A1414E" w:rsidP="007527EF">
            <w:pPr>
              <w:jc w:val="center"/>
              <w:rPr>
                <w:highlight w:val="yellow"/>
                <w:lang w:eastAsia="en-US"/>
              </w:rPr>
            </w:pPr>
            <w:r w:rsidRPr="007527EF">
              <w:rPr>
                <w:highlight w:val="yellow"/>
                <w:lang w:eastAsia="en-US"/>
              </w:rPr>
              <w:t>5 / 5</w:t>
            </w:r>
          </w:p>
        </w:tc>
        <w:tc>
          <w:tcPr>
            <w:tcW w:w="2232" w:type="dxa"/>
          </w:tcPr>
          <w:p w14:paraId="68638C29" w14:textId="049C714A" w:rsidR="00A1414E" w:rsidRPr="007527EF" w:rsidRDefault="007527EF"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9 / 4</w:t>
            </w:r>
          </w:p>
        </w:tc>
      </w:tr>
    </w:tbl>
    <w:p w14:paraId="36F972F0" w14:textId="6F27F0C2" w:rsidR="00A1414E" w:rsidRDefault="00A1414E" w:rsidP="00731945">
      <w:pPr>
        <w:rPr>
          <w:highlight w:val="yellow"/>
        </w:rPr>
      </w:pPr>
    </w:p>
    <w:p w14:paraId="6A4C3BA2" w14:textId="77777777" w:rsidR="007527EF" w:rsidRPr="00731945" w:rsidRDefault="007527EF" w:rsidP="00731945">
      <w:pPr>
        <w:rPr>
          <w:highlight w:val="yellow"/>
        </w:rPr>
      </w:pPr>
    </w:p>
    <w:p w14:paraId="3517381B" w14:textId="77777777" w:rsidR="003601DE" w:rsidRPr="00F21FA5" w:rsidRDefault="003601DE" w:rsidP="003601DE">
      <w:pPr>
        <w:pStyle w:val="Kop1"/>
        <w:spacing w:before="240" w:after="480"/>
        <w:ind w:left="431" w:hanging="431"/>
        <w:rPr>
          <w:highlight w:val="yellow"/>
        </w:rPr>
      </w:pPr>
      <w:bookmarkStart w:id="115" w:name="_Toc499557209"/>
      <w:bookmarkStart w:id="116" w:name="_Toc514532508"/>
      <w:r w:rsidRPr="00F21FA5">
        <w:rPr>
          <w:highlight w:val="yellow"/>
        </w:rPr>
        <w:t>Besluit</w:t>
      </w:r>
      <w:bookmarkEnd w:id="115"/>
      <w:bookmarkEnd w:id="116"/>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4"/>
          <w:footerReference w:type="even" r:id="rId45"/>
          <w:footerReference w:type="default" r:id="rId46"/>
          <w:pgSz w:w="11906" w:h="16838" w:code="9"/>
          <w:pgMar w:top="1417" w:right="1417" w:bottom="1417" w:left="1417" w:header="708" w:footer="708" w:gutter="0"/>
          <w:pgNumType w:start="1"/>
          <w:cols w:space="708"/>
          <w:docGrid w:linePitch="360"/>
        </w:sectPr>
      </w:pPr>
    </w:p>
    <w:sdt>
      <w:sdtPr>
        <w:rPr>
          <w:lang w:val="nl-NL"/>
        </w:rPr>
        <w:id w:val="-833226707"/>
        <w:docPartObj>
          <w:docPartGallery w:val="Bibliographies"/>
          <w:docPartUnique/>
        </w:docPartObj>
      </w:sdtPr>
      <w:sdtEndPr>
        <w:rPr>
          <w:rFonts w:ascii="Arial" w:eastAsiaTheme="minorEastAsia" w:hAnsi="Arial" w:cstheme="minorBidi"/>
          <w:b w:val="0"/>
          <w:bCs w:val="0"/>
          <w:smallCaps w:val="0"/>
          <w:sz w:val="22"/>
          <w:szCs w:val="20"/>
          <w:lang w:val="nl-BE"/>
        </w:rPr>
      </w:sdtEndPr>
      <w:sdtContent>
        <w:p w14:paraId="370DC046" w14:textId="1A8E7BAB" w:rsidR="00AA7AF2" w:rsidRDefault="00AA7AF2">
          <w:pPr>
            <w:pStyle w:val="Kop1"/>
          </w:pPr>
          <w:r>
            <w:rPr>
              <w:lang w:val="nl-NL"/>
            </w:rPr>
            <w:t>Verwijzingen</w:t>
          </w:r>
        </w:p>
        <w:sdt>
          <w:sdtPr>
            <w:id w:val="-573587230"/>
            <w:bibliography/>
          </w:sdtPr>
          <w:sdtContent>
            <w:p w14:paraId="4B4203DD" w14:textId="77777777" w:rsidR="00C736A7" w:rsidRDefault="00AA7AF2">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C736A7" w14:paraId="17A43171" w14:textId="77777777">
                <w:trPr>
                  <w:divId w:val="58090087"/>
                  <w:tblCellSpacing w:w="15" w:type="dxa"/>
                </w:trPr>
                <w:tc>
                  <w:tcPr>
                    <w:tcW w:w="50" w:type="pct"/>
                    <w:hideMark/>
                  </w:tcPr>
                  <w:p w14:paraId="36316FF0" w14:textId="6AC96559" w:rsidR="00C736A7" w:rsidRDefault="00C736A7">
                    <w:pPr>
                      <w:pStyle w:val="Bibliografie"/>
                      <w:rPr>
                        <w:noProof/>
                        <w:sz w:val="24"/>
                        <w:szCs w:val="24"/>
                        <w:lang w:val="nl-NL"/>
                      </w:rPr>
                    </w:pPr>
                    <w:r>
                      <w:rPr>
                        <w:noProof/>
                        <w:lang w:val="nl-NL"/>
                      </w:rPr>
                      <w:t xml:space="preserve">[1] </w:t>
                    </w:r>
                  </w:p>
                </w:tc>
                <w:tc>
                  <w:tcPr>
                    <w:tcW w:w="0" w:type="auto"/>
                    <w:hideMark/>
                  </w:tcPr>
                  <w:p w14:paraId="21A0247A" w14:textId="77777777" w:rsidR="00C736A7" w:rsidRDefault="00C736A7">
                    <w:pPr>
                      <w:pStyle w:val="Bibliografie"/>
                      <w:rPr>
                        <w:noProof/>
                        <w:lang w:val="nl-NL"/>
                      </w:rPr>
                    </w:pPr>
                    <w:r>
                      <w:rPr>
                        <w:noProof/>
                        <w:lang w:val="nl-NL"/>
                      </w:rPr>
                      <w:t>Zappware NV, „Info over Zappware NV,” [Online]. Available: https://zappware.com/.</w:t>
                    </w:r>
                  </w:p>
                </w:tc>
              </w:tr>
              <w:tr w:rsidR="00C736A7" w14:paraId="56B595A0" w14:textId="77777777">
                <w:trPr>
                  <w:divId w:val="58090087"/>
                  <w:tblCellSpacing w:w="15" w:type="dxa"/>
                </w:trPr>
                <w:tc>
                  <w:tcPr>
                    <w:tcW w:w="50" w:type="pct"/>
                    <w:hideMark/>
                  </w:tcPr>
                  <w:p w14:paraId="11097CB8" w14:textId="77777777" w:rsidR="00C736A7" w:rsidRDefault="00C736A7">
                    <w:pPr>
                      <w:pStyle w:val="Bibliografie"/>
                      <w:rPr>
                        <w:noProof/>
                        <w:lang w:val="nl-NL"/>
                      </w:rPr>
                    </w:pPr>
                    <w:r>
                      <w:rPr>
                        <w:noProof/>
                        <w:lang w:val="nl-NL"/>
                      </w:rPr>
                      <w:t xml:space="preserve">[2] </w:t>
                    </w:r>
                  </w:p>
                </w:tc>
                <w:tc>
                  <w:tcPr>
                    <w:tcW w:w="0" w:type="auto"/>
                    <w:hideMark/>
                  </w:tcPr>
                  <w:p w14:paraId="340248F4" w14:textId="77777777" w:rsidR="00C736A7" w:rsidRDefault="00C736A7">
                    <w:pPr>
                      <w:pStyle w:val="Bibliografie"/>
                      <w:rPr>
                        <w:noProof/>
                        <w:lang w:val="nl-NL"/>
                      </w:rPr>
                    </w:pPr>
                    <w:r w:rsidRPr="00C736A7">
                      <w:rPr>
                        <w:noProof/>
                        <w:lang w:val="en-US"/>
                      </w:rPr>
                      <w:t xml:space="preserve">„Qt (software),” [Online]. Available: https://en.wikipedia.org/wiki/Qt_(software). </w:t>
                    </w:r>
                    <w:r>
                      <w:rPr>
                        <w:noProof/>
                        <w:lang w:val="nl-NL"/>
                      </w:rPr>
                      <w:t>[Geopend Maart 2018].</w:t>
                    </w:r>
                  </w:p>
                </w:tc>
              </w:tr>
              <w:tr w:rsidR="00C736A7" w14:paraId="6C0F5884" w14:textId="77777777">
                <w:trPr>
                  <w:divId w:val="58090087"/>
                  <w:tblCellSpacing w:w="15" w:type="dxa"/>
                </w:trPr>
                <w:tc>
                  <w:tcPr>
                    <w:tcW w:w="50" w:type="pct"/>
                    <w:hideMark/>
                  </w:tcPr>
                  <w:p w14:paraId="0F3A04ED" w14:textId="77777777" w:rsidR="00C736A7" w:rsidRDefault="00C736A7">
                    <w:pPr>
                      <w:pStyle w:val="Bibliografie"/>
                      <w:rPr>
                        <w:noProof/>
                        <w:lang w:val="nl-NL"/>
                      </w:rPr>
                    </w:pPr>
                    <w:r>
                      <w:rPr>
                        <w:noProof/>
                        <w:lang w:val="nl-NL"/>
                      </w:rPr>
                      <w:t xml:space="preserve">[3] </w:t>
                    </w:r>
                  </w:p>
                </w:tc>
                <w:tc>
                  <w:tcPr>
                    <w:tcW w:w="0" w:type="auto"/>
                    <w:hideMark/>
                  </w:tcPr>
                  <w:p w14:paraId="3FDBBDDB" w14:textId="77777777" w:rsidR="00C736A7" w:rsidRDefault="00C736A7">
                    <w:pPr>
                      <w:pStyle w:val="Bibliografie"/>
                      <w:rPr>
                        <w:noProof/>
                        <w:lang w:val="nl-NL"/>
                      </w:rPr>
                    </w:pPr>
                    <w:r w:rsidRPr="00C736A7">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C736A7" w:rsidRPr="00C736A7" w14:paraId="79E3AC9D" w14:textId="77777777">
                <w:trPr>
                  <w:divId w:val="58090087"/>
                  <w:tblCellSpacing w:w="15" w:type="dxa"/>
                </w:trPr>
                <w:tc>
                  <w:tcPr>
                    <w:tcW w:w="50" w:type="pct"/>
                    <w:hideMark/>
                  </w:tcPr>
                  <w:p w14:paraId="23C3B79E" w14:textId="77777777" w:rsidR="00C736A7" w:rsidRDefault="00C736A7">
                    <w:pPr>
                      <w:pStyle w:val="Bibliografie"/>
                      <w:rPr>
                        <w:noProof/>
                        <w:lang w:val="nl-NL"/>
                      </w:rPr>
                    </w:pPr>
                    <w:r>
                      <w:rPr>
                        <w:noProof/>
                        <w:lang w:val="nl-NL"/>
                      </w:rPr>
                      <w:t xml:space="preserve">[4] </w:t>
                    </w:r>
                  </w:p>
                </w:tc>
                <w:tc>
                  <w:tcPr>
                    <w:tcW w:w="0" w:type="auto"/>
                    <w:hideMark/>
                  </w:tcPr>
                  <w:p w14:paraId="2667DF06" w14:textId="77777777" w:rsidR="00C736A7" w:rsidRPr="00C736A7" w:rsidRDefault="00C736A7">
                    <w:pPr>
                      <w:pStyle w:val="Bibliografie"/>
                      <w:rPr>
                        <w:noProof/>
                        <w:lang w:val="en-US"/>
                      </w:rPr>
                    </w:pPr>
                    <w:r w:rsidRPr="00C736A7">
                      <w:rPr>
                        <w:noProof/>
                        <w:lang w:val="en-US"/>
                      </w:rPr>
                      <w:t>N. Mehrotra, „Qt: What’s best about the cross-platform development toolkit,” [Online]. Available: http://opensourceforu.com/2017/06/qt-cross-platform-development-toolkit/. [Geopend Maart 2018].</w:t>
                    </w:r>
                  </w:p>
                </w:tc>
              </w:tr>
              <w:tr w:rsidR="00C736A7" w14:paraId="46FC25F1" w14:textId="77777777">
                <w:trPr>
                  <w:divId w:val="58090087"/>
                  <w:tblCellSpacing w:w="15" w:type="dxa"/>
                </w:trPr>
                <w:tc>
                  <w:tcPr>
                    <w:tcW w:w="50" w:type="pct"/>
                    <w:hideMark/>
                  </w:tcPr>
                  <w:p w14:paraId="2E61EF28" w14:textId="77777777" w:rsidR="00C736A7" w:rsidRDefault="00C736A7">
                    <w:pPr>
                      <w:pStyle w:val="Bibliografie"/>
                      <w:rPr>
                        <w:noProof/>
                        <w:lang w:val="nl-NL"/>
                      </w:rPr>
                    </w:pPr>
                    <w:r>
                      <w:rPr>
                        <w:noProof/>
                        <w:lang w:val="nl-NL"/>
                      </w:rPr>
                      <w:t xml:space="preserve">[5] </w:t>
                    </w:r>
                  </w:p>
                </w:tc>
                <w:tc>
                  <w:tcPr>
                    <w:tcW w:w="0" w:type="auto"/>
                    <w:hideMark/>
                  </w:tcPr>
                  <w:p w14:paraId="7E20AF90" w14:textId="77777777" w:rsidR="00C736A7" w:rsidRDefault="00C736A7">
                    <w:pPr>
                      <w:pStyle w:val="Bibliografie"/>
                      <w:rPr>
                        <w:noProof/>
                        <w:lang w:val="nl-NL"/>
                      </w:rPr>
                    </w:pPr>
                    <w:r w:rsidRPr="00C736A7">
                      <w:rPr>
                        <w:noProof/>
                        <w:lang w:val="en-US"/>
                      </w:rPr>
                      <w:t xml:space="preserve">B. Starynkevitch, „How is QT cross-platform,” [Online]. Available: https://www.quora.com/How-is-QT-cross-platform. </w:t>
                    </w:r>
                    <w:r>
                      <w:rPr>
                        <w:noProof/>
                        <w:lang w:val="nl-NL"/>
                      </w:rPr>
                      <w:t>[Geopend Maart 2018].</w:t>
                    </w:r>
                  </w:p>
                </w:tc>
              </w:tr>
              <w:tr w:rsidR="00C736A7" w14:paraId="110F60B4" w14:textId="77777777">
                <w:trPr>
                  <w:divId w:val="58090087"/>
                  <w:tblCellSpacing w:w="15" w:type="dxa"/>
                </w:trPr>
                <w:tc>
                  <w:tcPr>
                    <w:tcW w:w="50" w:type="pct"/>
                    <w:hideMark/>
                  </w:tcPr>
                  <w:p w14:paraId="5248677D" w14:textId="77777777" w:rsidR="00C736A7" w:rsidRDefault="00C736A7">
                    <w:pPr>
                      <w:pStyle w:val="Bibliografie"/>
                      <w:rPr>
                        <w:noProof/>
                        <w:lang w:val="nl-NL"/>
                      </w:rPr>
                    </w:pPr>
                    <w:r>
                      <w:rPr>
                        <w:noProof/>
                        <w:lang w:val="nl-NL"/>
                      </w:rPr>
                      <w:t xml:space="preserve">[6] </w:t>
                    </w:r>
                  </w:p>
                </w:tc>
                <w:tc>
                  <w:tcPr>
                    <w:tcW w:w="0" w:type="auto"/>
                    <w:hideMark/>
                  </w:tcPr>
                  <w:p w14:paraId="3EB7178D" w14:textId="77777777" w:rsidR="00C736A7" w:rsidRDefault="00C736A7">
                    <w:pPr>
                      <w:pStyle w:val="Bibliografie"/>
                      <w:rPr>
                        <w:noProof/>
                        <w:lang w:val="nl-NL"/>
                      </w:rPr>
                    </w:pPr>
                    <w:r w:rsidRPr="00C736A7">
                      <w:rPr>
                        <w:noProof/>
                        <w:lang w:val="en-US"/>
                      </w:rPr>
                      <w:t xml:space="preserve">„OpenGL,” [Online]. Available: https://en.wikipedia.org/wiki/OpenGL. </w:t>
                    </w:r>
                    <w:r>
                      <w:rPr>
                        <w:noProof/>
                        <w:lang w:val="nl-NL"/>
                      </w:rPr>
                      <w:t>[Geopend Maart 2018].</w:t>
                    </w:r>
                  </w:p>
                </w:tc>
              </w:tr>
              <w:tr w:rsidR="00C736A7" w14:paraId="2A3AE6B5" w14:textId="77777777">
                <w:trPr>
                  <w:divId w:val="58090087"/>
                  <w:tblCellSpacing w:w="15" w:type="dxa"/>
                </w:trPr>
                <w:tc>
                  <w:tcPr>
                    <w:tcW w:w="50" w:type="pct"/>
                    <w:hideMark/>
                  </w:tcPr>
                  <w:p w14:paraId="15FDA31F" w14:textId="77777777" w:rsidR="00C736A7" w:rsidRDefault="00C736A7">
                    <w:pPr>
                      <w:pStyle w:val="Bibliografie"/>
                      <w:rPr>
                        <w:noProof/>
                        <w:lang w:val="nl-NL"/>
                      </w:rPr>
                    </w:pPr>
                    <w:r>
                      <w:rPr>
                        <w:noProof/>
                        <w:lang w:val="nl-NL"/>
                      </w:rPr>
                      <w:t xml:space="preserve">[7] </w:t>
                    </w:r>
                  </w:p>
                </w:tc>
                <w:tc>
                  <w:tcPr>
                    <w:tcW w:w="0" w:type="auto"/>
                    <w:hideMark/>
                  </w:tcPr>
                  <w:p w14:paraId="3E67ABE9" w14:textId="77777777" w:rsidR="00C736A7" w:rsidRDefault="00C736A7">
                    <w:pPr>
                      <w:pStyle w:val="Bibliografie"/>
                      <w:rPr>
                        <w:noProof/>
                        <w:lang w:val="nl-NL"/>
                      </w:rPr>
                    </w:pPr>
                    <w:r w:rsidRPr="00C736A7">
                      <w:rPr>
                        <w:noProof/>
                        <w:lang w:val="en-US"/>
                      </w:rPr>
                      <w:t xml:space="preserve">„GLUT - The OpenGL Utility Toolkit,” [Online]. Available: https://www.opengl.org/resources/libraries/glut/. </w:t>
                    </w:r>
                    <w:r>
                      <w:rPr>
                        <w:noProof/>
                        <w:lang w:val="nl-NL"/>
                      </w:rPr>
                      <w:t>[Geopend Maart 2018].</w:t>
                    </w:r>
                  </w:p>
                </w:tc>
              </w:tr>
              <w:tr w:rsidR="00C736A7" w14:paraId="081205BF" w14:textId="77777777">
                <w:trPr>
                  <w:divId w:val="58090087"/>
                  <w:tblCellSpacing w:w="15" w:type="dxa"/>
                </w:trPr>
                <w:tc>
                  <w:tcPr>
                    <w:tcW w:w="50" w:type="pct"/>
                    <w:hideMark/>
                  </w:tcPr>
                  <w:p w14:paraId="30B17829" w14:textId="77777777" w:rsidR="00C736A7" w:rsidRDefault="00C736A7">
                    <w:pPr>
                      <w:pStyle w:val="Bibliografie"/>
                      <w:rPr>
                        <w:noProof/>
                        <w:lang w:val="nl-NL"/>
                      </w:rPr>
                    </w:pPr>
                    <w:r>
                      <w:rPr>
                        <w:noProof/>
                        <w:lang w:val="nl-NL"/>
                      </w:rPr>
                      <w:t xml:space="preserve">[8] </w:t>
                    </w:r>
                  </w:p>
                </w:tc>
                <w:tc>
                  <w:tcPr>
                    <w:tcW w:w="0" w:type="auto"/>
                    <w:hideMark/>
                  </w:tcPr>
                  <w:p w14:paraId="235B7E89" w14:textId="77777777" w:rsidR="00C736A7" w:rsidRDefault="00C736A7">
                    <w:pPr>
                      <w:pStyle w:val="Bibliografie"/>
                      <w:rPr>
                        <w:noProof/>
                        <w:lang w:val="nl-NL"/>
                      </w:rPr>
                    </w:pPr>
                    <w:r>
                      <w:rPr>
                        <w:noProof/>
                        <w:lang w:val="nl-NL"/>
                      </w:rPr>
                      <w:t>Qt, „Signals &amp; slots,” [Online]. Available: http://doc.qt.io/archives/qt-4.8/signalsandslots.html. [Geopend Maart 2018].</w:t>
                    </w:r>
                  </w:p>
                </w:tc>
              </w:tr>
              <w:tr w:rsidR="00C736A7" w14:paraId="505045FF" w14:textId="77777777">
                <w:trPr>
                  <w:divId w:val="58090087"/>
                  <w:tblCellSpacing w:w="15" w:type="dxa"/>
                </w:trPr>
                <w:tc>
                  <w:tcPr>
                    <w:tcW w:w="50" w:type="pct"/>
                    <w:hideMark/>
                  </w:tcPr>
                  <w:p w14:paraId="367317CD" w14:textId="77777777" w:rsidR="00C736A7" w:rsidRDefault="00C736A7">
                    <w:pPr>
                      <w:pStyle w:val="Bibliografie"/>
                      <w:rPr>
                        <w:noProof/>
                        <w:lang w:val="nl-NL"/>
                      </w:rPr>
                    </w:pPr>
                    <w:r>
                      <w:rPr>
                        <w:noProof/>
                        <w:lang w:val="nl-NL"/>
                      </w:rPr>
                      <w:t xml:space="preserve">[9] </w:t>
                    </w:r>
                  </w:p>
                </w:tc>
                <w:tc>
                  <w:tcPr>
                    <w:tcW w:w="0" w:type="auto"/>
                    <w:hideMark/>
                  </w:tcPr>
                  <w:p w14:paraId="7864DBC6" w14:textId="77777777" w:rsidR="00C736A7" w:rsidRDefault="00C736A7">
                    <w:pPr>
                      <w:pStyle w:val="Bibliografie"/>
                      <w:rPr>
                        <w:noProof/>
                        <w:lang w:val="nl-NL"/>
                      </w:rPr>
                    </w:pPr>
                    <w:r w:rsidRPr="00C736A7">
                      <w:rPr>
                        <w:noProof/>
                        <w:lang w:val="en-US"/>
                      </w:rPr>
                      <w:t xml:space="preserve">„Applications using Qt,” [Online]. Available: https://en.wikipedia.org/wiki/Qt_(software)#Applications_using_Qt. </w:t>
                    </w:r>
                    <w:r>
                      <w:rPr>
                        <w:noProof/>
                        <w:lang w:val="nl-NL"/>
                      </w:rPr>
                      <w:t>[Geopend Maart 2018].</w:t>
                    </w:r>
                  </w:p>
                </w:tc>
              </w:tr>
              <w:tr w:rsidR="00C736A7" w14:paraId="493060AA" w14:textId="77777777">
                <w:trPr>
                  <w:divId w:val="58090087"/>
                  <w:tblCellSpacing w:w="15" w:type="dxa"/>
                </w:trPr>
                <w:tc>
                  <w:tcPr>
                    <w:tcW w:w="50" w:type="pct"/>
                    <w:hideMark/>
                  </w:tcPr>
                  <w:p w14:paraId="329A2646" w14:textId="77777777" w:rsidR="00C736A7" w:rsidRDefault="00C736A7">
                    <w:pPr>
                      <w:pStyle w:val="Bibliografie"/>
                      <w:rPr>
                        <w:noProof/>
                        <w:lang w:val="nl-NL"/>
                      </w:rPr>
                    </w:pPr>
                    <w:r>
                      <w:rPr>
                        <w:noProof/>
                        <w:lang w:val="nl-NL"/>
                      </w:rPr>
                      <w:t xml:space="preserve">[10] </w:t>
                    </w:r>
                  </w:p>
                </w:tc>
                <w:tc>
                  <w:tcPr>
                    <w:tcW w:w="0" w:type="auto"/>
                    <w:hideMark/>
                  </w:tcPr>
                  <w:p w14:paraId="5EBB0EB7" w14:textId="77777777" w:rsidR="00C736A7" w:rsidRDefault="00C736A7">
                    <w:pPr>
                      <w:pStyle w:val="Bibliografie"/>
                      <w:rPr>
                        <w:noProof/>
                        <w:lang w:val="nl-NL"/>
                      </w:rPr>
                    </w:pPr>
                    <w:r w:rsidRPr="00C736A7">
                      <w:rPr>
                        <w:noProof/>
                        <w:lang w:val="en-US"/>
                      </w:rPr>
                      <w:t xml:space="preserve">„React (JavaScript library),” [Online]. Available: https://en.wikipedia.org/wiki/React_(JavaScript_library). </w:t>
                    </w:r>
                    <w:r>
                      <w:rPr>
                        <w:noProof/>
                        <w:lang w:val="nl-NL"/>
                      </w:rPr>
                      <w:t>[Geopend Maart 2018].</w:t>
                    </w:r>
                  </w:p>
                </w:tc>
              </w:tr>
              <w:tr w:rsidR="00C736A7" w14:paraId="3B1F44F6" w14:textId="77777777">
                <w:trPr>
                  <w:divId w:val="58090087"/>
                  <w:tblCellSpacing w:w="15" w:type="dxa"/>
                </w:trPr>
                <w:tc>
                  <w:tcPr>
                    <w:tcW w:w="50" w:type="pct"/>
                    <w:hideMark/>
                  </w:tcPr>
                  <w:p w14:paraId="5FF93FF5" w14:textId="77777777" w:rsidR="00C736A7" w:rsidRDefault="00C736A7">
                    <w:pPr>
                      <w:pStyle w:val="Bibliografie"/>
                      <w:rPr>
                        <w:noProof/>
                        <w:lang w:val="nl-NL"/>
                      </w:rPr>
                    </w:pPr>
                    <w:r>
                      <w:rPr>
                        <w:noProof/>
                        <w:lang w:val="nl-NL"/>
                      </w:rPr>
                      <w:t xml:space="preserve">[11] </w:t>
                    </w:r>
                  </w:p>
                </w:tc>
                <w:tc>
                  <w:tcPr>
                    <w:tcW w:w="0" w:type="auto"/>
                    <w:hideMark/>
                  </w:tcPr>
                  <w:p w14:paraId="781790E9" w14:textId="77777777" w:rsidR="00C736A7" w:rsidRDefault="00C736A7">
                    <w:pPr>
                      <w:pStyle w:val="Bibliografie"/>
                      <w:rPr>
                        <w:noProof/>
                        <w:lang w:val="nl-NL"/>
                      </w:rPr>
                    </w:pPr>
                    <w:r w:rsidRPr="00C736A7">
                      <w:rPr>
                        <w:noProof/>
                        <w:lang w:val="en-US"/>
                      </w:rPr>
                      <w:t xml:space="preserve">M. Konicek, „React Native: A year in review,” [Online]. Available: https://code.facebook.com/posts/597378980427792/react-native-a-year-in-review/. </w:t>
                    </w:r>
                    <w:r>
                      <w:rPr>
                        <w:noProof/>
                        <w:lang w:val="nl-NL"/>
                      </w:rPr>
                      <w:t>[Geopend Maart 2018].</w:t>
                    </w:r>
                  </w:p>
                </w:tc>
              </w:tr>
              <w:tr w:rsidR="00C736A7" w:rsidRPr="00C736A7" w14:paraId="2A6908FF" w14:textId="77777777">
                <w:trPr>
                  <w:divId w:val="58090087"/>
                  <w:tblCellSpacing w:w="15" w:type="dxa"/>
                </w:trPr>
                <w:tc>
                  <w:tcPr>
                    <w:tcW w:w="50" w:type="pct"/>
                    <w:hideMark/>
                  </w:tcPr>
                  <w:p w14:paraId="39A57732" w14:textId="77777777" w:rsidR="00C736A7" w:rsidRDefault="00C736A7">
                    <w:pPr>
                      <w:pStyle w:val="Bibliografie"/>
                      <w:rPr>
                        <w:noProof/>
                        <w:lang w:val="nl-NL"/>
                      </w:rPr>
                    </w:pPr>
                    <w:r>
                      <w:rPr>
                        <w:noProof/>
                        <w:lang w:val="nl-NL"/>
                      </w:rPr>
                      <w:t xml:space="preserve">[12] </w:t>
                    </w:r>
                  </w:p>
                </w:tc>
                <w:tc>
                  <w:tcPr>
                    <w:tcW w:w="0" w:type="auto"/>
                    <w:hideMark/>
                  </w:tcPr>
                  <w:p w14:paraId="1BDA8D3C" w14:textId="77777777" w:rsidR="00C736A7" w:rsidRPr="00C736A7" w:rsidRDefault="00C736A7">
                    <w:pPr>
                      <w:pStyle w:val="Bibliografie"/>
                      <w:rPr>
                        <w:noProof/>
                        <w:lang w:val="en-US"/>
                      </w:rPr>
                    </w:pPr>
                    <w:r w:rsidRPr="00C736A7">
                      <w:rPr>
                        <w:noProof/>
                        <w:lang w:val="en-US"/>
                      </w:rPr>
                      <w:t xml:space="preserve">B. Eisenman, Learning React Native, O'Reilly Media, Incc., 2016. </w:t>
                    </w:r>
                  </w:p>
                </w:tc>
              </w:tr>
              <w:tr w:rsidR="00C736A7" w14:paraId="492AF21A" w14:textId="77777777">
                <w:trPr>
                  <w:divId w:val="58090087"/>
                  <w:tblCellSpacing w:w="15" w:type="dxa"/>
                </w:trPr>
                <w:tc>
                  <w:tcPr>
                    <w:tcW w:w="50" w:type="pct"/>
                    <w:hideMark/>
                  </w:tcPr>
                  <w:p w14:paraId="1A8ADC15" w14:textId="77777777" w:rsidR="00C736A7" w:rsidRDefault="00C736A7">
                    <w:pPr>
                      <w:pStyle w:val="Bibliografie"/>
                      <w:rPr>
                        <w:noProof/>
                        <w:lang w:val="nl-NL"/>
                      </w:rPr>
                    </w:pPr>
                    <w:r>
                      <w:rPr>
                        <w:noProof/>
                        <w:lang w:val="nl-NL"/>
                      </w:rPr>
                      <w:t xml:space="preserve">[13] </w:t>
                    </w:r>
                  </w:p>
                </w:tc>
                <w:tc>
                  <w:tcPr>
                    <w:tcW w:w="0" w:type="auto"/>
                    <w:hideMark/>
                  </w:tcPr>
                  <w:p w14:paraId="5C29C301" w14:textId="77777777" w:rsidR="00C736A7" w:rsidRDefault="00C736A7">
                    <w:pPr>
                      <w:pStyle w:val="Bibliografie"/>
                      <w:rPr>
                        <w:noProof/>
                        <w:lang w:val="nl-NL"/>
                      </w:rPr>
                    </w:pPr>
                    <w:r>
                      <w:rPr>
                        <w:noProof/>
                        <w:lang w:val="nl-NL"/>
                      </w:rPr>
                      <w:t>„Document Object Model,” [Online]. Available: https://en.wikipedia.org/wiki/Document_Object_Model. [Geopend Maart 2018].</w:t>
                    </w:r>
                  </w:p>
                </w:tc>
              </w:tr>
              <w:tr w:rsidR="00C736A7" w:rsidRPr="00C736A7" w14:paraId="2C048869" w14:textId="77777777">
                <w:trPr>
                  <w:divId w:val="58090087"/>
                  <w:tblCellSpacing w:w="15" w:type="dxa"/>
                </w:trPr>
                <w:tc>
                  <w:tcPr>
                    <w:tcW w:w="50" w:type="pct"/>
                    <w:hideMark/>
                  </w:tcPr>
                  <w:p w14:paraId="0F96A923" w14:textId="77777777" w:rsidR="00C736A7" w:rsidRDefault="00C736A7">
                    <w:pPr>
                      <w:pStyle w:val="Bibliografie"/>
                      <w:rPr>
                        <w:noProof/>
                        <w:lang w:val="nl-NL"/>
                      </w:rPr>
                    </w:pPr>
                    <w:r>
                      <w:rPr>
                        <w:noProof/>
                        <w:lang w:val="nl-NL"/>
                      </w:rPr>
                      <w:t xml:space="preserve">[14] </w:t>
                    </w:r>
                  </w:p>
                </w:tc>
                <w:tc>
                  <w:tcPr>
                    <w:tcW w:w="0" w:type="auto"/>
                    <w:hideMark/>
                  </w:tcPr>
                  <w:p w14:paraId="21E36774" w14:textId="77777777" w:rsidR="00C736A7" w:rsidRPr="00C736A7" w:rsidRDefault="00C736A7">
                    <w:pPr>
                      <w:pStyle w:val="Bibliografie"/>
                      <w:rPr>
                        <w:noProof/>
                        <w:lang w:val="en-US"/>
                      </w:rPr>
                    </w:pPr>
                    <w:r w:rsidRPr="00C736A7">
                      <w:rPr>
                        <w:noProof/>
                        <w:lang w:val="en-US"/>
                      </w:rPr>
                      <w:t>M. Tilley, „What is Flux?,” [Online]. Available: http://fluxxor.com/what-is-flux.html. [Geopend Maart 2018].</w:t>
                    </w:r>
                  </w:p>
                </w:tc>
              </w:tr>
              <w:tr w:rsidR="00C736A7" w14:paraId="77F9C3C5" w14:textId="77777777">
                <w:trPr>
                  <w:divId w:val="58090087"/>
                  <w:tblCellSpacing w:w="15" w:type="dxa"/>
                </w:trPr>
                <w:tc>
                  <w:tcPr>
                    <w:tcW w:w="50" w:type="pct"/>
                    <w:hideMark/>
                  </w:tcPr>
                  <w:p w14:paraId="44F1F19F" w14:textId="77777777" w:rsidR="00C736A7" w:rsidRDefault="00C736A7">
                    <w:pPr>
                      <w:pStyle w:val="Bibliografie"/>
                      <w:rPr>
                        <w:noProof/>
                        <w:lang w:val="nl-NL"/>
                      </w:rPr>
                    </w:pPr>
                    <w:r>
                      <w:rPr>
                        <w:noProof/>
                        <w:lang w:val="nl-NL"/>
                      </w:rPr>
                      <w:t xml:space="preserve">[15] </w:t>
                    </w:r>
                  </w:p>
                </w:tc>
                <w:tc>
                  <w:tcPr>
                    <w:tcW w:w="0" w:type="auto"/>
                    <w:hideMark/>
                  </w:tcPr>
                  <w:p w14:paraId="10CF3390" w14:textId="77777777" w:rsidR="00C736A7" w:rsidRDefault="00C736A7">
                    <w:pPr>
                      <w:pStyle w:val="Bibliografie"/>
                      <w:rPr>
                        <w:noProof/>
                        <w:lang w:val="nl-NL"/>
                      </w:rPr>
                    </w:pPr>
                    <w:r w:rsidRPr="00C736A7">
                      <w:rPr>
                        <w:noProof/>
                        <w:lang w:val="en-US"/>
                      </w:rPr>
                      <w:t xml:space="preserve">Redux, [Online]. Available: https://redux.js.org/introduction/prior-art. </w:t>
                    </w:r>
                    <w:r>
                      <w:rPr>
                        <w:noProof/>
                        <w:lang w:val="nl-NL"/>
                      </w:rPr>
                      <w:t>[Geopend Maart 2018].</w:t>
                    </w:r>
                  </w:p>
                </w:tc>
              </w:tr>
              <w:tr w:rsidR="00C736A7" w14:paraId="5B4AE79C" w14:textId="77777777">
                <w:trPr>
                  <w:divId w:val="58090087"/>
                  <w:tblCellSpacing w:w="15" w:type="dxa"/>
                </w:trPr>
                <w:tc>
                  <w:tcPr>
                    <w:tcW w:w="50" w:type="pct"/>
                    <w:hideMark/>
                  </w:tcPr>
                  <w:p w14:paraId="43D86011" w14:textId="77777777" w:rsidR="00C736A7" w:rsidRDefault="00C736A7">
                    <w:pPr>
                      <w:pStyle w:val="Bibliografie"/>
                      <w:rPr>
                        <w:noProof/>
                        <w:lang w:val="nl-NL"/>
                      </w:rPr>
                    </w:pPr>
                    <w:r>
                      <w:rPr>
                        <w:noProof/>
                        <w:lang w:val="nl-NL"/>
                      </w:rPr>
                      <w:t xml:space="preserve">[16] </w:t>
                    </w:r>
                  </w:p>
                </w:tc>
                <w:tc>
                  <w:tcPr>
                    <w:tcW w:w="0" w:type="auto"/>
                    <w:hideMark/>
                  </w:tcPr>
                  <w:p w14:paraId="5EEA3D9F" w14:textId="77777777" w:rsidR="00C736A7" w:rsidRDefault="00C736A7">
                    <w:pPr>
                      <w:pStyle w:val="Bibliografie"/>
                      <w:rPr>
                        <w:noProof/>
                        <w:lang w:val="nl-NL"/>
                      </w:rPr>
                    </w:pPr>
                    <w:r w:rsidRPr="00C736A7">
                      <w:rPr>
                        <w:noProof/>
                        <w:lang w:val="en-US"/>
                      </w:rPr>
                      <w:t xml:space="preserve">D. Abramov, „Why use Redux over Facebook Flux?,” [Online]. Available: https://stackoverflow.com/questions/32461229/why-use-redux-over-facebook-flux. </w:t>
                    </w:r>
                    <w:r>
                      <w:rPr>
                        <w:noProof/>
                        <w:lang w:val="nl-NL"/>
                      </w:rPr>
                      <w:t>[Geopend Maart 2018].</w:t>
                    </w:r>
                  </w:p>
                </w:tc>
              </w:tr>
              <w:tr w:rsidR="00C736A7" w:rsidRPr="00C736A7" w14:paraId="1BE4DAA3" w14:textId="77777777">
                <w:trPr>
                  <w:divId w:val="58090087"/>
                  <w:tblCellSpacing w:w="15" w:type="dxa"/>
                </w:trPr>
                <w:tc>
                  <w:tcPr>
                    <w:tcW w:w="50" w:type="pct"/>
                    <w:hideMark/>
                  </w:tcPr>
                  <w:p w14:paraId="63A42642" w14:textId="77777777" w:rsidR="00C736A7" w:rsidRDefault="00C736A7">
                    <w:pPr>
                      <w:pStyle w:val="Bibliografie"/>
                      <w:rPr>
                        <w:noProof/>
                        <w:lang w:val="nl-NL"/>
                      </w:rPr>
                    </w:pPr>
                    <w:r>
                      <w:rPr>
                        <w:noProof/>
                        <w:lang w:val="nl-NL"/>
                      </w:rPr>
                      <w:t xml:space="preserve">[17] </w:t>
                    </w:r>
                  </w:p>
                </w:tc>
                <w:tc>
                  <w:tcPr>
                    <w:tcW w:w="0" w:type="auto"/>
                    <w:hideMark/>
                  </w:tcPr>
                  <w:p w14:paraId="2B5CA2F8" w14:textId="77777777" w:rsidR="00C736A7" w:rsidRPr="00C736A7" w:rsidRDefault="00C736A7">
                    <w:pPr>
                      <w:pStyle w:val="Bibliografie"/>
                      <w:rPr>
                        <w:noProof/>
                        <w:lang w:val="en-US"/>
                      </w:rPr>
                    </w:pPr>
                    <w:r w:rsidRPr="00C736A7">
                      <w:rPr>
                        <w:noProof/>
                        <w:lang w:val="en-US"/>
                      </w:rPr>
                      <w:t>React Native, „Who's using React Native?,” [Online]. Available: http://facebook.github.io/react-native/showcase.html. [Geopend Maart 2018].</w:t>
                    </w:r>
                  </w:p>
                </w:tc>
              </w:tr>
              <w:tr w:rsidR="00C736A7" w14:paraId="3DE78059" w14:textId="77777777">
                <w:trPr>
                  <w:divId w:val="58090087"/>
                  <w:tblCellSpacing w:w="15" w:type="dxa"/>
                </w:trPr>
                <w:tc>
                  <w:tcPr>
                    <w:tcW w:w="50" w:type="pct"/>
                    <w:hideMark/>
                  </w:tcPr>
                  <w:p w14:paraId="35A47130" w14:textId="77777777" w:rsidR="00C736A7" w:rsidRDefault="00C736A7">
                    <w:pPr>
                      <w:pStyle w:val="Bibliografie"/>
                      <w:rPr>
                        <w:noProof/>
                        <w:lang w:val="nl-NL"/>
                      </w:rPr>
                    </w:pPr>
                    <w:r>
                      <w:rPr>
                        <w:noProof/>
                        <w:lang w:val="nl-NL"/>
                      </w:rPr>
                      <w:t xml:space="preserve">[18] </w:t>
                    </w:r>
                  </w:p>
                </w:tc>
                <w:tc>
                  <w:tcPr>
                    <w:tcW w:w="0" w:type="auto"/>
                    <w:hideMark/>
                  </w:tcPr>
                  <w:p w14:paraId="00970D57" w14:textId="77777777" w:rsidR="00C736A7" w:rsidRDefault="00C736A7">
                    <w:pPr>
                      <w:pStyle w:val="Bibliografie"/>
                      <w:rPr>
                        <w:noProof/>
                        <w:lang w:val="nl-NL"/>
                      </w:rPr>
                    </w:pPr>
                    <w:r w:rsidRPr="00C736A7">
                      <w:rPr>
                        <w:noProof/>
                        <w:lang w:val="en-US"/>
                      </w:rPr>
                      <w:t xml:space="preserve">„Xamarin,” [Online]. Available: https://en.wikipedia.org/wiki/Xamarin. </w:t>
                    </w:r>
                    <w:r>
                      <w:rPr>
                        <w:noProof/>
                        <w:lang w:val="nl-NL"/>
                      </w:rPr>
                      <w:t>[Geopend Maart 2018].</w:t>
                    </w:r>
                  </w:p>
                </w:tc>
              </w:tr>
              <w:tr w:rsidR="00C736A7" w:rsidRPr="00C736A7" w14:paraId="74D0AA13" w14:textId="77777777">
                <w:trPr>
                  <w:divId w:val="58090087"/>
                  <w:tblCellSpacing w:w="15" w:type="dxa"/>
                </w:trPr>
                <w:tc>
                  <w:tcPr>
                    <w:tcW w:w="50" w:type="pct"/>
                    <w:hideMark/>
                  </w:tcPr>
                  <w:p w14:paraId="7533A395" w14:textId="77777777" w:rsidR="00C736A7" w:rsidRDefault="00C736A7">
                    <w:pPr>
                      <w:pStyle w:val="Bibliografie"/>
                      <w:rPr>
                        <w:noProof/>
                        <w:lang w:val="nl-NL"/>
                      </w:rPr>
                    </w:pPr>
                    <w:r>
                      <w:rPr>
                        <w:noProof/>
                        <w:lang w:val="nl-NL"/>
                      </w:rPr>
                      <w:t xml:space="preserve">[19] </w:t>
                    </w:r>
                  </w:p>
                </w:tc>
                <w:tc>
                  <w:tcPr>
                    <w:tcW w:w="0" w:type="auto"/>
                    <w:hideMark/>
                  </w:tcPr>
                  <w:p w14:paraId="59177AD9" w14:textId="77777777" w:rsidR="00C736A7" w:rsidRPr="00C736A7" w:rsidRDefault="00C736A7">
                    <w:pPr>
                      <w:pStyle w:val="Bibliografie"/>
                      <w:rPr>
                        <w:noProof/>
                        <w:lang w:val="en-US"/>
                      </w:rPr>
                    </w:pPr>
                    <w:r w:rsidRPr="00C736A7">
                      <w:rPr>
                        <w:noProof/>
                        <w:lang w:val="en-US"/>
                      </w:rPr>
                      <w:t xml:space="preserve">D. Hermes, Xamarin Mobile Application Development - Cross-platform C# and Xamarin.Forms Fundamentals, Apress, 2015. </w:t>
                    </w:r>
                  </w:p>
                </w:tc>
              </w:tr>
              <w:tr w:rsidR="00C736A7" w14:paraId="33D53CDC" w14:textId="77777777">
                <w:trPr>
                  <w:divId w:val="58090087"/>
                  <w:tblCellSpacing w:w="15" w:type="dxa"/>
                </w:trPr>
                <w:tc>
                  <w:tcPr>
                    <w:tcW w:w="50" w:type="pct"/>
                    <w:hideMark/>
                  </w:tcPr>
                  <w:p w14:paraId="0419938A" w14:textId="77777777" w:rsidR="00C736A7" w:rsidRDefault="00C736A7">
                    <w:pPr>
                      <w:pStyle w:val="Bibliografie"/>
                      <w:rPr>
                        <w:noProof/>
                        <w:lang w:val="nl-NL"/>
                      </w:rPr>
                    </w:pPr>
                    <w:r>
                      <w:rPr>
                        <w:noProof/>
                        <w:lang w:val="nl-NL"/>
                      </w:rPr>
                      <w:lastRenderedPageBreak/>
                      <w:t xml:space="preserve">[20] </w:t>
                    </w:r>
                  </w:p>
                </w:tc>
                <w:tc>
                  <w:tcPr>
                    <w:tcW w:w="0" w:type="auto"/>
                    <w:hideMark/>
                  </w:tcPr>
                  <w:p w14:paraId="643DD9B1" w14:textId="77777777" w:rsidR="00C736A7" w:rsidRDefault="00C736A7">
                    <w:pPr>
                      <w:pStyle w:val="Bibliografie"/>
                      <w:rPr>
                        <w:noProof/>
                        <w:lang w:val="nl-NL"/>
                      </w:rPr>
                    </w:pPr>
                    <w:r w:rsidRPr="00C736A7">
                      <w:rPr>
                        <w:noProof/>
                        <w:lang w:val="en-US"/>
                      </w:rPr>
                      <w:t xml:space="preserve">„Model-View-Viewmodel,” [Online]. Available: https://en.wikipedia.org/wiki/Model%E2%80%93view%E2%80%93viewmodel. </w:t>
                    </w:r>
                    <w:r>
                      <w:rPr>
                        <w:noProof/>
                        <w:lang w:val="nl-NL"/>
                      </w:rPr>
                      <w:t>[Geopend April 2018].</w:t>
                    </w:r>
                  </w:p>
                </w:tc>
              </w:tr>
              <w:tr w:rsidR="00C736A7" w14:paraId="3B3BAA30" w14:textId="77777777">
                <w:trPr>
                  <w:divId w:val="58090087"/>
                  <w:tblCellSpacing w:w="15" w:type="dxa"/>
                </w:trPr>
                <w:tc>
                  <w:tcPr>
                    <w:tcW w:w="50" w:type="pct"/>
                    <w:hideMark/>
                  </w:tcPr>
                  <w:p w14:paraId="168C8A6F" w14:textId="77777777" w:rsidR="00C736A7" w:rsidRDefault="00C736A7">
                    <w:pPr>
                      <w:pStyle w:val="Bibliografie"/>
                      <w:rPr>
                        <w:noProof/>
                        <w:lang w:val="nl-NL"/>
                      </w:rPr>
                    </w:pPr>
                    <w:r>
                      <w:rPr>
                        <w:noProof/>
                        <w:lang w:val="nl-NL"/>
                      </w:rPr>
                      <w:t xml:space="preserve">[21] </w:t>
                    </w:r>
                  </w:p>
                </w:tc>
                <w:tc>
                  <w:tcPr>
                    <w:tcW w:w="0" w:type="auto"/>
                    <w:hideMark/>
                  </w:tcPr>
                  <w:p w14:paraId="28A774E1" w14:textId="77777777" w:rsidR="00C736A7" w:rsidRDefault="00C736A7">
                    <w:pPr>
                      <w:pStyle w:val="Bibliografie"/>
                      <w:rPr>
                        <w:noProof/>
                        <w:lang w:val="nl-NL"/>
                      </w:rPr>
                    </w:pPr>
                    <w:r w:rsidRPr="00C736A7">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C736A7" w14:paraId="47DFC8BF" w14:textId="77777777">
                <w:trPr>
                  <w:divId w:val="58090087"/>
                  <w:tblCellSpacing w:w="15" w:type="dxa"/>
                </w:trPr>
                <w:tc>
                  <w:tcPr>
                    <w:tcW w:w="50" w:type="pct"/>
                    <w:hideMark/>
                  </w:tcPr>
                  <w:p w14:paraId="7AFCD417" w14:textId="77777777" w:rsidR="00C736A7" w:rsidRDefault="00C736A7">
                    <w:pPr>
                      <w:pStyle w:val="Bibliografie"/>
                      <w:rPr>
                        <w:noProof/>
                        <w:lang w:val="nl-NL"/>
                      </w:rPr>
                    </w:pPr>
                    <w:r>
                      <w:rPr>
                        <w:noProof/>
                        <w:lang w:val="nl-NL"/>
                      </w:rPr>
                      <w:t xml:space="preserve">[22] </w:t>
                    </w:r>
                  </w:p>
                </w:tc>
                <w:tc>
                  <w:tcPr>
                    <w:tcW w:w="0" w:type="auto"/>
                    <w:hideMark/>
                  </w:tcPr>
                  <w:p w14:paraId="506182B2" w14:textId="77777777" w:rsidR="00C736A7" w:rsidRDefault="00C736A7">
                    <w:pPr>
                      <w:pStyle w:val="Bibliografie"/>
                      <w:rPr>
                        <w:noProof/>
                        <w:lang w:val="nl-NL"/>
                      </w:rPr>
                    </w:pPr>
                    <w:r w:rsidRPr="00C736A7">
                      <w:rPr>
                        <w:noProof/>
                        <w:lang w:val="en-US"/>
                      </w:rPr>
                      <w:t xml:space="preserve">Microsoft, „MVVM,” [Online]. Available: https://docs.microsoft.com/en-us/xamarin/xamarin-forms/enterprise-application-patterns/mvvm. </w:t>
                    </w:r>
                    <w:r>
                      <w:rPr>
                        <w:noProof/>
                        <w:lang w:val="nl-NL"/>
                      </w:rPr>
                      <w:t>[Geopend April 2018].</w:t>
                    </w:r>
                  </w:p>
                </w:tc>
              </w:tr>
              <w:tr w:rsidR="00C736A7" w14:paraId="2D0E3C80" w14:textId="77777777">
                <w:trPr>
                  <w:divId w:val="58090087"/>
                  <w:tblCellSpacing w:w="15" w:type="dxa"/>
                </w:trPr>
                <w:tc>
                  <w:tcPr>
                    <w:tcW w:w="50" w:type="pct"/>
                    <w:hideMark/>
                  </w:tcPr>
                  <w:p w14:paraId="6F25184F" w14:textId="77777777" w:rsidR="00C736A7" w:rsidRDefault="00C736A7">
                    <w:pPr>
                      <w:pStyle w:val="Bibliografie"/>
                      <w:rPr>
                        <w:noProof/>
                        <w:lang w:val="nl-NL"/>
                      </w:rPr>
                    </w:pPr>
                    <w:r>
                      <w:rPr>
                        <w:noProof/>
                        <w:lang w:val="nl-NL"/>
                      </w:rPr>
                      <w:t xml:space="preserve">[23] </w:t>
                    </w:r>
                  </w:p>
                </w:tc>
                <w:tc>
                  <w:tcPr>
                    <w:tcW w:w="0" w:type="auto"/>
                    <w:hideMark/>
                  </w:tcPr>
                  <w:p w14:paraId="7D226F21" w14:textId="77777777" w:rsidR="00C736A7" w:rsidRDefault="00C736A7">
                    <w:pPr>
                      <w:pStyle w:val="Bibliografie"/>
                      <w:rPr>
                        <w:noProof/>
                        <w:lang w:val="nl-NL"/>
                      </w:rPr>
                    </w:pPr>
                    <w:r w:rsidRPr="00C736A7">
                      <w:rPr>
                        <w:noProof/>
                        <w:lang w:val="en-US"/>
                      </w:rPr>
                      <w:t xml:space="preserve">Xamarin, [Online]. Available: https://www.xamarin.com/customers. </w:t>
                    </w:r>
                    <w:r>
                      <w:rPr>
                        <w:noProof/>
                        <w:lang w:val="nl-NL"/>
                      </w:rPr>
                      <w:t>[Geopend Maart 2018].</w:t>
                    </w:r>
                  </w:p>
                </w:tc>
              </w:tr>
              <w:tr w:rsidR="00C736A7" w14:paraId="2097EFEE" w14:textId="77777777">
                <w:trPr>
                  <w:divId w:val="58090087"/>
                  <w:tblCellSpacing w:w="15" w:type="dxa"/>
                </w:trPr>
                <w:tc>
                  <w:tcPr>
                    <w:tcW w:w="50" w:type="pct"/>
                    <w:hideMark/>
                  </w:tcPr>
                  <w:p w14:paraId="1633C98D" w14:textId="77777777" w:rsidR="00C736A7" w:rsidRDefault="00C736A7">
                    <w:pPr>
                      <w:pStyle w:val="Bibliografie"/>
                      <w:rPr>
                        <w:noProof/>
                        <w:lang w:val="nl-NL"/>
                      </w:rPr>
                    </w:pPr>
                    <w:r>
                      <w:rPr>
                        <w:noProof/>
                        <w:lang w:val="nl-NL"/>
                      </w:rPr>
                      <w:t xml:space="preserve">[24] </w:t>
                    </w:r>
                  </w:p>
                </w:tc>
                <w:tc>
                  <w:tcPr>
                    <w:tcW w:w="0" w:type="auto"/>
                    <w:hideMark/>
                  </w:tcPr>
                  <w:p w14:paraId="5BC7F1E6" w14:textId="77777777" w:rsidR="00C736A7" w:rsidRDefault="00C736A7">
                    <w:pPr>
                      <w:pStyle w:val="Bibliografie"/>
                      <w:rPr>
                        <w:noProof/>
                        <w:lang w:val="nl-NL"/>
                      </w:rPr>
                    </w:pPr>
                    <w:r w:rsidRPr="00C736A7">
                      <w:rPr>
                        <w:noProof/>
                        <w:lang w:val="en-US"/>
                      </w:rPr>
                      <w:t xml:space="preserve">„Apache Cordova,” [Online]. Available: https://en.wikipedia.org/wiki/Apache_Cordova. </w:t>
                    </w:r>
                    <w:r>
                      <w:rPr>
                        <w:noProof/>
                        <w:lang w:val="nl-NL"/>
                      </w:rPr>
                      <w:t>[Geopend April 2018].</w:t>
                    </w:r>
                  </w:p>
                </w:tc>
              </w:tr>
              <w:tr w:rsidR="00C736A7" w14:paraId="2BE3CB19" w14:textId="77777777">
                <w:trPr>
                  <w:divId w:val="58090087"/>
                  <w:tblCellSpacing w:w="15" w:type="dxa"/>
                </w:trPr>
                <w:tc>
                  <w:tcPr>
                    <w:tcW w:w="50" w:type="pct"/>
                    <w:hideMark/>
                  </w:tcPr>
                  <w:p w14:paraId="7FDC3C19" w14:textId="77777777" w:rsidR="00C736A7" w:rsidRDefault="00C736A7">
                    <w:pPr>
                      <w:pStyle w:val="Bibliografie"/>
                      <w:rPr>
                        <w:noProof/>
                        <w:lang w:val="nl-NL"/>
                      </w:rPr>
                    </w:pPr>
                    <w:r>
                      <w:rPr>
                        <w:noProof/>
                        <w:lang w:val="nl-NL"/>
                      </w:rPr>
                      <w:t xml:space="preserve">[25] </w:t>
                    </w:r>
                  </w:p>
                </w:tc>
                <w:tc>
                  <w:tcPr>
                    <w:tcW w:w="0" w:type="auto"/>
                    <w:hideMark/>
                  </w:tcPr>
                  <w:p w14:paraId="3EFA8597" w14:textId="77777777" w:rsidR="00C736A7" w:rsidRDefault="00C736A7">
                    <w:pPr>
                      <w:pStyle w:val="Bibliografie"/>
                      <w:rPr>
                        <w:noProof/>
                        <w:lang w:val="nl-NL"/>
                      </w:rPr>
                    </w:pPr>
                    <w:r w:rsidRPr="00C736A7">
                      <w:rPr>
                        <w:noProof/>
                        <w:lang w:val="en-US"/>
                      </w:rPr>
                      <w:t xml:space="preserve">B. LeRoux, „PhoneGap, Cordova, and what's in a name?,” [Online]. Available: https://phonegap.com/blog/2012/03/19/phonegap-cordova-and-whate28099s-in-a-name/. </w:t>
                    </w:r>
                    <w:r>
                      <w:rPr>
                        <w:noProof/>
                        <w:lang w:val="nl-NL"/>
                      </w:rPr>
                      <w:t>[Geopend April 2018].</w:t>
                    </w:r>
                  </w:p>
                </w:tc>
              </w:tr>
              <w:tr w:rsidR="00C736A7" w:rsidRPr="00C736A7" w14:paraId="4A16C474" w14:textId="77777777">
                <w:trPr>
                  <w:divId w:val="58090087"/>
                  <w:tblCellSpacing w:w="15" w:type="dxa"/>
                </w:trPr>
                <w:tc>
                  <w:tcPr>
                    <w:tcW w:w="50" w:type="pct"/>
                    <w:hideMark/>
                  </w:tcPr>
                  <w:p w14:paraId="5CF33E5E" w14:textId="77777777" w:rsidR="00C736A7" w:rsidRDefault="00C736A7">
                    <w:pPr>
                      <w:pStyle w:val="Bibliografie"/>
                      <w:rPr>
                        <w:noProof/>
                        <w:lang w:val="nl-NL"/>
                      </w:rPr>
                    </w:pPr>
                    <w:r>
                      <w:rPr>
                        <w:noProof/>
                        <w:lang w:val="nl-NL"/>
                      </w:rPr>
                      <w:t xml:space="preserve">[26] </w:t>
                    </w:r>
                  </w:p>
                </w:tc>
                <w:tc>
                  <w:tcPr>
                    <w:tcW w:w="0" w:type="auto"/>
                    <w:hideMark/>
                  </w:tcPr>
                  <w:p w14:paraId="7AAC9681" w14:textId="77777777" w:rsidR="00C736A7" w:rsidRPr="00C736A7" w:rsidRDefault="00C736A7">
                    <w:pPr>
                      <w:pStyle w:val="Bibliografie"/>
                      <w:rPr>
                        <w:noProof/>
                        <w:lang w:val="en-US"/>
                      </w:rPr>
                    </w:pPr>
                    <w:r w:rsidRPr="00C736A7">
                      <w:rPr>
                        <w:noProof/>
                        <w:lang w:val="en-US"/>
                      </w:rPr>
                      <w:t xml:space="preserve">S. A. Wilkins Fernandez, Beginning App Development with Parse and PhoneGap, Apress, 2015. </w:t>
                    </w:r>
                  </w:p>
                </w:tc>
              </w:tr>
              <w:tr w:rsidR="00C736A7" w:rsidRPr="00C736A7" w14:paraId="5D668B64" w14:textId="77777777">
                <w:trPr>
                  <w:divId w:val="58090087"/>
                  <w:tblCellSpacing w:w="15" w:type="dxa"/>
                </w:trPr>
                <w:tc>
                  <w:tcPr>
                    <w:tcW w:w="50" w:type="pct"/>
                    <w:hideMark/>
                  </w:tcPr>
                  <w:p w14:paraId="667B7E10" w14:textId="77777777" w:rsidR="00C736A7" w:rsidRDefault="00C736A7">
                    <w:pPr>
                      <w:pStyle w:val="Bibliografie"/>
                      <w:rPr>
                        <w:noProof/>
                        <w:lang w:val="nl-NL"/>
                      </w:rPr>
                    </w:pPr>
                    <w:r>
                      <w:rPr>
                        <w:noProof/>
                        <w:lang w:val="nl-NL"/>
                      </w:rPr>
                      <w:t xml:space="preserve">[27] </w:t>
                    </w:r>
                  </w:p>
                </w:tc>
                <w:tc>
                  <w:tcPr>
                    <w:tcW w:w="0" w:type="auto"/>
                    <w:hideMark/>
                  </w:tcPr>
                  <w:p w14:paraId="2AA0298B" w14:textId="77777777" w:rsidR="00C736A7" w:rsidRPr="00C736A7" w:rsidRDefault="00C736A7">
                    <w:pPr>
                      <w:pStyle w:val="Bibliografie"/>
                      <w:rPr>
                        <w:noProof/>
                        <w:lang w:val="en-US"/>
                      </w:rPr>
                    </w:pPr>
                    <w:r w:rsidRPr="00C736A7">
                      <w:rPr>
                        <w:noProof/>
                        <w:lang w:val="en-US"/>
                      </w:rPr>
                      <w:t xml:space="preserve">F. Cheng, Build Mobile Apps with Ionic 2 and Firebase. </w:t>
                    </w:r>
                  </w:p>
                </w:tc>
              </w:tr>
              <w:tr w:rsidR="00C736A7" w14:paraId="669216C9" w14:textId="77777777">
                <w:trPr>
                  <w:divId w:val="58090087"/>
                  <w:tblCellSpacing w:w="15" w:type="dxa"/>
                </w:trPr>
                <w:tc>
                  <w:tcPr>
                    <w:tcW w:w="50" w:type="pct"/>
                    <w:hideMark/>
                  </w:tcPr>
                  <w:p w14:paraId="41FE699F" w14:textId="77777777" w:rsidR="00C736A7" w:rsidRDefault="00C736A7">
                    <w:pPr>
                      <w:pStyle w:val="Bibliografie"/>
                      <w:rPr>
                        <w:noProof/>
                        <w:lang w:val="nl-NL"/>
                      </w:rPr>
                    </w:pPr>
                    <w:r>
                      <w:rPr>
                        <w:noProof/>
                        <w:lang w:val="nl-NL"/>
                      </w:rPr>
                      <w:t xml:space="preserve">[28] </w:t>
                    </w:r>
                  </w:p>
                </w:tc>
                <w:tc>
                  <w:tcPr>
                    <w:tcW w:w="0" w:type="auto"/>
                    <w:hideMark/>
                  </w:tcPr>
                  <w:p w14:paraId="5826E0FC" w14:textId="77777777" w:rsidR="00C736A7" w:rsidRDefault="00C736A7">
                    <w:pPr>
                      <w:pStyle w:val="Bibliografie"/>
                      <w:rPr>
                        <w:noProof/>
                        <w:lang w:val="nl-NL"/>
                      </w:rPr>
                    </w:pPr>
                    <w:r w:rsidRPr="00C736A7">
                      <w:rPr>
                        <w:noProof/>
                        <w:lang w:val="en-US"/>
                      </w:rPr>
                      <w:t xml:space="preserve">Apache Cordova, „Overview Apache Cordova,” [Online]. Available: https://cordova.apache.org/docs/en/latest/guide/overview/. </w:t>
                    </w:r>
                    <w:r>
                      <w:rPr>
                        <w:noProof/>
                        <w:lang w:val="nl-NL"/>
                      </w:rPr>
                      <w:t>[Geopend April 2018].</w:t>
                    </w:r>
                  </w:p>
                </w:tc>
              </w:tr>
              <w:tr w:rsidR="00C736A7" w:rsidRPr="00C736A7" w14:paraId="3FA3BB46" w14:textId="77777777">
                <w:trPr>
                  <w:divId w:val="58090087"/>
                  <w:tblCellSpacing w:w="15" w:type="dxa"/>
                </w:trPr>
                <w:tc>
                  <w:tcPr>
                    <w:tcW w:w="50" w:type="pct"/>
                    <w:hideMark/>
                  </w:tcPr>
                  <w:p w14:paraId="0D8104CC" w14:textId="77777777" w:rsidR="00C736A7" w:rsidRDefault="00C736A7">
                    <w:pPr>
                      <w:pStyle w:val="Bibliografie"/>
                      <w:rPr>
                        <w:noProof/>
                        <w:lang w:val="nl-NL"/>
                      </w:rPr>
                    </w:pPr>
                    <w:r>
                      <w:rPr>
                        <w:noProof/>
                        <w:lang w:val="nl-NL"/>
                      </w:rPr>
                      <w:t xml:space="preserve">[29] </w:t>
                    </w:r>
                  </w:p>
                </w:tc>
                <w:tc>
                  <w:tcPr>
                    <w:tcW w:w="0" w:type="auto"/>
                    <w:hideMark/>
                  </w:tcPr>
                  <w:p w14:paraId="29A1CF8A" w14:textId="77777777" w:rsidR="00C736A7" w:rsidRPr="00C736A7" w:rsidRDefault="00C736A7">
                    <w:pPr>
                      <w:pStyle w:val="Bibliografie"/>
                      <w:rPr>
                        <w:noProof/>
                        <w:lang w:val="en-US"/>
                      </w:rPr>
                    </w:pPr>
                    <w:r w:rsidRPr="00C736A7">
                      <w:rPr>
                        <w:noProof/>
                        <w:lang w:val="en-US"/>
                      </w:rPr>
                      <w:t>„Guide Install Apache Cordova,” [Online]. Available: https://cordova.apache.org/docs/en/latest/guide/cli/index.html. [Geopend April 2018].</w:t>
                    </w:r>
                  </w:p>
                </w:tc>
              </w:tr>
              <w:tr w:rsidR="00C736A7" w14:paraId="52DEAB46" w14:textId="77777777">
                <w:trPr>
                  <w:divId w:val="58090087"/>
                  <w:tblCellSpacing w:w="15" w:type="dxa"/>
                </w:trPr>
                <w:tc>
                  <w:tcPr>
                    <w:tcW w:w="50" w:type="pct"/>
                    <w:hideMark/>
                  </w:tcPr>
                  <w:p w14:paraId="0754339E" w14:textId="77777777" w:rsidR="00C736A7" w:rsidRDefault="00C736A7">
                    <w:pPr>
                      <w:pStyle w:val="Bibliografie"/>
                      <w:rPr>
                        <w:noProof/>
                        <w:lang w:val="nl-NL"/>
                      </w:rPr>
                    </w:pPr>
                    <w:r>
                      <w:rPr>
                        <w:noProof/>
                        <w:lang w:val="nl-NL"/>
                      </w:rPr>
                      <w:t xml:space="preserve">[30] </w:t>
                    </w:r>
                  </w:p>
                </w:tc>
                <w:tc>
                  <w:tcPr>
                    <w:tcW w:w="0" w:type="auto"/>
                    <w:hideMark/>
                  </w:tcPr>
                  <w:p w14:paraId="444CD6F1" w14:textId="77777777" w:rsidR="00C736A7" w:rsidRDefault="00C736A7">
                    <w:pPr>
                      <w:pStyle w:val="Bibliografie"/>
                      <w:rPr>
                        <w:noProof/>
                        <w:lang w:val="nl-NL"/>
                      </w:rPr>
                    </w:pPr>
                    <w:r w:rsidRPr="00C736A7">
                      <w:rPr>
                        <w:noProof/>
                        <w:lang w:val="en-US"/>
                      </w:rPr>
                      <w:t xml:space="preserve">„Apache Cordova,” [Online]. Available: https://cordova.apache.org/. </w:t>
                    </w:r>
                    <w:r>
                      <w:rPr>
                        <w:noProof/>
                        <w:lang w:val="nl-NL"/>
                      </w:rPr>
                      <w:t>[Geopend Mei 2018].</w:t>
                    </w:r>
                  </w:p>
                </w:tc>
              </w:tr>
              <w:tr w:rsidR="00C736A7" w14:paraId="666A9B2E" w14:textId="77777777">
                <w:trPr>
                  <w:divId w:val="58090087"/>
                  <w:tblCellSpacing w:w="15" w:type="dxa"/>
                </w:trPr>
                <w:tc>
                  <w:tcPr>
                    <w:tcW w:w="50" w:type="pct"/>
                    <w:hideMark/>
                  </w:tcPr>
                  <w:p w14:paraId="435D8076" w14:textId="77777777" w:rsidR="00C736A7" w:rsidRDefault="00C736A7">
                    <w:pPr>
                      <w:pStyle w:val="Bibliografie"/>
                      <w:rPr>
                        <w:noProof/>
                        <w:lang w:val="nl-NL"/>
                      </w:rPr>
                    </w:pPr>
                    <w:r>
                      <w:rPr>
                        <w:noProof/>
                        <w:lang w:val="nl-NL"/>
                      </w:rPr>
                      <w:t xml:space="preserve">[31] </w:t>
                    </w:r>
                  </w:p>
                </w:tc>
                <w:tc>
                  <w:tcPr>
                    <w:tcW w:w="0" w:type="auto"/>
                    <w:hideMark/>
                  </w:tcPr>
                  <w:p w14:paraId="7515F526" w14:textId="77777777" w:rsidR="00C736A7" w:rsidRDefault="00C736A7">
                    <w:pPr>
                      <w:pStyle w:val="Bibliografie"/>
                      <w:rPr>
                        <w:noProof/>
                        <w:lang w:val="nl-NL"/>
                      </w:rPr>
                    </w:pPr>
                    <w:r w:rsidRPr="00C736A7">
                      <w:rPr>
                        <w:noProof/>
                        <w:lang w:val="en-US"/>
                      </w:rPr>
                      <w:t xml:space="preserve">„What is a webview,” [Online]. Available: https://developer.telerik.com/featured/what-is-a-webview/. </w:t>
                    </w:r>
                    <w:r>
                      <w:rPr>
                        <w:noProof/>
                        <w:lang w:val="nl-NL"/>
                      </w:rPr>
                      <w:t>[Geopend April 2018].</w:t>
                    </w:r>
                  </w:p>
                </w:tc>
              </w:tr>
              <w:tr w:rsidR="00C736A7" w14:paraId="2A3D140D" w14:textId="77777777">
                <w:trPr>
                  <w:divId w:val="58090087"/>
                  <w:tblCellSpacing w:w="15" w:type="dxa"/>
                </w:trPr>
                <w:tc>
                  <w:tcPr>
                    <w:tcW w:w="50" w:type="pct"/>
                    <w:hideMark/>
                  </w:tcPr>
                  <w:p w14:paraId="22D00E9A" w14:textId="77777777" w:rsidR="00C736A7" w:rsidRDefault="00C736A7">
                    <w:pPr>
                      <w:pStyle w:val="Bibliografie"/>
                      <w:rPr>
                        <w:noProof/>
                        <w:lang w:val="nl-NL"/>
                      </w:rPr>
                    </w:pPr>
                    <w:r>
                      <w:rPr>
                        <w:noProof/>
                        <w:lang w:val="nl-NL"/>
                      </w:rPr>
                      <w:t xml:space="preserve">[32] </w:t>
                    </w:r>
                  </w:p>
                </w:tc>
                <w:tc>
                  <w:tcPr>
                    <w:tcW w:w="0" w:type="auto"/>
                    <w:hideMark/>
                  </w:tcPr>
                  <w:p w14:paraId="22CCEA16" w14:textId="77777777" w:rsidR="00C736A7" w:rsidRDefault="00C736A7">
                    <w:pPr>
                      <w:pStyle w:val="Bibliografie"/>
                      <w:rPr>
                        <w:noProof/>
                        <w:lang w:val="nl-NL"/>
                      </w:rPr>
                    </w:pPr>
                    <w:r w:rsidRPr="00C736A7">
                      <w:rPr>
                        <w:noProof/>
                        <w:lang w:val="en-US"/>
                      </w:rPr>
                      <w:t xml:space="preserve">„Apps PhoneGap,” [Online]. Available: https://phonegap.com/app/. </w:t>
                    </w:r>
                    <w:r>
                      <w:rPr>
                        <w:noProof/>
                        <w:lang w:val="nl-NL"/>
                      </w:rPr>
                      <w:t>[Geopend Mei 2018].</w:t>
                    </w:r>
                  </w:p>
                </w:tc>
              </w:tr>
              <w:tr w:rsidR="00C736A7" w14:paraId="5A59B53B" w14:textId="77777777">
                <w:trPr>
                  <w:divId w:val="58090087"/>
                  <w:tblCellSpacing w:w="15" w:type="dxa"/>
                </w:trPr>
                <w:tc>
                  <w:tcPr>
                    <w:tcW w:w="50" w:type="pct"/>
                    <w:hideMark/>
                  </w:tcPr>
                  <w:p w14:paraId="04370A32" w14:textId="77777777" w:rsidR="00C736A7" w:rsidRDefault="00C736A7">
                    <w:pPr>
                      <w:pStyle w:val="Bibliografie"/>
                      <w:rPr>
                        <w:noProof/>
                        <w:lang w:val="nl-NL"/>
                      </w:rPr>
                    </w:pPr>
                    <w:r>
                      <w:rPr>
                        <w:noProof/>
                        <w:lang w:val="nl-NL"/>
                      </w:rPr>
                      <w:t xml:space="preserve">[33] </w:t>
                    </w:r>
                  </w:p>
                </w:tc>
                <w:tc>
                  <w:tcPr>
                    <w:tcW w:w="0" w:type="auto"/>
                    <w:hideMark/>
                  </w:tcPr>
                  <w:p w14:paraId="4E8EE0FA" w14:textId="77777777" w:rsidR="00C736A7" w:rsidRDefault="00C736A7">
                    <w:pPr>
                      <w:pStyle w:val="Bibliografie"/>
                      <w:rPr>
                        <w:noProof/>
                        <w:lang w:val="nl-NL"/>
                      </w:rPr>
                    </w:pPr>
                    <w:r w:rsidRPr="00C736A7">
                      <w:rPr>
                        <w:noProof/>
                        <w:lang w:val="en-US"/>
                      </w:rPr>
                      <w:t xml:space="preserve">„Top application made with Ionic,” [Online]. Available: http://showcase.ionicframework.com/apps/top. </w:t>
                    </w:r>
                    <w:r>
                      <w:rPr>
                        <w:noProof/>
                        <w:lang w:val="nl-NL"/>
                      </w:rPr>
                      <w:t>[Geopend Mei 2018].</w:t>
                    </w:r>
                  </w:p>
                </w:tc>
              </w:tr>
              <w:tr w:rsidR="00C736A7" w14:paraId="7C6BD344" w14:textId="77777777">
                <w:trPr>
                  <w:divId w:val="58090087"/>
                  <w:tblCellSpacing w:w="15" w:type="dxa"/>
                </w:trPr>
                <w:tc>
                  <w:tcPr>
                    <w:tcW w:w="50" w:type="pct"/>
                    <w:hideMark/>
                  </w:tcPr>
                  <w:p w14:paraId="3E8A6D2E" w14:textId="77777777" w:rsidR="00C736A7" w:rsidRDefault="00C736A7">
                    <w:pPr>
                      <w:pStyle w:val="Bibliografie"/>
                      <w:rPr>
                        <w:noProof/>
                        <w:lang w:val="nl-NL"/>
                      </w:rPr>
                    </w:pPr>
                    <w:r>
                      <w:rPr>
                        <w:noProof/>
                        <w:lang w:val="nl-NL"/>
                      </w:rPr>
                      <w:t xml:space="preserve">[34] </w:t>
                    </w:r>
                  </w:p>
                </w:tc>
                <w:tc>
                  <w:tcPr>
                    <w:tcW w:w="0" w:type="auto"/>
                    <w:hideMark/>
                  </w:tcPr>
                  <w:p w14:paraId="5F8B41E5" w14:textId="77777777" w:rsidR="00C736A7" w:rsidRDefault="00C736A7">
                    <w:pPr>
                      <w:pStyle w:val="Bibliografie"/>
                      <w:rPr>
                        <w:noProof/>
                        <w:lang w:val="nl-NL"/>
                      </w:rPr>
                    </w:pPr>
                    <w:r w:rsidRPr="00C736A7">
                      <w:rPr>
                        <w:noProof/>
                        <w:lang w:val="en-US"/>
                      </w:rPr>
                      <w:t xml:space="preserve">„License React Native,” [Online]. Available: https://github.com/facebook/react-native/blob/master/LICENSE. </w:t>
                    </w:r>
                    <w:r>
                      <w:rPr>
                        <w:noProof/>
                        <w:lang w:val="nl-NL"/>
                      </w:rPr>
                      <w:t>[Geopend April 2018].</w:t>
                    </w:r>
                  </w:p>
                </w:tc>
              </w:tr>
              <w:tr w:rsidR="00C736A7" w14:paraId="25DD622C" w14:textId="77777777">
                <w:trPr>
                  <w:divId w:val="58090087"/>
                  <w:tblCellSpacing w:w="15" w:type="dxa"/>
                </w:trPr>
                <w:tc>
                  <w:tcPr>
                    <w:tcW w:w="50" w:type="pct"/>
                    <w:hideMark/>
                  </w:tcPr>
                  <w:p w14:paraId="4F94D92E" w14:textId="77777777" w:rsidR="00C736A7" w:rsidRDefault="00C736A7">
                    <w:pPr>
                      <w:pStyle w:val="Bibliografie"/>
                      <w:rPr>
                        <w:noProof/>
                        <w:lang w:val="nl-NL"/>
                      </w:rPr>
                    </w:pPr>
                    <w:r>
                      <w:rPr>
                        <w:noProof/>
                        <w:lang w:val="nl-NL"/>
                      </w:rPr>
                      <w:t xml:space="preserve">[35] </w:t>
                    </w:r>
                  </w:p>
                </w:tc>
                <w:tc>
                  <w:tcPr>
                    <w:tcW w:w="0" w:type="auto"/>
                    <w:hideMark/>
                  </w:tcPr>
                  <w:p w14:paraId="1C5C8EC2" w14:textId="77777777" w:rsidR="00C736A7" w:rsidRDefault="00C736A7">
                    <w:pPr>
                      <w:pStyle w:val="Bibliografie"/>
                      <w:rPr>
                        <w:noProof/>
                        <w:lang w:val="nl-NL"/>
                      </w:rPr>
                    </w:pPr>
                    <w:r w:rsidRPr="00C736A7">
                      <w:rPr>
                        <w:noProof/>
                        <w:lang w:val="en-US"/>
                      </w:rPr>
                      <w:t xml:space="preserve">[Online]. Available: https://blog.xamarin.com/xamarin-for-all/. </w:t>
                    </w:r>
                    <w:r>
                      <w:rPr>
                        <w:noProof/>
                        <w:lang w:val="nl-NL"/>
                      </w:rPr>
                      <w:t>[Geopend April 2018].</w:t>
                    </w:r>
                  </w:p>
                </w:tc>
              </w:tr>
              <w:tr w:rsidR="00C736A7" w14:paraId="4F30A832" w14:textId="77777777">
                <w:trPr>
                  <w:divId w:val="58090087"/>
                  <w:tblCellSpacing w:w="15" w:type="dxa"/>
                </w:trPr>
                <w:tc>
                  <w:tcPr>
                    <w:tcW w:w="50" w:type="pct"/>
                    <w:hideMark/>
                  </w:tcPr>
                  <w:p w14:paraId="390C0694" w14:textId="77777777" w:rsidR="00C736A7" w:rsidRDefault="00C736A7">
                    <w:pPr>
                      <w:pStyle w:val="Bibliografie"/>
                      <w:rPr>
                        <w:noProof/>
                        <w:lang w:val="nl-NL"/>
                      </w:rPr>
                    </w:pPr>
                    <w:r>
                      <w:rPr>
                        <w:noProof/>
                        <w:lang w:val="nl-NL"/>
                      </w:rPr>
                      <w:t xml:space="preserve">[36] </w:t>
                    </w:r>
                  </w:p>
                </w:tc>
                <w:tc>
                  <w:tcPr>
                    <w:tcW w:w="0" w:type="auto"/>
                    <w:hideMark/>
                  </w:tcPr>
                  <w:p w14:paraId="1D653861" w14:textId="77777777" w:rsidR="00C736A7" w:rsidRDefault="00C736A7">
                    <w:pPr>
                      <w:pStyle w:val="Bibliografie"/>
                      <w:rPr>
                        <w:noProof/>
                        <w:lang w:val="nl-NL"/>
                      </w:rPr>
                    </w:pPr>
                    <w:r w:rsidRPr="00C736A7">
                      <w:rPr>
                        <w:noProof/>
                        <w:lang w:val="en-US"/>
                      </w:rPr>
                      <w:t xml:space="preserve">„Pricing Visual Studio Licenses,” [Online]. Available: https://www.visualstudio.com/vs/pricing/. </w:t>
                    </w:r>
                    <w:r>
                      <w:rPr>
                        <w:noProof/>
                        <w:lang w:val="nl-NL"/>
                      </w:rPr>
                      <w:t>[Geopend April 2018].</w:t>
                    </w:r>
                  </w:p>
                </w:tc>
              </w:tr>
              <w:tr w:rsidR="00C736A7" w:rsidRPr="00C736A7" w14:paraId="56A58FE4" w14:textId="77777777">
                <w:trPr>
                  <w:divId w:val="58090087"/>
                  <w:tblCellSpacing w:w="15" w:type="dxa"/>
                </w:trPr>
                <w:tc>
                  <w:tcPr>
                    <w:tcW w:w="50" w:type="pct"/>
                    <w:hideMark/>
                  </w:tcPr>
                  <w:p w14:paraId="18B16088" w14:textId="77777777" w:rsidR="00C736A7" w:rsidRDefault="00C736A7">
                    <w:pPr>
                      <w:pStyle w:val="Bibliografie"/>
                      <w:rPr>
                        <w:noProof/>
                        <w:lang w:val="nl-NL"/>
                      </w:rPr>
                    </w:pPr>
                    <w:r>
                      <w:rPr>
                        <w:noProof/>
                        <w:lang w:val="nl-NL"/>
                      </w:rPr>
                      <w:t xml:space="preserve">[37] </w:t>
                    </w:r>
                  </w:p>
                </w:tc>
                <w:tc>
                  <w:tcPr>
                    <w:tcW w:w="0" w:type="auto"/>
                    <w:hideMark/>
                  </w:tcPr>
                  <w:p w14:paraId="67D0F721" w14:textId="77777777" w:rsidR="00C736A7" w:rsidRPr="00C736A7" w:rsidRDefault="00C736A7">
                    <w:pPr>
                      <w:pStyle w:val="Bibliografie"/>
                      <w:rPr>
                        <w:noProof/>
                        <w:lang w:val="en-US"/>
                      </w:rPr>
                    </w:pPr>
                    <w:r w:rsidRPr="00C736A7">
                      <w:rPr>
                        <w:noProof/>
                        <w:lang w:val="en-US"/>
                      </w:rPr>
                      <w:t>„Open source licenseQt,” [Online]. Available: http://doc.qt.io/qt-5/opensourcelicense.html. [Geopend April 2018].</w:t>
                    </w:r>
                  </w:p>
                </w:tc>
              </w:tr>
              <w:tr w:rsidR="00C736A7" w14:paraId="788C6646" w14:textId="77777777">
                <w:trPr>
                  <w:divId w:val="58090087"/>
                  <w:tblCellSpacing w:w="15" w:type="dxa"/>
                </w:trPr>
                <w:tc>
                  <w:tcPr>
                    <w:tcW w:w="50" w:type="pct"/>
                    <w:hideMark/>
                  </w:tcPr>
                  <w:p w14:paraId="288E150A" w14:textId="77777777" w:rsidR="00C736A7" w:rsidRDefault="00C736A7">
                    <w:pPr>
                      <w:pStyle w:val="Bibliografie"/>
                      <w:rPr>
                        <w:noProof/>
                        <w:lang w:val="nl-NL"/>
                      </w:rPr>
                    </w:pPr>
                    <w:r>
                      <w:rPr>
                        <w:noProof/>
                        <w:lang w:val="nl-NL"/>
                      </w:rPr>
                      <w:t xml:space="preserve">[38] </w:t>
                    </w:r>
                  </w:p>
                </w:tc>
                <w:tc>
                  <w:tcPr>
                    <w:tcW w:w="0" w:type="auto"/>
                    <w:hideMark/>
                  </w:tcPr>
                  <w:p w14:paraId="6DC9FA18" w14:textId="77777777" w:rsidR="00C736A7" w:rsidRDefault="00C736A7">
                    <w:pPr>
                      <w:pStyle w:val="Bibliografie"/>
                      <w:rPr>
                        <w:noProof/>
                        <w:lang w:val="nl-NL"/>
                      </w:rPr>
                    </w:pPr>
                    <w:r w:rsidRPr="00C736A7">
                      <w:rPr>
                        <w:noProof/>
                        <w:lang w:val="en-US"/>
                      </w:rPr>
                      <w:t xml:space="preserve">„Licensing comparison Qt,” [Online]. Available: https://www1.qt.io/licensing-comparison/. </w:t>
                    </w:r>
                    <w:r>
                      <w:rPr>
                        <w:noProof/>
                        <w:lang w:val="nl-NL"/>
                      </w:rPr>
                      <w:t>[Geopend April 2018].</w:t>
                    </w:r>
                  </w:p>
                </w:tc>
              </w:tr>
              <w:tr w:rsidR="00C736A7" w14:paraId="36C58F66" w14:textId="77777777">
                <w:trPr>
                  <w:divId w:val="58090087"/>
                  <w:tblCellSpacing w:w="15" w:type="dxa"/>
                </w:trPr>
                <w:tc>
                  <w:tcPr>
                    <w:tcW w:w="50" w:type="pct"/>
                    <w:hideMark/>
                  </w:tcPr>
                  <w:p w14:paraId="3D3C7980" w14:textId="77777777" w:rsidR="00C736A7" w:rsidRDefault="00C736A7">
                    <w:pPr>
                      <w:pStyle w:val="Bibliografie"/>
                      <w:rPr>
                        <w:noProof/>
                        <w:lang w:val="nl-NL"/>
                      </w:rPr>
                    </w:pPr>
                    <w:r>
                      <w:rPr>
                        <w:noProof/>
                        <w:lang w:val="nl-NL"/>
                      </w:rPr>
                      <w:t xml:space="preserve">[39] </w:t>
                    </w:r>
                  </w:p>
                </w:tc>
                <w:tc>
                  <w:tcPr>
                    <w:tcW w:w="0" w:type="auto"/>
                    <w:hideMark/>
                  </w:tcPr>
                  <w:p w14:paraId="540DF6E5" w14:textId="77777777" w:rsidR="00C736A7" w:rsidRDefault="00C736A7">
                    <w:pPr>
                      <w:pStyle w:val="Bibliografie"/>
                      <w:rPr>
                        <w:noProof/>
                        <w:lang w:val="nl-NL"/>
                      </w:rPr>
                    </w:pPr>
                    <w:r w:rsidRPr="00C736A7">
                      <w:rPr>
                        <w:noProof/>
                        <w:lang w:val="en-US"/>
                      </w:rPr>
                      <w:t xml:space="preserve">„License Apache Cordova,” [Online]. Available: https://github.com/apache/cordova-android/blob/master/LICENSE. </w:t>
                    </w:r>
                    <w:r>
                      <w:rPr>
                        <w:noProof/>
                        <w:lang w:val="nl-NL"/>
                      </w:rPr>
                      <w:t>[Geopend April 2018].</w:t>
                    </w:r>
                  </w:p>
                </w:tc>
              </w:tr>
              <w:tr w:rsidR="00C736A7" w14:paraId="2505C9FE" w14:textId="77777777">
                <w:trPr>
                  <w:divId w:val="58090087"/>
                  <w:tblCellSpacing w:w="15" w:type="dxa"/>
                </w:trPr>
                <w:tc>
                  <w:tcPr>
                    <w:tcW w:w="50" w:type="pct"/>
                    <w:hideMark/>
                  </w:tcPr>
                  <w:p w14:paraId="541B1E96" w14:textId="77777777" w:rsidR="00C736A7" w:rsidRDefault="00C736A7">
                    <w:pPr>
                      <w:pStyle w:val="Bibliografie"/>
                      <w:rPr>
                        <w:noProof/>
                        <w:lang w:val="nl-NL"/>
                      </w:rPr>
                    </w:pPr>
                    <w:r>
                      <w:rPr>
                        <w:noProof/>
                        <w:lang w:val="nl-NL"/>
                      </w:rPr>
                      <w:t xml:space="preserve">[40] </w:t>
                    </w:r>
                  </w:p>
                </w:tc>
                <w:tc>
                  <w:tcPr>
                    <w:tcW w:w="0" w:type="auto"/>
                    <w:hideMark/>
                  </w:tcPr>
                  <w:p w14:paraId="2F7134DD" w14:textId="77777777" w:rsidR="00C736A7" w:rsidRDefault="00C736A7">
                    <w:pPr>
                      <w:pStyle w:val="Bibliografie"/>
                      <w:rPr>
                        <w:noProof/>
                        <w:lang w:val="nl-NL"/>
                      </w:rPr>
                    </w:pPr>
                    <w:r w:rsidRPr="00C736A7">
                      <w:rPr>
                        <w:noProof/>
                        <w:lang w:val="en-US"/>
                      </w:rPr>
                      <w:t xml:space="preserve">„Open Source,” Sauce Labs, [Online]. Available: https://saucelabs.com/open-source. </w:t>
                    </w:r>
                    <w:r>
                      <w:rPr>
                        <w:noProof/>
                        <w:lang w:val="nl-NL"/>
                      </w:rPr>
                      <w:t>[Geopend Mei 2018].</w:t>
                    </w:r>
                  </w:p>
                </w:tc>
              </w:tr>
              <w:tr w:rsidR="00C736A7" w:rsidRPr="00C736A7" w14:paraId="737FB727" w14:textId="77777777">
                <w:trPr>
                  <w:divId w:val="58090087"/>
                  <w:tblCellSpacing w:w="15" w:type="dxa"/>
                </w:trPr>
                <w:tc>
                  <w:tcPr>
                    <w:tcW w:w="50" w:type="pct"/>
                    <w:hideMark/>
                  </w:tcPr>
                  <w:p w14:paraId="6A22E897" w14:textId="77777777" w:rsidR="00C736A7" w:rsidRDefault="00C736A7">
                    <w:pPr>
                      <w:pStyle w:val="Bibliografie"/>
                      <w:rPr>
                        <w:noProof/>
                        <w:lang w:val="nl-NL"/>
                      </w:rPr>
                    </w:pPr>
                    <w:r>
                      <w:rPr>
                        <w:noProof/>
                        <w:lang w:val="nl-NL"/>
                      </w:rPr>
                      <w:t xml:space="preserve">[41] </w:t>
                    </w:r>
                  </w:p>
                </w:tc>
                <w:tc>
                  <w:tcPr>
                    <w:tcW w:w="0" w:type="auto"/>
                    <w:hideMark/>
                  </w:tcPr>
                  <w:p w14:paraId="5841E875" w14:textId="77777777" w:rsidR="00C736A7" w:rsidRPr="00C736A7" w:rsidRDefault="00C736A7">
                    <w:pPr>
                      <w:pStyle w:val="Bibliografie"/>
                      <w:rPr>
                        <w:noProof/>
                        <w:lang w:val="en-US"/>
                      </w:rPr>
                    </w:pPr>
                    <w:r w:rsidRPr="00C736A7">
                      <w:rPr>
                        <w:noProof/>
                        <w:lang w:val="en-US"/>
                      </w:rPr>
                      <w:t xml:space="preserve">M. S. Jasmin Blanchette, C++ GUI Programming with Qt 4, Trolltech Press, 2006. </w:t>
                    </w:r>
                  </w:p>
                </w:tc>
              </w:tr>
              <w:tr w:rsidR="00C736A7" w14:paraId="0F44C1DE" w14:textId="77777777">
                <w:trPr>
                  <w:divId w:val="58090087"/>
                  <w:tblCellSpacing w:w="15" w:type="dxa"/>
                </w:trPr>
                <w:tc>
                  <w:tcPr>
                    <w:tcW w:w="50" w:type="pct"/>
                    <w:hideMark/>
                  </w:tcPr>
                  <w:p w14:paraId="05A24D88" w14:textId="77777777" w:rsidR="00C736A7" w:rsidRDefault="00C736A7">
                    <w:pPr>
                      <w:pStyle w:val="Bibliografie"/>
                      <w:rPr>
                        <w:noProof/>
                        <w:lang w:val="nl-NL"/>
                      </w:rPr>
                    </w:pPr>
                    <w:r>
                      <w:rPr>
                        <w:noProof/>
                        <w:lang w:val="nl-NL"/>
                      </w:rPr>
                      <w:t xml:space="preserve">[42] </w:t>
                    </w:r>
                  </w:p>
                </w:tc>
                <w:tc>
                  <w:tcPr>
                    <w:tcW w:w="0" w:type="auto"/>
                    <w:hideMark/>
                  </w:tcPr>
                  <w:p w14:paraId="3E84FF59" w14:textId="77777777" w:rsidR="00C736A7" w:rsidRDefault="00C736A7">
                    <w:pPr>
                      <w:pStyle w:val="Bibliografie"/>
                      <w:rPr>
                        <w:noProof/>
                        <w:lang w:val="nl-NL"/>
                      </w:rPr>
                    </w:pPr>
                    <w:r w:rsidRPr="00C736A7">
                      <w:rPr>
                        <w:noProof/>
                        <w:lang w:val="en-US"/>
                      </w:rPr>
                      <w:t xml:space="preserve">B. C. Daniels, „QT – Introduction C++ GUI Programming with Qt 4,” [Online]. </w:t>
                    </w:r>
                    <w:r>
                      <w:rPr>
                        <w:noProof/>
                        <w:lang w:val="nl-NL"/>
                      </w:rPr>
                      <w:t>Available: http://slideplayer.com/slide/7747920/. [Geopend Maart 2018].</w:t>
                    </w:r>
                  </w:p>
                </w:tc>
              </w:tr>
              <w:tr w:rsidR="00C736A7" w:rsidRPr="00C736A7" w14:paraId="0AE75CA0" w14:textId="77777777">
                <w:trPr>
                  <w:divId w:val="58090087"/>
                  <w:tblCellSpacing w:w="15" w:type="dxa"/>
                </w:trPr>
                <w:tc>
                  <w:tcPr>
                    <w:tcW w:w="50" w:type="pct"/>
                    <w:hideMark/>
                  </w:tcPr>
                  <w:p w14:paraId="5BCE0E87" w14:textId="77777777" w:rsidR="00C736A7" w:rsidRDefault="00C736A7">
                    <w:pPr>
                      <w:pStyle w:val="Bibliografie"/>
                      <w:rPr>
                        <w:noProof/>
                        <w:lang w:val="nl-NL"/>
                      </w:rPr>
                    </w:pPr>
                    <w:r>
                      <w:rPr>
                        <w:noProof/>
                        <w:lang w:val="nl-NL"/>
                      </w:rPr>
                      <w:t xml:space="preserve">[43] </w:t>
                    </w:r>
                  </w:p>
                </w:tc>
                <w:tc>
                  <w:tcPr>
                    <w:tcW w:w="0" w:type="auto"/>
                    <w:hideMark/>
                  </w:tcPr>
                  <w:p w14:paraId="0B1049AE" w14:textId="77777777" w:rsidR="00C736A7" w:rsidRPr="00C736A7" w:rsidRDefault="00C736A7">
                    <w:pPr>
                      <w:pStyle w:val="Bibliografie"/>
                      <w:rPr>
                        <w:noProof/>
                        <w:lang w:val="en-US"/>
                      </w:rPr>
                    </w:pPr>
                    <w:r w:rsidRPr="00C736A7">
                      <w:rPr>
                        <w:noProof/>
                        <w:lang w:val="en-US"/>
                      </w:rPr>
                      <w:t>Microsoft, „The MVVM Pattern,” [Online]. Available: https://msdn.microsoft.com/en-us/library/hh848246.aspx. [Geopend April 2018].</w:t>
                    </w:r>
                  </w:p>
                </w:tc>
              </w:tr>
            </w:tbl>
            <w:p w14:paraId="68D91361" w14:textId="77777777" w:rsidR="00C736A7" w:rsidRPr="00C736A7" w:rsidRDefault="00C736A7">
              <w:pPr>
                <w:divId w:val="58090087"/>
                <w:rPr>
                  <w:rFonts w:eastAsia="Times New Roman"/>
                  <w:noProof/>
                  <w:lang w:val="en-US"/>
                </w:rPr>
              </w:pPr>
            </w:p>
            <w:p w14:paraId="7B2BE037" w14:textId="4095A8AF" w:rsidR="00312224" w:rsidRDefault="00AA7AF2">
              <w:r>
                <w:rPr>
                  <w:b/>
                  <w:bCs/>
                </w:rPr>
                <w:lastRenderedPageBreak/>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17" w:name="_Toc514532510"/>
      <w:r w:rsidRPr="002532A4">
        <w:t>Bijlagen</w:t>
      </w:r>
      <w:bookmarkEnd w:id="117"/>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2AADF186" w:rsidR="00CB22B1" w:rsidRDefault="00CB22B1" w:rsidP="004B5FF3">
      <w:r>
        <w:t xml:space="preserve">Bijlage C </w:t>
      </w:r>
      <w:r>
        <w:tab/>
        <w:t>C#-code van de Xamarin applicatie</w:t>
      </w:r>
    </w:p>
    <w:p w14:paraId="6E175C32" w14:textId="52AA0D12" w:rsidR="00500930" w:rsidRDefault="00500930" w:rsidP="004B5FF3"/>
    <w:p w14:paraId="60C44261" w14:textId="7446914B" w:rsidR="00500930" w:rsidRDefault="00500930" w:rsidP="004B5FF3">
      <w:r>
        <w:t xml:space="preserve">Bijlage D </w:t>
      </w:r>
      <w:r>
        <w:tab/>
        <w:t>Resultaten enquête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7"/>
          <w:headerReference w:type="default" r:id="rId48"/>
          <w:footerReference w:type="even" r:id="rId49"/>
          <w:footerReference w:type="default" r:id="rId50"/>
          <w:footerReference w:type="first" r:id="rId51"/>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1FA4966A" w14:textId="2347A28B" w:rsidR="00BC48F6" w:rsidRPr="00500930" w:rsidRDefault="00500930" w:rsidP="004B5FF3">
      <w:pPr>
        <w:rPr>
          <w:b/>
        </w:rPr>
      </w:pPr>
      <w:r>
        <w:rPr>
          <w:b/>
        </w:rPr>
        <w:t>A</w:t>
      </w:r>
    </w:p>
    <w:p w14:paraId="2DB76355" w14:textId="77777777" w:rsidR="00461064" w:rsidRDefault="00461064" w:rsidP="006901D1">
      <w:pPr>
        <w:rPr>
          <w:rFonts w:ascii="Courier New" w:hAnsi="Courier New" w:cs="Courier New"/>
        </w:rPr>
        <w:sectPr w:rsidR="00461064" w:rsidSect="00461064">
          <w:footerReference w:type="default" r:id="rId52"/>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500930">
        <w:trPr>
          <w:trHeight w:val="13309"/>
        </w:trPr>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import </w:t>
            </w:r>
            <w:proofErr w:type="gramStart"/>
            <w:r w:rsidRPr="00085358">
              <w:rPr>
                <w:rFonts w:ascii="Courier New" w:hAnsi="Courier New" w:cs="Courier New"/>
                <w:lang w:val="en-US"/>
              </w:rPr>
              <w:t>{ StyleSheet</w:t>
            </w:r>
            <w:proofErr w:type="gramEnd"/>
            <w:r w:rsidRPr="00085358">
              <w:rPr>
                <w:rFonts w:ascii="Courier New" w:hAnsi="Courier New" w:cs="Courier New"/>
                <w:lang w:val="en-US"/>
              </w:rPr>
              <w: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roofErr w:type="gramStart"/>
            <w:r w:rsidRPr="00085358">
              <w:rPr>
                <w:rFonts w:ascii="Courier New" w:hAnsi="Courier New" w:cs="Courier New"/>
                <w:lang w:val="en-US"/>
              </w:rPr>
              <w:t>){</w:t>
            </w:r>
            <w:proofErr w:type="gramEnd"/>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 xml:space="preserve">function </w:t>
            </w:r>
            <w:proofErr w:type="gramStart"/>
            <w:r w:rsidRPr="00D144E6">
              <w:rPr>
                <w:rFonts w:ascii="Courier New" w:hAnsi="Courier New" w:cs="Courier New"/>
                <w:lang w:val="en-US"/>
              </w:rPr>
              <w:t>calculatePercentage(</w:t>
            </w:r>
            <w:proofErr w:type="gramEnd"/>
            <w:r w:rsidRPr="00D144E6">
              <w:rPr>
                <w:rFonts w:ascii="Courier New" w:hAnsi="Courier New" w:cs="Courier New"/>
                <w:lang w:val="en-US"/>
              </w:rPr>
              <w:t>start, end){</w:t>
            </w:r>
          </w:p>
          <w:p w14:paraId="5EF71C3B"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proofErr w:type="gramStart"/>
            <w:r w:rsidRPr="006901D1">
              <w:rPr>
                <w:rFonts w:ascii="Courier New" w:hAnsi="Courier New" w:cs="Courier New"/>
              </w:rPr>
              <w:t>var</w:t>
            </w:r>
            <w:proofErr w:type="gramEnd"/>
            <w:r w:rsidRPr="006901D1">
              <w:rPr>
                <w:rFonts w:ascii="Courier New" w:hAnsi="Courier New" w:cs="Courier New"/>
              </w:rPr>
              <w:t xml:space="preserve">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D144E6" w:rsidRDefault="006901D1" w:rsidP="006901D1">
            <w:pPr>
              <w:rPr>
                <w:rFonts w:ascii="Courier New" w:hAnsi="Courier New" w:cs="Courier New"/>
                <w:lang w:val="en-US"/>
              </w:rPr>
            </w:pPr>
            <w:r w:rsidRPr="00085358">
              <w:rPr>
                <w:rFonts w:ascii="Courier New" w:hAnsi="Courier New" w:cs="Courier New"/>
                <w:lang w:val="en-US"/>
              </w:rPr>
              <w:tab/>
            </w:r>
            <w:r w:rsidRPr="00D144E6">
              <w:rPr>
                <w:rFonts w:ascii="Courier New" w:hAnsi="Courier New" w:cs="Courier New"/>
                <w:lang w:val="en-US"/>
              </w:rPr>
              <w:t>function calculatePercentageAnder(</w:t>
            </w:r>
            <w:proofErr w:type="gramStart"/>
            <w:r w:rsidRPr="00D144E6">
              <w:rPr>
                <w:rFonts w:ascii="Courier New" w:hAnsi="Courier New" w:cs="Courier New"/>
                <w:lang w:val="en-US"/>
              </w:rPr>
              <w:t>start,end</w:t>
            </w:r>
            <w:proofErr w:type="gramEnd"/>
            <w:r w:rsidRPr="00D144E6">
              <w:rPr>
                <w:rFonts w:ascii="Courier New" w:hAnsi="Courier New" w:cs="Courier New"/>
                <w:lang w:val="en-US"/>
              </w:rPr>
              <w:t>){</w:t>
            </w:r>
          </w:p>
          <w:p w14:paraId="31B47942" w14:textId="77777777" w:rsidR="006901D1" w:rsidRPr="006901D1" w:rsidRDefault="006901D1" w:rsidP="006901D1">
            <w:pPr>
              <w:rPr>
                <w:rFonts w:ascii="Courier New" w:hAnsi="Courier New" w:cs="Courier New"/>
              </w:rPr>
            </w:pPr>
            <w:r w:rsidRPr="00D144E6">
              <w:rPr>
                <w:rFonts w:ascii="Courier New" w:hAnsi="Courier New" w:cs="Courier New"/>
                <w:lang w:val="en-US"/>
              </w:rPr>
              <w:tab/>
            </w:r>
            <w:r w:rsidRPr="00D144E6">
              <w:rPr>
                <w:rFonts w:ascii="Courier New" w:hAnsi="Courier New" w:cs="Courier New"/>
                <w:lang w:val="en-US"/>
              </w:rPr>
              <w:tab/>
            </w:r>
            <w:proofErr w:type="gramStart"/>
            <w:r w:rsidRPr="006901D1">
              <w:rPr>
                <w:rFonts w:ascii="Courier New" w:hAnsi="Courier New" w:cs="Courier New"/>
              </w:rPr>
              <w:t>var</w:t>
            </w:r>
            <w:proofErr w:type="gramEnd"/>
            <w:r w:rsidRPr="006901D1">
              <w:rPr>
                <w:rFonts w:ascii="Courier New" w:hAnsi="Courier New" w:cs="Courier New"/>
              </w:rPr>
              <w:t xml:space="preserve">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r>
            <w:proofErr w:type="gramStart"/>
            <w:r w:rsidRPr="006901D1">
              <w:rPr>
                <w:rFonts w:ascii="Courier New" w:hAnsi="Courier New" w:cs="Courier New"/>
              </w:rPr>
              <w:t>var</w:t>
            </w:r>
            <w:proofErr w:type="gramEnd"/>
            <w:r w:rsidRPr="006901D1">
              <w:rPr>
                <w:rFonts w:ascii="Courier New" w:hAnsi="Courier New" w:cs="Courier New"/>
              </w:rPr>
              <w:t xml:space="preserve">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roofErr w:type="gramStart"/>
            <w:r w:rsidRPr="00085358">
              <w:rPr>
                <w:rFonts w:ascii="Courier New" w:hAnsi="Courier New" w:cs="Courier New"/>
                <w:lang w:val="en-US"/>
              </w:rPr>
              <w:t>constructor(</w:t>
            </w:r>
            <w:proofErr w:type="gramEnd"/>
            <w:r w:rsidRPr="00085358">
              <w:rPr>
                <w:rFonts w:ascii="Courier New" w:hAnsi="Courier New" w:cs="Courier New"/>
                <w:lang w:val="en-US"/>
              </w:rPr>
              <w:t>){</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super(</w:t>
            </w:r>
            <w:proofErr w:type="gramEnd"/>
            <w:r w:rsidRPr="00085358">
              <w:rPr>
                <w:rFonts w:ascii="Courier New" w:hAnsi="Courier New" w:cs="Courier New"/>
                <w:lang w:val="en-US"/>
              </w:rPr>
              <w:t>)</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var today = new </w:t>
            </w:r>
            <w:proofErr w:type="gramStart"/>
            <w:r w:rsidRPr="00085358">
              <w:rPr>
                <w:rFonts w:ascii="Courier New" w:hAnsi="Courier New" w:cs="Courier New"/>
                <w:lang w:val="en-US"/>
              </w:rPr>
              <w:t>Date(</w:t>
            </w:r>
            <w:proofErr w:type="gramEnd"/>
            <w:r w:rsidRPr="00085358">
              <w:rPr>
                <w:rFonts w:ascii="Courier New" w:hAnsi="Courier New" w:cs="Courier New"/>
                <w:lang w:val="en-US"/>
              </w:rPr>
              <w:t>),</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today = </w:t>
            </w:r>
            <w:proofErr w:type="gramStart"/>
            <w:r w:rsidRPr="00085358">
              <w:rPr>
                <w:rFonts w:ascii="Courier New" w:hAnsi="Courier New" w:cs="Courier New"/>
                <w:lang w:val="en-US"/>
              </w:rPr>
              <w:t>today.getDate</w:t>
            </w:r>
            <w:proofErr w:type="gramEnd"/>
            <w:r w:rsidRPr="00085358">
              <w:rPr>
                <w:rFonts w:ascii="Courier New" w:hAnsi="Courier New" w:cs="Courier New"/>
                <w:lang w:val="en-US"/>
              </w:rPr>
              <w:t>()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global.vandaag</w:t>
            </w:r>
            <w:proofErr w:type="gramEnd"/>
            <w:r w:rsidRPr="00085358">
              <w:rPr>
                <w:rFonts w:ascii="Courier New" w:hAnsi="Courier New" w:cs="Courier New"/>
                <w:lang w:val="en-US"/>
              </w:rPr>
              <w:t xml:space="preserve">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this.state</w:t>
            </w:r>
            <w:proofErr w:type="gramEnd"/>
            <w:r w:rsidRPr="00085358">
              <w:rPr>
                <w:rFonts w:ascii="Courier New" w:hAnsi="Courier New" w:cs="Courier New"/>
                <w:lang w:val="en-US"/>
              </w:rPr>
              <w:t xml:space="preserv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w:t>
            </w:r>
            <w:proofErr w:type="gramStart"/>
            <w:r w:rsidRPr="00085358">
              <w:rPr>
                <w:rFonts w:ascii="Courier New" w:hAnsi="Courier New" w:cs="Courier New"/>
                <w:lang w:val="en-US"/>
              </w:rPr>
              <w:t>this._</w:t>
            </w:r>
            <w:proofErr w:type="gramEnd"/>
            <w:r w:rsidRPr="00085358">
              <w:rPr>
                <w:rFonts w:ascii="Courier New" w:hAnsi="Courier New" w:cs="Courier New"/>
                <w:lang w:val="en-US"/>
              </w:rPr>
              <w:t>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roofErr w:type="gramStart"/>
            <w:r w:rsidRPr="00085358">
              <w:rPr>
                <w:rFonts w:ascii="Courier New" w:hAnsi="Courier New" w:cs="Courier New"/>
                <w:lang w:val="en-US"/>
              </w:rPr>
              <w:t>componentWillMount(</w:t>
            </w:r>
            <w:proofErr w:type="gramEnd"/>
            <w:r w:rsidRPr="00085358">
              <w:rPr>
                <w:rFonts w:ascii="Courier New" w:hAnsi="Courier New" w:cs="Courier New"/>
                <w:lang w:val="en-US"/>
              </w:rPr>
              <w: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this.fetchData</w:t>
            </w:r>
            <w:proofErr w:type="gramEnd"/>
            <w:r w:rsidRPr="00085358">
              <w:rPr>
                <w:rFonts w:ascii="Courier New" w:hAnsi="Courier New" w:cs="Courier New"/>
                <w:lang w:val="en-US"/>
              </w:rPr>
              <w:t>();</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w:t>
            </w:r>
            <w:proofErr w:type="gramStart"/>
            <w:r w:rsidRPr="00085358">
              <w:rPr>
                <w:rFonts w:ascii="Courier New" w:hAnsi="Courier New" w:cs="Courier New"/>
                <w:lang w:val="en-US"/>
              </w:rPr>
              <w:t>response.json</w:t>
            </w:r>
            <w:proofErr w:type="gramEnd"/>
            <w:r w:rsidRPr="00085358">
              <w:rPr>
                <w:rFonts w:ascii="Courier New" w:hAnsi="Courier New" w:cs="Courier New"/>
                <w:lang w:val="en-US"/>
              </w:rPr>
              <w:t>();</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this.setState</w:t>
            </w:r>
            <w:proofErr w:type="gramEnd"/>
            <w:r w:rsidRPr="00085358">
              <w:rPr>
                <w:rFonts w:ascii="Courier New" w:hAnsi="Courier New" w:cs="Courier New"/>
                <w:lang w:val="en-US"/>
              </w:rPr>
              <w:t>({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proofErr w:type="gramStart"/>
            <w:r w:rsidRPr="00085358">
              <w:rPr>
                <w:rFonts w:ascii="Courier New" w:hAnsi="Courier New" w:cs="Courier New"/>
                <w:lang w:val="en-US"/>
              </w:rPr>
              <w:t>renderdate(</w:t>
            </w:r>
            <w:proofErr w:type="gramEnd"/>
            <w:r w:rsidRPr="00085358">
              <w:rPr>
                <w:rFonts w:ascii="Courier New" w:hAnsi="Courier New" w:cs="Courier New"/>
                <w:lang w:val="en-US"/>
              </w:rPr>
              <w:t>){</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w:t>
            </w:r>
            <w:proofErr w:type="gramStart"/>
            <w:r w:rsidRPr="00085358">
              <w:rPr>
                <w:rFonts w:ascii="Courier New" w:hAnsi="Courier New" w:cs="Courier New"/>
                <w:lang w:val="en-US"/>
              </w:rPr>
              <w:t>this.state</w:t>
            </w:r>
            <w:proofErr w:type="gramEnd"/>
            <w:r w:rsidRPr="00085358">
              <w:rPr>
                <w:rFonts w:ascii="Courier New" w:hAnsi="Courier New" w:cs="Courier New"/>
                <w:lang w:val="en-US"/>
              </w:rPr>
              <w:t>.date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this.state</w:t>
            </w:r>
            <w:proofErr w:type="gramEnd"/>
            <w:r w:rsidRPr="00085358">
              <w:rPr>
                <w:rFonts w:ascii="Courier New" w:hAnsi="Courier New" w:cs="Courier New"/>
                <w:lang w:val="en-US"/>
              </w:rPr>
              <w:t>.date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else{</w:t>
            </w:r>
            <w:proofErr w:type="gramEnd"/>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roofErr w:type="gramStart"/>
            <w:r w:rsidRPr="00085358">
              <w:rPr>
                <w:rFonts w:ascii="Courier New" w:hAnsi="Courier New" w:cs="Courier New"/>
                <w:lang w:val="en-US"/>
              </w:rPr>
              <w:t>this.state</w:t>
            </w:r>
            <w:proofErr w:type="gramEnd"/>
            <w:r w:rsidRPr="00085358">
              <w:rPr>
                <w:rFonts w:ascii="Courier New" w:hAnsi="Courier New" w:cs="Courier New"/>
                <w:lang w:val="en-US"/>
              </w:rPr>
              <w:t>.date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this.setState</w:t>
            </w:r>
            <w:proofErr w:type="gramEnd"/>
            <w:r w:rsidRPr="00085358">
              <w:rPr>
                <w:rFonts w:ascii="Courier New" w:hAnsi="Courier New" w:cs="Courier New"/>
                <w:lang w:val="en-US"/>
              </w:rPr>
              <w:t>({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render(</w:t>
            </w:r>
            <w:proofErr w:type="gramEnd"/>
            <w:r w:rsidRPr="00085358">
              <w:rPr>
                <w:rFonts w:ascii="Courier New" w:hAnsi="Courier New" w:cs="Courier New"/>
                <w:lang w:val="en-US"/>
              </w:rPr>
              <w:t>)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proofErr w:type="gramStart"/>
            <w:r w:rsidRPr="006901D1">
              <w:rPr>
                <w:rFonts w:ascii="Courier New" w:hAnsi="Courier New" w:cs="Courier New"/>
              </w:rPr>
              <w:t>uri</w:t>
            </w:r>
            <w:proofErr w:type="gramEnd"/>
            <w:r w:rsidRPr="006901D1">
              <w:rPr>
                <w:rFonts w:ascii="Courier New" w:hAnsi="Courier New" w:cs="Courier New"/>
              </w:rPr>
              <w:t>: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w:t>
            </w:r>
            <w:proofErr w:type="gramStart"/>
            <w:r w:rsidRPr="006901D1">
              <w:rPr>
                <w:rFonts w:ascii="Courier New" w:hAnsi="Courier New" w:cs="Courier New"/>
              </w:rPr>
              <w:t>let</w:t>
            </w:r>
            <w:proofErr w:type="gramEnd"/>
            <w:r w:rsidRPr="006901D1">
              <w:rPr>
                <w:rFonts w:ascii="Courier New" w:hAnsi="Courier New" w:cs="Courier New"/>
              </w:rPr>
              <w:t xml:space="preserve">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w:t>
            </w:r>
            <w:proofErr w:type="gramStart"/>
            <w:r w:rsidRPr="006901D1">
              <w:rPr>
                <w:rFonts w:ascii="Courier New" w:hAnsi="Courier New" w:cs="Courier New"/>
              </w:rPr>
              <w:t>uri</w:t>
            </w:r>
            <w:proofErr w:type="gramEnd"/>
            <w:r w:rsidRPr="006901D1">
              <w:rPr>
                <w:rFonts w:ascii="Courier New" w:hAnsi="Courier New" w:cs="Courier New"/>
              </w:rPr>
              <w:t>: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w:t>
            </w:r>
            <w:proofErr w:type="gramStart"/>
            <w:r w:rsidRPr="00085358">
              <w:rPr>
                <w:rFonts w:ascii="Courier New" w:hAnsi="Courier New" w:cs="Courier New"/>
                <w:lang w:val="en-US"/>
              </w:rPr>
              <w:t>{ width</w:t>
            </w:r>
            <w:proofErr w:type="gramEnd"/>
            <w:r w:rsidRPr="00085358">
              <w:rPr>
                <w:rFonts w:ascii="Courier New" w:hAnsi="Courier New" w:cs="Courier New"/>
                <w:lang w:val="en-US"/>
              </w:rPr>
              <w:t>,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w:t>
            </w:r>
            <w:proofErr w:type="gramStart"/>
            <w:r w:rsidRPr="00085358">
              <w:rPr>
                <w:rFonts w:ascii="Courier New" w:hAnsi="Courier New" w:cs="Courier New"/>
                <w:lang w:val="en-US"/>
              </w:rPr>
              <w:t>styles.overallcontainer</w:t>
            </w:r>
            <w:proofErr w:type="gramEnd"/>
            <w:r w:rsidRPr="00085358">
              <w:rPr>
                <w:rFonts w:ascii="Courier New" w:hAnsi="Courier New" w:cs="Courier New"/>
                <w:lang w:val="en-US"/>
              </w:rPr>
              <w:t>}&gt;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w:t>
            </w:r>
            <w:proofErr w:type="gramStart"/>
            <w:r w:rsidRPr="00085358">
              <w:rPr>
                <w:rFonts w:ascii="Courier New" w:hAnsi="Courier New" w:cs="Courier New"/>
                <w:lang w:val="en-US"/>
              </w:rPr>
              <w:t>this.state</w:t>
            </w:r>
            <w:proofErr w:type="gramEnd"/>
            <w:r w:rsidRPr="00085358">
              <w:rPr>
                <w:rFonts w:ascii="Courier New" w:hAnsi="Courier New" w:cs="Courier New"/>
                <w:lang w:val="en-US"/>
              </w:rPr>
              <w:t>.modalVisible}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w:t>
            </w:r>
            <w:proofErr w:type="gramStart"/>
            <w:r w:rsidRPr="00085358">
              <w:rPr>
                <w:rFonts w:ascii="Courier New" w:hAnsi="Courier New" w:cs="Courier New"/>
                <w:lang w:val="en-US"/>
              </w:rPr>
              <w:t>={</w:t>
            </w:r>
            <w:proofErr w:type="gramEnd"/>
            <w:r w:rsidRPr="00085358">
              <w:rPr>
                <w:rFonts w:ascii="Courier New" w:hAnsi="Courier New" w:cs="Courier New"/>
                <w:lang w:val="en-US"/>
              </w:rPr>
              <w:t>{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this.state.results.map(</w:t>
            </w:r>
            <w:proofErr w:type="gramEnd"/>
            <w:r w:rsidRPr="00085358">
              <w:rPr>
                <w:rFonts w:ascii="Courier New" w:hAnsi="Courier New" w:cs="Courier New"/>
                <w:lang w:val="en-US"/>
              </w:rPr>
              <w:t>(result,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w:t>
            </w:r>
            <w:proofErr w:type="gramStart"/>
            <w:r w:rsidRPr="00085358">
              <w:rPr>
                <w:rFonts w:ascii="Courier New" w:hAnsi="Courier New" w:cs="Courier New"/>
                <w:lang w:val="en-US"/>
              </w:rPr>
              <w:t>&amp; !</w:t>
            </w:r>
            <w:proofErr w:type="gramEnd"/>
            <w:r w:rsidRPr="00085358">
              <w:rPr>
                <w:rFonts w:ascii="Courier New" w:hAnsi="Courier New" w:cs="Courier New"/>
                <w:lang w:val="en-US"/>
              </w:rPr>
              <w:t>(result instanceof Array) ? 'gold object!</w:t>
            </w:r>
            <w:proofErr w:type="gramStart"/>
            <w:r w:rsidRPr="00085358">
              <w:rPr>
                <w:rFonts w:ascii="Courier New" w:hAnsi="Courier New" w:cs="Courier New"/>
                <w:lang w:val="en-US"/>
              </w:rPr>
              <w:t>' :</w:t>
            </w:r>
            <w:proofErr w:type="gramEnd"/>
            <w:r w:rsidRPr="00085358">
              <w:rPr>
                <w:rFonts w:ascii="Courier New" w:hAnsi="Courier New" w:cs="Courier New"/>
                <w:lang w:val="en-US"/>
              </w:rPr>
              <w:t xml:space="preserve">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w:t>
            </w:r>
            <w:proofErr w:type="gramStart"/>
            <w:r w:rsidRPr="00085358">
              <w:rPr>
                <w:rFonts w:ascii="Courier New" w:hAnsi="Courier New" w:cs="Courier New"/>
                <w:lang w:val="en-US"/>
              </w:rPr>
              <w:t>={</w:t>
            </w:r>
            <w:proofErr w:type="gramEnd"/>
            <w:r w:rsidRPr="00085358">
              <w:rPr>
                <w:rFonts w:ascii="Courier New" w:hAnsi="Courier New" w:cs="Courier New"/>
                <w:lang w:val="en-US"/>
              </w:rPr>
              <w:t>{flex:1,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w:t>
            </w:r>
            <w:proofErr w:type="gramEnd"/>
            <w:r w:rsidRPr="00085358">
              <w:rPr>
                <w:rFonts w:ascii="Courier New" w:hAnsi="Courier New" w:cs="Courier New"/>
                <w:lang w:val="en-US"/>
              </w:rPr>
              <w:t>{flex: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t>
            </w:r>
            <w:proofErr w:type="gramStart"/>
            <w:r w:rsidRPr="00085358">
              <w:rPr>
                <w:rFonts w:ascii="Courier New" w:hAnsi="Courier New" w:cs="Courier New"/>
                <w:lang w:val="en-US"/>
              </w:rPr>
              <w:t>={</w:t>
            </w:r>
            <w:proofErr w:type="gramEnd"/>
            <w:r w:rsidRPr="00085358">
              <w:rPr>
                <w:rFonts w:ascii="Courier New" w:hAnsi="Courier New" w:cs="Courier New"/>
                <w:lang w:val="en-US"/>
              </w:rPr>
              <w:t>{width: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w:t>
            </w:r>
            <w:proofErr w:type="gramStart"/>
            <w:r w:rsidRPr="00085358">
              <w:rPr>
                <w:rFonts w:ascii="Courier New" w:hAnsi="Courier New" w:cs="Courier New"/>
                <w:lang w:val="en-US"/>
              </w:rPr>
              <w:t>this.renderdate</w:t>
            </w:r>
            <w:proofErr w:type="gramEnd"/>
            <w:r w:rsidRPr="00085358">
              <w:rPr>
                <w:rFonts w:ascii="Courier New" w:hAnsi="Courier New" w:cs="Courier New"/>
                <w:lang w:val="en-US"/>
              </w:rPr>
              <w:t>()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roofErr w:type="gramStart"/>
            <w:r w:rsidRPr="00085358">
              <w:rPr>
                <w:rFonts w:ascii="Courier New" w:hAnsi="Courier New" w:cs="Courier New"/>
                <w:lang w:val="en-US"/>
              </w:rPr>
              <w:t>={</w:t>
            </w:r>
            <w:proofErr w:type="gramEnd"/>
            <w:r w:rsidRPr="00085358">
              <w:rPr>
                <w:rFonts w:ascii="Courier New" w:hAnsi="Courier New" w:cs="Courier New"/>
                <w:lang w:val="en-US"/>
              </w:rPr>
              <w:t>{</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w:t>
            </w:r>
            <w:proofErr w:type="gramStart"/>
            <w:r w:rsidRPr="00085358">
              <w:rPr>
                <w:rFonts w:ascii="Courier New" w:hAnsi="Courier New" w:cs="Courier New"/>
                <w:lang w:val="en-US"/>
              </w:rPr>
              <w:t>this.setState</w:t>
            </w:r>
            <w:proofErr w:type="gramEnd"/>
            <w:r w:rsidRPr="00085358">
              <w:rPr>
                <w:rFonts w:ascii="Courier New" w:hAnsi="Courier New" w:cs="Courier New"/>
                <w:lang w:val="en-US"/>
              </w:rPr>
              <w:t>({date: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w:t>
            </w:r>
            <w:proofErr w:type="gramStart"/>
            <w:r w:rsidRPr="00085358">
              <w:rPr>
                <w:rFonts w:ascii="Courier New" w:hAnsi="Courier New" w:cs="Courier New"/>
                <w:lang w:val="en-US"/>
              </w:rPr>
              <w:t>={</w:t>
            </w:r>
            <w:proofErr w:type="gramEnd"/>
            <w:r w:rsidRPr="00085358">
              <w:rPr>
                <w:rFonts w:ascii="Courier New" w:hAnsi="Courier New" w:cs="Courier New"/>
                <w:lang w:val="en-US"/>
              </w:rPr>
              <w:t>()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w:t>
            </w:r>
            <w:proofErr w:type="gramStart"/>
            <w:r w:rsidRPr="00085358">
              <w:rPr>
                <w:rFonts w:ascii="Courier New" w:hAnsi="Courier New" w:cs="Courier New"/>
                <w:lang w:val="en-US"/>
              </w:rPr>
              <w:t>={</w:t>
            </w:r>
            <w:proofErr w:type="gramEnd"/>
            <w:r w:rsidRPr="00085358">
              <w:rPr>
                <w:rFonts w:ascii="Courier New" w:hAnsi="Courier New" w:cs="Courier New"/>
                <w:lang w:val="en-US"/>
              </w:rPr>
              <w:t>{flex:1,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styles.video</w:t>
            </w:r>
            <w:proofErr w:type="gramEnd"/>
            <w:r w:rsidRPr="00085358">
              <w:rPr>
                <w:rFonts w:ascii="Courier New" w:hAnsi="Courier New" w:cs="Courier New"/>
                <w:lang w:val="en-US"/>
              </w:rPr>
              <w:t>}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w:t>
            </w:r>
            <w:proofErr w:type="gramStart"/>
            <w:r w:rsidRPr="00085358">
              <w:rPr>
                <w:rFonts w:ascii="Courier New" w:hAnsi="Courier New" w:cs="Courier New"/>
                <w:lang w:val="en-US"/>
              </w:rPr>
              <w:t>={</w:t>
            </w:r>
            <w:proofErr w:type="gramEnd"/>
            <w:r w:rsidRPr="00085358">
              <w:rPr>
                <w:rFonts w:ascii="Courier New" w:hAnsi="Courier New" w:cs="Courier New"/>
                <w:lang w:val="en-US"/>
              </w:rPr>
              <w:t>{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styles.channel</w:t>
            </w:r>
            <w:proofErr w:type="gramEnd"/>
            <w:r w:rsidRPr="00085358">
              <w:rPr>
                <w:rFonts w:ascii="Courier New" w:hAnsi="Courier New" w:cs="Courier New"/>
                <w:lang w:val="en-US"/>
              </w:rPr>
              <w:t>}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w:t>
            </w:r>
            <w:proofErr w:type="gramStart"/>
            <w:r w:rsidRPr="00085358">
              <w:rPr>
                <w:rFonts w:ascii="Courier New" w:hAnsi="Courier New" w:cs="Courier New"/>
                <w:lang w:val="en-US"/>
              </w:rPr>
              <w:t>this.state</w:t>
            </w:r>
            <w:proofErr w:type="gramEnd"/>
            <w:r w:rsidRPr="00085358">
              <w:rPr>
                <w:rFonts w:ascii="Courier New" w:hAnsi="Courier New" w:cs="Courier New"/>
                <w:lang w:val="en-US"/>
              </w:rPr>
              <w:t>.data}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w:t>
            </w:r>
            <w:proofErr w:type="gramStart"/>
            <w:r w:rsidRPr="00085358">
              <w:rPr>
                <w:rFonts w:ascii="Courier New" w:hAnsi="Courier New" w:cs="Courier New"/>
                <w:lang w:val="en-US"/>
              </w:rPr>
              <w:t>={</w:t>
            </w:r>
            <w:proofErr w:type="gramEnd"/>
            <w:r w:rsidRPr="00085358">
              <w:rPr>
                <w:rFonts w:ascii="Courier New" w:hAnsi="Courier New" w:cs="Courier New"/>
                <w:lang w:val="en-US"/>
              </w:rPr>
              <w:t>(x,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w:t>
            </w:r>
            <w:proofErr w:type="gramStart"/>
            <w:r w:rsidRPr="00085358">
              <w:rPr>
                <w:rFonts w:ascii="Courier New" w:hAnsi="Courier New" w:cs="Courier New"/>
                <w:lang w:val="en-US"/>
              </w:rPr>
              <w:t>={</w:t>
            </w:r>
            <w:proofErr w:type="gramEnd"/>
            <w:r w:rsidRPr="00085358">
              <w:rPr>
                <w:rFonts w:ascii="Courier New" w:hAnsi="Courier New" w:cs="Courier New"/>
                <w:lang w:val="en-US"/>
              </w:rPr>
              <w:t>({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avatar </w:t>
            </w:r>
            <w:proofErr w:type="gramStart"/>
            <w:r w:rsidRPr="00085358">
              <w:rPr>
                <w:rFonts w:ascii="Courier New" w:hAnsi="Courier New" w:cs="Courier New"/>
                <w:lang w:val="en-US"/>
              </w:rPr>
              <w:t>={</w:t>
            </w:r>
            <w:proofErr w:type="gramEnd"/>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w:t>
            </w:r>
            <w:proofErr w:type="gramEnd"/>
            <w:r w:rsidRPr="00085358">
              <w:rPr>
                <w:rFonts w:ascii="Courier New" w:hAnsi="Courier New" w:cs="Courier New"/>
                <w:lang w:val="en-US"/>
              </w:rPr>
              <w:t>{height: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gramStart"/>
            <w:r w:rsidRPr="00085358">
              <w:rPr>
                <w:rFonts w:ascii="Courier New" w:hAnsi="Courier New" w:cs="Courier New"/>
                <w:lang w:val="en-US"/>
              </w:rPr>
              <w:t>={</w:t>
            </w:r>
            <w:proofErr w:type="gramEnd"/>
            <w:r w:rsidRPr="00085358">
              <w:rPr>
                <w:rFonts w:ascii="Courier New" w:hAnsi="Courier New" w:cs="Courier New"/>
                <w:lang w:val="en-US"/>
              </w:rPr>
              <w:t>{uri: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w:t>
            </w:r>
            <w:proofErr w:type="gramStart"/>
            <w:r w:rsidRPr="00085358">
              <w:rPr>
                <w:rFonts w:ascii="Courier New" w:hAnsi="Courier New" w:cs="Courier New"/>
                <w:lang w:val="en-US"/>
              </w:rPr>
              <w:t>={</w:t>
            </w:r>
            <w:proofErr w:type="gramEnd"/>
            <w:r w:rsidRPr="00085358">
              <w:rPr>
                <w:rFonts w:ascii="Courier New" w:hAnsi="Courier New" w:cs="Courier New"/>
                <w:lang w:val="en-US"/>
              </w:rPr>
              <w:t>{uri: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w:t>
            </w:r>
            <w:proofErr w:type="gramStart"/>
            <w:r w:rsidRPr="00085358">
              <w:rPr>
                <w:rFonts w:ascii="Courier New" w:hAnsi="Courier New" w:cs="Courier New"/>
                <w:lang w:val="en-US"/>
              </w:rPr>
              <w:t>item.node</w:t>
            </w:r>
            <w:proofErr w:type="gramEnd"/>
            <w:r w:rsidRPr="00085358">
              <w:rPr>
                <w:rFonts w:ascii="Courier New" w:hAnsi="Courier New" w:cs="Courier New"/>
                <w:lang w:val="en-US"/>
              </w:rPr>
              <w:t>.eventsAt.TVitem.title}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roofErr w:type="gramStart"/>
            <w:r w:rsidRPr="00085358">
              <w:rPr>
                <w:rFonts w:ascii="Courier New" w:hAnsi="Courier New" w:cs="Courier New"/>
                <w:lang w:val="en-US"/>
              </w:rPr>
              <w:t>={</w:t>
            </w:r>
            <w:proofErr w:type="gramEnd"/>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styles.totalbox</w:t>
            </w:r>
            <w:proofErr w:type="gramEnd"/>
            <w:r w:rsidRPr="00085358">
              <w:rPr>
                <w:rFonts w:ascii="Courier New" w:hAnsi="Courier New" w:cs="Courier New"/>
                <w:lang w:val="en-US"/>
              </w:rPr>
              <w:t>}&gt;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w:t>
            </w:r>
            <w:proofErr w:type="gramStart"/>
            <w:r w:rsidRPr="00085358">
              <w:rPr>
                <w:rFonts w:ascii="Courier New" w:hAnsi="Courier New" w:cs="Courier New"/>
                <w:lang w:val="en-US"/>
              </w:rPr>
              <w:t>styles.textbox</w:t>
            </w:r>
            <w:proofErr w:type="gramEnd"/>
            <w:r w:rsidRPr="00085358">
              <w:rPr>
                <w:rFonts w:ascii="Courier New" w:hAnsi="Courier New" w:cs="Courier New"/>
                <w:lang w:val="en-US"/>
              </w:rPr>
              <w:t>}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styles.viewboxoverhead</w:t>
            </w:r>
            <w:proofErr w:type="gramEnd"/>
            <w:r w:rsidRPr="00085358">
              <w:rPr>
                <w:rFonts w:ascii="Courier New" w:hAnsi="Courier New" w:cs="Courier New"/>
                <w:lang w:val="en-US"/>
              </w:rPr>
              <w:t>}&gt;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w:t>
            </w:r>
            <w:proofErr w:type="gramEnd"/>
            <w:r w:rsidRPr="00085358">
              <w:rPr>
                <w:rFonts w:ascii="Courier New" w:hAnsi="Courier New" w:cs="Courier New"/>
                <w:lang w:val="en-US"/>
              </w:rPr>
              <w:t>{flex: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w:t>
            </w:r>
            <w:proofErr w:type="gramStart"/>
            <w:r w:rsidRPr="00085358">
              <w:rPr>
                <w:rFonts w:ascii="Courier New" w:hAnsi="Courier New" w:cs="Courier New"/>
                <w:lang w:val="en-US"/>
              </w:rPr>
              <w:t>={</w:t>
            </w:r>
            <w:proofErr w:type="gramEnd"/>
            <w:r w:rsidRPr="00085358">
              <w:rPr>
                <w:rFonts w:ascii="Courier New" w:hAnsi="Courier New" w:cs="Courier New"/>
                <w:lang w:val="en-US"/>
              </w:rPr>
              <w:t>{flex: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w:t>
            </w:r>
            <w:proofErr w:type="gramStart"/>
            <w:r w:rsidRPr="00085358">
              <w:rPr>
                <w:rFonts w:ascii="Courier New" w:hAnsi="Courier New" w:cs="Courier New"/>
                <w:lang w:val="en-US"/>
              </w:rPr>
              <w:t>this.searchBar</w:t>
            </w:r>
            <w:proofErr w:type="gramEnd"/>
            <w:r w:rsidRPr="00085358">
              <w:rPr>
                <w:rFonts w:ascii="Courier New" w:hAnsi="Courier New" w:cs="Courier New"/>
                <w:lang w:val="en-US"/>
              </w:rPr>
              <w:t xml:space="preserve">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w:t>
            </w:r>
            <w:proofErr w:type="gramStart"/>
            <w:r w:rsidRPr="00085358">
              <w:rPr>
                <w:rFonts w:ascii="Courier New" w:hAnsi="Courier New" w:cs="Courier New"/>
                <w:lang w:val="en-US"/>
              </w:rPr>
              <w:t>this._</w:t>
            </w:r>
            <w:proofErr w:type="gramEnd"/>
            <w:r w:rsidRPr="00085358">
              <w:rPr>
                <w:rFonts w:ascii="Courier New" w:hAnsi="Courier New" w:cs="Courier New"/>
                <w:lang w:val="en-US"/>
              </w:rPr>
              <w:t>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doSearchopen(</w:t>
            </w:r>
            <w:proofErr w:type="gramEnd"/>
            <w:r w:rsidRPr="00085358">
              <w:rPr>
                <w:rFonts w:ascii="Courier New" w:hAnsi="Courier New" w:cs="Courier New"/>
                <w:lang w:val="en-US"/>
              </w:rPr>
              <w:t>){</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this.searchBar.show</w:t>
            </w:r>
            <w:proofErr w:type="gramEnd"/>
            <w:r w:rsidRPr="00085358">
              <w:rPr>
                <w:rFonts w:ascii="Courier New" w:hAnsi="Courier New" w:cs="Courier New"/>
                <w:lang w:val="en-US"/>
              </w:rPr>
              <w:t>();</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this.setState</w:t>
            </w:r>
            <w:proofErr w:type="gramEnd"/>
            <w:r w:rsidRPr="00085358">
              <w:rPr>
                <w:rFonts w:ascii="Courier New" w:hAnsi="Courier New" w:cs="Courier New"/>
                <w:lang w:val="en-US"/>
              </w:rPr>
              <w:t>({modelVisible:true});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doSearchclose(</w:t>
            </w:r>
            <w:proofErr w:type="gramEnd"/>
            <w:r w:rsidRPr="00085358">
              <w:rPr>
                <w:rFonts w:ascii="Courier New" w:hAnsi="Courier New" w:cs="Courier New"/>
                <w:lang w:val="en-US"/>
              </w:rPr>
              <w:t>){</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this.searchBar.hide</w:t>
            </w:r>
            <w:proofErr w:type="gramEnd"/>
            <w:r w:rsidRPr="00085358">
              <w:rPr>
                <w:rFonts w:ascii="Courier New" w:hAnsi="Courier New" w:cs="Courier New"/>
                <w:lang w:val="en-US"/>
              </w:rPr>
              <w:t>();</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this.setState</w:t>
            </w:r>
            <w:proofErr w:type="gramEnd"/>
            <w:r w:rsidRPr="00085358">
              <w:rPr>
                <w:rFonts w:ascii="Courier New" w:hAnsi="Courier New" w:cs="Courier New"/>
                <w:lang w:val="en-US"/>
              </w:rPr>
              <w:t>({modelVisible:false});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7BF725D" w14:textId="77777777" w:rsidR="001A555B" w:rsidRDefault="006901D1" w:rsidP="006901D1">
            <w:pPr>
              <w:rPr>
                <w:rFonts w:ascii="Courier New" w:hAnsi="Courier New" w:cs="Courier New"/>
                <w:lang w:val="en-US"/>
              </w:rPr>
            </w:pPr>
            <w:r w:rsidRPr="00085358">
              <w:rPr>
                <w:rFonts w:ascii="Courier New" w:hAnsi="Courier New" w:cs="Courier New"/>
                <w:lang w:val="en-US"/>
              </w:rPr>
              <w:tab/>
              <w:t>height: 40</w:t>
            </w:r>
          </w:p>
          <w:p w14:paraId="2BC95759" w14:textId="77777777" w:rsidR="001A555B" w:rsidRDefault="001A555B" w:rsidP="006901D1">
            <w:pPr>
              <w:rPr>
                <w:rFonts w:ascii="Courier New" w:hAnsi="Courier New" w:cs="Courier New"/>
                <w:lang w:val="en-US"/>
              </w:rPr>
            </w:pPr>
          </w:p>
          <w:p w14:paraId="5C6327CD" w14:textId="2DD6FD8A"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roofErr w:type="gramStart"/>
            <w:r w:rsidRPr="00085358">
              <w:rPr>
                <w:rFonts w:ascii="Courier New" w:hAnsi="Courier New" w:cs="Courier New"/>
                <w:lang w:val="en-US"/>
              </w:rPr>
              <w:t>totalbox:{</w:t>
            </w:r>
            <w:proofErr w:type="gramEnd"/>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3"/>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0D062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roofErr w:type="gramStart"/>
            <w:r w:rsidRPr="00085358">
              <w:rPr>
                <w:rFonts w:ascii="Courier New" w:hAnsi="Courier New" w:cs="Courier New"/>
                <w:sz w:val="19"/>
                <w:szCs w:val="19"/>
                <w:lang w:val="en-US"/>
              </w:rPr>
              <w:t>&lt;?xml</w:t>
            </w:r>
            <w:proofErr w:type="gramEnd"/>
            <w:r w:rsidRPr="00085358">
              <w:rPr>
                <w:rFonts w:ascii="Courier New" w:hAnsi="Courier New" w:cs="Courier New"/>
                <w:sz w:val="19"/>
                <w:szCs w:val="19"/>
                <w:lang w:val="en-US"/>
              </w:rPr>
              <w:t xml:space="preserve">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gramStart"/>
            <w:r w:rsidRPr="00085358">
              <w:rPr>
                <w:rFonts w:ascii="Courier New" w:hAnsi="Courier New" w:cs="Courier New"/>
                <w:sz w:val="19"/>
                <w:szCs w:val="19"/>
                <w:lang w:val="en-US"/>
              </w:rPr>
              <w:t>xmlns:local</w:t>
            </w:r>
            <w:proofErr w:type="gramEnd"/>
            <w:r w:rsidRPr="00085358">
              <w:rPr>
                <w:rFonts w:ascii="Courier New" w:hAnsi="Courier New" w:cs="Courier New"/>
                <w:sz w:val="19"/>
                <w:szCs w:val="19"/>
                <w:lang w:val="en-US"/>
              </w:rPr>
              <w:t>="clr-namespace:XamarinProjectWerkNuIs"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gramStart"/>
            <w:r w:rsidRPr="00085358">
              <w:rPr>
                <w:rFonts w:ascii="Courier New" w:hAnsi="Courier New" w:cs="Courier New"/>
                <w:sz w:val="19"/>
                <w:szCs w:val="19"/>
                <w:lang w:val="en-US"/>
              </w:rPr>
              <w:t>xmlns:xamarians</w:t>
            </w:r>
            <w:proofErr w:type="gramEnd"/>
            <w:r w:rsidRPr="00085358">
              <w:rPr>
                <w:rFonts w:ascii="Courier New" w:hAnsi="Courier New" w:cs="Courier New"/>
                <w:sz w:val="19"/>
                <w:szCs w:val="19"/>
                <w:lang w:val="en-US"/>
              </w:rPr>
              <w:t>="clr-namespace:Xamarians.MediaPlayer;assembly=Xamarians.MediaPlayer"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gramStart"/>
            <w:r w:rsidRPr="00085358">
              <w:rPr>
                <w:rFonts w:ascii="Courier New" w:hAnsi="Courier New" w:cs="Courier New"/>
                <w:sz w:val="19"/>
                <w:szCs w:val="19"/>
                <w:lang w:val="en-US"/>
              </w:rPr>
              <w:t>x:Class</w:t>
            </w:r>
            <w:proofErr w:type="gramEnd"/>
            <w:r w:rsidRPr="00085358">
              <w:rPr>
                <w:rFonts w:ascii="Courier New" w:hAnsi="Courier New" w:cs="Courier New"/>
                <w:sz w:val="19"/>
                <w:szCs w:val="19"/>
                <w:lang w:val="en-US"/>
              </w:rPr>
              <w:t>="XamarinProjectWerkNuIs.MainPage"&gt;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w:t>
            </w:r>
            <w:proofErr w:type="gramStart"/>
            <w:r w:rsidRPr="00085358">
              <w:rPr>
                <w:rFonts w:ascii="Courier New" w:hAnsi="Courier New" w:cs="Courier New"/>
                <w:sz w:val="19"/>
                <w:szCs w:val="19"/>
                <w:lang w:val="en-US"/>
              </w:rPr>
              <w:t>x:Name</w:t>
            </w:r>
            <w:proofErr w:type="gramEnd"/>
            <w:r w:rsidRPr="00085358">
              <w:rPr>
                <w:rFonts w:ascii="Courier New" w:hAnsi="Courier New" w:cs="Courier New"/>
                <w:sz w:val="19"/>
                <w:szCs w:val="19"/>
                <w:lang w:val="en-US"/>
              </w:rPr>
              <w:t>="activity_indicator"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w:t>
            </w:r>
            <w:proofErr w:type="gramStart"/>
            <w:r w:rsidRPr="00085358">
              <w:rPr>
                <w:rFonts w:ascii="Courier New" w:hAnsi="Courier New" w:cs="Courier New"/>
                <w:sz w:val="19"/>
                <w:szCs w:val="19"/>
                <w:lang w:val="en-US"/>
              </w:rPr>
              <w:t>x:Name</w:t>
            </w:r>
            <w:proofErr w:type="gramEnd"/>
            <w:r w:rsidRPr="00085358">
              <w:rPr>
                <w:rFonts w:ascii="Courier New" w:hAnsi="Courier New" w:cs="Courier New"/>
                <w:sz w:val="19"/>
                <w:szCs w:val="19"/>
                <w:lang w:val="en-US"/>
              </w:rPr>
              <w:t>="layout"&gt;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w:t>
            </w:r>
            <w:proofErr w:type="gramStart"/>
            <w:r w:rsidRPr="00085358">
              <w:rPr>
                <w:rFonts w:ascii="Courier New" w:hAnsi="Courier New" w:cs="Courier New"/>
                <w:sz w:val="19"/>
                <w:szCs w:val="19"/>
                <w:lang w:val="en-US"/>
              </w:rPr>
              <w:t>"  Grid.Column</w:t>
            </w:r>
            <w:proofErr w:type="gramEnd"/>
            <w:r w:rsidRPr="00085358">
              <w:rPr>
                <w:rFonts w:ascii="Courier New" w:hAnsi="Courier New" w:cs="Courier New"/>
                <w:sz w:val="19"/>
                <w:szCs w:val="19"/>
                <w:lang w:val="en-US"/>
              </w:rPr>
              <w:t>="2"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w:t>
            </w:r>
            <w:proofErr w:type="gramStart"/>
            <w:r w:rsidRPr="00085358">
              <w:rPr>
                <w:rFonts w:ascii="Courier New" w:hAnsi="Courier New" w:cs="Courier New"/>
                <w:sz w:val="19"/>
                <w:szCs w:val="19"/>
                <w:lang w:val="en-US"/>
              </w:rPr>
              <w:t>xamarians:VideoPlayer</w:t>
            </w:r>
            <w:proofErr w:type="gramEnd"/>
            <w:r w:rsidRPr="00085358">
              <w:rPr>
                <w:rFonts w:ascii="Courier New" w:hAnsi="Courier New" w:cs="Courier New"/>
                <w:sz w:val="19"/>
                <w:szCs w:val="19"/>
                <w:lang w:val="en-US"/>
              </w:rPr>
              <w:t xml:space="preserve">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w:t>
            </w:r>
            <w:proofErr w:type="gramStart"/>
            <w:r w:rsidRPr="00085358">
              <w:rPr>
                <w:rFonts w:ascii="Courier New" w:hAnsi="Courier New" w:cs="Courier New"/>
                <w:sz w:val="19"/>
                <w:szCs w:val="19"/>
                <w:lang w:val="en-US"/>
              </w:rPr>
              <w:t>x:Name</w:t>
            </w:r>
            <w:proofErr w:type="gramEnd"/>
            <w:r w:rsidRPr="00085358">
              <w:rPr>
                <w:rFonts w:ascii="Courier New" w:hAnsi="Courier New" w:cs="Courier New"/>
                <w:sz w:val="19"/>
                <w:szCs w:val="19"/>
                <w:lang w:val="en-US"/>
              </w:rPr>
              <w:t>="myList"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gramStart"/>
            <w:r w:rsidRPr="00085358">
              <w:rPr>
                <w:rFonts w:ascii="Courier New" w:hAnsi="Courier New" w:cs="Courier New"/>
                <w:sz w:val="19"/>
                <w:szCs w:val="19"/>
                <w:lang w:val="en-US"/>
              </w:rPr>
              <w:t>&lt;!--</w:t>
            </w:r>
            <w:proofErr w:type="gramEnd"/>
            <w:r w:rsidRPr="00085358">
              <w:rPr>
                <w:rFonts w:ascii="Courier New" w:hAnsi="Courier New" w:cs="Courier New"/>
                <w:sz w:val="19"/>
                <w:szCs w:val="19"/>
                <w:lang w:val="en-US"/>
              </w:rPr>
              <w:t xml:space="preserve">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roofErr w:type="gramStart"/>
            <w:r w:rsidRPr="00085358">
              <w:rPr>
                <w:rFonts w:ascii="Courier New" w:hAnsi="Courier New" w:cs="Courier New"/>
                <w:sz w:val="19"/>
                <w:szCs w:val="19"/>
                <w:lang w:val="en-US"/>
              </w:rPr>
              <w:t>&lt;!--</w:t>
            </w:r>
            <w:proofErr w:type="gramEnd"/>
            <w:r w:rsidRPr="00085358">
              <w:rPr>
                <w:rFonts w:ascii="Courier New" w:hAnsi="Courier New" w:cs="Courier New"/>
                <w:sz w:val="19"/>
                <w:szCs w:val="19"/>
                <w:lang w:val="en-US"/>
              </w:rPr>
              <w: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w:t>
            </w:r>
            <w:proofErr w:type="gramStart"/>
            <w:r w:rsidRPr="00085358">
              <w:rPr>
                <w:rFonts w:ascii="Courier New" w:hAnsi="Courier New" w:cs="Courier New"/>
                <w:sz w:val="19"/>
                <w:szCs w:val="19"/>
                <w:lang w:val="en-US"/>
              </w:rPr>
              <w:t>"  /</w:t>
            </w:r>
            <w:proofErr w:type="gramEnd"/>
            <w:r w:rsidRPr="00085358">
              <w:rPr>
                <w:rFonts w:ascii="Courier New" w:hAnsi="Courier New" w:cs="Courier New"/>
                <w:sz w:val="19"/>
                <w:szCs w:val="19"/>
                <w:lang w:val="en-US"/>
              </w:rPr>
              <w:t>&gt;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4"/>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System.Collections.Generic</w:t>
            </w:r>
            <w:proofErr w:type="gramEnd"/>
            <w:r w:rsidRPr="00085358">
              <w:rPr>
                <w:rFonts w:ascii="Consolas" w:hAnsi="Consolas" w:cs="Consolas"/>
                <w:color w:val="000000"/>
                <w:sz w:val="19"/>
                <w:szCs w:val="19"/>
                <w:lang w:val="en-US"/>
              </w:rPr>
              <w:t>;</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System.Collections.ObjectModel</w:t>
            </w:r>
            <w:proofErr w:type="gramEnd"/>
            <w:r w:rsidRPr="00085358">
              <w:rPr>
                <w:rFonts w:ascii="Consolas" w:hAnsi="Consolas" w:cs="Consolas"/>
                <w:color w:val="000000"/>
                <w:sz w:val="19"/>
                <w:szCs w:val="19"/>
                <w:lang w:val="en-US"/>
              </w:rPr>
              <w:t>;</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w:t>
            </w:r>
            <w:proofErr w:type="gramEnd"/>
            <w:r w:rsidRPr="00085358">
              <w:rPr>
                <w:rFonts w:ascii="Consolas" w:hAnsi="Consolas" w:cs="Consolas"/>
                <w:color w:val="000000"/>
                <w:sz w:val="19"/>
                <w:szCs w:val="19"/>
                <w:lang w:val="en-US"/>
              </w:rPr>
              <w:t xml:space="preserve">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HttpClient(</w:t>
            </w:r>
            <w:proofErr w:type="gramEnd"/>
            <w:r w:rsidRPr="00085358">
              <w:rPr>
                <w:rFonts w:ascii="Consolas" w:hAnsi="Consolas" w:cs="Consolas"/>
                <w:color w:val="000000"/>
                <w:sz w:val="19"/>
                <w:szCs w:val="19"/>
                <w:lang w:val="en-US"/>
              </w:rPr>
              <w: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MainPage(</w:t>
            </w:r>
            <w:proofErr w:type="gramEnd"/>
            <w:r w:rsidRPr="00085358">
              <w:rPr>
                <w:rFonts w:ascii="Consolas" w:hAnsi="Consolas" w:cs="Consolas"/>
                <w:color w:val="000000"/>
                <w:sz w:val="19"/>
                <w:szCs w:val="19"/>
                <w:lang w:val="en-US"/>
              </w:rPr>
              <w:t>)</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InitializeComponent(</w:t>
            </w:r>
            <w:proofErr w:type="gramEnd"/>
            <w:r w:rsidRPr="00085358">
              <w:rPr>
                <w:rFonts w:ascii="Consolas" w:hAnsi="Consolas" w:cs="Consolas"/>
                <w:color w:val="000000"/>
                <w:sz w:val="19"/>
                <w:szCs w:val="19"/>
                <w:lang w:val="en-US"/>
              </w:rPr>
              <w: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w:t>
            </w:r>
            <w:proofErr w:type="gramStart"/>
            <w:r w:rsidRPr="00085358">
              <w:rPr>
                <w:rFonts w:ascii="Consolas" w:hAnsi="Consolas" w:cs="Consolas"/>
                <w:color w:val="000000"/>
                <w:sz w:val="19"/>
                <w:szCs w:val="19"/>
                <w:lang w:val="en-US"/>
              </w:rPr>
              <w:t>ItemListViewModel(</w:t>
            </w:r>
            <w:proofErr w:type="gramEnd"/>
            <w:r w:rsidRPr="00085358">
              <w:rPr>
                <w:rFonts w:ascii="Consolas" w:hAnsi="Consolas" w:cs="Consolas"/>
                <w:color w:val="000000"/>
                <w:sz w:val="19"/>
                <w:szCs w:val="19"/>
                <w:lang w:val="en-US"/>
              </w:rPr>
              <w:t>);</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6AE36B76" w14:textId="77777777" w:rsidR="00500930" w:rsidRDefault="00500930" w:rsidP="00201610">
      <w:pPr>
        <w:tabs>
          <w:tab w:val="left" w:pos="1318"/>
        </w:tabs>
        <w:rPr>
          <w:rFonts w:eastAsiaTheme="majorEastAsia" w:cstheme="majorBidi"/>
          <w:b/>
          <w:kern w:val="28"/>
          <w:sz w:val="28"/>
          <w:szCs w:val="52"/>
        </w:rPr>
      </w:pPr>
    </w:p>
    <w:p w14:paraId="17126CC3" w14:textId="19049AA4" w:rsidR="00725403" w:rsidRDefault="00500930" w:rsidP="00201610">
      <w:pPr>
        <w:tabs>
          <w:tab w:val="left" w:pos="1318"/>
        </w:tabs>
        <w:rPr>
          <w:b/>
        </w:rPr>
      </w:pPr>
      <w:r w:rsidRPr="00500930">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A1414E" w14:paraId="77353366" w14:textId="77777777" w:rsidTr="00EB4801">
        <w:trPr>
          <w:trHeight w:val="300"/>
        </w:trPr>
        <w:tc>
          <w:tcPr>
            <w:tcW w:w="950" w:type="dxa"/>
            <w:noWrap/>
            <w:vAlign w:val="center"/>
            <w:hideMark/>
          </w:tcPr>
          <w:p w14:paraId="0C323BD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 </w:t>
            </w:r>
          </w:p>
        </w:tc>
        <w:tc>
          <w:tcPr>
            <w:tcW w:w="617" w:type="dxa"/>
            <w:noWrap/>
            <w:vAlign w:val="center"/>
            <w:hideMark/>
          </w:tcPr>
          <w:p w14:paraId="7E2EAAE7"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A1414E"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Mediaan</w:t>
            </w:r>
          </w:p>
        </w:tc>
      </w:tr>
      <w:tr w:rsidR="00500930" w:rsidRPr="00A1414E" w14:paraId="15BA1486" w14:textId="77777777" w:rsidTr="00EB4801">
        <w:trPr>
          <w:trHeight w:val="300"/>
        </w:trPr>
        <w:tc>
          <w:tcPr>
            <w:tcW w:w="950" w:type="dxa"/>
            <w:noWrap/>
            <w:vAlign w:val="center"/>
            <w:hideMark/>
          </w:tcPr>
          <w:p w14:paraId="4F01DA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E4DBA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6E9BB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C0B8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F6C25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2EAD8B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6899E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8815F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631A2C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93E80A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DDAC1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3CC5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32738B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2ABCDACE" w14:textId="77777777" w:rsidTr="00EB4801">
        <w:trPr>
          <w:trHeight w:val="300"/>
        </w:trPr>
        <w:tc>
          <w:tcPr>
            <w:tcW w:w="950" w:type="dxa"/>
            <w:noWrap/>
            <w:vAlign w:val="center"/>
            <w:hideMark/>
          </w:tcPr>
          <w:p w14:paraId="1EB206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2FD5C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CDE48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692B4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2633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8F0B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BCB3E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F2C75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7A68E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BB563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18BD86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DF39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3,3</w:t>
            </w:r>
          </w:p>
        </w:tc>
        <w:tc>
          <w:tcPr>
            <w:tcW w:w="647" w:type="dxa"/>
            <w:noWrap/>
            <w:vAlign w:val="center"/>
            <w:hideMark/>
          </w:tcPr>
          <w:p w14:paraId="43B8FC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2579888F" w14:textId="77777777" w:rsidTr="00EB4801">
        <w:trPr>
          <w:trHeight w:val="300"/>
        </w:trPr>
        <w:tc>
          <w:tcPr>
            <w:tcW w:w="950" w:type="dxa"/>
            <w:noWrap/>
            <w:vAlign w:val="center"/>
            <w:hideMark/>
          </w:tcPr>
          <w:p w14:paraId="2A22CB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1411C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F8E5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6E4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0895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A644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7E84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A85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39F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818D4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B9BBE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0D538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EDED4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BF60513" w14:textId="77777777" w:rsidTr="00EB4801">
        <w:trPr>
          <w:trHeight w:val="300"/>
        </w:trPr>
        <w:tc>
          <w:tcPr>
            <w:tcW w:w="950" w:type="dxa"/>
            <w:noWrap/>
            <w:vAlign w:val="center"/>
            <w:hideMark/>
          </w:tcPr>
          <w:p w14:paraId="4278924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1B5BB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3E90A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E4AA1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1828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E50E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66C7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0844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33AD4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8B62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85062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D0B0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71000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08024B9" w14:textId="77777777" w:rsidTr="00EB4801">
        <w:trPr>
          <w:trHeight w:val="300"/>
        </w:trPr>
        <w:tc>
          <w:tcPr>
            <w:tcW w:w="950" w:type="dxa"/>
            <w:noWrap/>
            <w:vAlign w:val="center"/>
            <w:hideMark/>
          </w:tcPr>
          <w:p w14:paraId="482D6DC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FF11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3F72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E27CFB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7E0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4558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56593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4D4560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0F5C1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07A6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38508C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1ADDA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659CEE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1ECB3F6E" w14:textId="77777777" w:rsidTr="00EB4801">
        <w:trPr>
          <w:trHeight w:val="300"/>
        </w:trPr>
        <w:tc>
          <w:tcPr>
            <w:tcW w:w="950" w:type="dxa"/>
            <w:noWrap/>
            <w:vAlign w:val="center"/>
            <w:hideMark/>
          </w:tcPr>
          <w:p w14:paraId="5F0DB9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337E8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2DFA0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81DA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3B553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E406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7E863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947B6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F3CF8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12621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EDCDB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9E9A1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3,7</w:t>
            </w:r>
          </w:p>
        </w:tc>
        <w:tc>
          <w:tcPr>
            <w:tcW w:w="647" w:type="dxa"/>
            <w:noWrap/>
            <w:vAlign w:val="center"/>
            <w:hideMark/>
          </w:tcPr>
          <w:p w14:paraId="12E60E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4351D699" w14:textId="77777777" w:rsidTr="00EB4801">
        <w:trPr>
          <w:trHeight w:val="300"/>
        </w:trPr>
        <w:tc>
          <w:tcPr>
            <w:tcW w:w="950" w:type="dxa"/>
            <w:noWrap/>
            <w:vAlign w:val="center"/>
            <w:hideMark/>
          </w:tcPr>
          <w:p w14:paraId="764D20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70DB8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458CE6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DF285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BF882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07A10A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80B87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D68F0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DD67A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38C9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6584BC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4DD0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2,8</w:t>
            </w:r>
          </w:p>
        </w:tc>
        <w:tc>
          <w:tcPr>
            <w:tcW w:w="647" w:type="dxa"/>
            <w:noWrap/>
            <w:vAlign w:val="center"/>
            <w:hideMark/>
          </w:tcPr>
          <w:p w14:paraId="3447D8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74196A4C" w14:textId="77777777" w:rsidTr="00EB4801">
        <w:trPr>
          <w:trHeight w:val="300"/>
        </w:trPr>
        <w:tc>
          <w:tcPr>
            <w:tcW w:w="950" w:type="dxa"/>
            <w:noWrap/>
            <w:vAlign w:val="center"/>
            <w:hideMark/>
          </w:tcPr>
          <w:p w14:paraId="35A277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5A184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74413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F60C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4E704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36F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CD6B8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763B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C25D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8A8E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379A2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C5C17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0879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90B4A18" w14:textId="77777777" w:rsidTr="00EB4801">
        <w:trPr>
          <w:trHeight w:val="300"/>
        </w:trPr>
        <w:tc>
          <w:tcPr>
            <w:tcW w:w="950" w:type="dxa"/>
            <w:noWrap/>
            <w:vAlign w:val="center"/>
            <w:hideMark/>
          </w:tcPr>
          <w:p w14:paraId="0E0FDF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E8CB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A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07A19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1EF9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6532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75D0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FC70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7324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C456C9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4E6431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D487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187199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886BF06" w14:textId="77777777" w:rsidTr="00EB4801">
        <w:trPr>
          <w:trHeight w:val="300"/>
        </w:trPr>
        <w:tc>
          <w:tcPr>
            <w:tcW w:w="950" w:type="dxa"/>
            <w:noWrap/>
            <w:vAlign w:val="center"/>
            <w:hideMark/>
          </w:tcPr>
          <w:p w14:paraId="212657C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0DF4D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AB1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B090D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507E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C0CC0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05229B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B169D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A72F2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1C881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40E64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734F4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3,6</w:t>
            </w:r>
          </w:p>
        </w:tc>
        <w:tc>
          <w:tcPr>
            <w:tcW w:w="647" w:type="dxa"/>
            <w:noWrap/>
            <w:vAlign w:val="center"/>
            <w:hideMark/>
          </w:tcPr>
          <w:p w14:paraId="6594CC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708414AA" w14:textId="77777777" w:rsidTr="00EB4801">
        <w:trPr>
          <w:trHeight w:val="300"/>
        </w:trPr>
        <w:tc>
          <w:tcPr>
            <w:tcW w:w="950" w:type="dxa"/>
            <w:noWrap/>
            <w:vAlign w:val="center"/>
            <w:hideMark/>
          </w:tcPr>
          <w:p w14:paraId="045B06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1B9F8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7515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D40F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67416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8081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F492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BA0FB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DAF4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D7DD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7663E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86ED9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F8C32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077EED4" w14:textId="77777777" w:rsidTr="00EB4801">
        <w:trPr>
          <w:trHeight w:val="300"/>
        </w:trPr>
        <w:tc>
          <w:tcPr>
            <w:tcW w:w="950" w:type="dxa"/>
            <w:noWrap/>
            <w:vAlign w:val="center"/>
            <w:hideMark/>
          </w:tcPr>
          <w:p w14:paraId="1619B6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0AE587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855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53981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A2E9D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94B27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342D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5A152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E6613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2BA8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AEE57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4973D2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2910B1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7DBAB26B" w14:textId="77777777" w:rsidTr="00EB4801">
        <w:trPr>
          <w:trHeight w:val="300"/>
        </w:trPr>
        <w:tc>
          <w:tcPr>
            <w:tcW w:w="950" w:type="dxa"/>
            <w:noWrap/>
            <w:vAlign w:val="center"/>
            <w:hideMark/>
          </w:tcPr>
          <w:p w14:paraId="1411D9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DFA0D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CF4D77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7F9A4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F273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8EAA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52F0B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D326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7894A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90A92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5A111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F1BFB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3,4</w:t>
            </w:r>
          </w:p>
        </w:tc>
        <w:tc>
          <w:tcPr>
            <w:tcW w:w="647" w:type="dxa"/>
            <w:noWrap/>
            <w:vAlign w:val="center"/>
            <w:hideMark/>
          </w:tcPr>
          <w:p w14:paraId="2F7A31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58978D6C" w14:textId="77777777" w:rsidTr="00EB4801">
        <w:trPr>
          <w:trHeight w:val="300"/>
        </w:trPr>
        <w:tc>
          <w:tcPr>
            <w:tcW w:w="950" w:type="dxa"/>
            <w:noWrap/>
            <w:vAlign w:val="center"/>
            <w:hideMark/>
          </w:tcPr>
          <w:p w14:paraId="7E5BBC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54582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C7B5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9932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2241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3D02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91EA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D977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CD81F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00D8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8137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2AAC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1BC6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C93F180" w14:textId="77777777" w:rsidTr="00EB4801">
        <w:trPr>
          <w:trHeight w:val="300"/>
        </w:trPr>
        <w:tc>
          <w:tcPr>
            <w:tcW w:w="950" w:type="dxa"/>
            <w:noWrap/>
            <w:vAlign w:val="center"/>
            <w:hideMark/>
          </w:tcPr>
          <w:p w14:paraId="49195B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8329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ACB74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A30E3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08B13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6881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4B0F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8CFA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6C40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F571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D1CE7F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8FB1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34E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B138F2C" w14:textId="77777777" w:rsidTr="00EB4801">
        <w:trPr>
          <w:trHeight w:val="300"/>
        </w:trPr>
        <w:tc>
          <w:tcPr>
            <w:tcW w:w="950" w:type="dxa"/>
            <w:noWrap/>
            <w:vAlign w:val="center"/>
            <w:hideMark/>
          </w:tcPr>
          <w:p w14:paraId="72A46F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0AB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EE97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3E8B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B67F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DDDF7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77B77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6B310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9405E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B26F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B73A2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3999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2D39B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D79F0AF" w14:textId="77777777" w:rsidTr="00EB4801">
        <w:trPr>
          <w:trHeight w:val="300"/>
        </w:trPr>
        <w:tc>
          <w:tcPr>
            <w:tcW w:w="950" w:type="dxa"/>
            <w:noWrap/>
            <w:vAlign w:val="center"/>
            <w:hideMark/>
          </w:tcPr>
          <w:p w14:paraId="3868848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0735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A65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5C017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B07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558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330AA5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04AD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7809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2E441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BF691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D33EF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C68D9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EE57AE8" w14:textId="77777777" w:rsidTr="00EB4801">
        <w:trPr>
          <w:trHeight w:val="300"/>
        </w:trPr>
        <w:tc>
          <w:tcPr>
            <w:tcW w:w="950" w:type="dxa"/>
            <w:noWrap/>
            <w:vAlign w:val="center"/>
            <w:hideMark/>
          </w:tcPr>
          <w:p w14:paraId="5A1352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3288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B296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3A74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A5A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7107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D2C34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E876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042F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3AD759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708544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3A2AF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338A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BCCB3D0" w14:textId="77777777" w:rsidTr="00EB4801">
        <w:trPr>
          <w:trHeight w:val="300"/>
        </w:trPr>
        <w:tc>
          <w:tcPr>
            <w:tcW w:w="950" w:type="dxa"/>
            <w:noWrap/>
            <w:vAlign w:val="center"/>
            <w:hideMark/>
          </w:tcPr>
          <w:p w14:paraId="04A8F77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D581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D5D8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BCF43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50A2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5783A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065A3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63AE84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ED022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B781B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9B3E6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58E1A8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79C8C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AA1054B" w14:textId="77777777" w:rsidTr="00EB4801">
        <w:trPr>
          <w:trHeight w:val="300"/>
        </w:trPr>
        <w:tc>
          <w:tcPr>
            <w:tcW w:w="950" w:type="dxa"/>
            <w:noWrap/>
            <w:vAlign w:val="center"/>
            <w:hideMark/>
          </w:tcPr>
          <w:p w14:paraId="571B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0422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B0E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BA0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1DFF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D326B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81B5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19896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FB95C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25C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661F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4CDC2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449B0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2C24A3F" w14:textId="77777777" w:rsidTr="00EB4801">
        <w:trPr>
          <w:trHeight w:val="300"/>
        </w:trPr>
        <w:tc>
          <w:tcPr>
            <w:tcW w:w="950" w:type="dxa"/>
            <w:noWrap/>
            <w:vAlign w:val="center"/>
            <w:hideMark/>
          </w:tcPr>
          <w:p w14:paraId="5E54C0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AD1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BAD6A4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6D25B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F1CF6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A11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303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9E2FA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3B887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2F8D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05736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DADD0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35F1C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C00F6A6" w14:textId="77777777" w:rsidTr="00EB4801">
        <w:trPr>
          <w:trHeight w:val="300"/>
        </w:trPr>
        <w:tc>
          <w:tcPr>
            <w:tcW w:w="950" w:type="dxa"/>
            <w:noWrap/>
            <w:vAlign w:val="center"/>
            <w:hideMark/>
          </w:tcPr>
          <w:p w14:paraId="02A744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FE659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314C3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8E56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993B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93E6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5EEAC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05650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6DA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B14D27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58DBC0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16445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4,6</w:t>
            </w:r>
          </w:p>
        </w:tc>
        <w:tc>
          <w:tcPr>
            <w:tcW w:w="647" w:type="dxa"/>
            <w:noWrap/>
            <w:vAlign w:val="center"/>
            <w:hideMark/>
          </w:tcPr>
          <w:p w14:paraId="7ED492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F37B8F7" w14:textId="77777777" w:rsidTr="00EB4801">
        <w:trPr>
          <w:trHeight w:val="300"/>
        </w:trPr>
        <w:tc>
          <w:tcPr>
            <w:tcW w:w="950" w:type="dxa"/>
            <w:noWrap/>
            <w:vAlign w:val="center"/>
            <w:hideMark/>
          </w:tcPr>
          <w:p w14:paraId="0C0308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D44E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CD9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40BE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4F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EB23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AADD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2F755D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A6002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610E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286280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BAB2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86CC1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C6EBD8C" w14:textId="77777777" w:rsidTr="00EB4801">
        <w:trPr>
          <w:trHeight w:val="300"/>
        </w:trPr>
        <w:tc>
          <w:tcPr>
            <w:tcW w:w="950" w:type="dxa"/>
            <w:noWrap/>
            <w:vAlign w:val="center"/>
            <w:hideMark/>
          </w:tcPr>
          <w:p w14:paraId="07BFA5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B7C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3A9A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4B5C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2282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D0281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29D8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5EC3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28F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8FA83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D8E54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8464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A38B4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696AF46" w14:textId="77777777" w:rsidTr="00EB4801">
        <w:trPr>
          <w:trHeight w:val="300"/>
        </w:trPr>
        <w:tc>
          <w:tcPr>
            <w:tcW w:w="950" w:type="dxa"/>
            <w:noWrap/>
            <w:vAlign w:val="center"/>
            <w:hideMark/>
          </w:tcPr>
          <w:p w14:paraId="2F6A78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5DAE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7058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A9F95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72844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0EEB74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79DC78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9FDB58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52A793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97976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03D10E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637F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1,9</w:t>
            </w:r>
          </w:p>
        </w:tc>
        <w:tc>
          <w:tcPr>
            <w:tcW w:w="647" w:type="dxa"/>
            <w:noWrap/>
            <w:vAlign w:val="center"/>
            <w:hideMark/>
          </w:tcPr>
          <w:p w14:paraId="2B73DA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r>
      <w:tr w:rsidR="00500930" w:rsidRPr="00A1414E" w14:paraId="29CE49FF" w14:textId="77777777" w:rsidTr="00EB4801">
        <w:trPr>
          <w:trHeight w:val="300"/>
        </w:trPr>
        <w:tc>
          <w:tcPr>
            <w:tcW w:w="950" w:type="dxa"/>
            <w:noWrap/>
            <w:vAlign w:val="center"/>
            <w:hideMark/>
          </w:tcPr>
          <w:p w14:paraId="2DCEDC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A77D6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27930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E465B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C3C44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F1EAB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76B330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3470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6E9AE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2DD23D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75935D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17B7A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2,7</w:t>
            </w:r>
          </w:p>
        </w:tc>
        <w:tc>
          <w:tcPr>
            <w:tcW w:w="647" w:type="dxa"/>
            <w:noWrap/>
            <w:vAlign w:val="center"/>
            <w:hideMark/>
          </w:tcPr>
          <w:p w14:paraId="691A1C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2,5</w:t>
            </w:r>
          </w:p>
        </w:tc>
      </w:tr>
      <w:tr w:rsidR="00500930" w:rsidRPr="00A1414E" w14:paraId="63D25CF6" w14:textId="77777777" w:rsidTr="00EB4801">
        <w:trPr>
          <w:trHeight w:val="300"/>
        </w:trPr>
        <w:tc>
          <w:tcPr>
            <w:tcW w:w="950" w:type="dxa"/>
            <w:noWrap/>
            <w:vAlign w:val="center"/>
            <w:hideMark/>
          </w:tcPr>
          <w:p w14:paraId="69F977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B99B3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28C857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E93A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87DE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872031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C8B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A9DB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53AA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4B583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27A14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06AEB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0D699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DD001C8" w14:textId="77777777" w:rsidTr="00EB4801">
        <w:trPr>
          <w:trHeight w:val="300"/>
        </w:trPr>
        <w:tc>
          <w:tcPr>
            <w:tcW w:w="950" w:type="dxa"/>
            <w:noWrap/>
            <w:vAlign w:val="center"/>
            <w:hideMark/>
          </w:tcPr>
          <w:p w14:paraId="184529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A45C7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20892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DF1D3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4F48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AEB7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C52A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F61E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8F6446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A9D1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2FE143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E9D2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c>
          <w:tcPr>
            <w:tcW w:w="647" w:type="dxa"/>
            <w:noWrap/>
            <w:vAlign w:val="center"/>
            <w:hideMark/>
          </w:tcPr>
          <w:p w14:paraId="784583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70138FC9" w14:textId="77777777" w:rsidTr="00EB4801">
        <w:trPr>
          <w:trHeight w:val="300"/>
        </w:trPr>
        <w:tc>
          <w:tcPr>
            <w:tcW w:w="950" w:type="dxa"/>
            <w:noWrap/>
            <w:vAlign w:val="center"/>
            <w:hideMark/>
          </w:tcPr>
          <w:p w14:paraId="4FE1220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EF226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AB2FC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F90BFF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2126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5CBBF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48BAD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9237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D6F281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C62BD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031EC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DC59D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47" w:type="dxa"/>
            <w:noWrap/>
            <w:vAlign w:val="center"/>
            <w:hideMark/>
          </w:tcPr>
          <w:p w14:paraId="3124E9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3D01C261" w14:textId="77777777" w:rsidTr="00EB4801">
        <w:trPr>
          <w:trHeight w:val="300"/>
        </w:trPr>
        <w:tc>
          <w:tcPr>
            <w:tcW w:w="950" w:type="dxa"/>
            <w:noWrap/>
            <w:vAlign w:val="center"/>
            <w:hideMark/>
          </w:tcPr>
          <w:p w14:paraId="39800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D0491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356C1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24138D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B2ED3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E6CC4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C4F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70D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C7804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46F83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4AE2D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20E6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3E397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5E83EC9B" w14:textId="77777777" w:rsidTr="00EB4801">
        <w:trPr>
          <w:trHeight w:val="300"/>
        </w:trPr>
        <w:tc>
          <w:tcPr>
            <w:tcW w:w="950" w:type="dxa"/>
            <w:noWrap/>
            <w:vAlign w:val="center"/>
            <w:hideMark/>
          </w:tcPr>
          <w:p w14:paraId="078AC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5C25A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1D05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643D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9045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B5152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BF868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59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1901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4E70F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324F88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2F6E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6B08F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6A84E93" w14:textId="77777777" w:rsidTr="00EB4801">
        <w:trPr>
          <w:trHeight w:val="300"/>
        </w:trPr>
        <w:tc>
          <w:tcPr>
            <w:tcW w:w="950" w:type="dxa"/>
            <w:noWrap/>
            <w:vAlign w:val="center"/>
            <w:hideMark/>
          </w:tcPr>
          <w:p w14:paraId="0618E89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00E1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C71E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E7CA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3DC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88EE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2B2F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C85E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DAEA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65814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C1468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5F114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CB13E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66DB70E" w14:textId="77777777" w:rsidTr="00EB4801">
        <w:trPr>
          <w:trHeight w:val="300"/>
        </w:trPr>
        <w:tc>
          <w:tcPr>
            <w:tcW w:w="950" w:type="dxa"/>
            <w:noWrap/>
            <w:vAlign w:val="center"/>
            <w:hideMark/>
          </w:tcPr>
          <w:p w14:paraId="41DB43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B97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1D90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2C1D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72F8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3725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B43E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C58C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A31D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CB115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088CA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AD74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020D3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EB4801" w:rsidRPr="00A1414E" w14:paraId="13900C06" w14:textId="77777777" w:rsidTr="00EB4801">
        <w:trPr>
          <w:trHeight w:val="300"/>
        </w:trPr>
        <w:tc>
          <w:tcPr>
            <w:tcW w:w="950" w:type="dxa"/>
            <w:noWrap/>
            <w:vAlign w:val="center"/>
            <w:hideMark/>
          </w:tcPr>
          <w:p w14:paraId="6A147D2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BB58C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EDBF62D"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77FD0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D6E8228"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384398F"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A0F4B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3D83106" w14:textId="4EF634D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3</w:t>
            </w:r>
          </w:p>
        </w:tc>
        <w:tc>
          <w:tcPr>
            <w:tcW w:w="617" w:type="dxa"/>
            <w:noWrap/>
            <w:vAlign w:val="center"/>
            <w:hideMark/>
          </w:tcPr>
          <w:p w14:paraId="07DD7D4A" w14:textId="5FD12C11"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4</w:t>
            </w:r>
          </w:p>
        </w:tc>
        <w:tc>
          <w:tcPr>
            <w:tcW w:w="617" w:type="dxa"/>
            <w:noWrap/>
            <w:vAlign w:val="center"/>
            <w:hideMark/>
          </w:tcPr>
          <w:p w14:paraId="571C25A5" w14:textId="3997560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1</w:t>
            </w:r>
          </w:p>
        </w:tc>
        <w:tc>
          <w:tcPr>
            <w:tcW w:w="248" w:type="dxa"/>
            <w:noWrap/>
            <w:vAlign w:val="center"/>
            <w:hideMark/>
          </w:tcPr>
          <w:p w14:paraId="6DDD19C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6321A1E" w14:textId="1310814E"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3,2</w:t>
            </w:r>
          </w:p>
        </w:tc>
        <w:tc>
          <w:tcPr>
            <w:tcW w:w="647" w:type="dxa"/>
            <w:noWrap/>
            <w:vAlign w:val="center"/>
            <w:hideMark/>
          </w:tcPr>
          <w:p w14:paraId="5B20C770" w14:textId="4297DA6D"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w:t>
            </w:r>
            <w:r w:rsidRPr="00A1414E">
              <w:rPr>
                <w:rFonts w:ascii="Calibri" w:eastAsia="Times New Roman" w:hAnsi="Calibri" w:cs="Calibri"/>
                <w:color w:val="000000"/>
                <w:sz w:val="14"/>
                <w:szCs w:val="22"/>
              </w:rPr>
              <w:t>5</w:t>
            </w:r>
          </w:p>
        </w:tc>
      </w:tr>
      <w:tr w:rsidR="00500930" w:rsidRPr="00A1414E" w14:paraId="78093020" w14:textId="77777777" w:rsidTr="00EB4801">
        <w:trPr>
          <w:trHeight w:val="300"/>
        </w:trPr>
        <w:tc>
          <w:tcPr>
            <w:tcW w:w="950" w:type="dxa"/>
            <w:noWrap/>
            <w:vAlign w:val="center"/>
            <w:hideMark/>
          </w:tcPr>
          <w:p w14:paraId="182A11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26D9C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7CF2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605D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EFF80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E9B6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0D42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EB725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1BF43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73D8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614AC1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BDDE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B76CF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DD2D848" w14:textId="77777777" w:rsidTr="00EB4801">
        <w:trPr>
          <w:trHeight w:val="300"/>
        </w:trPr>
        <w:tc>
          <w:tcPr>
            <w:tcW w:w="950" w:type="dxa"/>
            <w:noWrap/>
            <w:vAlign w:val="center"/>
            <w:hideMark/>
          </w:tcPr>
          <w:p w14:paraId="138842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9DDA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D7E8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51012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9D1EB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AB08E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4B2E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4618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12552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C84A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41E1010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F142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3,9</w:t>
            </w:r>
          </w:p>
        </w:tc>
        <w:tc>
          <w:tcPr>
            <w:tcW w:w="647" w:type="dxa"/>
            <w:noWrap/>
            <w:vAlign w:val="center"/>
            <w:hideMark/>
          </w:tcPr>
          <w:p w14:paraId="159059D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bl>
    <w:p w14:paraId="60AD5094" w14:textId="724C2D83" w:rsidR="00500930" w:rsidRDefault="00500930" w:rsidP="00201610">
      <w:pPr>
        <w:tabs>
          <w:tab w:val="left" w:pos="1318"/>
        </w:tabs>
        <w:rPr>
          <w:b/>
        </w:rPr>
      </w:pPr>
    </w:p>
    <w:p w14:paraId="6F7AEB48" w14:textId="77777777" w:rsidR="00500930" w:rsidRPr="00500930" w:rsidRDefault="00500930" w:rsidP="00201610">
      <w:pPr>
        <w:tabs>
          <w:tab w:val="left" w:pos="1318"/>
        </w:tabs>
        <w:rPr>
          <w:b/>
        </w:rPr>
        <w:sectPr w:rsidR="00500930" w:rsidRPr="00500930" w:rsidSect="00461064">
          <w:footerReference w:type="default" r:id="rId55"/>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proofErr w:type="gramStart"/>
      <w:r w:rsidRPr="00717127">
        <w:t>iiw.geel@kuleuven.be</w:t>
      </w:r>
      <w:proofErr w:type="gramEnd"/>
    </w:p>
    <w:p w14:paraId="597C6D23" w14:textId="77777777" w:rsidR="00060C9B" w:rsidRPr="003D78FF" w:rsidRDefault="000D0628" w:rsidP="00B32AEF">
      <w:pPr>
        <w:pStyle w:val="BACKCOVERAdres20"/>
        <w:spacing w:after="0"/>
        <w:ind w:right="113"/>
      </w:pPr>
      <w:hyperlink r:id="rId56"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7"/>
      <w:headerReference w:type="default" r:id="rId58"/>
      <w:footerReference w:type="even" r:id="rId59"/>
      <w:footerReference w:type="default" r:id="rId60"/>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4DF36" w14:textId="77777777" w:rsidR="00652E00" w:rsidRDefault="00652E00" w:rsidP="00986956">
      <w:pPr>
        <w:spacing w:line="240" w:lineRule="auto"/>
      </w:pPr>
      <w:r>
        <w:separator/>
      </w:r>
    </w:p>
  </w:endnote>
  <w:endnote w:type="continuationSeparator" w:id="0">
    <w:p w14:paraId="3FB4F4DD" w14:textId="77777777" w:rsidR="00652E00" w:rsidRDefault="00652E00" w:rsidP="00986956">
      <w:pPr>
        <w:spacing w:line="240" w:lineRule="auto"/>
      </w:pPr>
      <w:r>
        <w:continuationSeparator/>
      </w:r>
    </w:p>
  </w:endnote>
  <w:endnote w:type="continuationNotice" w:id="1">
    <w:p w14:paraId="7841F87B" w14:textId="77777777" w:rsidR="00652E00" w:rsidRDefault="00652E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F1388E" w14:paraId="7CF5BA2F" w14:textId="77777777" w:rsidTr="000739D3">
      <w:trPr>
        <w:trHeight w:hRule="exact" w:val="2268"/>
      </w:trPr>
      <w:tc>
        <w:tcPr>
          <w:tcW w:w="11170" w:type="dxa"/>
          <w:shd w:val="clear" w:color="auto" w:fill="auto"/>
        </w:tcPr>
        <w:p w14:paraId="50B64EB1" w14:textId="77777777" w:rsidR="00F1388E" w:rsidRDefault="00F1388E" w:rsidP="000E50CE">
          <w:pPr>
            <w:pStyle w:val="Koptekst"/>
          </w:pPr>
        </w:p>
      </w:tc>
    </w:tr>
  </w:tbl>
  <w:p w14:paraId="79F48DC3" w14:textId="77777777" w:rsidR="00F1388E" w:rsidRDefault="00F1388E"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F1388E" w:rsidRPr="00456A6F" w:rsidRDefault="00F1388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3"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F1388E" w:rsidRPr="00456A6F" w:rsidRDefault="00F1388E"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F1388E" w:rsidRPr="001D78C1" w:rsidRDefault="00F1388E"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F1388E" w:rsidRDefault="00F1388E">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F1388E" w:rsidRDefault="00F1388E">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6C341878" w:rsidR="00F1388E" w:rsidRDefault="00F1388E" w:rsidP="00EA4F95">
        <w:pPr>
          <w:pStyle w:val="Voettekst"/>
          <w:jc w:val="center"/>
        </w:pPr>
        <w:r>
          <w:fldChar w:fldCharType="begin"/>
        </w:r>
        <w:r>
          <w:instrText>PAGE   \* MERGEFORMAT</w:instrText>
        </w:r>
        <w:r>
          <w:fldChar w:fldCharType="separate"/>
        </w:r>
        <w:r w:rsidR="003357EF" w:rsidRPr="003357EF">
          <w:rPr>
            <w:noProof/>
            <w:lang w:val="nl-NL"/>
          </w:rPr>
          <w:t>26</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F1388E" w:rsidRPr="009F4468" w:rsidRDefault="00F1388E"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38F8E9DA" w:rsidR="00F1388E" w:rsidRDefault="00F1388E" w:rsidP="00EA4F95">
        <w:pPr>
          <w:pStyle w:val="Voettekst"/>
          <w:jc w:val="center"/>
        </w:pPr>
        <w:r>
          <w:fldChar w:fldCharType="begin"/>
        </w:r>
        <w:r>
          <w:instrText>PAGE   \* MERGEFORMAT</w:instrText>
        </w:r>
        <w:r>
          <w:fldChar w:fldCharType="separate"/>
        </w:r>
        <w:r w:rsidR="003357EF" w:rsidRPr="003357EF">
          <w:rPr>
            <w:noProof/>
            <w:lang w:val="nl-NL"/>
          </w:rPr>
          <w:t>34</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F1388E" w:rsidRPr="001D78C1" w:rsidRDefault="00F1388E" w:rsidP="000E50CE">
    <w:pPr>
      <w:pStyle w:val="Voettekst"/>
    </w:pPr>
    <w:r>
      <w:fldChar w:fldCharType="begin"/>
    </w:r>
    <w:r w:rsidRPr="00533DEF">
      <w:rPr>
        <w:rPrChange w:id="118"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4B361223" w:rsidR="00F1388E" w:rsidRDefault="00F1388E" w:rsidP="00EA4F95">
        <w:pPr>
          <w:pStyle w:val="Voettekst"/>
          <w:jc w:val="center"/>
        </w:pPr>
        <w:r>
          <w:t>A.</w:t>
        </w:r>
        <w:r>
          <w:fldChar w:fldCharType="begin"/>
        </w:r>
        <w:r>
          <w:instrText>PAGE   \* MERGEFORMAT</w:instrText>
        </w:r>
        <w:r>
          <w:fldChar w:fldCharType="separate"/>
        </w:r>
        <w:r w:rsidR="00E849CE" w:rsidRPr="00E849CE">
          <w:rPr>
            <w:noProof/>
            <w:lang w:val="nl-NL"/>
          </w:rPr>
          <w:t>8</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F1388E" w:rsidRPr="00251CAB" w:rsidRDefault="00F1388E"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F1388E" w:rsidRPr="00251CAB" w:rsidRDefault="00F1388E"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F1388E" w:rsidRPr="00251CAB" w:rsidRDefault="00F1388E"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F1388E" w:rsidRDefault="00F1388E"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F1388E" w:rsidRPr="00456A6F" w:rsidRDefault="00F1388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5"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F1388E" w:rsidRPr="00456A6F" w:rsidRDefault="00F1388E"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F1388E" w:rsidRPr="0004429D" w:rsidRDefault="00F1388E"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F1388E" w:rsidRPr="00394CF7" w:rsidRDefault="00F1388E"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F1388E" w:rsidRPr="00394CF7" w:rsidRDefault="00F1388E"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F1388E" w:rsidRPr="002F050E" w:rsidRDefault="00F1388E"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F1388E" w:rsidRPr="00394CF7" w:rsidRDefault="00F1388E"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F1388E" w:rsidRPr="00394CF7" w:rsidRDefault="00F1388E"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F1388E" w:rsidRPr="008B1D1F" w:rsidRDefault="00F1388E"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F1388E" w:rsidRPr="00251CAB" w:rsidRDefault="00F1388E"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F1388E" w:rsidRPr="00DC647F" w:rsidRDefault="00F1388E"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F1388E" w:rsidRPr="009F4468" w:rsidRDefault="00F1388E"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7946356A" w:rsidR="00F1388E" w:rsidRPr="00251CAB" w:rsidRDefault="00F1388E" w:rsidP="00F01E7D">
        <w:pPr>
          <w:pStyle w:val="Voettekst"/>
          <w:jc w:val="center"/>
        </w:pPr>
        <w:r>
          <w:fldChar w:fldCharType="begin"/>
        </w:r>
        <w:r>
          <w:instrText>PAGE   \* MERGEFORMAT</w:instrText>
        </w:r>
        <w:r>
          <w:fldChar w:fldCharType="separate"/>
        </w:r>
        <w:r w:rsidR="003357EF" w:rsidRPr="003357EF">
          <w:rPr>
            <w:noProof/>
            <w:lang w:val="nl-NL"/>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F1388E" w:rsidRPr="001D78C1" w:rsidRDefault="00F1388E"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F1388E" w:rsidRPr="007A0E17" w:rsidRDefault="00F1388E"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B16B4" w14:textId="77777777" w:rsidR="00652E00" w:rsidRDefault="00652E00" w:rsidP="00986956">
      <w:pPr>
        <w:spacing w:line="240" w:lineRule="auto"/>
      </w:pPr>
      <w:r>
        <w:separator/>
      </w:r>
    </w:p>
  </w:footnote>
  <w:footnote w:type="continuationSeparator" w:id="0">
    <w:p w14:paraId="61804653" w14:textId="77777777" w:rsidR="00652E00" w:rsidRDefault="00652E00" w:rsidP="00986956">
      <w:pPr>
        <w:spacing w:line="240" w:lineRule="auto"/>
      </w:pPr>
      <w:r>
        <w:continuationSeparator/>
      </w:r>
    </w:p>
  </w:footnote>
  <w:footnote w:type="continuationNotice" w:id="1">
    <w:p w14:paraId="34B0A27E" w14:textId="77777777" w:rsidR="00652E00" w:rsidRDefault="00652E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F1388E" w:rsidRDefault="00F1388E" w:rsidP="000E50CE">
    <w:pPr>
      <w:pStyle w:val="Koptekst"/>
    </w:pPr>
  </w:p>
  <w:p w14:paraId="42E1C550" w14:textId="77777777" w:rsidR="00F1388E" w:rsidRDefault="00F1388E"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F1388E" w:rsidRPr="00394CF7" w:rsidRDefault="00F1388E" w:rsidP="00394CF7">
                          <w:pPr>
                            <w:pStyle w:val="CoverKoptekst"/>
                          </w:pPr>
                          <w:r w:rsidRPr="00394CF7">
                            <w:t xml:space="preserve">faculteit </w:t>
                          </w:r>
                          <w:r>
                            <w:t>bewegings- en revalidatiewetenschappen</w:t>
                          </w:r>
                        </w:p>
                        <w:p w14:paraId="4C66B63B" w14:textId="77777777" w:rsidR="00F1388E" w:rsidRPr="00394CF7" w:rsidRDefault="00F1388E"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2"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F1388E" w:rsidRPr="00394CF7" w:rsidRDefault="00F1388E" w:rsidP="00394CF7">
                    <w:pPr>
                      <w:pStyle w:val="CoverKoptekst"/>
                    </w:pPr>
                    <w:r w:rsidRPr="00394CF7">
                      <w:t xml:space="preserve">faculteit </w:t>
                    </w:r>
                    <w:r>
                      <w:t>bewegings- en revalidatiewetenschappen</w:t>
                    </w:r>
                  </w:p>
                  <w:p w14:paraId="4C66B63B" w14:textId="77777777" w:rsidR="00F1388E" w:rsidRPr="00394CF7" w:rsidRDefault="00F1388E"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F1388E" w:rsidRDefault="00F1388E">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F1388E" w:rsidRPr="009B0224" w:rsidRDefault="00F1388E"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1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F1388E" w:rsidRPr="009B0224" w:rsidRDefault="00F1388E"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F1388E" w:rsidRPr="009B0224" w:rsidRDefault="00F1388E"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F1388E" w:rsidRPr="008D663C" w:rsidRDefault="00F1388E"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F1388E" w:rsidRDefault="00F1388E"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F1388E" w:rsidRPr="00394CF7" w:rsidRDefault="00F1388E"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4"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F1388E" w:rsidRPr="00394CF7" w:rsidRDefault="00F1388E"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F1388E" w:rsidRPr="00E73B78" w:rsidRDefault="00F1388E"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F1388E" w:rsidRPr="005C062C" w:rsidRDefault="00F1388E"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F1388E" w:rsidRDefault="00F1388E"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F1388E" w:rsidRPr="00E73B78" w:rsidRDefault="00F1388E"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F1388E" w:rsidRPr="000B0058" w:rsidRDefault="00F1388E"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F1388E" w:rsidRPr="000B0058" w:rsidRDefault="00F1388E"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F1388E" w:rsidRPr="009B0224" w:rsidRDefault="00F1388E"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21CFE"/>
    <w:rsid w:val="00022BAC"/>
    <w:rsid w:val="00022C9E"/>
    <w:rsid w:val="00022EC0"/>
    <w:rsid w:val="00024C11"/>
    <w:rsid w:val="000250E2"/>
    <w:rsid w:val="00030C0A"/>
    <w:rsid w:val="000324FA"/>
    <w:rsid w:val="00033FD5"/>
    <w:rsid w:val="00034E0B"/>
    <w:rsid w:val="0003581B"/>
    <w:rsid w:val="000361DC"/>
    <w:rsid w:val="00037B05"/>
    <w:rsid w:val="00040408"/>
    <w:rsid w:val="00041B25"/>
    <w:rsid w:val="0004429D"/>
    <w:rsid w:val="00044D37"/>
    <w:rsid w:val="00047651"/>
    <w:rsid w:val="00050AE7"/>
    <w:rsid w:val="00052A4D"/>
    <w:rsid w:val="00053E6D"/>
    <w:rsid w:val="000558A3"/>
    <w:rsid w:val="0005683D"/>
    <w:rsid w:val="000571C9"/>
    <w:rsid w:val="0006019D"/>
    <w:rsid w:val="00060276"/>
    <w:rsid w:val="000606B3"/>
    <w:rsid w:val="00060C9B"/>
    <w:rsid w:val="0006181E"/>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0628"/>
    <w:rsid w:val="000D1F51"/>
    <w:rsid w:val="000D357A"/>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682"/>
    <w:rsid w:val="00153B2A"/>
    <w:rsid w:val="00153D39"/>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7B3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5FD4"/>
    <w:rsid w:val="003F719B"/>
    <w:rsid w:val="004007AD"/>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09D1"/>
    <w:rsid w:val="00475F05"/>
    <w:rsid w:val="00476134"/>
    <w:rsid w:val="0047632D"/>
    <w:rsid w:val="004774B3"/>
    <w:rsid w:val="00483D44"/>
    <w:rsid w:val="00491012"/>
    <w:rsid w:val="004918FE"/>
    <w:rsid w:val="004927EE"/>
    <w:rsid w:val="00492C96"/>
    <w:rsid w:val="0049462D"/>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5CBE"/>
    <w:rsid w:val="004D6077"/>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E58F1"/>
    <w:rsid w:val="005F0B06"/>
    <w:rsid w:val="005F0B3D"/>
    <w:rsid w:val="005F268F"/>
    <w:rsid w:val="005F3536"/>
    <w:rsid w:val="005F3F5E"/>
    <w:rsid w:val="005F4B73"/>
    <w:rsid w:val="005F68BE"/>
    <w:rsid w:val="005F7121"/>
    <w:rsid w:val="005F77B5"/>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355"/>
    <w:rsid w:val="00647500"/>
    <w:rsid w:val="00647890"/>
    <w:rsid w:val="00652834"/>
    <w:rsid w:val="00652E00"/>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3410"/>
    <w:rsid w:val="00707F11"/>
    <w:rsid w:val="007119BC"/>
    <w:rsid w:val="0071392E"/>
    <w:rsid w:val="00715FC5"/>
    <w:rsid w:val="00716499"/>
    <w:rsid w:val="00720208"/>
    <w:rsid w:val="00720468"/>
    <w:rsid w:val="0072238B"/>
    <w:rsid w:val="00722E62"/>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2741"/>
    <w:rsid w:val="00843631"/>
    <w:rsid w:val="0085105B"/>
    <w:rsid w:val="00851777"/>
    <w:rsid w:val="008521FF"/>
    <w:rsid w:val="00852D0D"/>
    <w:rsid w:val="00853961"/>
    <w:rsid w:val="00861D41"/>
    <w:rsid w:val="00863A20"/>
    <w:rsid w:val="00863C58"/>
    <w:rsid w:val="00864320"/>
    <w:rsid w:val="008705D4"/>
    <w:rsid w:val="00871022"/>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F75"/>
    <w:rsid w:val="008C1370"/>
    <w:rsid w:val="008C6223"/>
    <w:rsid w:val="008D1F04"/>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67D71"/>
    <w:rsid w:val="00967FAF"/>
    <w:rsid w:val="00970305"/>
    <w:rsid w:val="00972319"/>
    <w:rsid w:val="00972EE7"/>
    <w:rsid w:val="0097605E"/>
    <w:rsid w:val="00976AE1"/>
    <w:rsid w:val="00976B05"/>
    <w:rsid w:val="00980CF2"/>
    <w:rsid w:val="009839BE"/>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B7FD5"/>
    <w:rsid w:val="009C148A"/>
    <w:rsid w:val="009C4765"/>
    <w:rsid w:val="009C4C1D"/>
    <w:rsid w:val="009C62C7"/>
    <w:rsid w:val="009C79BE"/>
    <w:rsid w:val="009D2B6D"/>
    <w:rsid w:val="009D333D"/>
    <w:rsid w:val="009D3791"/>
    <w:rsid w:val="009D3C37"/>
    <w:rsid w:val="009D769A"/>
    <w:rsid w:val="009E03B0"/>
    <w:rsid w:val="009E2E5A"/>
    <w:rsid w:val="009E3F27"/>
    <w:rsid w:val="009E59F9"/>
    <w:rsid w:val="009F00AF"/>
    <w:rsid w:val="009F025E"/>
    <w:rsid w:val="009F070B"/>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414E"/>
    <w:rsid w:val="00A15926"/>
    <w:rsid w:val="00A15CF5"/>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6AC2"/>
    <w:rsid w:val="00A67614"/>
    <w:rsid w:val="00A71A4D"/>
    <w:rsid w:val="00A71C92"/>
    <w:rsid w:val="00A7316D"/>
    <w:rsid w:val="00A73632"/>
    <w:rsid w:val="00A74698"/>
    <w:rsid w:val="00A760F0"/>
    <w:rsid w:val="00A81A70"/>
    <w:rsid w:val="00A81AA0"/>
    <w:rsid w:val="00A8207C"/>
    <w:rsid w:val="00A859C2"/>
    <w:rsid w:val="00A85B8F"/>
    <w:rsid w:val="00A85BF1"/>
    <w:rsid w:val="00A86707"/>
    <w:rsid w:val="00A908A0"/>
    <w:rsid w:val="00A90939"/>
    <w:rsid w:val="00A91D44"/>
    <w:rsid w:val="00A9277E"/>
    <w:rsid w:val="00A96BD7"/>
    <w:rsid w:val="00A96CD2"/>
    <w:rsid w:val="00A97086"/>
    <w:rsid w:val="00AA1B12"/>
    <w:rsid w:val="00AA3194"/>
    <w:rsid w:val="00AA358E"/>
    <w:rsid w:val="00AA4190"/>
    <w:rsid w:val="00AA4325"/>
    <w:rsid w:val="00AA58F1"/>
    <w:rsid w:val="00AA7AF2"/>
    <w:rsid w:val="00AA7B3C"/>
    <w:rsid w:val="00AB0F92"/>
    <w:rsid w:val="00AB1071"/>
    <w:rsid w:val="00AB16EF"/>
    <w:rsid w:val="00AB2A8F"/>
    <w:rsid w:val="00AB37B7"/>
    <w:rsid w:val="00AB4B7A"/>
    <w:rsid w:val="00AC1241"/>
    <w:rsid w:val="00AC3723"/>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4FCD"/>
    <w:rsid w:val="00AF547A"/>
    <w:rsid w:val="00AF56FC"/>
    <w:rsid w:val="00AF5F9E"/>
    <w:rsid w:val="00AF719E"/>
    <w:rsid w:val="00AF7599"/>
    <w:rsid w:val="00B0128F"/>
    <w:rsid w:val="00B021BF"/>
    <w:rsid w:val="00B0252A"/>
    <w:rsid w:val="00B046B6"/>
    <w:rsid w:val="00B0492F"/>
    <w:rsid w:val="00B04B4C"/>
    <w:rsid w:val="00B060BE"/>
    <w:rsid w:val="00B0678E"/>
    <w:rsid w:val="00B074E7"/>
    <w:rsid w:val="00B11BF2"/>
    <w:rsid w:val="00B11ED0"/>
    <w:rsid w:val="00B12FB4"/>
    <w:rsid w:val="00B14828"/>
    <w:rsid w:val="00B1734C"/>
    <w:rsid w:val="00B20594"/>
    <w:rsid w:val="00B209DA"/>
    <w:rsid w:val="00B20E4D"/>
    <w:rsid w:val="00B246A8"/>
    <w:rsid w:val="00B27611"/>
    <w:rsid w:val="00B3181A"/>
    <w:rsid w:val="00B32AEF"/>
    <w:rsid w:val="00B33E82"/>
    <w:rsid w:val="00B34AC2"/>
    <w:rsid w:val="00B354B2"/>
    <w:rsid w:val="00B40E57"/>
    <w:rsid w:val="00B4134E"/>
    <w:rsid w:val="00B42859"/>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2AD9"/>
    <w:rsid w:val="00BD3B9F"/>
    <w:rsid w:val="00BD3C83"/>
    <w:rsid w:val="00BD4D5D"/>
    <w:rsid w:val="00BD593A"/>
    <w:rsid w:val="00BD5EB7"/>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7C8"/>
    <w:rsid w:val="00C41878"/>
    <w:rsid w:val="00C41E30"/>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03436"/>
    <w:rsid w:val="00D10005"/>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15E4"/>
    <w:rsid w:val="00D527AB"/>
    <w:rsid w:val="00D53035"/>
    <w:rsid w:val="00D532C3"/>
    <w:rsid w:val="00D548CA"/>
    <w:rsid w:val="00D5567A"/>
    <w:rsid w:val="00D57614"/>
    <w:rsid w:val="00D5781A"/>
    <w:rsid w:val="00D6221B"/>
    <w:rsid w:val="00D70BDF"/>
    <w:rsid w:val="00D7111E"/>
    <w:rsid w:val="00D7181A"/>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220B"/>
    <w:rsid w:val="00DE31AF"/>
    <w:rsid w:val="00DE3CD7"/>
    <w:rsid w:val="00DE531A"/>
    <w:rsid w:val="00DE63B3"/>
    <w:rsid w:val="00DF1B6B"/>
    <w:rsid w:val="00DF309F"/>
    <w:rsid w:val="00DF3F4A"/>
    <w:rsid w:val="00DF4EA9"/>
    <w:rsid w:val="00DF54FA"/>
    <w:rsid w:val="00DF71D5"/>
    <w:rsid w:val="00E00B9C"/>
    <w:rsid w:val="00E01586"/>
    <w:rsid w:val="00E118F5"/>
    <w:rsid w:val="00E119B8"/>
    <w:rsid w:val="00E13C76"/>
    <w:rsid w:val="00E14583"/>
    <w:rsid w:val="00E16F34"/>
    <w:rsid w:val="00E212A9"/>
    <w:rsid w:val="00E21929"/>
    <w:rsid w:val="00E26ABA"/>
    <w:rsid w:val="00E2775B"/>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72A42"/>
    <w:rsid w:val="00E73A60"/>
    <w:rsid w:val="00E73AA9"/>
    <w:rsid w:val="00E73B78"/>
    <w:rsid w:val="00E73E70"/>
    <w:rsid w:val="00E760F9"/>
    <w:rsid w:val="00E77577"/>
    <w:rsid w:val="00E809C0"/>
    <w:rsid w:val="00E81E32"/>
    <w:rsid w:val="00E82D1C"/>
    <w:rsid w:val="00E840E3"/>
    <w:rsid w:val="00E849CE"/>
    <w:rsid w:val="00E85751"/>
    <w:rsid w:val="00E859D3"/>
    <w:rsid w:val="00E902EE"/>
    <w:rsid w:val="00E92C96"/>
    <w:rsid w:val="00E92D0A"/>
    <w:rsid w:val="00E95554"/>
    <w:rsid w:val="00E95836"/>
    <w:rsid w:val="00EA327E"/>
    <w:rsid w:val="00EA37F8"/>
    <w:rsid w:val="00EA4F95"/>
    <w:rsid w:val="00EA7ADD"/>
    <w:rsid w:val="00EB3DD2"/>
    <w:rsid w:val="00EB4801"/>
    <w:rsid w:val="00EB56B5"/>
    <w:rsid w:val="00EB6444"/>
    <w:rsid w:val="00EB7939"/>
    <w:rsid w:val="00EC1CDC"/>
    <w:rsid w:val="00EC22E8"/>
    <w:rsid w:val="00EC55E2"/>
    <w:rsid w:val="00EC62CD"/>
    <w:rsid w:val="00EC7088"/>
    <w:rsid w:val="00ED1055"/>
    <w:rsid w:val="00ED1C9E"/>
    <w:rsid w:val="00ED4722"/>
    <w:rsid w:val="00ED510F"/>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36FD"/>
    <w:rsid w:val="00F35E12"/>
    <w:rsid w:val="00F35FE1"/>
    <w:rsid w:val="00F37AF8"/>
    <w:rsid w:val="00F40ED1"/>
    <w:rsid w:val="00F41333"/>
    <w:rsid w:val="00F4361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5B"/>
    <w:rsid w:val="00FD1E32"/>
    <w:rsid w:val="00FD3AB0"/>
    <w:rsid w:val="00FD3F97"/>
    <w:rsid w:val="00FD480B"/>
    <w:rsid w:val="00FD500E"/>
    <w:rsid w:val="00FD6913"/>
    <w:rsid w:val="00FD6A63"/>
    <w:rsid w:val="00FE0ECF"/>
    <w:rsid w:val="00FE13AA"/>
    <w:rsid w:val="00FE1D0B"/>
    <w:rsid w:val="00FE6E56"/>
    <w:rsid w:val="00FE78F7"/>
    <w:rsid w:val="00FF0A90"/>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1D5068"/>
    <w:pPr>
      <w:tabs>
        <w:tab w:val="left" w:pos="1134"/>
        <w:tab w:val="right" w:leader="dot" w:pos="7927"/>
      </w:tabs>
      <w:ind w:left="1134" w:hanging="567"/>
      <w:jc w:val="left"/>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footer" Target="footer14.xml"/><Relationship Id="rId55" Type="http://schemas.openxmlformats.org/officeDocument/2006/relationships/footer" Target="footer19.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footer" Target="footer18.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1.xml"/><Relationship Id="rId53" Type="http://schemas.openxmlformats.org/officeDocument/2006/relationships/footer" Target="footer17.xm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3.xml"/><Relationship Id="rId57" Type="http://schemas.openxmlformats.org/officeDocument/2006/relationships/header" Target="header13.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6.xm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2.xml"/><Relationship Id="rId56" Type="http://schemas.openxmlformats.org/officeDocument/2006/relationships/hyperlink" Target="http://www.iiw.kuleuven.be" TargetMode="External"/><Relationship Id="rId8" Type="http://schemas.openxmlformats.org/officeDocument/2006/relationships/header" Target="header1.xml"/><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2.xml"/><Relationship Id="rId59" Type="http://schemas.openxmlformats.org/officeDocument/2006/relationships/footer" Target="footer20.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8573F5"/>
    <w:rsid w:val="0088076C"/>
    <w:rsid w:val="008B0D8C"/>
    <w:rsid w:val="00915C83"/>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7623CC"/>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41</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42</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43</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s>
</file>

<file path=customXml/itemProps1.xml><?xml version="1.0" encoding="utf-8"?>
<ds:datastoreItem xmlns:ds="http://schemas.openxmlformats.org/officeDocument/2006/customXml" ds:itemID="{BCDBE215-C46D-4D69-9130-DEEAFADB3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63</Pages>
  <Words>14392</Words>
  <Characters>79160</Characters>
  <Application>Microsoft Office Word</Application>
  <DocSecurity>0</DocSecurity>
  <Lines>659</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51</cp:revision>
  <cp:lastPrinted>2018-04-27T08:07:00Z</cp:lastPrinted>
  <dcterms:created xsi:type="dcterms:W3CDTF">2018-05-19T00:19:00Z</dcterms:created>
  <dcterms:modified xsi:type="dcterms:W3CDTF">2018-05-20T15:54:00Z</dcterms:modified>
</cp:coreProperties>
</file>