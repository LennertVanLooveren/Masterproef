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692740D5" w:rsidR="003601DE" w:rsidRPr="000418A2" w:rsidRDefault="00C97E9A"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69504"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C97E9A" w:rsidRPr="003D78FF" w:rsidRDefault="00C97E9A" w:rsidP="003D78FF">
                                    <w:pPr>
                                      <w:pStyle w:val="CoverKoptekst"/>
                                      <w:spacing w:after="0"/>
                                    </w:pPr>
                                    <w:r w:rsidRPr="003D78FF">
                                      <w:t xml:space="preserve">faculteit industriËle </w:t>
                                    </w:r>
                                  </w:p>
                                  <w:p w14:paraId="0D316A71" w14:textId="77777777" w:rsidR="00C97E9A" w:rsidRPr="003D78FF" w:rsidRDefault="00C97E9A" w:rsidP="003D78FF">
                                    <w:pPr>
                                      <w:pStyle w:val="CoverKoptekst"/>
                                      <w:spacing w:after="0"/>
                                    </w:pPr>
                                    <w:r w:rsidRPr="003D78FF">
                                      <w:t>ingenieurswetenschappen</w:t>
                                    </w:r>
                                  </w:p>
                                  <w:p w14:paraId="3BCD36CF" w14:textId="77777777" w:rsidR="00C97E9A" w:rsidRPr="003D78FF" w:rsidRDefault="00C97E9A"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69504;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C97E9A" w:rsidRPr="003D78FF" w:rsidRDefault="00C97E9A" w:rsidP="003D78FF">
                              <w:pPr>
                                <w:pStyle w:val="CoverKoptekst"/>
                                <w:spacing w:after="0"/>
                              </w:pPr>
                              <w:r w:rsidRPr="003D78FF">
                                <w:t xml:space="preserve">faculteit industriËle </w:t>
                              </w:r>
                            </w:p>
                            <w:p w14:paraId="0D316A71" w14:textId="77777777" w:rsidR="00C97E9A" w:rsidRPr="003D78FF" w:rsidRDefault="00C97E9A" w:rsidP="003D78FF">
                              <w:pPr>
                                <w:pStyle w:val="CoverKoptekst"/>
                                <w:spacing w:after="0"/>
                              </w:pPr>
                              <w:r w:rsidRPr="003D78FF">
                                <w:t>ingenieurswetenschappen</w:t>
                              </w:r>
                            </w:p>
                            <w:p w14:paraId="3BCD36CF" w14:textId="77777777" w:rsidR="00C97E9A" w:rsidRPr="003D78FF" w:rsidRDefault="00C97E9A"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201610">
                <w:rPr>
                  <w:color w:val="278E74"/>
                  <w:sz w:val="60"/>
                  <w:szCs w:val="60"/>
                </w:rPr>
                <w:t>API ontwikkeling in cross-platform en platform-specifieke frameworks</w:t>
              </w:r>
            </w:sdtContent>
          </w:sdt>
        </w:sdtContent>
      </w:sdt>
    </w:p>
    <w:p w14:paraId="24344426" w14:textId="249EAF64" w:rsidR="00F01E7D" w:rsidRDefault="00C97E9A"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Pr>
              <w:sz w:val="40"/>
            </w:rPr>
            <w:t>Een vergelijkende studie</w:t>
          </w:r>
        </w:sdtContent>
      </w:sdt>
      <w:r w:rsidR="003601DE" w:rsidRPr="00533DEF">
        <w:rPr>
          <w:noProof/>
          <w:lang w:eastAsia="en-GB"/>
          <w:rPrChange w:id="0" w:author="Fien Van Bael" w:date="2018-04-11T14:42:00Z">
            <w:rPr>
              <w:noProof/>
              <w:lang w:val="en-GB" w:eastAsia="en-GB"/>
            </w:rPr>
          </w:rPrChange>
        </w:rPr>
        <w:t xml:space="preserve"> </w:t>
      </w:r>
      <w:r w:rsidR="00060C9B">
        <w:rPr>
          <w:noProof/>
          <w:lang w:val="en-GB" w:eastAsia="en-GB"/>
        </w:rPr>
        <mc:AlternateContent>
          <mc:Choice Requires="wps">
            <w:drawing>
              <wp:anchor distT="0" distB="0" distL="36195" distR="114300" simplePos="0" relativeHeight="251673600"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C97E9A" w:rsidRPr="00AC5CEB" w:rsidRDefault="00C97E9A"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Pr>
                                    <w:i/>
                                    <w:sz w:val="24"/>
                                    <w:highlight w:val="yellow"/>
                                  </w:rPr>
                                  <w:t>elektronica-ICT</w:t>
                                </w:r>
                                <w:r w:rsidRPr="00E46966">
                                  <w:rPr>
                                    <w:i/>
                                    <w:sz w:val="24"/>
                                    <w:highlight w:val="yellow"/>
                                  </w:rPr>
                                  <w:t>,</w:t>
                                </w:r>
                                <w:r>
                                  <w:rPr>
                                    <w:i/>
                                    <w:sz w:val="24"/>
                                    <w:highlight w:val="yellow"/>
                                  </w:rPr>
                                  <w:t xml:space="preserve"> afstudeerrichting</w:t>
                                </w:r>
                                <w:r w:rsidRPr="00E46966">
                                  <w:rPr>
                                    <w:i/>
                                    <w:sz w:val="24"/>
                                    <w:highlight w:val="yellow"/>
                                  </w:rPr>
                                  <w:t xml:space="preserve"> </w:t>
                                </w:r>
                                <w:r>
                                  <w:rPr>
                                    <w:i/>
                                    <w:sz w:val="24"/>
                                    <w:highlight w:val="yellow"/>
                                  </w:rPr>
                                  <w:t>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73600;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C97E9A" w:rsidRPr="00AC5CEB" w:rsidRDefault="00C97E9A"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Pr>
                              <w:i/>
                              <w:sz w:val="24"/>
                              <w:highlight w:val="yellow"/>
                            </w:rPr>
                            <w:t>elektronica-ICT</w:t>
                          </w:r>
                          <w:r w:rsidRPr="00E46966">
                            <w:rPr>
                              <w:i/>
                              <w:sz w:val="24"/>
                              <w:highlight w:val="yellow"/>
                            </w:rPr>
                            <w:t>,</w:t>
                          </w:r>
                          <w:r>
                            <w:rPr>
                              <w:i/>
                              <w:sz w:val="24"/>
                              <w:highlight w:val="yellow"/>
                            </w:rPr>
                            <w:t xml:space="preserve"> afstudeerrichting</w:t>
                          </w:r>
                          <w:r w:rsidRPr="00E46966">
                            <w:rPr>
                              <w:i/>
                              <w:sz w:val="24"/>
                              <w:highlight w:val="yellow"/>
                            </w:rPr>
                            <w:t xml:space="preserve"> </w:t>
                          </w:r>
                          <w:r>
                            <w:rPr>
                              <w:i/>
                              <w:sz w:val="24"/>
                              <w:highlight w:val="yellow"/>
                            </w:rPr>
                            <w:t>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67456"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C97E9A" w:rsidRDefault="00C97E9A" w:rsidP="003601DE">
                                <w:pPr>
                                  <w:pStyle w:val="CoverAuteur"/>
                                </w:pPr>
                                <w:r>
                                  <w:t>Lennert VAN LOOVEREN</w:t>
                                </w:r>
                              </w:p>
                            </w:sdtContent>
                          </w:sdt>
                          <w:p w14:paraId="7D53AF27" w14:textId="77777777" w:rsidR="00C97E9A" w:rsidRDefault="00C97E9A"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67456;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C97E9A" w:rsidRDefault="00C97E9A" w:rsidP="003601DE">
                          <w:pPr>
                            <w:pStyle w:val="CoverAuteur"/>
                          </w:pPr>
                          <w:r>
                            <w:t>Lennert VAN LOOVEREN</w:t>
                          </w:r>
                        </w:p>
                      </w:sdtContent>
                    </w:sdt>
                    <w:p w14:paraId="7D53AF27" w14:textId="77777777" w:rsidR="00C97E9A" w:rsidRDefault="00C97E9A"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71552"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C97E9A" w:rsidRDefault="00C97E9A" w:rsidP="003601DE">
                                <w:pPr>
                                  <w:pStyle w:val="CoverSubtekst"/>
                                  <w:spacing w:before="120"/>
                                  <w:jc w:val="left"/>
                                </w:pPr>
                                <w:r>
                                  <w:t xml:space="preserve">Promotor: </w:t>
                                </w:r>
                                <w:r w:rsidR="00F61102">
                                  <w:t xml:space="preserve">Dr. </w:t>
                                </w:r>
                                <w:r w:rsidR="006C54AD">
                                  <w:t>Ing.</w:t>
                                </w:r>
                                <w:r>
                                  <w:t xml:space="preserve"> P</w:t>
                                </w:r>
                                <w:r w:rsidR="006C54AD">
                                  <w:t>eter</w:t>
                                </w:r>
                                <w:r>
                                  <w:t xml:space="preserve"> Karsmakers</w:t>
                                </w:r>
                              </w:p>
                              <w:p w14:paraId="655D8BDE" w14:textId="77777777" w:rsidR="00C97E9A" w:rsidRPr="00C93379" w:rsidRDefault="00C97E9A" w:rsidP="003601DE">
                                <w:pPr>
                                  <w:pStyle w:val="CoverSubtekst"/>
                                  <w:spacing w:before="240"/>
                                  <w:jc w:val="left"/>
                                </w:pPr>
                                <w:r>
                                  <w:t>Co-promotoren: Koen Swings,</w:t>
                                </w:r>
                                <w:r>
                                  <w:br/>
                                  <w:t>Bram Schrijvers</w:t>
                                </w:r>
                              </w:p>
                            </w:sdtContent>
                          </w:sdt>
                          <w:p w14:paraId="50CBA07C" w14:textId="77777777" w:rsidR="00C97E9A" w:rsidRPr="00C93379" w:rsidRDefault="00C97E9A"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71552;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C97E9A" w:rsidRDefault="00C97E9A" w:rsidP="003601DE">
                          <w:pPr>
                            <w:pStyle w:val="CoverSubtekst"/>
                            <w:spacing w:before="120"/>
                            <w:jc w:val="left"/>
                          </w:pPr>
                          <w:r>
                            <w:t xml:space="preserve">Promotor: </w:t>
                          </w:r>
                          <w:r w:rsidR="00F61102">
                            <w:t xml:space="preserve">Dr. </w:t>
                          </w:r>
                          <w:r w:rsidR="006C54AD">
                            <w:t>Ing.</w:t>
                          </w:r>
                          <w:r>
                            <w:t xml:space="preserve"> P</w:t>
                          </w:r>
                          <w:r w:rsidR="006C54AD">
                            <w:t>eter</w:t>
                          </w:r>
                          <w:r>
                            <w:t xml:space="preserve"> Karsmakers</w:t>
                          </w:r>
                        </w:p>
                        <w:p w14:paraId="655D8BDE" w14:textId="77777777" w:rsidR="00C97E9A" w:rsidRPr="00C93379" w:rsidRDefault="00C97E9A" w:rsidP="003601DE">
                          <w:pPr>
                            <w:pStyle w:val="CoverSubtekst"/>
                            <w:spacing w:before="240"/>
                            <w:jc w:val="left"/>
                          </w:pPr>
                          <w:r>
                            <w:t>Co-promotoren: Koen Swings,</w:t>
                          </w:r>
                          <w:r>
                            <w:br/>
                            <w:t>Bram Schrijvers</w:t>
                          </w:r>
                        </w:p>
                      </w:sdtContent>
                    </w:sdt>
                    <w:p w14:paraId="50CBA07C" w14:textId="77777777" w:rsidR="00C97E9A" w:rsidRPr="00C93379" w:rsidRDefault="00C97E9A"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61312"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C97E9A" w:rsidRPr="0096737D" w:rsidRDefault="00C97E9A"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C97E9A" w:rsidRPr="0096737D" w:rsidRDefault="00C97E9A"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ampus Geel, Kleinhoefstraat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2" w:name="_Toc476121729"/>
      <w:bookmarkStart w:id="3" w:name="_Toc511216713"/>
      <w:r w:rsidRPr="006A0C7E">
        <w:lastRenderedPageBreak/>
        <w:t>Voorwoord</w:t>
      </w:r>
      <w:bookmarkEnd w:id="2"/>
      <w:bookmarkEnd w:id="3"/>
    </w:p>
    <w:p w14:paraId="32C3535C" w14:textId="45AAF519" w:rsidR="007420BD" w:rsidRDefault="007420BD" w:rsidP="00533DEF">
      <w:r>
        <w:t>In de master industriële wetenschappen is de masterproef een essentieel onderdeel van het programma. Hiervoor heb ik adequate hulp gekregen van bepaalde mensen die ik extra moet bedanken.</w:t>
      </w:r>
    </w:p>
    <w:p w14:paraId="69B47DCF" w14:textId="49D24701" w:rsidR="007420BD" w:rsidRDefault="003601DE" w:rsidP="00AA1B12">
      <w:r>
        <w:t>Ik heb deze masterproef kunnen verwezenlijken dankzij mijn ouders, via hun morele en financiële steun</w:t>
      </w:r>
      <w:r w:rsidR="007420BD">
        <w:t xml:space="preserve"> gedurende mijne hele studieperiode</w:t>
      </w:r>
      <w:r>
        <w:t>. Alsook door mijn promotoren die mij gedurende de hele weg begeleidt hebben</w:t>
      </w:r>
      <w:r w:rsidR="007420BD">
        <w:t xml:space="preserve"> en de collega’s bij Zappware die voor een leuke sfeer zorgden en mij uit de nood hielpen indien nodig</w:t>
      </w:r>
      <w:r>
        <w:t>.</w:t>
      </w:r>
      <w:r w:rsidR="007420BD">
        <w:t xml:space="preserve"> Met speciale dank aan Bram Schrijvers die dagelijks beschikbaar was om mij te helpen.</w:t>
      </w:r>
    </w:p>
    <w:p w14:paraId="76457D65" w14:textId="42E7C836" w:rsidR="00153B2A" w:rsidRDefault="00153B2A" w:rsidP="00751A60">
      <w:pPr>
        <w:sectPr w:rsidR="00153B2A"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 xml:space="preserve">Ten slotte wil ik de jury bedanken </w:t>
      </w:r>
      <w:r w:rsidR="007420BD">
        <w:t>voor</w:t>
      </w:r>
      <w:r>
        <w:t xml:space="preserve"> de tijd te nemen </w:t>
      </w:r>
      <w:r w:rsidR="007420BD">
        <w:t xml:space="preserve">om deze masterproef te lezen en </w:t>
      </w:r>
      <w:r w:rsidR="003D5CDB">
        <w:t xml:space="preserve">te </w:t>
      </w:r>
      <w:r w:rsidR="007420BD">
        <w:t>beoordelen.</w:t>
      </w:r>
    </w:p>
    <w:p w14:paraId="01535926" w14:textId="77777777" w:rsidR="00B47AB8" w:rsidRDefault="00E21929" w:rsidP="004203C0">
      <w:pPr>
        <w:pStyle w:val="Kop1zondernummering"/>
      </w:pPr>
      <w:bookmarkStart w:id="5" w:name="_Toc511216714"/>
      <w:r>
        <w:lastRenderedPageBreak/>
        <w:t>Samenvatting</w:t>
      </w:r>
      <w:bookmarkEnd w:id="5"/>
    </w:p>
    <w:p w14:paraId="758FA8F8" w14:textId="77777777" w:rsidR="00E21929" w:rsidRDefault="00B47AB8" w:rsidP="00E73A60">
      <w:r>
        <w:t xml:space="preserve">De (korte) samenvatting, toegankelijk voor een breed publiek, wordt in het Nederlands geschreven en bevat </w:t>
      </w:r>
      <w:r w:rsidRPr="009A5D26">
        <w:rPr>
          <w:b/>
        </w:rPr>
        <w:t>maximum 3500 tekens</w:t>
      </w:r>
      <w:r>
        <w:t>. Deze samenvatting moet ook verplicht opgeladen worden in KU Loket.</w:t>
      </w:r>
    </w:p>
    <w:p w14:paraId="23522BB5" w14:textId="77777777" w:rsidR="00F01E7D" w:rsidRDefault="00F01E7D" w:rsidP="00E73A60"/>
    <w:p w14:paraId="22637647"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5CBD4C1F" w14:textId="77777777" w:rsidR="00F01E7D" w:rsidRDefault="00F01E7D" w:rsidP="00E73A60"/>
    <w:p w14:paraId="651E224B" w14:textId="77777777" w:rsidR="00E21929" w:rsidRDefault="00E21929" w:rsidP="002C18A6">
      <w:pPr>
        <w:pStyle w:val="Kop1zondernummering"/>
      </w:pPr>
      <w:bookmarkStart w:id="6" w:name="_Toc511216715"/>
      <w:r w:rsidRPr="002C18A6">
        <w:t>Abstract</w:t>
      </w:r>
      <w:bookmarkEnd w:id="6"/>
    </w:p>
    <w:p w14:paraId="501679B4" w14:textId="77777777" w:rsidR="00E21929" w:rsidRDefault="00E21929" w:rsidP="00E95554">
      <w:r>
        <w:t xml:space="preserve">Het extended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77777777" w:rsidR="00B47AB8" w:rsidRDefault="00E21929" w:rsidP="00E95554">
      <w:r w:rsidRPr="00E95554">
        <w:rPr>
          <w:b/>
        </w:rPr>
        <w:t>Keywords</w:t>
      </w:r>
      <w:r>
        <w:t>: Voeg een vijftal keywords in</w:t>
      </w:r>
      <w:r w:rsidR="009A5D26">
        <w:t>.</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00E727A3" w14:textId="337496B8" w:rsidR="007D5FFC"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1216713" w:history="1">
        <w:r w:rsidR="007D5FFC" w:rsidRPr="002A7CA2">
          <w:rPr>
            <w:rStyle w:val="Hyperlink"/>
          </w:rPr>
          <w:t>Voorwoord</w:t>
        </w:r>
        <w:r w:rsidR="007D5FFC">
          <w:rPr>
            <w:webHidden/>
          </w:rPr>
          <w:tab/>
        </w:r>
        <w:r w:rsidR="007D5FFC">
          <w:rPr>
            <w:webHidden/>
          </w:rPr>
          <w:fldChar w:fldCharType="begin"/>
        </w:r>
        <w:r w:rsidR="007D5FFC">
          <w:rPr>
            <w:webHidden/>
          </w:rPr>
          <w:instrText xml:space="preserve"> PAGEREF _Toc511216713 \h </w:instrText>
        </w:r>
        <w:r w:rsidR="007D5FFC">
          <w:rPr>
            <w:webHidden/>
          </w:rPr>
        </w:r>
        <w:r w:rsidR="007D5FFC">
          <w:rPr>
            <w:webHidden/>
          </w:rPr>
          <w:fldChar w:fldCharType="separate"/>
        </w:r>
        <w:r w:rsidR="007D5FFC">
          <w:rPr>
            <w:webHidden/>
          </w:rPr>
          <w:t>i</w:t>
        </w:r>
        <w:r w:rsidR="007D5FFC">
          <w:rPr>
            <w:webHidden/>
          </w:rPr>
          <w:fldChar w:fldCharType="end"/>
        </w:r>
      </w:hyperlink>
    </w:p>
    <w:p w14:paraId="3EE83A3C" w14:textId="067FD572" w:rsidR="007D5FFC" w:rsidRDefault="00C97E9A">
      <w:pPr>
        <w:pStyle w:val="Inhopg1"/>
        <w:rPr>
          <w:rFonts w:asciiTheme="minorHAnsi" w:hAnsiTheme="minorHAnsi" w:cstheme="minorBidi"/>
          <w:b w:val="0"/>
          <w:szCs w:val="22"/>
          <w:lang w:eastAsia="nl-BE"/>
        </w:rPr>
      </w:pPr>
      <w:hyperlink w:anchor="_Toc511216714" w:history="1">
        <w:r w:rsidR="007D5FFC" w:rsidRPr="002A7CA2">
          <w:rPr>
            <w:rStyle w:val="Hyperlink"/>
          </w:rPr>
          <w:t>Samenvatting</w:t>
        </w:r>
        <w:r w:rsidR="007D5FFC">
          <w:rPr>
            <w:webHidden/>
          </w:rPr>
          <w:tab/>
        </w:r>
        <w:r w:rsidR="007D5FFC">
          <w:rPr>
            <w:webHidden/>
          </w:rPr>
          <w:fldChar w:fldCharType="begin"/>
        </w:r>
        <w:r w:rsidR="007D5FFC">
          <w:rPr>
            <w:webHidden/>
          </w:rPr>
          <w:instrText xml:space="preserve"> PAGEREF _Toc511216714 \h </w:instrText>
        </w:r>
        <w:r w:rsidR="007D5FFC">
          <w:rPr>
            <w:webHidden/>
          </w:rPr>
        </w:r>
        <w:r w:rsidR="007D5FFC">
          <w:rPr>
            <w:webHidden/>
          </w:rPr>
          <w:fldChar w:fldCharType="separate"/>
        </w:r>
        <w:r w:rsidR="007D5FFC">
          <w:rPr>
            <w:webHidden/>
          </w:rPr>
          <w:t>ii</w:t>
        </w:r>
        <w:r w:rsidR="007D5FFC">
          <w:rPr>
            <w:webHidden/>
          </w:rPr>
          <w:fldChar w:fldCharType="end"/>
        </w:r>
      </w:hyperlink>
    </w:p>
    <w:p w14:paraId="6E0ED51B" w14:textId="26C109B1" w:rsidR="007D5FFC" w:rsidRDefault="00C97E9A">
      <w:pPr>
        <w:pStyle w:val="Inhopg1"/>
        <w:rPr>
          <w:rFonts w:asciiTheme="minorHAnsi" w:hAnsiTheme="minorHAnsi" w:cstheme="minorBidi"/>
          <w:b w:val="0"/>
          <w:szCs w:val="22"/>
          <w:lang w:eastAsia="nl-BE"/>
        </w:rPr>
      </w:pPr>
      <w:hyperlink w:anchor="_Toc511216715" w:history="1">
        <w:r w:rsidR="007D5FFC" w:rsidRPr="002A7CA2">
          <w:rPr>
            <w:rStyle w:val="Hyperlink"/>
          </w:rPr>
          <w:t>Abstract</w:t>
        </w:r>
        <w:r w:rsidR="007D5FFC">
          <w:rPr>
            <w:webHidden/>
          </w:rPr>
          <w:tab/>
        </w:r>
        <w:r w:rsidR="007D5FFC">
          <w:rPr>
            <w:webHidden/>
          </w:rPr>
          <w:fldChar w:fldCharType="begin"/>
        </w:r>
        <w:r w:rsidR="007D5FFC">
          <w:rPr>
            <w:webHidden/>
          </w:rPr>
          <w:instrText xml:space="preserve"> PAGEREF _Toc511216715 \h </w:instrText>
        </w:r>
        <w:r w:rsidR="007D5FFC">
          <w:rPr>
            <w:webHidden/>
          </w:rPr>
        </w:r>
        <w:r w:rsidR="007D5FFC">
          <w:rPr>
            <w:webHidden/>
          </w:rPr>
          <w:fldChar w:fldCharType="separate"/>
        </w:r>
        <w:r w:rsidR="007D5FFC">
          <w:rPr>
            <w:webHidden/>
          </w:rPr>
          <w:t>iii</w:t>
        </w:r>
        <w:r w:rsidR="007D5FFC">
          <w:rPr>
            <w:webHidden/>
          </w:rPr>
          <w:fldChar w:fldCharType="end"/>
        </w:r>
      </w:hyperlink>
    </w:p>
    <w:p w14:paraId="4A1252C9" w14:textId="7CB77EB2" w:rsidR="007D5FFC" w:rsidRDefault="00C97E9A">
      <w:pPr>
        <w:pStyle w:val="Inhopg1"/>
        <w:rPr>
          <w:rFonts w:asciiTheme="minorHAnsi" w:hAnsiTheme="minorHAnsi" w:cstheme="minorBidi"/>
          <w:b w:val="0"/>
          <w:szCs w:val="22"/>
          <w:lang w:eastAsia="nl-BE"/>
        </w:rPr>
      </w:pPr>
      <w:hyperlink w:anchor="_Toc511216716" w:history="1">
        <w:r w:rsidR="007D5FFC" w:rsidRPr="002A7CA2">
          <w:rPr>
            <w:rStyle w:val="Hyperlink"/>
          </w:rPr>
          <w:t>1</w:t>
        </w:r>
        <w:r w:rsidR="007D5FFC">
          <w:rPr>
            <w:rFonts w:asciiTheme="minorHAnsi" w:hAnsiTheme="minorHAnsi" w:cstheme="minorBidi"/>
            <w:b w:val="0"/>
            <w:szCs w:val="22"/>
            <w:lang w:eastAsia="nl-BE"/>
          </w:rPr>
          <w:tab/>
        </w:r>
        <w:r w:rsidR="007D5FFC" w:rsidRPr="002A7CA2">
          <w:rPr>
            <w:rStyle w:val="Hyperlink"/>
          </w:rPr>
          <w:t>Inleiding</w:t>
        </w:r>
        <w:r w:rsidR="007D5FFC">
          <w:rPr>
            <w:webHidden/>
          </w:rPr>
          <w:tab/>
        </w:r>
        <w:r w:rsidR="007D5FFC">
          <w:rPr>
            <w:webHidden/>
          </w:rPr>
          <w:fldChar w:fldCharType="begin"/>
        </w:r>
        <w:r w:rsidR="007D5FFC">
          <w:rPr>
            <w:webHidden/>
          </w:rPr>
          <w:instrText xml:space="preserve"> PAGEREF _Toc511216716 \h </w:instrText>
        </w:r>
        <w:r w:rsidR="007D5FFC">
          <w:rPr>
            <w:webHidden/>
          </w:rPr>
        </w:r>
        <w:r w:rsidR="007D5FFC">
          <w:rPr>
            <w:webHidden/>
          </w:rPr>
          <w:fldChar w:fldCharType="separate"/>
        </w:r>
        <w:r w:rsidR="007D5FFC">
          <w:rPr>
            <w:webHidden/>
          </w:rPr>
          <w:t>i</w:t>
        </w:r>
        <w:r w:rsidR="007D5FFC">
          <w:rPr>
            <w:webHidden/>
          </w:rPr>
          <w:fldChar w:fldCharType="end"/>
        </w:r>
      </w:hyperlink>
    </w:p>
    <w:p w14:paraId="3BFECB1A" w14:textId="7045AF2D" w:rsidR="007D5FFC" w:rsidRDefault="00C97E9A">
      <w:pPr>
        <w:pStyle w:val="Inhopg2"/>
        <w:rPr>
          <w:rFonts w:asciiTheme="minorHAnsi" w:hAnsiTheme="minorHAnsi" w:cstheme="minorBidi"/>
          <w:i w:val="0"/>
          <w:szCs w:val="22"/>
          <w:lang w:eastAsia="nl-BE"/>
        </w:rPr>
      </w:pPr>
      <w:hyperlink w:anchor="_Toc511216717" w:history="1">
        <w:r w:rsidR="007D5FFC" w:rsidRPr="002A7CA2">
          <w:rPr>
            <w:rStyle w:val="Hyperlink"/>
          </w:rPr>
          <w:t>Zappware</w:t>
        </w:r>
        <w:r w:rsidR="007D5FFC">
          <w:rPr>
            <w:webHidden/>
          </w:rPr>
          <w:tab/>
        </w:r>
        <w:r w:rsidR="007D5FFC">
          <w:rPr>
            <w:webHidden/>
          </w:rPr>
          <w:fldChar w:fldCharType="begin"/>
        </w:r>
        <w:r w:rsidR="007D5FFC">
          <w:rPr>
            <w:webHidden/>
          </w:rPr>
          <w:instrText xml:space="preserve"> PAGEREF _Toc511216717 \h </w:instrText>
        </w:r>
        <w:r w:rsidR="007D5FFC">
          <w:rPr>
            <w:webHidden/>
          </w:rPr>
        </w:r>
        <w:r w:rsidR="007D5FFC">
          <w:rPr>
            <w:webHidden/>
          </w:rPr>
          <w:fldChar w:fldCharType="separate"/>
        </w:r>
        <w:r w:rsidR="007D5FFC">
          <w:rPr>
            <w:webHidden/>
          </w:rPr>
          <w:t>i</w:t>
        </w:r>
        <w:r w:rsidR="007D5FFC">
          <w:rPr>
            <w:webHidden/>
          </w:rPr>
          <w:fldChar w:fldCharType="end"/>
        </w:r>
      </w:hyperlink>
    </w:p>
    <w:p w14:paraId="38C2755E" w14:textId="46F48356" w:rsidR="007D5FFC" w:rsidRDefault="00C97E9A">
      <w:pPr>
        <w:pStyle w:val="Inhopg2"/>
        <w:rPr>
          <w:rFonts w:asciiTheme="minorHAnsi" w:hAnsiTheme="minorHAnsi" w:cstheme="minorBidi"/>
          <w:i w:val="0"/>
          <w:szCs w:val="22"/>
          <w:lang w:eastAsia="nl-BE"/>
        </w:rPr>
      </w:pPr>
      <w:hyperlink w:anchor="_Toc511216718" w:history="1">
        <w:r w:rsidR="007D5FFC" w:rsidRPr="002A7CA2">
          <w:rPr>
            <w:rStyle w:val="Hyperlink"/>
          </w:rPr>
          <w:t>Onderzoeksvraag</w:t>
        </w:r>
        <w:r w:rsidR="007D5FFC">
          <w:rPr>
            <w:webHidden/>
          </w:rPr>
          <w:tab/>
        </w:r>
        <w:r w:rsidR="007D5FFC">
          <w:rPr>
            <w:webHidden/>
          </w:rPr>
          <w:fldChar w:fldCharType="begin"/>
        </w:r>
        <w:r w:rsidR="007D5FFC">
          <w:rPr>
            <w:webHidden/>
          </w:rPr>
          <w:instrText xml:space="preserve"> PAGEREF _Toc511216718 \h </w:instrText>
        </w:r>
        <w:r w:rsidR="007D5FFC">
          <w:rPr>
            <w:webHidden/>
          </w:rPr>
        </w:r>
        <w:r w:rsidR="007D5FFC">
          <w:rPr>
            <w:webHidden/>
          </w:rPr>
          <w:fldChar w:fldCharType="separate"/>
        </w:r>
        <w:r w:rsidR="007D5FFC">
          <w:rPr>
            <w:webHidden/>
          </w:rPr>
          <w:t>i</w:t>
        </w:r>
        <w:r w:rsidR="007D5FFC">
          <w:rPr>
            <w:webHidden/>
          </w:rPr>
          <w:fldChar w:fldCharType="end"/>
        </w:r>
      </w:hyperlink>
    </w:p>
    <w:p w14:paraId="171D7795" w14:textId="1DD07FEB" w:rsidR="007D5FFC" w:rsidRDefault="00C97E9A">
      <w:pPr>
        <w:pStyle w:val="Inhopg1"/>
        <w:rPr>
          <w:rFonts w:asciiTheme="minorHAnsi" w:hAnsiTheme="minorHAnsi" w:cstheme="minorBidi"/>
          <w:b w:val="0"/>
          <w:szCs w:val="22"/>
          <w:lang w:eastAsia="nl-BE"/>
        </w:rPr>
      </w:pPr>
      <w:hyperlink w:anchor="_Toc511216719" w:history="1">
        <w:r w:rsidR="007D5FFC" w:rsidRPr="002A7CA2">
          <w:rPr>
            <w:rStyle w:val="Hyperlink"/>
          </w:rPr>
          <w:t>2</w:t>
        </w:r>
        <w:r w:rsidR="007D5FFC">
          <w:rPr>
            <w:rFonts w:asciiTheme="minorHAnsi" w:hAnsiTheme="minorHAnsi" w:cstheme="minorBidi"/>
            <w:b w:val="0"/>
            <w:szCs w:val="22"/>
            <w:lang w:eastAsia="nl-BE"/>
          </w:rPr>
          <w:tab/>
        </w:r>
        <w:r w:rsidR="007D5FFC" w:rsidRPr="002A7CA2">
          <w:rPr>
            <w:rStyle w:val="Hyperlink"/>
          </w:rPr>
          <w:t>Cross-platform frameworks</w:t>
        </w:r>
        <w:r w:rsidR="007D5FFC">
          <w:rPr>
            <w:webHidden/>
          </w:rPr>
          <w:tab/>
        </w:r>
        <w:r w:rsidR="007D5FFC">
          <w:rPr>
            <w:webHidden/>
          </w:rPr>
          <w:fldChar w:fldCharType="begin"/>
        </w:r>
        <w:r w:rsidR="007D5FFC">
          <w:rPr>
            <w:webHidden/>
          </w:rPr>
          <w:instrText xml:space="preserve"> PAGEREF _Toc511216719 \h </w:instrText>
        </w:r>
        <w:r w:rsidR="007D5FFC">
          <w:rPr>
            <w:webHidden/>
          </w:rPr>
        </w:r>
        <w:r w:rsidR="007D5FFC">
          <w:rPr>
            <w:webHidden/>
          </w:rPr>
          <w:fldChar w:fldCharType="separate"/>
        </w:r>
        <w:r w:rsidR="007D5FFC">
          <w:rPr>
            <w:webHidden/>
          </w:rPr>
          <w:t>ii</w:t>
        </w:r>
        <w:r w:rsidR="007D5FFC">
          <w:rPr>
            <w:webHidden/>
          </w:rPr>
          <w:fldChar w:fldCharType="end"/>
        </w:r>
      </w:hyperlink>
    </w:p>
    <w:p w14:paraId="60816033" w14:textId="2E869A5A" w:rsidR="007D5FFC" w:rsidRDefault="00C97E9A">
      <w:pPr>
        <w:pStyle w:val="Inhopg2"/>
        <w:rPr>
          <w:rFonts w:asciiTheme="minorHAnsi" w:hAnsiTheme="minorHAnsi" w:cstheme="minorBidi"/>
          <w:i w:val="0"/>
          <w:szCs w:val="22"/>
          <w:lang w:eastAsia="nl-BE"/>
        </w:rPr>
      </w:pPr>
      <w:hyperlink w:anchor="_Toc511216720" w:history="1">
        <w:r w:rsidR="007D5FFC" w:rsidRPr="002A7CA2">
          <w:rPr>
            <w:rStyle w:val="Hyperlink"/>
          </w:rPr>
          <w:t>2.1</w:t>
        </w:r>
        <w:r w:rsidR="007D5FFC">
          <w:rPr>
            <w:rFonts w:asciiTheme="minorHAnsi" w:hAnsiTheme="minorHAnsi" w:cstheme="minorBidi"/>
            <w:i w:val="0"/>
            <w:szCs w:val="22"/>
            <w:lang w:eastAsia="nl-BE"/>
          </w:rPr>
          <w:tab/>
        </w:r>
        <w:r w:rsidR="007D5FFC" w:rsidRPr="002A7CA2">
          <w:rPr>
            <w:rStyle w:val="Hyperlink"/>
          </w:rPr>
          <w:t>Qt</w:t>
        </w:r>
        <w:r w:rsidR="007D5FFC">
          <w:rPr>
            <w:webHidden/>
          </w:rPr>
          <w:tab/>
        </w:r>
        <w:r w:rsidR="007D5FFC">
          <w:rPr>
            <w:webHidden/>
          </w:rPr>
          <w:fldChar w:fldCharType="begin"/>
        </w:r>
        <w:r w:rsidR="007D5FFC">
          <w:rPr>
            <w:webHidden/>
          </w:rPr>
          <w:instrText xml:space="preserve"> PAGEREF _Toc511216720 \h </w:instrText>
        </w:r>
        <w:r w:rsidR="007D5FFC">
          <w:rPr>
            <w:webHidden/>
          </w:rPr>
        </w:r>
        <w:r w:rsidR="007D5FFC">
          <w:rPr>
            <w:webHidden/>
          </w:rPr>
          <w:fldChar w:fldCharType="separate"/>
        </w:r>
        <w:r w:rsidR="007D5FFC">
          <w:rPr>
            <w:webHidden/>
          </w:rPr>
          <w:t>ii</w:t>
        </w:r>
        <w:r w:rsidR="007D5FFC">
          <w:rPr>
            <w:webHidden/>
          </w:rPr>
          <w:fldChar w:fldCharType="end"/>
        </w:r>
      </w:hyperlink>
    </w:p>
    <w:p w14:paraId="5E5472E5" w14:textId="72B936C8" w:rsidR="007D5FFC" w:rsidRDefault="00C97E9A">
      <w:pPr>
        <w:pStyle w:val="Inhopg3"/>
        <w:tabs>
          <w:tab w:val="left" w:pos="1985"/>
        </w:tabs>
        <w:rPr>
          <w:rFonts w:asciiTheme="minorHAnsi" w:hAnsiTheme="minorHAnsi"/>
          <w:szCs w:val="22"/>
          <w:lang w:eastAsia="nl-BE"/>
        </w:rPr>
      </w:pPr>
      <w:hyperlink w:anchor="_Toc511216721" w:history="1">
        <w:r w:rsidR="007D5FFC" w:rsidRPr="002A7CA2">
          <w:rPr>
            <w:rStyle w:val="Hyperlink"/>
          </w:rPr>
          <w:t>2.1.1</w:t>
        </w:r>
        <w:r w:rsidR="007D5FFC">
          <w:rPr>
            <w:rFonts w:asciiTheme="minorHAnsi" w:hAnsiTheme="minorHAnsi"/>
            <w:szCs w:val="22"/>
            <w:lang w:eastAsia="nl-BE"/>
          </w:rPr>
          <w:tab/>
        </w:r>
        <w:r w:rsidR="007D5FFC" w:rsidRPr="002A7CA2">
          <w:rPr>
            <w:rStyle w:val="Hyperlink"/>
          </w:rPr>
          <w:t>Oorsprong</w:t>
        </w:r>
        <w:r w:rsidR="007D5FFC">
          <w:rPr>
            <w:webHidden/>
          </w:rPr>
          <w:tab/>
        </w:r>
        <w:r w:rsidR="007D5FFC">
          <w:rPr>
            <w:webHidden/>
          </w:rPr>
          <w:fldChar w:fldCharType="begin"/>
        </w:r>
        <w:r w:rsidR="007D5FFC">
          <w:rPr>
            <w:webHidden/>
          </w:rPr>
          <w:instrText xml:space="preserve"> PAGEREF _Toc511216721 \h </w:instrText>
        </w:r>
        <w:r w:rsidR="007D5FFC">
          <w:rPr>
            <w:webHidden/>
          </w:rPr>
        </w:r>
        <w:r w:rsidR="007D5FFC">
          <w:rPr>
            <w:webHidden/>
          </w:rPr>
          <w:fldChar w:fldCharType="separate"/>
        </w:r>
        <w:r w:rsidR="007D5FFC">
          <w:rPr>
            <w:webHidden/>
          </w:rPr>
          <w:t>ii</w:t>
        </w:r>
        <w:r w:rsidR="007D5FFC">
          <w:rPr>
            <w:webHidden/>
          </w:rPr>
          <w:fldChar w:fldCharType="end"/>
        </w:r>
      </w:hyperlink>
    </w:p>
    <w:p w14:paraId="68C8AA62" w14:textId="3112940E" w:rsidR="007D5FFC" w:rsidRDefault="00C97E9A">
      <w:pPr>
        <w:pStyle w:val="Inhopg3"/>
        <w:tabs>
          <w:tab w:val="left" w:pos="1985"/>
        </w:tabs>
        <w:rPr>
          <w:rFonts w:asciiTheme="minorHAnsi" w:hAnsiTheme="minorHAnsi"/>
          <w:szCs w:val="22"/>
          <w:lang w:eastAsia="nl-BE"/>
        </w:rPr>
      </w:pPr>
      <w:hyperlink w:anchor="_Toc511216722" w:history="1">
        <w:r w:rsidR="007D5FFC" w:rsidRPr="002A7CA2">
          <w:rPr>
            <w:rStyle w:val="Hyperlink"/>
          </w:rPr>
          <w:t>2.1.2</w:t>
        </w:r>
        <w:r w:rsidR="007D5FFC">
          <w:rPr>
            <w:rFonts w:asciiTheme="minorHAnsi" w:hAnsiTheme="minorHAnsi"/>
            <w:szCs w:val="22"/>
            <w:lang w:eastAsia="nl-BE"/>
          </w:rPr>
          <w:tab/>
        </w:r>
        <w:r w:rsidR="007D5FFC" w:rsidRPr="002A7CA2">
          <w:rPr>
            <w:rStyle w:val="Hyperlink"/>
          </w:rPr>
          <w:t>Basis</w:t>
        </w:r>
        <w:r w:rsidR="007D5FFC">
          <w:rPr>
            <w:webHidden/>
          </w:rPr>
          <w:tab/>
        </w:r>
        <w:r w:rsidR="007D5FFC">
          <w:rPr>
            <w:webHidden/>
          </w:rPr>
          <w:fldChar w:fldCharType="begin"/>
        </w:r>
        <w:r w:rsidR="007D5FFC">
          <w:rPr>
            <w:webHidden/>
          </w:rPr>
          <w:instrText xml:space="preserve"> PAGEREF _Toc511216722 \h </w:instrText>
        </w:r>
        <w:r w:rsidR="007D5FFC">
          <w:rPr>
            <w:webHidden/>
          </w:rPr>
        </w:r>
        <w:r w:rsidR="007D5FFC">
          <w:rPr>
            <w:webHidden/>
          </w:rPr>
          <w:fldChar w:fldCharType="separate"/>
        </w:r>
        <w:r w:rsidR="007D5FFC">
          <w:rPr>
            <w:webHidden/>
          </w:rPr>
          <w:t>ii</w:t>
        </w:r>
        <w:r w:rsidR="007D5FFC">
          <w:rPr>
            <w:webHidden/>
          </w:rPr>
          <w:fldChar w:fldCharType="end"/>
        </w:r>
      </w:hyperlink>
    </w:p>
    <w:p w14:paraId="753D60B8" w14:textId="5334D054" w:rsidR="007D5FFC" w:rsidRDefault="00C97E9A">
      <w:pPr>
        <w:pStyle w:val="Inhopg3"/>
        <w:tabs>
          <w:tab w:val="left" w:pos="1985"/>
        </w:tabs>
        <w:rPr>
          <w:rFonts w:asciiTheme="minorHAnsi" w:hAnsiTheme="minorHAnsi"/>
          <w:szCs w:val="22"/>
          <w:lang w:eastAsia="nl-BE"/>
        </w:rPr>
      </w:pPr>
      <w:hyperlink w:anchor="_Toc511216723" w:history="1">
        <w:r w:rsidR="007D5FFC" w:rsidRPr="002A7CA2">
          <w:rPr>
            <w:rStyle w:val="Hyperlink"/>
          </w:rPr>
          <w:t>2.1.3</w:t>
        </w:r>
        <w:r w:rsidR="007D5FFC">
          <w:rPr>
            <w:rFonts w:asciiTheme="minorHAnsi" w:hAnsiTheme="minorHAnsi"/>
            <w:szCs w:val="22"/>
            <w:lang w:eastAsia="nl-BE"/>
          </w:rPr>
          <w:tab/>
        </w:r>
        <w:r w:rsidR="007D5FFC" w:rsidRPr="002A7CA2">
          <w:rPr>
            <w:rStyle w:val="Hyperlink"/>
          </w:rPr>
          <w:t>Graphics architectuur</w:t>
        </w:r>
        <w:r w:rsidR="007D5FFC">
          <w:rPr>
            <w:webHidden/>
          </w:rPr>
          <w:tab/>
        </w:r>
        <w:r w:rsidR="007D5FFC">
          <w:rPr>
            <w:webHidden/>
          </w:rPr>
          <w:fldChar w:fldCharType="begin"/>
        </w:r>
        <w:r w:rsidR="007D5FFC">
          <w:rPr>
            <w:webHidden/>
          </w:rPr>
          <w:instrText xml:space="preserve"> PAGEREF _Toc511216723 \h </w:instrText>
        </w:r>
        <w:r w:rsidR="007D5FFC">
          <w:rPr>
            <w:webHidden/>
          </w:rPr>
        </w:r>
        <w:r w:rsidR="007D5FFC">
          <w:rPr>
            <w:webHidden/>
          </w:rPr>
          <w:fldChar w:fldCharType="separate"/>
        </w:r>
        <w:r w:rsidR="007D5FFC">
          <w:rPr>
            <w:webHidden/>
          </w:rPr>
          <w:t>iii</w:t>
        </w:r>
        <w:r w:rsidR="007D5FFC">
          <w:rPr>
            <w:webHidden/>
          </w:rPr>
          <w:fldChar w:fldCharType="end"/>
        </w:r>
      </w:hyperlink>
    </w:p>
    <w:p w14:paraId="4EB45AFE" w14:textId="721632FC" w:rsidR="007D5FFC" w:rsidRDefault="00C97E9A">
      <w:pPr>
        <w:pStyle w:val="Inhopg3"/>
        <w:tabs>
          <w:tab w:val="left" w:pos="1985"/>
        </w:tabs>
        <w:rPr>
          <w:rFonts w:asciiTheme="minorHAnsi" w:hAnsiTheme="minorHAnsi"/>
          <w:szCs w:val="22"/>
          <w:lang w:eastAsia="nl-BE"/>
        </w:rPr>
      </w:pPr>
      <w:hyperlink w:anchor="_Toc511216724" w:history="1">
        <w:r w:rsidR="007D5FFC" w:rsidRPr="002A7CA2">
          <w:rPr>
            <w:rStyle w:val="Hyperlink"/>
          </w:rPr>
          <w:t>2.1.4</w:t>
        </w:r>
        <w:r w:rsidR="007D5FFC">
          <w:rPr>
            <w:rFonts w:asciiTheme="minorHAnsi" w:hAnsiTheme="minorHAnsi"/>
            <w:szCs w:val="22"/>
            <w:lang w:eastAsia="nl-BE"/>
          </w:rPr>
          <w:tab/>
        </w:r>
        <w:r w:rsidR="007D5FFC" w:rsidRPr="002A7CA2">
          <w:rPr>
            <w:rStyle w:val="Hyperlink"/>
          </w:rPr>
          <w:t>Main feature: Signals and slots</w:t>
        </w:r>
        <w:r w:rsidR="007D5FFC">
          <w:rPr>
            <w:webHidden/>
          </w:rPr>
          <w:tab/>
        </w:r>
        <w:r w:rsidR="007D5FFC">
          <w:rPr>
            <w:webHidden/>
          </w:rPr>
          <w:fldChar w:fldCharType="begin"/>
        </w:r>
        <w:r w:rsidR="007D5FFC">
          <w:rPr>
            <w:webHidden/>
          </w:rPr>
          <w:instrText xml:space="preserve"> PAGEREF _Toc511216724 \h </w:instrText>
        </w:r>
        <w:r w:rsidR="007D5FFC">
          <w:rPr>
            <w:webHidden/>
          </w:rPr>
        </w:r>
        <w:r w:rsidR="007D5FFC">
          <w:rPr>
            <w:webHidden/>
          </w:rPr>
          <w:fldChar w:fldCharType="separate"/>
        </w:r>
        <w:r w:rsidR="007D5FFC">
          <w:rPr>
            <w:webHidden/>
          </w:rPr>
          <w:t>iii</w:t>
        </w:r>
        <w:r w:rsidR="007D5FFC">
          <w:rPr>
            <w:webHidden/>
          </w:rPr>
          <w:fldChar w:fldCharType="end"/>
        </w:r>
      </w:hyperlink>
    </w:p>
    <w:p w14:paraId="7813AEB1" w14:textId="1A7C4E27" w:rsidR="007D5FFC" w:rsidRDefault="00C97E9A">
      <w:pPr>
        <w:pStyle w:val="Inhopg3"/>
        <w:tabs>
          <w:tab w:val="left" w:pos="1985"/>
        </w:tabs>
        <w:rPr>
          <w:rFonts w:asciiTheme="minorHAnsi" w:hAnsiTheme="minorHAnsi"/>
          <w:szCs w:val="22"/>
          <w:lang w:eastAsia="nl-BE"/>
        </w:rPr>
      </w:pPr>
      <w:hyperlink w:anchor="_Toc511216725" w:history="1">
        <w:r w:rsidR="007D5FFC" w:rsidRPr="002A7CA2">
          <w:rPr>
            <w:rStyle w:val="Hyperlink"/>
          </w:rPr>
          <w:t>2.1.5</w:t>
        </w:r>
        <w:r w:rsidR="007D5FFC">
          <w:rPr>
            <w:rFonts w:asciiTheme="minorHAnsi" w:hAnsiTheme="minorHAnsi"/>
            <w:szCs w:val="22"/>
            <w:lang w:eastAsia="nl-BE"/>
          </w:rPr>
          <w:tab/>
        </w:r>
        <w:r w:rsidR="007D5FFC" w:rsidRPr="002A7CA2">
          <w:rPr>
            <w:rStyle w:val="Hyperlink"/>
          </w:rPr>
          <w:t>Qt Creator</w:t>
        </w:r>
        <w:r w:rsidR="007D5FFC">
          <w:rPr>
            <w:webHidden/>
          </w:rPr>
          <w:tab/>
        </w:r>
        <w:r w:rsidR="007D5FFC">
          <w:rPr>
            <w:webHidden/>
          </w:rPr>
          <w:fldChar w:fldCharType="begin"/>
        </w:r>
        <w:r w:rsidR="007D5FFC">
          <w:rPr>
            <w:webHidden/>
          </w:rPr>
          <w:instrText xml:space="preserve"> PAGEREF _Toc511216725 \h </w:instrText>
        </w:r>
        <w:r w:rsidR="007D5FFC">
          <w:rPr>
            <w:webHidden/>
          </w:rPr>
        </w:r>
        <w:r w:rsidR="007D5FFC">
          <w:rPr>
            <w:webHidden/>
          </w:rPr>
          <w:fldChar w:fldCharType="separate"/>
        </w:r>
        <w:r w:rsidR="007D5FFC">
          <w:rPr>
            <w:webHidden/>
          </w:rPr>
          <w:t>iv</w:t>
        </w:r>
        <w:r w:rsidR="007D5FFC">
          <w:rPr>
            <w:webHidden/>
          </w:rPr>
          <w:fldChar w:fldCharType="end"/>
        </w:r>
      </w:hyperlink>
    </w:p>
    <w:p w14:paraId="2621B623" w14:textId="1A61BD10" w:rsidR="007D5FFC" w:rsidRDefault="00C97E9A">
      <w:pPr>
        <w:pStyle w:val="Inhopg3"/>
        <w:tabs>
          <w:tab w:val="left" w:pos="1985"/>
        </w:tabs>
        <w:rPr>
          <w:rFonts w:asciiTheme="minorHAnsi" w:hAnsiTheme="minorHAnsi"/>
          <w:szCs w:val="22"/>
          <w:lang w:eastAsia="nl-BE"/>
        </w:rPr>
      </w:pPr>
      <w:hyperlink w:anchor="_Toc511216726" w:history="1">
        <w:r w:rsidR="007D5FFC" w:rsidRPr="002A7CA2">
          <w:rPr>
            <w:rStyle w:val="Hyperlink"/>
          </w:rPr>
          <w:t>2.1.6</w:t>
        </w:r>
        <w:r w:rsidR="007D5FFC">
          <w:rPr>
            <w:rFonts w:asciiTheme="minorHAnsi" w:hAnsiTheme="minorHAnsi"/>
            <w:szCs w:val="22"/>
            <w:lang w:eastAsia="nl-BE"/>
          </w:rPr>
          <w:tab/>
        </w:r>
        <w:r w:rsidR="007D5FFC" w:rsidRPr="002A7CA2">
          <w:rPr>
            <w:rStyle w:val="Hyperlink"/>
          </w:rPr>
          <w:t>Portfolio</w:t>
        </w:r>
        <w:r w:rsidR="007D5FFC">
          <w:rPr>
            <w:webHidden/>
          </w:rPr>
          <w:tab/>
        </w:r>
        <w:r w:rsidR="007D5FFC">
          <w:rPr>
            <w:webHidden/>
          </w:rPr>
          <w:fldChar w:fldCharType="begin"/>
        </w:r>
        <w:r w:rsidR="007D5FFC">
          <w:rPr>
            <w:webHidden/>
          </w:rPr>
          <w:instrText xml:space="preserve"> PAGEREF _Toc511216726 \h </w:instrText>
        </w:r>
        <w:r w:rsidR="007D5FFC">
          <w:rPr>
            <w:webHidden/>
          </w:rPr>
        </w:r>
        <w:r w:rsidR="007D5FFC">
          <w:rPr>
            <w:webHidden/>
          </w:rPr>
          <w:fldChar w:fldCharType="separate"/>
        </w:r>
        <w:r w:rsidR="007D5FFC">
          <w:rPr>
            <w:webHidden/>
          </w:rPr>
          <w:t>iv</w:t>
        </w:r>
        <w:r w:rsidR="007D5FFC">
          <w:rPr>
            <w:webHidden/>
          </w:rPr>
          <w:fldChar w:fldCharType="end"/>
        </w:r>
      </w:hyperlink>
    </w:p>
    <w:p w14:paraId="76551DAD" w14:textId="3E231E48" w:rsidR="007D5FFC" w:rsidRDefault="00C97E9A">
      <w:pPr>
        <w:pStyle w:val="Inhopg2"/>
        <w:rPr>
          <w:rFonts w:asciiTheme="minorHAnsi" w:hAnsiTheme="minorHAnsi" w:cstheme="minorBidi"/>
          <w:i w:val="0"/>
          <w:szCs w:val="22"/>
          <w:lang w:eastAsia="nl-BE"/>
        </w:rPr>
      </w:pPr>
      <w:hyperlink w:anchor="_Toc511216727" w:history="1">
        <w:r w:rsidR="007D5FFC" w:rsidRPr="002A7CA2">
          <w:rPr>
            <w:rStyle w:val="Hyperlink"/>
          </w:rPr>
          <w:t>2.2</w:t>
        </w:r>
        <w:r w:rsidR="007D5FFC">
          <w:rPr>
            <w:rFonts w:asciiTheme="minorHAnsi" w:hAnsiTheme="minorHAnsi" w:cstheme="minorBidi"/>
            <w:i w:val="0"/>
            <w:szCs w:val="22"/>
            <w:lang w:eastAsia="nl-BE"/>
          </w:rPr>
          <w:tab/>
        </w:r>
        <w:r w:rsidR="007D5FFC" w:rsidRPr="002A7CA2">
          <w:rPr>
            <w:rStyle w:val="Hyperlink"/>
          </w:rPr>
          <w:t>React Native</w:t>
        </w:r>
        <w:r w:rsidR="007D5FFC">
          <w:rPr>
            <w:webHidden/>
          </w:rPr>
          <w:tab/>
        </w:r>
        <w:r w:rsidR="007D5FFC">
          <w:rPr>
            <w:webHidden/>
          </w:rPr>
          <w:fldChar w:fldCharType="begin"/>
        </w:r>
        <w:r w:rsidR="007D5FFC">
          <w:rPr>
            <w:webHidden/>
          </w:rPr>
          <w:instrText xml:space="preserve"> PAGEREF _Toc511216727 \h </w:instrText>
        </w:r>
        <w:r w:rsidR="007D5FFC">
          <w:rPr>
            <w:webHidden/>
          </w:rPr>
        </w:r>
        <w:r w:rsidR="007D5FFC">
          <w:rPr>
            <w:webHidden/>
          </w:rPr>
          <w:fldChar w:fldCharType="separate"/>
        </w:r>
        <w:r w:rsidR="007D5FFC">
          <w:rPr>
            <w:webHidden/>
          </w:rPr>
          <w:t>v</w:t>
        </w:r>
        <w:r w:rsidR="007D5FFC">
          <w:rPr>
            <w:webHidden/>
          </w:rPr>
          <w:fldChar w:fldCharType="end"/>
        </w:r>
      </w:hyperlink>
    </w:p>
    <w:p w14:paraId="3A606232" w14:textId="136FE2A4" w:rsidR="007D5FFC" w:rsidRDefault="00C97E9A">
      <w:pPr>
        <w:pStyle w:val="Inhopg3"/>
        <w:tabs>
          <w:tab w:val="left" w:pos="1985"/>
        </w:tabs>
        <w:rPr>
          <w:rFonts w:asciiTheme="minorHAnsi" w:hAnsiTheme="minorHAnsi"/>
          <w:szCs w:val="22"/>
          <w:lang w:eastAsia="nl-BE"/>
        </w:rPr>
      </w:pPr>
      <w:hyperlink w:anchor="_Toc511216728" w:history="1">
        <w:r w:rsidR="007D5FFC" w:rsidRPr="002A7CA2">
          <w:rPr>
            <w:rStyle w:val="Hyperlink"/>
          </w:rPr>
          <w:t>2.2.1</w:t>
        </w:r>
        <w:r w:rsidR="007D5FFC">
          <w:rPr>
            <w:rFonts w:asciiTheme="minorHAnsi" w:hAnsiTheme="minorHAnsi"/>
            <w:szCs w:val="22"/>
            <w:lang w:eastAsia="nl-BE"/>
          </w:rPr>
          <w:tab/>
        </w:r>
        <w:r w:rsidR="007D5FFC" w:rsidRPr="002A7CA2">
          <w:rPr>
            <w:rStyle w:val="Hyperlink"/>
          </w:rPr>
          <w:t>Oorsprong</w:t>
        </w:r>
        <w:r w:rsidR="007D5FFC">
          <w:rPr>
            <w:webHidden/>
          </w:rPr>
          <w:tab/>
        </w:r>
        <w:r w:rsidR="007D5FFC">
          <w:rPr>
            <w:webHidden/>
          </w:rPr>
          <w:fldChar w:fldCharType="begin"/>
        </w:r>
        <w:r w:rsidR="007D5FFC">
          <w:rPr>
            <w:webHidden/>
          </w:rPr>
          <w:instrText xml:space="preserve"> PAGEREF _Toc511216728 \h </w:instrText>
        </w:r>
        <w:r w:rsidR="007D5FFC">
          <w:rPr>
            <w:webHidden/>
          </w:rPr>
        </w:r>
        <w:r w:rsidR="007D5FFC">
          <w:rPr>
            <w:webHidden/>
          </w:rPr>
          <w:fldChar w:fldCharType="separate"/>
        </w:r>
        <w:r w:rsidR="007D5FFC">
          <w:rPr>
            <w:webHidden/>
          </w:rPr>
          <w:t>v</w:t>
        </w:r>
        <w:r w:rsidR="007D5FFC">
          <w:rPr>
            <w:webHidden/>
          </w:rPr>
          <w:fldChar w:fldCharType="end"/>
        </w:r>
      </w:hyperlink>
    </w:p>
    <w:p w14:paraId="1EA3E4D1" w14:textId="44962923" w:rsidR="007D5FFC" w:rsidRDefault="00C97E9A">
      <w:pPr>
        <w:pStyle w:val="Inhopg3"/>
        <w:tabs>
          <w:tab w:val="left" w:pos="1985"/>
        </w:tabs>
        <w:rPr>
          <w:rFonts w:asciiTheme="minorHAnsi" w:hAnsiTheme="minorHAnsi"/>
          <w:szCs w:val="22"/>
          <w:lang w:eastAsia="nl-BE"/>
        </w:rPr>
      </w:pPr>
      <w:hyperlink w:anchor="_Toc511216729" w:history="1">
        <w:r w:rsidR="007D5FFC" w:rsidRPr="002A7CA2">
          <w:rPr>
            <w:rStyle w:val="Hyperlink"/>
          </w:rPr>
          <w:t>2.2.2</w:t>
        </w:r>
        <w:r w:rsidR="007D5FFC">
          <w:rPr>
            <w:rFonts w:asciiTheme="minorHAnsi" w:hAnsiTheme="minorHAnsi"/>
            <w:szCs w:val="22"/>
            <w:lang w:eastAsia="nl-BE"/>
          </w:rPr>
          <w:tab/>
        </w:r>
        <w:r w:rsidR="007D5FFC" w:rsidRPr="002A7CA2">
          <w:rPr>
            <w:rStyle w:val="Hyperlink"/>
          </w:rPr>
          <w:t>Basis</w:t>
        </w:r>
        <w:r w:rsidR="007D5FFC">
          <w:rPr>
            <w:webHidden/>
          </w:rPr>
          <w:tab/>
        </w:r>
        <w:r w:rsidR="007D5FFC">
          <w:rPr>
            <w:webHidden/>
          </w:rPr>
          <w:fldChar w:fldCharType="begin"/>
        </w:r>
        <w:r w:rsidR="007D5FFC">
          <w:rPr>
            <w:webHidden/>
          </w:rPr>
          <w:instrText xml:space="preserve"> PAGEREF _Toc511216729 \h </w:instrText>
        </w:r>
        <w:r w:rsidR="007D5FFC">
          <w:rPr>
            <w:webHidden/>
          </w:rPr>
        </w:r>
        <w:r w:rsidR="007D5FFC">
          <w:rPr>
            <w:webHidden/>
          </w:rPr>
          <w:fldChar w:fldCharType="separate"/>
        </w:r>
        <w:r w:rsidR="007D5FFC">
          <w:rPr>
            <w:webHidden/>
          </w:rPr>
          <w:t>v</w:t>
        </w:r>
        <w:r w:rsidR="007D5FFC">
          <w:rPr>
            <w:webHidden/>
          </w:rPr>
          <w:fldChar w:fldCharType="end"/>
        </w:r>
      </w:hyperlink>
    </w:p>
    <w:p w14:paraId="108DF8CD" w14:textId="0D59156B" w:rsidR="007D5FFC" w:rsidRDefault="00C97E9A">
      <w:pPr>
        <w:pStyle w:val="Inhopg3"/>
        <w:tabs>
          <w:tab w:val="left" w:pos="1985"/>
        </w:tabs>
        <w:rPr>
          <w:rFonts w:asciiTheme="minorHAnsi" w:hAnsiTheme="minorHAnsi"/>
          <w:szCs w:val="22"/>
          <w:lang w:eastAsia="nl-BE"/>
        </w:rPr>
      </w:pPr>
      <w:hyperlink w:anchor="_Toc511216730" w:history="1">
        <w:r w:rsidR="007D5FFC" w:rsidRPr="002A7CA2">
          <w:rPr>
            <w:rStyle w:val="Hyperlink"/>
          </w:rPr>
          <w:t>2.2.3</w:t>
        </w:r>
        <w:r w:rsidR="007D5FFC">
          <w:rPr>
            <w:rFonts w:asciiTheme="minorHAnsi" w:hAnsiTheme="minorHAnsi"/>
            <w:szCs w:val="22"/>
            <w:lang w:eastAsia="nl-BE"/>
          </w:rPr>
          <w:tab/>
        </w:r>
        <w:r w:rsidR="007D5FFC" w:rsidRPr="002A7CA2">
          <w:rPr>
            <w:rStyle w:val="Hyperlink"/>
          </w:rPr>
          <w:t>Features</w:t>
        </w:r>
        <w:r w:rsidR="007D5FFC">
          <w:rPr>
            <w:webHidden/>
          </w:rPr>
          <w:tab/>
        </w:r>
        <w:r w:rsidR="007D5FFC">
          <w:rPr>
            <w:webHidden/>
          </w:rPr>
          <w:fldChar w:fldCharType="begin"/>
        </w:r>
        <w:r w:rsidR="007D5FFC">
          <w:rPr>
            <w:webHidden/>
          </w:rPr>
          <w:instrText xml:space="preserve"> PAGEREF _Toc511216730 \h </w:instrText>
        </w:r>
        <w:r w:rsidR="007D5FFC">
          <w:rPr>
            <w:webHidden/>
          </w:rPr>
        </w:r>
        <w:r w:rsidR="007D5FFC">
          <w:rPr>
            <w:webHidden/>
          </w:rPr>
          <w:fldChar w:fldCharType="separate"/>
        </w:r>
        <w:r w:rsidR="007D5FFC">
          <w:rPr>
            <w:webHidden/>
          </w:rPr>
          <w:t>v</w:t>
        </w:r>
        <w:r w:rsidR="007D5FFC">
          <w:rPr>
            <w:webHidden/>
          </w:rPr>
          <w:fldChar w:fldCharType="end"/>
        </w:r>
      </w:hyperlink>
    </w:p>
    <w:p w14:paraId="318E7FE7" w14:textId="515484B5" w:rsidR="007D5FFC" w:rsidRDefault="00C97E9A">
      <w:pPr>
        <w:pStyle w:val="Inhopg3"/>
        <w:tabs>
          <w:tab w:val="left" w:pos="1985"/>
        </w:tabs>
        <w:rPr>
          <w:rFonts w:asciiTheme="minorHAnsi" w:hAnsiTheme="minorHAnsi"/>
          <w:szCs w:val="22"/>
          <w:lang w:eastAsia="nl-BE"/>
        </w:rPr>
      </w:pPr>
      <w:hyperlink w:anchor="_Toc511216731" w:history="1">
        <w:r w:rsidR="007D5FFC" w:rsidRPr="002A7CA2">
          <w:rPr>
            <w:rStyle w:val="Hyperlink"/>
          </w:rPr>
          <w:t>2.2.4</w:t>
        </w:r>
        <w:r w:rsidR="007D5FFC">
          <w:rPr>
            <w:rFonts w:asciiTheme="minorHAnsi" w:hAnsiTheme="minorHAnsi"/>
            <w:szCs w:val="22"/>
            <w:lang w:eastAsia="nl-BE"/>
          </w:rPr>
          <w:tab/>
        </w:r>
        <w:r w:rsidR="007D5FFC" w:rsidRPr="002A7CA2">
          <w:rPr>
            <w:rStyle w:val="Hyperlink"/>
          </w:rPr>
          <w:t>Gebruik</w:t>
        </w:r>
        <w:r w:rsidR="007D5FFC">
          <w:rPr>
            <w:webHidden/>
          </w:rPr>
          <w:tab/>
        </w:r>
        <w:r w:rsidR="007D5FFC">
          <w:rPr>
            <w:webHidden/>
          </w:rPr>
          <w:fldChar w:fldCharType="begin"/>
        </w:r>
        <w:r w:rsidR="007D5FFC">
          <w:rPr>
            <w:webHidden/>
          </w:rPr>
          <w:instrText xml:space="preserve"> PAGEREF _Toc511216731 \h </w:instrText>
        </w:r>
        <w:r w:rsidR="007D5FFC">
          <w:rPr>
            <w:webHidden/>
          </w:rPr>
        </w:r>
        <w:r w:rsidR="007D5FFC">
          <w:rPr>
            <w:webHidden/>
          </w:rPr>
          <w:fldChar w:fldCharType="separate"/>
        </w:r>
        <w:r w:rsidR="007D5FFC">
          <w:rPr>
            <w:webHidden/>
          </w:rPr>
          <w:t>ix</w:t>
        </w:r>
        <w:r w:rsidR="007D5FFC">
          <w:rPr>
            <w:webHidden/>
          </w:rPr>
          <w:fldChar w:fldCharType="end"/>
        </w:r>
      </w:hyperlink>
    </w:p>
    <w:p w14:paraId="42CD99EF" w14:textId="29D09072" w:rsidR="007D5FFC" w:rsidRDefault="00C97E9A">
      <w:pPr>
        <w:pStyle w:val="Inhopg3"/>
        <w:tabs>
          <w:tab w:val="left" w:pos="1985"/>
        </w:tabs>
        <w:rPr>
          <w:rFonts w:asciiTheme="minorHAnsi" w:hAnsiTheme="minorHAnsi"/>
          <w:szCs w:val="22"/>
          <w:lang w:eastAsia="nl-BE"/>
        </w:rPr>
      </w:pPr>
      <w:hyperlink w:anchor="_Toc511216732" w:history="1">
        <w:r w:rsidR="007D5FFC" w:rsidRPr="002A7CA2">
          <w:rPr>
            <w:rStyle w:val="Hyperlink"/>
          </w:rPr>
          <w:t>2.2.5</w:t>
        </w:r>
        <w:r w:rsidR="007D5FFC">
          <w:rPr>
            <w:rFonts w:asciiTheme="minorHAnsi" w:hAnsiTheme="minorHAnsi"/>
            <w:szCs w:val="22"/>
            <w:lang w:eastAsia="nl-BE"/>
          </w:rPr>
          <w:tab/>
        </w:r>
        <w:r w:rsidR="007D5FFC" w:rsidRPr="002A7CA2">
          <w:rPr>
            <w:rStyle w:val="Hyperlink"/>
          </w:rPr>
          <w:t>Portfolio</w:t>
        </w:r>
        <w:r w:rsidR="007D5FFC">
          <w:rPr>
            <w:webHidden/>
          </w:rPr>
          <w:tab/>
        </w:r>
        <w:r w:rsidR="007D5FFC">
          <w:rPr>
            <w:webHidden/>
          </w:rPr>
          <w:fldChar w:fldCharType="begin"/>
        </w:r>
        <w:r w:rsidR="007D5FFC">
          <w:rPr>
            <w:webHidden/>
          </w:rPr>
          <w:instrText xml:space="preserve"> PAGEREF _Toc511216732 \h </w:instrText>
        </w:r>
        <w:r w:rsidR="007D5FFC">
          <w:rPr>
            <w:webHidden/>
          </w:rPr>
        </w:r>
        <w:r w:rsidR="007D5FFC">
          <w:rPr>
            <w:webHidden/>
          </w:rPr>
          <w:fldChar w:fldCharType="separate"/>
        </w:r>
        <w:r w:rsidR="007D5FFC">
          <w:rPr>
            <w:webHidden/>
          </w:rPr>
          <w:t>ix</w:t>
        </w:r>
        <w:r w:rsidR="007D5FFC">
          <w:rPr>
            <w:webHidden/>
          </w:rPr>
          <w:fldChar w:fldCharType="end"/>
        </w:r>
      </w:hyperlink>
    </w:p>
    <w:p w14:paraId="64973792" w14:textId="1418257D" w:rsidR="007D5FFC" w:rsidRDefault="00C97E9A">
      <w:pPr>
        <w:pStyle w:val="Inhopg2"/>
        <w:rPr>
          <w:rFonts w:asciiTheme="minorHAnsi" w:hAnsiTheme="minorHAnsi" w:cstheme="minorBidi"/>
          <w:i w:val="0"/>
          <w:szCs w:val="22"/>
          <w:lang w:eastAsia="nl-BE"/>
        </w:rPr>
      </w:pPr>
      <w:hyperlink w:anchor="_Toc511216733" w:history="1">
        <w:r w:rsidR="007D5FFC" w:rsidRPr="002A7CA2">
          <w:rPr>
            <w:rStyle w:val="Hyperlink"/>
          </w:rPr>
          <w:t>2.3</w:t>
        </w:r>
        <w:r w:rsidR="007D5FFC">
          <w:rPr>
            <w:rFonts w:asciiTheme="minorHAnsi" w:hAnsiTheme="minorHAnsi" w:cstheme="minorBidi"/>
            <w:i w:val="0"/>
            <w:szCs w:val="22"/>
            <w:lang w:eastAsia="nl-BE"/>
          </w:rPr>
          <w:tab/>
        </w:r>
        <w:r w:rsidR="007D5FFC" w:rsidRPr="002A7CA2">
          <w:rPr>
            <w:rStyle w:val="Hyperlink"/>
          </w:rPr>
          <w:t>Xamarin</w:t>
        </w:r>
        <w:r w:rsidR="007D5FFC">
          <w:rPr>
            <w:webHidden/>
          </w:rPr>
          <w:tab/>
        </w:r>
        <w:r w:rsidR="007D5FFC">
          <w:rPr>
            <w:webHidden/>
          </w:rPr>
          <w:fldChar w:fldCharType="begin"/>
        </w:r>
        <w:r w:rsidR="007D5FFC">
          <w:rPr>
            <w:webHidden/>
          </w:rPr>
          <w:instrText xml:space="preserve"> PAGEREF _Toc511216733 \h </w:instrText>
        </w:r>
        <w:r w:rsidR="007D5FFC">
          <w:rPr>
            <w:webHidden/>
          </w:rPr>
        </w:r>
        <w:r w:rsidR="007D5FFC">
          <w:rPr>
            <w:webHidden/>
          </w:rPr>
          <w:fldChar w:fldCharType="separate"/>
        </w:r>
        <w:r w:rsidR="007D5FFC">
          <w:rPr>
            <w:webHidden/>
          </w:rPr>
          <w:t>x</w:t>
        </w:r>
        <w:r w:rsidR="007D5FFC">
          <w:rPr>
            <w:webHidden/>
          </w:rPr>
          <w:fldChar w:fldCharType="end"/>
        </w:r>
      </w:hyperlink>
    </w:p>
    <w:p w14:paraId="183BBC66" w14:textId="1334AC55" w:rsidR="007D5FFC" w:rsidRDefault="00C97E9A">
      <w:pPr>
        <w:pStyle w:val="Inhopg3"/>
        <w:tabs>
          <w:tab w:val="left" w:pos="1985"/>
        </w:tabs>
        <w:rPr>
          <w:rFonts w:asciiTheme="minorHAnsi" w:hAnsiTheme="minorHAnsi"/>
          <w:szCs w:val="22"/>
          <w:lang w:eastAsia="nl-BE"/>
        </w:rPr>
      </w:pPr>
      <w:hyperlink w:anchor="_Toc511216734" w:history="1">
        <w:r w:rsidR="007D5FFC" w:rsidRPr="002A7CA2">
          <w:rPr>
            <w:rStyle w:val="Hyperlink"/>
          </w:rPr>
          <w:t>2.3.1</w:t>
        </w:r>
        <w:r w:rsidR="007D5FFC">
          <w:rPr>
            <w:rFonts w:asciiTheme="minorHAnsi" w:hAnsiTheme="minorHAnsi"/>
            <w:szCs w:val="22"/>
            <w:lang w:eastAsia="nl-BE"/>
          </w:rPr>
          <w:tab/>
        </w:r>
        <w:r w:rsidR="007D5FFC" w:rsidRPr="002A7CA2">
          <w:rPr>
            <w:rStyle w:val="Hyperlink"/>
          </w:rPr>
          <w:t>Oorsprong</w:t>
        </w:r>
        <w:r w:rsidR="007D5FFC">
          <w:rPr>
            <w:webHidden/>
          </w:rPr>
          <w:tab/>
        </w:r>
        <w:r w:rsidR="007D5FFC">
          <w:rPr>
            <w:webHidden/>
          </w:rPr>
          <w:fldChar w:fldCharType="begin"/>
        </w:r>
        <w:r w:rsidR="007D5FFC">
          <w:rPr>
            <w:webHidden/>
          </w:rPr>
          <w:instrText xml:space="preserve"> PAGEREF _Toc511216734 \h </w:instrText>
        </w:r>
        <w:r w:rsidR="007D5FFC">
          <w:rPr>
            <w:webHidden/>
          </w:rPr>
        </w:r>
        <w:r w:rsidR="007D5FFC">
          <w:rPr>
            <w:webHidden/>
          </w:rPr>
          <w:fldChar w:fldCharType="separate"/>
        </w:r>
        <w:r w:rsidR="007D5FFC">
          <w:rPr>
            <w:webHidden/>
          </w:rPr>
          <w:t>x</w:t>
        </w:r>
        <w:r w:rsidR="007D5FFC">
          <w:rPr>
            <w:webHidden/>
          </w:rPr>
          <w:fldChar w:fldCharType="end"/>
        </w:r>
      </w:hyperlink>
    </w:p>
    <w:p w14:paraId="46B75F29" w14:textId="04DD8C7F" w:rsidR="007D5FFC" w:rsidRDefault="00C97E9A">
      <w:pPr>
        <w:pStyle w:val="Inhopg3"/>
        <w:tabs>
          <w:tab w:val="left" w:pos="1985"/>
        </w:tabs>
        <w:rPr>
          <w:rFonts w:asciiTheme="minorHAnsi" w:hAnsiTheme="minorHAnsi"/>
          <w:szCs w:val="22"/>
          <w:lang w:eastAsia="nl-BE"/>
        </w:rPr>
      </w:pPr>
      <w:hyperlink w:anchor="_Toc511216735" w:history="1">
        <w:r w:rsidR="007D5FFC" w:rsidRPr="002A7CA2">
          <w:rPr>
            <w:rStyle w:val="Hyperlink"/>
          </w:rPr>
          <w:t>2.3.2</w:t>
        </w:r>
        <w:r w:rsidR="007D5FFC">
          <w:rPr>
            <w:rFonts w:asciiTheme="minorHAnsi" w:hAnsiTheme="minorHAnsi"/>
            <w:szCs w:val="22"/>
            <w:lang w:eastAsia="nl-BE"/>
          </w:rPr>
          <w:tab/>
        </w:r>
        <w:r w:rsidR="007D5FFC" w:rsidRPr="002A7CA2">
          <w:rPr>
            <w:rStyle w:val="Hyperlink"/>
          </w:rPr>
          <w:t>Basis</w:t>
        </w:r>
        <w:r w:rsidR="007D5FFC">
          <w:rPr>
            <w:webHidden/>
          </w:rPr>
          <w:tab/>
        </w:r>
        <w:r w:rsidR="007D5FFC">
          <w:rPr>
            <w:webHidden/>
          </w:rPr>
          <w:fldChar w:fldCharType="begin"/>
        </w:r>
        <w:r w:rsidR="007D5FFC">
          <w:rPr>
            <w:webHidden/>
          </w:rPr>
          <w:instrText xml:space="preserve"> PAGEREF _Toc511216735 \h </w:instrText>
        </w:r>
        <w:r w:rsidR="007D5FFC">
          <w:rPr>
            <w:webHidden/>
          </w:rPr>
        </w:r>
        <w:r w:rsidR="007D5FFC">
          <w:rPr>
            <w:webHidden/>
          </w:rPr>
          <w:fldChar w:fldCharType="separate"/>
        </w:r>
        <w:r w:rsidR="007D5FFC">
          <w:rPr>
            <w:webHidden/>
          </w:rPr>
          <w:t>x</w:t>
        </w:r>
        <w:r w:rsidR="007D5FFC">
          <w:rPr>
            <w:webHidden/>
          </w:rPr>
          <w:fldChar w:fldCharType="end"/>
        </w:r>
      </w:hyperlink>
    </w:p>
    <w:p w14:paraId="03CA7407" w14:textId="03D92785" w:rsidR="007D5FFC" w:rsidRDefault="00C97E9A">
      <w:pPr>
        <w:pStyle w:val="Inhopg3"/>
        <w:tabs>
          <w:tab w:val="left" w:pos="1985"/>
        </w:tabs>
        <w:rPr>
          <w:rFonts w:asciiTheme="minorHAnsi" w:hAnsiTheme="minorHAnsi"/>
          <w:szCs w:val="22"/>
          <w:lang w:eastAsia="nl-BE"/>
        </w:rPr>
      </w:pPr>
      <w:hyperlink w:anchor="_Toc511216736" w:history="1">
        <w:r w:rsidR="007D5FFC" w:rsidRPr="002A7CA2">
          <w:rPr>
            <w:rStyle w:val="Hyperlink"/>
          </w:rPr>
          <w:t>2.3.3</w:t>
        </w:r>
        <w:r w:rsidR="007D5FFC">
          <w:rPr>
            <w:rFonts w:asciiTheme="minorHAnsi" w:hAnsiTheme="minorHAnsi"/>
            <w:szCs w:val="22"/>
            <w:lang w:eastAsia="nl-BE"/>
          </w:rPr>
          <w:tab/>
        </w:r>
        <w:r w:rsidR="007D5FFC" w:rsidRPr="002A7CA2">
          <w:rPr>
            <w:rStyle w:val="Hyperlink"/>
          </w:rPr>
          <w:t>Main Feature: Xamarin.Forms</w:t>
        </w:r>
        <w:r w:rsidR="007D5FFC">
          <w:rPr>
            <w:webHidden/>
          </w:rPr>
          <w:tab/>
        </w:r>
        <w:r w:rsidR="007D5FFC">
          <w:rPr>
            <w:webHidden/>
          </w:rPr>
          <w:fldChar w:fldCharType="begin"/>
        </w:r>
        <w:r w:rsidR="007D5FFC">
          <w:rPr>
            <w:webHidden/>
          </w:rPr>
          <w:instrText xml:space="preserve"> PAGEREF _Toc511216736 \h </w:instrText>
        </w:r>
        <w:r w:rsidR="007D5FFC">
          <w:rPr>
            <w:webHidden/>
          </w:rPr>
        </w:r>
        <w:r w:rsidR="007D5FFC">
          <w:rPr>
            <w:webHidden/>
          </w:rPr>
          <w:fldChar w:fldCharType="separate"/>
        </w:r>
        <w:r w:rsidR="007D5FFC">
          <w:rPr>
            <w:webHidden/>
          </w:rPr>
          <w:t>x</w:t>
        </w:r>
        <w:r w:rsidR="007D5FFC">
          <w:rPr>
            <w:webHidden/>
          </w:rPr>
          <w:fldChar w:fldCharType="end"/>
        </w:r>
      </w:hyperlink>
    </w:p>
    <w:p w14:paraId="08D1D2A4" w14:textId="0579491C" w:rsidR="007D5FFC" w:rsidRDefault="00C97E9A">
      <w:pPr>
        <w:pStyle w:val="Inhopg3"/>
        <w:tabs>
          <w:tab w:val="left" w:pos="1985"/>
        </w:tabs>
        <w:rPr>
          <w:rFonts w:asciiTheme="minorHAnsi" w:hAnsiTheme="minorHAnsi"/>
          <w:szCs w:val="22"/>
          <w:lang w:eastAsia="nl-BE"/>
        </w:rPr>
      </w:pPr>
      <w:hyperlink w:anchor="_Toc511216737" w:history="1">
        <w:r w:rsidR="007D5FFC" w:rsidRPr="002A7CA2">
          <w:rPr>
            <w:rStyle w:val="Hyperlink"/>
          </w:rPr>
          <w:t>2.3.4</w:t>
        </w:r>
        <w:r w:rsidR="007D5FFC">
          <w:rPr>
            <w:rFonts w:asciiTheme="minorHAnsi" w:hAnsiTheme="minorHAnsi"/>
            <w:szCs w:val="22"/>
            <w:lang w:eastAsia="nl-BE"/>
          </w:rPr>
          <w:tab/>
        </w:r>
        <w:r w:rsidR="007D5FFC" w:rsidRPr="002A7CA2">
          <w:rPr>
            <w:rStyle w:val="Hyperlink"/>
          </w:rPr>
          <w:t>Gebruik</w:t>
        </w:r>
        <w:r w:rsidR="007D5FFC">
          <w:rPr>
            <w:webHidden/>
          </w:rPr>
          <w:tab/>
        </w:r>
        <w:r w:rsidR="007D5FFC">
          <w:rPr>
            <w:webHidden/>
          </w:rPr>
          <w:fldChar w:fldCharType="begin"/>
        </w:r>
        <w:r w:rsidR="007D5FFC">
          <w:rPr>
            <w:webHidden/>
          </w:rPr>
          <w:instrText xml:space="preserve"> PAGEREF _Toc511216737 \h </w:instrText>
        </w:r>
        <w:r w:rsidR="007D5FFC">
          <w:rPr>
            <w:webHidden/>
          </w:rPr>
        </w:r>
        <w:r w:rsidR="007D5FFC">
          <w:rPr>
            <w:webHidden/>
          </w:rPr>
          <w:fldChar w:fldCharType="separate"/>
        </w:r>
        <w:r w:rsidR="007D5FFC">
          <w:rPr>
            <w:webHidden/>
          </w:rPr>
          <w:t>xi</w:t>
        </w:r>
        <w:r w:rsidR="007D5FFC">
          <w:rPr>
            <w:webHidden/>
          </w:rPr>
          <w:fldChar w:fldCharType="end"/>
        </w:r>
      </w:hyperlink>
    </w:p>
    <w:p w14:paraId="748A837D" w14:textId="33E44E9E" w:rsidR="007D5FFC" w:rsidRDefault="00C97E9A">
      <w:pPr>
        <w:pStyle w:val="Inhopg3"/>
        <w:tabs>
          <w:tab w:val="left" w:pos="1985"/>
        </w:tabs>
        <w:rPr>
          <w:rFonts w:asciiTheme="minorHAnsi" w:hAnsiTheme="minorHAnsi"/>
          <w:szCs w:val="22"/>
          <w:lang w:eastAsia="nl-BE"/>
        </w:rPr>
      </w:pPr>
      <w:hyperlink w:anchor="_Toc511216738" w:history="1">
        <w:r w:rsidR="007D5FFC" w:rsidRPr="002A7CA2">
          <w:rPr>
            <w:rStyle w:val="Hyperlink"/>
          </w:rPr>
          <w:t>2.3.5</w:t>
        </w:r>
        <w:r w:rsidR="007D5FFC">
          <w:rPr>
            <w:rFonts w:asciiTheme="minorHAnsi" w:hAnsiTheme="minorHAnsi"/>
            <w:szCs w:val="22"/>
            <w:lang w:eastAsia="nl-BE"/>
          </w:rPr>
          <w:tab/>
        </w:r>
        <w:r w:rsidR="007D5FFC" w:rsidRPr="002A7CA2">
          <w:rPr>
            <w:rStyle w:val="Hyperlink"/>
          </w:rPr>
          <w:t>Portfolio</w:t>
        </w:r>
        <w:r w:rsidR="007D5FFC">
          <w:rPr>
            <w:webHidden/>
          </w:rPr>
          <w:tab/>
        </w:r>
        <w:r w:rsidR="007D5FFC">
          <w:rPr>
            <w:webHidden/>
          </w:rPr>
          <w:fldChar w:fldCharType="begin"/>
        </w:r>
        <w:r w:rsidR="007D5FFC">
          <w:rPr>
            <w:webHidden/>
          </w:rPr>
          <w:instrText xml:space="preserve"> PAGEREF _Toc511216738 \h </w:instrText>
        </w:r>
        <w:r w:rsidR="007D5FFC">
          <w:rPr>
            <w:webHidden/>
          </w:rPr>
        </w:r>
        <w:r w:rsidR="007D5FFC">
          <w:rPr>
            <w:webHidden/>
          </w:rPr>
          <w:fldChar w:fldCharType="separate"/>
        </w:r>
        <w:r w:rsidR="007D5FFC">
          <w:rPr>
            <w:webHidden/>
          </w:rPr>
          <w:t>xii</w:t>
        </w:r>
        <w:r w:rsidR="007D5FFC">
          <w:rPr>
            <w:webHidden/>
          </w:rPr>
          <w:fldChar w:fldCharType="end"/>
        </w:r>
      </w:hyperlink>
    </w:p>
    <w:p w14:paraId="00E34F2C" w14:textId="7503B512" w:rsidR="007D5FFC" w:rsidRDefault="00C97E9A">
      <w:pPr>
        <w:pStyle w:val="Inhopg2"/>
        <w:rPr>
          <w:rFonts w:asciiTheme="minorHAnsi" w:hAnsiTheme="minorHAnsi" w:cstheme="minorBidi"/>
          <w:i w:val="0"/>
          <w:szCs w:val="22"/>
          <w:lang w:eastAsia="nl-BE"/>
        </w:rPr>
      </w:pPr>
      <w:hyperlink w:anchor="_Toc511216739" w:history="1">
        <w:r w:rsidR="007D5FFC" w:rsidRPr="002A7CA2">
          <w:rPr>
            <w:rStyle w:val="Hyperlink"/>
          </w:rPr>
          <w:t>2.4</w:t>
        </w:r>
        <w:r w:rsidR="007D5FFC">
          <w:rPr>
            <w:rFonts w:asciiTheme="minorHAnsi" w:hAnsiTheme="minorHAnsi" w:cstheme="minorBidi"/>
            <w:i w:val="0"/>
            <w:szCs w:val="22"/>
            <w:lang w:eastAsia="nl-BE"/>
          </w:rPr>
          <w:tab/>
        </w:r>
        <w:r w:rsidR="007D5FFC" w:rsidRPr="002A7CA2">
          <w:rPr>
            <w:rStyle w:val="Hyperlink"/>
          </w:rPr>
          <w:t>Apache Cordova/PhoneGap</w:t>
        </w:r>
        <w:r w:rsidR="007D5FFC">
          <w:rPr>
            <w:webHidden/>
          </w:rPr>
          <w:tab/>
        </w:r>
        <w:r w:rsidR="007D5FFC">
          <w:rPr>
            <w:webHidden/>
          </w:rPr>
          <w:fldChar w:fldCharType="begin"/>
        </w:r>
        <w:r w:rsidR="007D5FFC">
          <w:rPr>
            <w:webHidden/>
          </w:rPr>
          <w:instrText xml:space="preserve"> PAGEREF _Toc511216739 \h </w:instrText>
        </w:r>
        <w:r w:rsidR="007D5FFC">
          <w:rPr>
            <w:webHidden/>
          </w:rPr>
        </w:r>
        <w:r w:rsidR="007D5FFC">
          <w:rPr>
            <w:webHidden/>
          </w:rPr>
          <w:fldChar w:fldCharType="separate"/>
        </w:r>
        <w:r w:rsidR="007D5FFC">
          <w:rPr>
            <w:webHidden/>
          </w:rPr>
          <w:t>xii</w:t>
        </w:r>
        <w:r w:rsidR="007D5FFC">
          <w:rPr>
            <w:webHidden/>
          </w:rPr>
          <w:fldChar w:fldCharType="end"/>
        </w:r>
      </w:hyperlink>
    </w:p>
    <w:p w14:paraId="2B60E8BC" w14:textId="57D3CD22" w:rsidR="007D5FFC" w:rsidRDefault="00C97E9A">
      <w:pPr>
        <w:pStyle w:val="Inhopg3"/>
        <w:tabs>
          <w:tab w:val="left" w:pos="1985"/>
        </w:tabs>
        <w:rPr>
          <w:rFonts w:asciiTheme="minorHAnsi" w:hAnsiTheme="minorHAnsi"/>
          <w:szCs w:val="22"/>
          <w:lang w:eastAsia="nl-BE"/>
        </w:rPr>
      </w:pPr>
      <w:hyperlink w:anchor="_Toc511216740" w:history="1">
        <w:r w:rsidR="007D5FFC" w:rsidRPr="002A7CA2">
          <w:rPr>
            <w:rStyle w:val="Hyperlink"/>
          </w:rPr>
          <w:t>2.4.1</w:t>
        </w:r>
        <w:r w:rsidR="007D5FFC">
          <w:rPr>
            <w:rFonts w:asciiTheme="minorHAnsi" w:hAnsiTheme="minorHAnsi"/>
            <w:szCs w:val="22"/>
            <w:lang w:eastAsia="nl-BE"/>
          </w:rPr>
          <w:tab/>
        </w:r>
        <w:r w:rsidR="007D5FFC" w:rsidRPr="002A7CA2">
          <w:rPr>
            <w:rStyle w:val="Hyperlink"/>
          </w:rPr>
          <w:t>Oorsprong</w:t>
        </w:r>
        <w:r w:rsidR="007D5FFC">
          <w:rPr>
            <w:webHidden/>
          </w:rPr>
          <w:tab/>
        </w:r>
        <w:r w:rsidR="007D5FFC">
          <w:rPr>
            <w:webHidden/>
          </w:rPr>
          <w:fldChar w:fldCharType="begin"/>
        </w:r>
        <w:r w:rsidR="007D5FFC">
          <w:rPr>
            <w:webHidden/>
          </w:rPr>
          <w:instrText xml:space="preserve"> PAGEREF _Toc511216740 \h </w:instrText>
        </w:r>
        <w:r w:rsidR="007D5FFC">
          <w:rPr>
            <w:webHidden/>
          </w:rPr>
        </w:r>
        <w:r w:rsidR="007D5FFC">
          <w:rPr>
            <w:webHidden/>
          </w:rPr>
          <w:fldChar w:fldCharType="separate"/>
        </w:r>
        <w:r w:rsidR="007D5FFC">
          <w:rPr>
            <w:webHidden/>
          </w:rPr>
          <w:t>xii</w:t>
        </w:r>
        <w:r w:rsidR="007D5FFC">
          <w:rPr>
            <w:webHidden/>
          </w:rPr>
          <w:fldChar w:fldCharType="end"/>
        </w:r>
      </w:hyperlink>
    </w:p>
    <w:p w14:paraId="3FCD2C0C" w14:textId="5CB91FFF" w:rsidR="007D5FFC" w:rsidRDefault="00C97E9A">
      <w:pPr>
        <w:pStyle w:val="Inhopg3"/>
        <w:tabs>
          <w:tab w:val="left" w:pos="1985"/>
        </w:tabs>
        <w:rPr>
          <w:rFonts w:asciiTheme="minorHAnsi" w:hAnsiTheme="minorHAnsi"/>
          <w:szCs w:val="22"/>
          <w:lang w:eastAsia="nl-BE"/>
        </w:rPr>
      </w:pPr>
      <w:hyperlink w:anchor="_Toc511216741" w:history="1">
        <w:r w:rsidR="007D5FFC" w:rsidRPr="002A7CA2">
          <w:rPr>
            <w:rStyle w:val="Hyperlink"/>
          </w:rPr>
          <w:t>2.4.2</w:t>
        </w:r>
        <w:r w:rsidR="007D5FFC">
          <w:rPr>
            <w:rFonts w:asciiTheme="minorHAnsi" w:hAnsiTheme="minorHAnsi"/>
            <w:szCs w:val="22"/>
            <w:lang w:eastAsia="nl-BE"/>
          </w:rPr>
          <w:tab/>
        </w:r>
        <w:r w:rsidR="007D5FFC" w:rsidRPr="002A7CA2">
          <w:rPr>
            <w:rStyle w:val="Hyperlink"/>
          </w:rPr>
          <w:t>Basis</w:t>
        </w:r>
        <w:r w:rsidR="007D5FFC">
          <w:rPr>
            <w:webHidden/>
          </w:rPr>
          <w:tab/>
        </w:r>
        <w:r w:rsidR="007D5FFC">
          <w:rPr>
            <w:webHidden/>
          </w:rPr>
          <w:fldChar w:fldCharType="begin"/>
        </w:r>
        <w:r w:rsidR="007D5FFC">
          <w:rPr>
            <w:webHidden/>
          </w:rPr>
          <w:instrText xml:space="preserve"> PAGEREF _Toc511216741 \h </w:instrText>
        </w:r>
        <w:r w:rsidR="007D5FFC">
          <w:rPr>
            <w:webHidden/>
          </w:rPr>
        </w:r>
        <w:r w:rsidR="007D5FFC">
          <w:rPr>
            <w:webHidden/>
          </w:rPr>
          <w:fldChar w:fldCharType="separate"/>
        </w:r>
        <w:r w:rsidR="007D5FFC">
          <w:rPr>
            <w:webHidden/>
          </w:rPr>
          <w:t>xii</w:t>
        </w:r>
        <w:r w:rsidR="007D5FFC">
          <w:rPr>
            <w:webHidden/>
          </w:rPr>
          <w:fldChar w:fldCharType="end"/>
        </w:r>
      </w:hyperlink>
    </w:p>
    <w:p w14:paraId="3D1F8CBB" w14:textId="3967E605" w:rsidR="007D5FFC" w:rsidRDefault="00C97E9A">
      <w:pPr>
        <w:pStyle w:val="Inhopg3"/>
        <w:tabs>
          <w:tab w:val="left" w:pos="1985"/>
        </w:tabs>
        <w:rPr>
          <w:rFonts w:asciiTheme="minorHAnsi" w:hAnsiTheme="minorHAnsi"/>
          <w:szCs w:val="22"/>
          <w:lang w:eastAsia="nl-BE"/>
        </w:rPr>
      </w:pPr>
      <w:hyperlink w:anchor="_Toc511216742" w:history="1">
        <w:r w:rsidR="007D5FFC" w:rsidRPr="002A7CA2">
          <w:rPr>
            <w:rStyle w:val="Hyperlink"/>
          </w:rPr>
          <w:t>2.4.3</w:t>
        </w:r>
        <w:r w:rsidR="007D5FFC">
          <w:rPr>
            <w:rFonts w:asciiTheme="minorHAnsi" w:hAnsiTheme="minorHAnsi"/>
            <w:szCs w:val="22"/>
            <w:lang w:eastAsia="nl-BE"/>
          </w:rPr>
          <w:tab/>
        </w:r>
        <w:r w:rsidR="007D5FFC" w:rsidRPr="002A7CA2">
          <w:rPr>
            <w:rStyle w:val="Hyperlink"/>
          </w:rPr>
          <w:t>Architectuur</w:t>
        </w:r>
        <w:r w:rsidR="007D5FFC">
          <w:rPr>
            <w:webHidden/>
          </w:rPr>
          <w:tab/>
        </w:r>
        <w:r w:rsidR="007D5FFC">
          <w:rPr>
            <w:webHidden/>
          </w:rPr>
          <w:fldChar w:fldCharType="begin"/>
        </w:r>
        <w:r w:rsidR="007D5FFC">
          <w:rPr>
            <w:webHidden/>
          </w:rPr>
          <w:instrText xml:space="preserve"> PAGEREF _Toc511216742 \h </w:instrText>
        </w:r>
        <w:r w:rsidR="007D5FFC">
          <w:rPr>
            <w:webHidden/>
          </w:rPr>
        </w:r>
        <w:r w:rsidR="007D5FFC">
          <w:rPr>
            <w:webHidden/>
          </w:rPr>
          <w:fldChar w:fldCharType="separate"/>
        </w:r>
        <w:r w:rsidR="007D5FFC">
          <w:rPr>
            <w:webHidden/>
          </w:rPr>
          <w:t>xiii</w:t>
        </w:r>
        <w:r w:rsidR="007D5FFC">
          <w:rPr>
            <w:webHidden/>
          </w:rPr>
          <w:fldChar w:fldCharType="end"/>
        </w:r>
      </w:hyperlink>
    </w:p>
    <w:p w14:paraId="7E66C549" w14:textId="09C35775" w:rsidR="007D5FFC" w:rsidRDefault="00C97E9A">
      <w:pPr>
        <w:pStyle w:val="Inhopg2"/>
        <w:rPr>
          <w:rFonts w:asciiTheme="minorHAnsi" w:hAnsiTheme="minorHAnsi" w:cstheme="minorBidi"/>
          <w:i w:val="0"/>
          <w:szCs w:val="22"/>
          <w:lang w:eastAsia="nl-BE"/>
        </w:rPr>
      </w:pPr>
      <w:hyperlink w:anchor="_Toc511216743" w:history="1">
        <w:r w:rsidR="007D5FFC" w:rsidRPr="002A7CA2">
          <w:rPr>
            <w:rStyle w:val="Hyperlink"/>
          </w:rPr>
          <w:t>2.5</w:t>
        </w:r>
        <w:r w:rsidR="007D5FFC">
          <w:rPr>
            <w:rFonts w:asciiTheme="minorHAnsi" w:hAnsiTheme="minorHAnsi" w:cstheme="minorBidi"/>
            <w:i w:val="0"/>
            <w:szCs w:val="22"/>
            <w:lang w:eastAsia="nl-BE"/>
          </w:rPr>
          <w:tab/>
        </w:r>
        <w:r w:rsidR="007D5FFC" w:rsidRPr="002A7CA2">
          <w:rPr>
            <w:rStyle w:val="Hyperlink"/>
          </w:rPr>
          <w:t>Kwaliteitscontrole van de applicaties</w:t>
        </w:r>
        <w:r w:rsidR="007D5FFC">
          <w:rPr>
            <w:webHidden/>
          </w:rPr>
          <w:tab/>
        </w:r>
        <w:r w:rsidR="007D5FFC">
          <w:rPr>
            <w:webHidden/>
          </w:rPr>
          <w:fldChar w:fldCharType="begin"/>
        </w:r>
        <w:r w:rsidR="007D5FFC">
          <w:rPr>
            <w:webHidden/>
          </w:rPr>
          <w:instrText xml:space="preserve"> PAGEREF _Toc511216743 \h </w:instrText>
        </w:r>
        <w:r w:rsidR="007D5FFC">
          <w:rPr>
            <w:webHidden/>
          </w:rPr>
        </w:r>
        <w:r w:rsidR="007D5FFC">
          <w:rPr>
            <w:webHidden/>
          </w:rPr>
          <w:fldChar w:fldCharType="separate"/>
        </w:r>
        <w:r w:rsidR="007D5FFC">
          <w:rPr>
            <w:webHidden/>
          </w:rPr>
          <w:t>xiv</w:t>
        </w:r>
        <w:r w:rsidR="007D5FFC">
          <w:rPr>
            <w:webHidden/>
          </w:rPr>
          <w:fldChar w:fldCharType="end"/>
        </w:r>
      </w:hyperlink>
    </w:p>
    <w:p w14:paraId="47AB7C2D" w14:textId="03DFE74B" w:rsidR="007D5FFC" w:rsidRDefault="00C97E9A">
      <w:pPr>
        <w:pStyle w:val="Inhopg3"/>
        <w:tabs>
          <w:tab w:val="left" w:pos="1985"/>
        </w:tabs>
        <w:rPr>
          <w:rFonts w:asciiTheme="minorHAnsi" w:hAnsiTheme="minorHAnsi"/>
          <w:szCs w:val="22"/>
          <w:lang w:eastAsia="nl-BE"/>
        </w:rPr>
      </w:pPr>
      <w:hyperlink w:anchor="_Toc511216744" w:history="1">
        <w:r w:rsidR="007D5FFC" w:rsidRPr="002A7CA2">
          <w:rPr>
            <w:rStyle w:val="Hyperlink"/>
          </w:rPr>
          <w:t>2.5.1</w:t>
        </w:r>
        <w:r w:rsidR="007D5FFC">
          <w:rPr>
            <w:rFonts w:asciiTheme="minorHAnsi" w:hAnsiTheme="minorHAnsi"/>
            <w:szCs w:val="22"/>
            <w:lang w:eastAsia="nl-BE"/>
          </w:rPr>
          <w:tab/>
        </w:r>
        <w:r w:rsidR="007D5FFC" w:rsidRPr="002A7CA2">
          <w:rPr>
            <w:rStyle w:val="Hyperlink"/>
          </w:rPr>
          <w:t>Theoretisch</w:t>
        </w:r>
        <w:r w:rsidR="007D5FFC">
          <w:rPr>
            <w:webHidden/>
          </w:rPr>
          <w:tab/>
        </w:r>
        <w:r w:rsidR="007D5FFC">
          <w:rPr>
            <w:webHidden/>
          </w:rPr>
          <w:fldChar w:fldCharType="begin"/>
        </w:r>
        <w:r w:rsidR="007D5FFC">
          <w:rPr>
            <w:webHidden/>
          </w:rPr>
          <w:instrText xml:space="preserve"> PAGEREF _Toc511216744 \h </w:instrText>
        </w:r>
        <w:r w:rsidR="007D5FFC">
          <w:rPr>
            <w:webHidden/>
          </w:rPr>
        </w:r>
        <w:r w:rsidR="007D5FFC">
          <w:rPr>
            <w:webHidden/>
          </w:rPr>
          <w:fldChar w:fldCharType="separate"/>
        </w:r>
        <w:r w:rsidR="007D5FFC">
          <w:rPr>
            <w:webHidden/>
          </w:rPr>
          <w:t>xiv</w:t>
        </w:r>
        <w:r w:rsidR="007D5FFC">
          <w:rPr>
            <w:webHidden/>
          </w:rPr>
          <w:fldChar w:fldCharType="end"/>
        </w:r>
      </w:hyperlink>
    </w:p>
    <w:p w14:paraId="18C7B187" w14:textId="68A03CE3" w:rsidR="007D5FFC" w:rsidRDefault="00C97E9A">
      <w:pPr>
        <w:pStyle w:val="Inhopg3"/>
        <w:tabs>
          <w:tab w:val="left" w:pos="1985"/>
        </w:tabs>
        <w:rPr>
          <w:rFonts w:asciiTheme="minorHAnsi" w:hAnsiTheme="minorHAnsi"/>
          <w:szCs w:val="22"/>
          <w:lang w:eastAsia="nl-BE"/>
        </w:rPr>
      </w:pPr>
      <w:hyperlink w:anchor="_Toc511216745" w:history="1">
        <w:r w:rsidR="007D5FFC" w:rsidRPr="002A7CA2">
          <w:rPr>
            <w:rStyle w:val="Hyperlink"/>
          </w:rPr>
          <w:t>2.5.2</w:t>
        </w:r>
        <w:r w:rsidR="007D5FFC">
          <w:rPr>
            <w:rFonts w:asciiTheme="minorHAnsi" w:hAnsiTheme="minorHAnsi"/>
            <w:szCs w:val="22"/>
            <w:lang w:eastAsia="nl-BE"/>
          </w:rPr>
          <w:tab/>
        </w:r>
        <w:r w:rsidR="007D5FFC" w:rsidRPr="002A7CA2">
          <w:rPr>
            <w:rStyle w:val="Hyperlink"/>
          </w:rPr>
          <w:t>Hoe controleren we dit praktisch?</w:t>
        </w:r>
        <w:r w:rsidR="007D5FFC">
          <w:rPr>
            <w:webHidden/>
          </w:rPr>
          <w:tab/>
        </w:r>
        <w:r w:rsidR="007D5FFC">
          <w:rPr>
            <w:webHidden/>
          </w:rPr>
          <w:fldChar w:fldCharType="begin"/>
        </w:r>
        <w:r w:rsidR="007D5FFC">
          <w:rPr>
            <w:webHidden/>
          </w:rPr>
          <w:instrText xml:space="preserve"> PAGEREF _Toc511216745 \h </w:instrText>
        </w:r>
        <w:r w:rsidR="007D5FFC">
          <w:rPr>
            <w:webHidden/>
          </w:rPr>
        </w:r>
        <w:r w:rsidR="007D5FFC">
          <w:rPr>
            <w:webHidden/>
          </w:rPr>
          <w:fldChar w:fldCharType="separate"/>
        </w:r>
        <w:r w:rsidR="007D5FFC">
          <w:rPr>
            <w:webHidden/>
          </w:rPr>
          <w:t>xv</w:t>
        </w:r>
        <w:r w:rsidR="007D5FFC">
          <w:rPr>
            <w:webHidden/>
          </w:rPr>
          <w:fldChar w:fldCharType="end"/>
        </w:r>
      </w:hyperlink>
    </w:p>
    <w:p w14:paraId="3FF24017" w14:textId="78CDD49B" w:rsidR="007D5FFC" w:rsidRDefault="00C97E9A">
      <w:pPr>
        <w:pStyle w:val="Inhopg1"/>
        <w:rPr>
          <w:rFonts w:asciiTheme="minorHAnsi" w:hAnsiTheme="minorHAnsi" w:cstheme="minorBidi"/>
          <w:b w:val="0"/>
          <w:szCs w:val="22"/>
          <w:lang w:eastAsia="nl-BE"/>
        </w:rPr>
      </w:pPr>
      <w:hyperlink w:anchor="_Toc511216746" w:history="1">
        <w:r w:rsidR="007D5FFC" w:rsidRPr="002A7CA2">
          <w:rPr>
            <w:rStyle w:val="Hyperlink"/>
          </w:rPr>
          <w:t>3</w:t>
        </w:r>
        <w:r w:rsidR="007D5FFC">
          <w:rPr>
            <w:rFonts w:asciiTheme="minorHAnsi" w:hAnsiTheme="minorHAnsi" w:cstheme="minorBidi"/>
            <w:b w:val="0"/>
            <w:szCs w:val="22"/>
            <w:lang w:eastAsia="nl-BE"/>
          </w:rPr>
          <w:tab/>
        </w:r>
        <w:r w:rsidR="007D5FFC" w:rsidRPr="002A7CA2">
          <w:rPr>
            <w:rStyle w:val="Hyperlink"/>
          </w:rPr>
          <w:t>Applicatie</w:t>
        </w:r>
        <w:r w:rsidR="007D5FFC">
          <w:rPr>
            <w:webHidden/>
          </w:rPr>
          <w:tab/>
        </w:r>
        <w:r w:rsidR="007D5FFC">
          <w:rPr>
            <w:webHidden/>
          </w:rPr>
          <w:fldChar w:fldCharType="begin"/>
        </w:r>
        <w:r w:rsidR="007D5FFC">
          <w:rPr>
            <w:webHidden/>
          </w:rPr>
          <w:instrText xml:space="preserve"> PAGEREF _Toc511216746 \h </w:instrText>
        </w:r>
        <w:r w:rsidR="007D5FFC">
          <w:rPr>
            <w:webHidden/>
          </w:rPr>
        </w:r>
        <w:r w:rsidR="007D5FFC">
          <w:rPr>
            <w:webHidden/>
          </w:rPr>
          <w:fldChar w:fldCharType="separate"/>
        </w:r>
        <w:r w:rsidR="007D5FFC">
          <w:rPr>
            <w:webHidden/>
          </w:rPr>
          <w:t>xvii</w:t>
        </w:r>
        <w:r w:rsidR="007D5FFC">
          <w:rPr>
            <w:webHidden/>
          </w:rPr>
          <w:fldChar w:fldCharType="end"/>
        </w:r>
      </w:hyperlink>
    </w:p>
    <w:p w14:paraId="4B918719" w14:textId="4CDCE307" w:rsidR="007D5FFC" w:rsidRDefault="00C97E9A">
      <w:pPr>
        <w:pStyle w:val="Inhopg1"/>
        <w:rPr>
          <w:rFonts w:asciiTheme="minorHAnsi" w:hAnsiTheme="minorHAnsi" w:cstheme="minorBidi"/>
          <w:b w:val="0"/>
          <w:szCs w:val="22"/>
          <w:lang w:eastAsia="nl-BE"/>
        </w:rPr>
      </w:pPr>
      <w:hyperlink w:anchor="_Toc511216747" w:history="1">
        <w:r w:rsidR="007D5FFC" w:rsidRPr="002A7CA2">
          <w:rPr>
            <w:rStyle w:val="Hyperlink"/>
          </w:rPr>
          <w:t>4</w:t>
        </w:r>
        <w:r w:rsidR="007D5FFC">
          <w:rPr>
            <w:rFonts w:asciiTheme="minorHAnsi" w:hAnsiTheme="minorHAnsi" w:cstheme="minorBidi"/>
            <w:b w:val="0"/>
            <w:szCs w:val="22"/>
            <w:lang w:eastAsia="nl-BE"/>
          </w:rPr>
          <w:tab/>
        </w:r>
        <w:r w:rsidR="007D5FFC" w:rsidRPr="002A7CA2">
          <w:rPr>
            <w:rStyle w:val="Hyperlink"/>
          </w:rPr>
          <w:t>Vergelijken performance</w:t>
        </w:r>
        <w:r w:rsidR="007D5FFC">
          <w:rPr>
            <w:webHidden/>
          </w:rPr>
          <w:tab/>
        </w:r>
        <w:r w:rsidR="007D5FFC">
          <w:rPr>
            <w:webHidden/>
          </w:rPr>
          <w:fldChar w:fldCharType="begin"/>
        </w:r>
        <w:r w:rsidR="007D5FFC">
          <w:rPr>
            <w:webHidden/>
          </w:rPr>
          <w:instrText xml:space="preserve"> PAGEREF _Toc511216747 \h </w:instrText>
        </w:r>
        <w:r w:rsidR="007D5FFC">
          <w:rPr>
            <w:webHidden/>
          </w:rPr>
        </w:r>
        <w:r w:rsidR="007D5FFC">
          <w:rPr>
            <w:webHidden/>
          </w:rPr>
          <w:fldChar w:fldCharType="separate"/>
        </w:r>
        <w:r w:rsidR="007D5FFC">
          <w:rPr>
            <w:webHidden/>
          </w:rPr>
          <w:t>xviii</w:t>
        </w:r>
        <w:r w:rsidR="007D5FFC">
          <w:rPr>
            <w:webHidden/>
          </w:rPr>
          <w:fldChar w:fldCharType="end"/>
        </w:r>
      </w:hyperlink>
    </w:p>
    <w:p w14:paraId="28F8B4A2" w14:textId="26942751" w:rsidR="007D5FFC" w:rsidRDefault="00C97E9A">
      <w:pPr>
        <w:pStyle w:val="Inhopg2"/>
        <w:rPr>
          <w:rFonts w:asciiTheme="minorHAnsi" w:hAnsiTheme="minorHAnsi" w:cstheme="minorBidi"/>
          <w:i w:val="0"/>
          <w:szCs w:val="22"/>
          <w:lang w:eastAsia="nl-BE"/>
        </w:rPr>
      </w:pPr>
      <w:hyperlink w:anchor="_Toc511216748" w:history="1">
        <w:r w:rsidR="007D5FFC" w:rsidRPr="002A7CA2">
          <w:rPr>
            <w:rStyle w:val="Hyperlink"/>
          </w:rPr>
          <w:t>4.1</w:t>
        </w:r>
        <w:r w:rsidR="007D5FFC">
          <w:rPr>
            <w:rFonts w:asciiTheme="minorHAnsi" w:hAnsiTheme="minorHAnsi" w:cstheme="minorBidi"/>
            <w:i w:val="0"/>
            <w:szCs w:val="22"/>
            <w:lang w:eastAsia="nl-BE"/>
          </w:rPr>
          <w:tab/>
        </w:r>
        <w:r w:rsidR="007D5FFC" w:rsidRPr="002A7CA2">
          <w:rPr>
            <w:rStyle w:val="Hyperlink"/>
          </w:rPr>
          <w:t>Development effort</w:t>
        </w:r>
        <w:r w:rsidR="007D5FFC">
          <w:rPr>
            <w:webHidden/>
          </w:rPr>
          <w:tab/>
        </w:r>
        <w:r w:rsidR="007D5FFC">
          <w:rPr>
            <w:webHidden/>
          </w:rPr>
          <w:fldChar w:fldCharType="begin"/>
        </w:r>
        <w:r w:rsidR="007D5FFC">
          <w:rPr>
            <w:webHidden/>
          </w:rPr>
          <w:instrText xml:space="preserve"> PAGEREF _Toc511216748 \h </w:instrText>
        </w:r>
        <w:r w:rsidR="007D5FFC">
          <w:rPr>
            <w:webHidden/>
          </w:rPr>
        </w:r>
        <w:r w:rsidR="007D5FFC">
          <w:rPr>
            <w:webHidden/>
          </w:rPr>
          <w:fldChar w:fldCharType="separate"/>
        </w:r>
        <w:r w:rsidR="007D5FFC">
          <w:rPr>
            <w:webHidden/>
          </w:rPr>
          <w:t>xviii</w:t>
        </w:r>
        <w:r w:rsidR="007D5FFC">
          <w:rPr>
            <w:webHidden/>
          </w:rPr>
          <w:fldChar w:fldCharType="end"/>
        </w:r>
      </w:hyperlink>
    </w:p>
    <w:p w14:paraId="68366990" w14:textId="1FAB6BD3" w:rsidR="007D5FFC" w:rsidRDefault="00C97E9A">
      <w:pPr>
        <w:pStyle w:val="Inhopg3"/>
        <w:tabs>
          <w:tab w:val="left" w:pos="1985"/>
        </w:tabs>
        <w:rPr>
          <w:rFonts w:asciiTheme="minorHAnsi" w:hAnsiTheme="minorHAnsi"/>
          <w:szCs w:val="22"/>
          <w:lang w:eastAsia="nl-BE"/>
        </w:rPr>
      </w:pPr>
      <w:hyperlink w:anchor="_Toc511216749" w:history="1">
        <w:r w:rsidR="007D5FFC" w:rsidRPr="002A7CA2">
          <w:rPr>
            <w:rStyle w:val="Hyperlink"/>
          </w:rPr>
          <w:t>4.1.1</w:t>
        </w:r>
        <w:r w:rsidR="007D5FFC">
          <w:rPr>
            <w:rFonts w:asciiTheme="minorHAnsi" w:hAnsiTheme="minorHAnsi"/>
            <w:szCs w:val="22"/>
            <w:lang w:eastAsia="nl-BE"/>
          </w:rPr>
          <w:tab/>
        </w:r>
        <w:r w:rsidR="007D5FFC" w:rsidRPr="002A7CA2">
          <w:rPr>
            <w:rStyle w:val="Hyperlink"/>
          </w:rPr>
          <w:t>React Native</w:t>
        </w:r>
        <w:r w:rsidR="007D5FFC">
          <w:rPr>
            <w:webHidden/>
          </w:rPr>
          <w:tab/>
        </w:r>
        <w:r w:rsidR="007D5FFC">
          <w:rPr>
            <w:webHidden/>
          </w:rPr>
          <w:fldChar w:fldCharType="begin"/>
        </w:r>
        <w:r w:rsidR="007D5FFC">
          <w:rPr>
            <w:webHidden/>
          </w:rPr>
          <w:instrText xml:space="preserve"> PAGEREF _Toc511216749 \h </w:instrText>
        </w:r>
        <w:r w:rsidR="007D5FFC">
          <w:rPr>
            <w:webHidden/>
          </w:rPr>
        </w:r>
        <w:r w:rsidR="007D5FFC">
          <w:rPr>
            <w:webHidden/>
          </w:rPr>
          <w:fldChar w:fldCharType="separate"/>
        </w:r>
        <w:r w:rsidR="007D5FFC">
          <w:rPr>
            <w:webHidden/>
          </w:rPr>
          <w:t>xviii</w:t>
        </w:r>
        <w:r w:rsidR="007D5FFC">
          <w:rPr>
            <w:webHidden/>
          </w:rPr>
          <w:fldChar w:fldCharType="end"/>
        </w:r>
      </w:hyperlink>
    </w:p>
    <w:p w14:paraId="0A7CBACB" w14:textId="36AF659A" w:rsidR="007D5FFC" w:rsidRDefault="00C97E9A">
      <w:pPr>
        <w:pStyle w:val="Inhopg3"/>
        <w:tabs>
          <w:tab w:val="left" w:pos="1985"/>
        </w:tabs>
        <w:rPr>
          <w:rFonts w:asciiTheme="minorHAnsi" w:hAnsiTheme="minorHAnsi"/>
          <w:szCs w:val="22"/>
          <w:lang w:eastAsia="nl-BE"/>
        </w:rPr>
      </w:pPr>
      <w:hyperlink w:anchor="_Toc511216750" w:history="1">
        <w:r w:rsidR="007D5FFC" w:rsidRPr="002A7CA2">
          <w:rPr>
            <w:rStyle w:val="Hyperlink"/>
          </w:rPr>
          <w:t>4.1.2</w:t>
        </w:r>
        <w:r w:rsidR="007D5FFC">
          <w:rPr>
            <w:rFonts w:asciiTheme="minorHAnsi" w:hAnsiTheme="minorHAnsi"/>
            <w:szCs w:val="22"/>
            <w:lang w:eastAsia="nl-BE"/>
          </w:rPr>
          <w:tab/>
        </w:r>
        <w:r w:rsidR="007D5FFC" w:rsidRPr="002A7CA2">
          <w:rPr>
            <w:rStyle w:val="Hyperlink"/>
          </w:rPr>
          <w:t>Xamarin</w:t>
        </w:r>
        <w:r w:rsidR="007D5FFC">
          <w:rPr>
            <w:webHidden/>
          </w:rPr>
          <w:tab/>
        </w:r>
        <w:r w:rsidR="007D5FFC">
          <w:rPr>
            <w:webHidden/>
          </w:rPr>
          <w:fldChar w:fldCharType="begin"/>
        </w:r>
        <w:r w:rsidR="007D5FFC">
          <w:rPr>
            <w:webHidden/>
          </w:rPr>
          <w:instrText xml:space="preserve"> PAGEREF _Toc511216750 \h </w:instrText>
        </w:r>
        <w:r w:rsidR="007D5FFC">
          <w:rPr>
            <w:webHidden/>
          </w:rPr>
        </w:r>
        <w:r w:rsidR="007D5FFC">
          <w:rPr>
            <w:webHidden/>
          </w:rPr>
          <w:fldChar w:fldCharType="separate"/>
        </w:r>
        <w:r w:rsidR="007D5FFC">
          <w:rPr>
            <w:webHidden/>
          </w:rPr>
          <w:t>xix</w:t>
        </w:r>
        <w:r w:rsidR="007D5FFC">
          <w:rPr>
            <w:webHidden/>
          </w:rPr>
          <w:fldChar w:fldCharType="end"/>
        </w:r>
      </w:hyperlink>
    </w:p>
    <w:p w14:paraId="6E16AC6D" w14:textId="39DF67C2" w:rsidR="007D5FFC" w:rsidRDefault="00C97E9A">
      <w:pPr>
        <w:pStyle w:val="Inhopg2"/>
        <w:rPr>
          <w:rFonts w:asciiTheme="minorHAnsi" w:hAnsiTheme="minorHAnsi" w:cstheme="minorBidi"/>
          <w:i w:val="0"/>
          <w:szCs w:val="22"/>
          <w:lang w:eastAsia="nl-BE"/>
        </w:rPr>
      </w:pPr>
      <w:hyperlink w:anchor="_Toc511216751" w:history="1">
        <w:r w:rsidR="007D5FFC" w:rsidRPr="002A7CA2">
          <w:rPr>
            <w:rStyle w:val="Hyperlink"/>
          </w:rPr>
          <w:t>4.2</w:t>
        </w:r>
        <w:r w:rsidR="007D5FFC">
          <w:rPr>
            <w:rFonts w:asciiTheme="minorHAnsi" w:hAnsiTheme="minorHAnsi" w:cstheme="minorBidi"/>
            <w:i w:val="0"/>
            <w:szCs w:val="22"/>
            <w:lang w:eastAsia="nl-BE"/>
          </w:rPr>
          <w:tab/>
        </w:r>
        <w:r w:rsidR="007D5FFC" w:rsidRPr="002A7CA2">
          <w:rPr>
            <w:rStyle w:val="Hyperlink"/>
          </w:rPr>
          <w:t>Snelheid</w:t>
        </w:r>
        <w:r w:rsidR="007D5FFC">
          <w:rPr>
            <w:webHidden/>
          </w:rPr>
          <w:tab/>
        </w:r>
        <w:r w:rsidR="007D5FFC">
          <w:rPr>
            <w:webHidden/>
          </w:rPr>
          <w:fldChar w:fldCharType="begin"/>
        </w:r>
        <w:r w:rsidR="007D5FFC">
          <w:rPr>
            <w:webHidden/>
          </w:rPr>
          <w:instrText xml:space="preserve"> PAGEREF _Toc511216751 \h </w:instrText>
        </w:r>
        <w:r w:rsidR="007D5FFC">
          <w:rPr>
            <w:webHidden/>
          </w:rPr>
        </w:r>
        <w:r w:rsidR="007D5FFC">
          <w:rPr>
            <w:webHidden/>
          </w:rPr>
          <w:fldChar w:fldCharType="separate"/>
        </w:r>
        <w:r w:rsidR="007D5FFC">
          <w:rPr>
            <w:webHidden/>
          </w:rPr>
          <w:t>xx</w:t>
        </w:r>
        <w:r w:rsidR="007D5FFC">
          <w:rPr>
            <w:webHidden/>
          </w:rPr>
          <w:fldChar w:fldCharType="end"/>
        </w:r>
      </w:hyperlink>
    </w:p>
    <w:p w14:paraId="76E1B1A7" w14:textId="7254EA06" w:rsidR="007D5FFC" w:rsidRDefault="00C97E9A">
      <w:pPr>
        <w:pStyle w:val="Inhopg3"/>
        <w:tabs>
          <w:tab w:val="left" w:pos="1985"/>
        </w:tabs>
        <w:rPr>
          <w:rFonts w:asciiTheme="minorHAnsi" w:hAnsiTheme="minorHAnsi"/>
          <w:szCs w:val="22"/>
          <w:lang w:eastAsia="nl-BE"/>
        </w:rPr>
      </w:pPr>
      <w:hyperlink w:anchor="_Toc511216752" w:history="1">
        <w:r w:rsidR="007D5FFC" w:rsidRPr="002A7CA2">
          <w:rPr>
            <w:rStyle w:val="Hyperlink"/>
          </w:rPr>
          <w:t>4.2.1</w:t>
        </w:r>
        <w:r w:rsidR="007D5FFC">
          <w:rPr>
            <w:rFonts w:asciiTheme="minorHAnsi" w:hAnsiTheme="minorHAnsi"/>
            <w:szCs w:val="22"/>
            <w:lang w:eastAsia="nl-BE"/>
          </w:rPr>
          <w:tab/>
        </w:r>
        <w:r w:rsidR="007D5FFC" w:rsidRPr="002A7CA2">
          <w:rPr>
            <w:rStyle w:val="Hyperlink"/>
          </w:rPr>
          <w:t>React Native</w:t>
        </w:r>
        <w:r w:rsidR="007D5FFC">
          <w:rPr>
            <w:webHidden/>
          </w:rPr>
          <w:tab/>
        </w:r>
        <w:r w:rsidR="007D5FFC">
          <w:rPr>
            <w:webHidden/>
          </w:rPr>
          <w:fldChar w:fldCharType="begin"/>
        </w:r>
        <w:r w:rsidR="007D5FFC">
          <w:rPr>
            <w:webHidden/>
          </w:rPr>
          <w:instrText xml:space="preserve"> PAGEREF _Toc511216752 \h </w:instrText>
        </w:r>
        <w:r w:rsidR="007D5FFC">
          <w:rPr>
            <w:webHidden/>
          </w:rPr>
        </w:r>
        <w:r w:rsidR="007D5FFC">
          <w:rPr>
            <w:webHidden/>
          </w:rPr>
          <w:fldChar w:fldCharType="separate"/>
        </w:r>
        <w:r w:rsidR="007D5FFC">
          <w:rPr>
            <w:webHidden/>
          </w:rPr>
          <w:t>xx</w:t>
        </w:r>
        <w:r w:rsidR="007D5FFC">
          <w:rPr>
            <w:webHidden/>
          </w:rPr>
          <w:fldChar w:fldCharType="end"/>
        </w:r>
      </w:hyperlink>
    </w:p>
    <w:p w14:paraId="4B694EC6" w14:textId="2BCA152F" w:rsidR="007D5FFC" w:rsidRDefault="00C97E9A">
      <w:pPr>
        <w:pStyle w:val="Inhopg2"/>
        <w:rPr>
          <w:rFonts w:asciiTheme="minorHAnsi" w:hAnsiTheme="minorHAnsi" w:cstheme="minorBidi"/>
          <w:i w:val="0"/>
          <w:szCs w:val="22"/>
          <w:lang w:eastAsia="nl-BE"/>
        </w:rPr>
      </w:pPr>
      <w:hyperlink w:anchor="_Toc511216753" w:history="1">
        <w:r w:rsidR="007D5FFC" w:rsidRPr="002A7CA2">
          <w:rPr>
            <w:rStyle w:val="Hyperlink"/>
          </w:rPr>
          <w:t>4.3</w:t>
        </w:r>
        <w:r w:rsidR="007D5FFC">
          <w:rPr>
            <w:rFonts w:asciiTheme="minorHAnsi" w:hAnsiTheme="minorHAnsi" w:cstheme="minorBidi"/>
            <w:i w:val="0"/>
            <w:szCs w:val="22"/>
            <w:lang w:eastAsia="nl-BE"/>
          </w:rPr>
          <w:tab/>
        </w:r>
        <w:r w:rsidR="007D5FFC" w:rsidRPr="002A7CA2">
          <w:rPr>
            <w:rStyle w:val="Hyperlink"/>
          </w:rPr>
          <w:t>Geheugen</w:t>
        </w:r>
        <w:r w:rsidR="007D5FFC">
          <w:rPr>
            <w:webHidden/>
          </w:rPr>
          <w:tab/>
        </w:r>
        <w:r w:rsidR="007D5FFC">
          <w:rPr>
            <w:webHidden/>
          </w:rPr>
          <w:fldChar w:fldCharType="begin"/>
        </w:r>
        <w:r w:rsidR="007D5FFC">
          <w:rPr>
            <w:webHidden/>
          </w:rPr>
          <w:instrText xml:space="preserve"> PAGEREF _Toc511216753 \h </w:instrText>
        </w:r>
        <w:r w:rsidR="007D5FFC">
          <w:rPr>
            <w:webHidden/>
          </w:rPr>
        </w:r>
        <w:r w:rsidR="007D5FFC">
          <w:rPr>
            <w:webHidden/>
          </w:rPr>
          <w:fldChar w:fldCharType="separate"/>
        </w:r>
        <w:r w:rsidR="007D5FFC">
          <w:rPr>
            <w:webHidden/>
          </w:rPr>
          <w:t>xx</w:t>
        </w:r>
        <w:r w:rsidR="007D5FFC">
          <w:rPr>
            <w:webHidden/>
          </w:rPr>
          <w:fldChar w:fldCharType="end"/>
        </w:r>
      </w:hyperlink>
    </w:p>
    <w:p w14:paraId="21FFEC8E" w14:textId="1D1479DF" w:rsidR="007D5FFC" w:rsidRDefault="00C97E9A">
      <w:pPr>
        <w:pStyle w:val="Inhopg2"/>
        <w:rPr>
          <w:rFonts w:asciiTheme="minorHAnsi" w:hAnsiTheme="minorHAnsi" w:cstheme="minorBidi"/>
          <w:i w:val="0"/>
          <w:szCs w:val="22"/>
          <w:lang w:eastAsia="nl-BE"/>
        </w:rPr>
      </w:pPr>
      <w:hyperlink w:anchor="_Toc511216754" w:history="1">
        <w:r w:rsidR="007D5FFC" w:rsidRPr="002A7CA2">
          <w:rPr>
            <w:rStyle w:val="Hyperlink"/>
          </w:rPr>
          <w:t>4.4</w:t>
        </w:r>
        <w:r w:rsidR="007D5FFC">
          <w:rPr>
            <w:rFonts w:asciiTheme="minorHAnsi" w:hAnsiTheme="minorHAnsi" w:cstheme="minorBidi"/>
            <w:i w:val="0"/>
            <w:szCs w:val="22"/>
            <w:lang w:eastAsia="nl-BE"/>
          </w:rPr>
          <w:tab/>
        </w:r>
        <w:r w:rsidR="007D5FFC" w:rsidRPr="002A7CA2">
          <w:rPr>
            <w:rStyle w:val="Hyperlink"/>
          </w:rPr>
          <w:t>User experience</w:t>
        </w:r>
        <w:r w:rsidR="007D5FFC">
          <w:rPr>
            <w:webHidden/>
          </w:rPr>
          <w:tab/>
        </w:r>
        <w:r w:rsidR="007D5FFC">
          <w:rPr>
            <w:webHidden/>
          </w:rPr>
          <w:fldChar w:fldCharType="begin"/>
        </w:r>
        <w:r w:rsidR="007D5FFC">
          <w:rPr>
            <w:webHidden/>
          </w:rPr>
          <w:instrText xml:space="preserve"> PAGEREF _Toc511216754 \h </w:instrText>
        </w:r>
        <w:r w:rsidR="007D5FFC">
          <w:rPr>
            <w:webHidden/>
          </w:rPr>
        </w:r>
        <w:r w:rsidR="007D5FFC">
          <w:rPr>
            <w:webHidden/>
          </w:rPr>
          <w:fldChar w:fldCharType="separate"/>
        </w:r>
        <w:r w:rsidR="007D5FFC">
          <w:rPr>
            <w:webHidden/>
          </w:rPr>
          <w:t>xx</w:t>
        </w:r>
        <w:r w:rsidR="007D5FFC">
          <w:rPr>
            <w:webHidden/>
          </w:rPr>
          <w:fldChar w:fldCharType="end"/>
        </w:r>
      </w:hyperlink>
    </w:p>
    <w:p w14:paraId="7222C944" w14:textId="39FCE8B2" w:rsidR="007D5FFC" w:rsidRDefault="00C97E9A">
      <w:pPr>
        <w:pStyle w:val="Inhopg2"/>
        <w:rPr>
          <w:rFonts w:asciiTheme="minorHAnsi" w:hAnsiTheme="minorHAnsi" w:cstheme="minorBidi"/>
          <w:i w:val="0"/>
          <w:szCs w:val="22"/>
          <w:lang w:eastAsia="nl-BE"/>
        </w:rPr>
      </w:pPr>
      <w:hyperlink w:anchor="_Toc511216755" w:history="1">
        <w:r w:rsidR="007D5FFC" w:rsidRPr="002A7CA2">
          <w:rPr>
            <w:rStyle w:val="Hyperlink"/>
          </w:rPr>
          <w:t>4.5</w:t>
        </w:r>
        <w:r w:rsidR="007D5FFC">
          <w:rPr>
            <w:rFonts w:asciiTheme="minorHAnsi" w:hAnsiTheme="minorHAnsi" w:cstheme="minorBidi"/>
            <w:i w:val="0"/>
            <w:szCs w:val="22"/>
            <w:lang w:eastAsia="nl-BE"/>
          </w:rPr>
          <w:tab/>
        </w:r>
        <w:r w:rsidR="007D5FFC" w:rsidRPr="002A7CA2">
          <w:rPr>
            <w:rStyle w:val="Hyperlink"/>
          </w:rPr>
          <w:t>Conclusie</w:t>
        </w:r>
        <w:r w:rsidR="007D5FFC">
          <w:rPr>
            <w:webHidden/>
          </w:rPr>
          <w:tab/>
        </w:r>
        <w:r w:rsidR="007D5FFC">
          <w:rPr>
            <w:webHidden/>
          </w:rPr>
          <w:fldChar w:fldCharType="begin"/>
        </w:r>
        <w:r w:rsidR="007D5FFC">
          <w:rPr>
            <w:webHidden/>
          </w:rPr>
          <w:instrText xml:space="preserve"> PAGEREF _Toc511216755 \h </w:instrText>
        </w:r>
        <w:r w:rsidR="007D5FFC">
          <w:rPr>
            <w:webHidden/>
          </w:rPr>
        </w:r>
        <w:r w:rsidR="007D5FFC">
          <w:rPr>
            <w:webHidden/>
          </w:rPr>
          <w:fldChar w:fldCharType="separate"/>
        </w:r>
        <w:r w:rsidR="007D5FFC">
          <w:rPr>
            <w:webHidden/>
          </w:rPr>
          <w:t>xx</w:t>
        </w:r>
        <w:r w:rsidR="007D5FFC">
          <w:rPr>
            <w:webHidden/>
          </w:rPr>
          <w:fldChar w:fldCharType="end"/>
        </w:r>
      </w:hyperlink>
    </w:p>
    <w:p w14:paraId="3B90330F" w14:textId="6F1A8C72" w:rsidR="007D5FFC" w:rsidRDefault="00C97E9A">
      <w:pPr>
        <w:pStyle w:val="Inhopg1"/>
        <w:rPr>
          <w:rFonts w:asciiTheme="minorHAnsi" w:hAnsiTheme="minorHAnsi" w:cstheme="minorBidi"/>
          <w:b w:val="0"/>
          <w:szCs w:val="22"/>
          <w:lang w:eastAsia="nl-BE"/>
        </w:rPr>
      </w:pPr>
      <w:hyperlink w:anchor="_Toc511216756" w:history="1">
        <w:r w:rsidR="007D5FFC" w:rsidRPr="002A7CA2">
          <w:rPr>
            <w:rStyle w:val="Hyperlink"/>
          </w:rPr>
          <w:t>5</w:t>
        </w:r>
        <w:r w:rsidR="007D5FFC">
          <w:rPr>
            <w:rFonts w:asciiTheme="minorHAnsi" w:hAnsiTheme="minorHAnsi" w:cstheme="minorBidi"/>
            <w:b w:val="0"/>
            <w:szCs w:val="22"/>
            <w:lang w:eastAsia="nl-BE"/>
          </w:rPr>
          <w:tab/>
        </w:r>
        <w:r w:rsidR="007D5FFC" w:rsidRPr="002A7CA2">
          <w:rPr>
            <w:rStyle w:val="Hyperlink"/>
          </w:rPr>
          <w:t>Besluit</w:t>
        </w:r>
        <w:r w:rsidR="007D5FFC">
          <w:rPr>
            <w:webHidden/>
          </w:rPr>
          <w:tab/>
        </w:r>
        <w:r w:rsidR="007D5FFC">
          <w:rPr>
            <w:webHidden/>
          </w:rPr>
          <w:fldChar w:fldCharType="begin"/>
        </w:r>
        <w:r w:rsidR="007D5FFC">
          <w:rPr>
            <w:webHidden/>
          </w:rPr>
          <w:instrText xml:space="preserve"> PAGEREF _Toc511216756 \h </w:instrText>
        </w:r>
        <w:r w:rsidR="007D5FFC">
          <w:rPr>
            <w:webHidden/>
          </w:rPr>
        </w:r>
        <w:r w:rsidR="007D5FFC">
          <w:rPr>
            <w:webHidden/>
          </w:rPr>
          <w:fldChar w:fldCharType="separate"/>
        </w:r>
        <w:r w:rsidR="007D5FFC">
          <w:rPr>
            <w:webHidden/>
          </w:rPr>
          <w:t>xx</w:t>
        </w:r>
        <w:r w:rsidR="007D5FFC">
          <w:rPr>
            <w:webHidden/>
          </w:rPr>
          <w:fldChar w:fldCharType="end"/>
        </w:r>
      </w:hyperlink>
    </w:p>
    <w:p w14:paraId="26039BF2" w14:textId="018EEC9E" w:rsidR="007D5FFC" w:rsidRDefault="00C97E9A">
      <w:pPr>
        <w:pStyle w:val="Inhopg1"/>
        <w:rPr>
          <w:rFonts w:asciiTheme="minorHAnsi" w:hAnsiTheme="minorHAnsi" w:cstheme="minorBidi"/>
          <w:b w:val="0"/>
          <w:szCs w:val="22"/>
          <w:lang w:eastAsia="nl-BE"/>
        </w:rPr>
      </w:pPr>
      <w:hyperlink w:anchor="_Toc511216757" w:history="1">
        <w:r w:rsidR="007D5FFC" w:rsidRPr="002A7CA2">
          <w:rPr>
            <w:rStyle w:val="Hyperlink"/>
          </w:rPr>
          <w:t>6</w:t>
        </w:r>
        <w:r w:rsidR="007D5FFC">
          <w:rPr>
            <w:rFonts w:asciiTheme="minorHAnsi" w:hAnsiTheme="minorHAnsi" w:cstheme="minorBidi"/>
            <w:b w:val="0"/>
            <w:szCs w:val="22"/>
            <w:lang w:eastAsia="nl-BE"/>
          </w:rPr>
          <w:tab/>
        </w:r>
        <w:r w:rsidR="007D5FFC" w:rsidRPr="002A7CA2">
          <w:rPr>
            <w:rStyle w:val="Hyperlink"/>
            <w:lang w:val="nl-NL"/>
          </w:rPr>
          <w:t>Verwijzingen</w:t>
        </w:r>
        <w:r w:rsidR="007D5FFC">
          <w:rPr>
            <w:webHidden/>
          </w:rPr>
          <w:tab/>
        </w:r>
        <w:r w:rsidR="007D5FFC">
          <w:rPr>
            <w:webHidden/>
          </w:rPr>
          <w:fldChar w:fldCharType="begin"/>
        </w:r>
        <w:r w:rsidR="007D5FFC">
          <w:rPr>
            <w:webHidden/>
          </w:rPr>
          <w:instrText xml:space="preserve"> PAGEREF _Toc511216757 \h </w:instrText>
        </w:r>
        <w:r w:rsidR="007D5FFC">
          <w:rPr>
            <w:webHidden/>
          </w:rPr>
        </w:r>
        <w:r w:rsidR="007D5FFC">
          <w:rPr>
            <w:webHidden/>
          </w:rPr>
          <w:fldChar w:fldCharType="separate"/>
        </w:r>
        <w:r w:rsidR="007D5FFC">
          <w:rPr>
            <w:webHidden/>
          </w:rPr>
          <w:t>21</w:t>
        </w:r>
        <w:r w:rsidR="007D5FFC">
          <w:rPr>
            <w:webHidden/>
          </w:rPr>
          <w:fldChar w:fldCharType="end"/>
        </w:r>
      </w:hyperlink>
    </w:p>
    <w:p w14:paraId="7382500D" w14:textId="09E3D96D" w:rsidR="007D5FFC" w:rsidRDefault="00C97E9A">
      <w:pPr>
        <w:pStyle w:val="Inhopg1"/>
        <w:rPr>
          <w:rFonts w:asciiTheme="minorHAnsi" w:hAnsiTheme="minorHAnsi" w:cstheme="minorBidi"/>
          <w:b w:val="0"/>
          <w:szCs w:val="22"/>
          <w:lang w:eastAsia="nl-BE"/>
        </w:rPr>
      </w:pPr>
      <w:hyperlink w:anchor="_Toc511216758" w:history="1">
        <w:r w:rsidR="007D5FFC" w:rsidRPr="002A7CA2">
          <w:rPr>
            <w:rStyle w:val="Hyperlink"/>
          </w:rPr>
          <w:t>Bijlagen</w:t>
        </w:r>
        <w:r w:rsidR="007D5FFC">
          <w:rPr>
            <w:webHidden/>
          </w:rPr>
          <w:tab/>
        </w:r>
        <w:r w:rsidR="007D5FFC">
          <w:rPr>
            <w:webHidden/>
          </w:rPr>
          <w:fldChar w:fldCharType="begin"/>
        </w:r>
        <w:r w:rsidR="007D5FFC">
          <w:rPr>
            <w:webHidden/>
          </w:rPr>
          <w:instrText xml:space="preserve"> PAGEREF _Toc511216758 \h </w:instrText>
        </w:r>
        <w:r w:rsidR="007D5FFC">
          <w:rPr>
            <w:webHidden/>
          </w:rPr>
        </w:r>
        <w:r w:rsidR="007D5FFC">
          <w:rPr>
            <w:webHidden/>
          </w:rPr>
          <w:fldChar w:fldCharType="separate"/>
        </w:r>
        <w:r w:rsidR="007D5FFC">
          <w:rPr>
            <w:webHidden/>
          </w:rPr>
          <w:t>24</w:t>
        </w:r>
        <w:r w:rsidR="007D5FFC">
          <w:rPr>
            <w:webHidden/>
          </w:rPr>
          <w:fldChar w:fldCharType="end"/>
        </w:r>
      </w:hyperlink>
    </w:p>
    <w:p w14:paraId="453F7F83" w14:textId="172EFE86"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7" w:name="_Toc476121733"/>
    </w:p>
    <w:bookmarkEnd w:id="7"/>
    <w:p w14:paraId="65AB6306" w14:textId="77777777" w:rsidR="00E14583" w:rsidRDefault="007420BD" w:rsidP="00E14583">
      <w:pPr>
        <w:pStyle w:val="Titelinhoudsopgave"/>
      </w:pPr>
      <w:r>
        <w:lastRenderedPageBreak/>
        <w:t>Lijst met figure</w:t>
      </w:r>
      <w:r w:rsidR="00E14583">
        <w:t>n</w:t>
      </w:r>
    </w:p>
    <w:p w14:paraId="7612E9CA" w14:textId="3B9A54BB" w:rsidR="007D5FFC"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7D5FFC">
        <w:rPr>
          <w:noProof/>
        </w:rPr>
        <w:t>Figuur 2</w:t>
      </w:r>
      <w:r w:rsidR="007D5FFC">
        <w:rPr>
          <w:noProof/>
        </w:rPr>
        <w:noBreakHyphen/>
        <w:t>1: de grafische architectuur van Qt [26]</w:t>
      </w:r>
      <w:r w:rsidR="007D5FFC">
        <w:rPr>
          <w:noProof/>
        </w:rPr>
        <w:tab/>
      </w:r>
      <w:r w:rsidR="007D5FFC">
        <w:rPr>
          <w:noProof/>
        </w:rPr>
        <w:fldChar w:fldCharType="begin"/>
      </w:r>
      <w:r w:rsidR="007D5FFC">
        <w:rPr>
          <w:noProof/>
        </w:rPr>
        <w:instrText xml:space="preserve"> PAGEREF _Toc511216759 \h </w:instrText>
      </w:r>
      <w:r w:rsidR="007D5FFC">
        <w:rPr>
          <w:noProof/>
        </w:rPr>
      </w:r>
      <w:r w:rsidR="007D5FFC">
        <w:rPr>
          <w:noProof/>
        </w:rPr>
        <w:fldChar w:fldCharType="separate"/>
      </w:r>
      <w:r w:rsidR="007D5FFC">
        <w:rPr>
          <w:noProof/>
        </w:rPr>
        <w:t>iii</w:t>
      </w:r>
      <w:r w:rsidR="007D5FFC">
        <w:rPr>
          <w:noProof/>
        </w:rPr>
        <w:fldChar w:fldCharType="end"/>
      </w:r>
    </w:p>
    <w:p w14:paraId="4E9FEAF6" w14:textId="5FAABC68"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2: Voorbeeld Signals and Slots [8]</w:t>
      </w:r>
      <w:r>
        <w:rPr>
          <w:noProof/>
        </w:rPr>
        <w:tab/>
      </w:r>
      <w:r>
        <w:rPr>
          <w:noProof/>
        </w:rPr>
        <w:fldChar w:fldCharType="begin"/>
      </w:r>
      <w:r>
        <w:rPr>
          <w:noProof/>
        </w:rPr>
        <w:instrText xml:space="preserve"> PAGEREF _Toc511216760 \h </w:instrText>
      </w:r>
      <w:r>
        <w:rPr>
          <w:noProof/>
        </w:rPr>
      </w:r>
      <w:r>
        <w:rPr>
          <w:noProof/>
        </w:rPr>
        <w:fldChar w:fldCharType="separate"/>
      </w:r>
      <w:r>
        <w:rPr>
          <w:noProof/>
        </w:rPr>
        <w:t>iii</w:t>
      </w:r>
      <w:r>
        <w:rPr>
          <w:noProof/>
        </w:rPr>
        <w:fldChar w:fldCharType="end"/>
      </w:r>
    </w:p>
    <w:p w14:paraId="6805AD84" w14:textId="22D3DDDC"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4: Voorbeeld DOM</w:t>
      </w:r>
      <w:r>
        <w:rPr>
          <w:noProof/>
        </w:rPr>
        <w:tab/>
      </w:r>
      <w:r>
        <w:rPr>
          <w:noProof/>
        </w:rPr>
        <w:fldChar w:fldCharType="begin"/>
      </w:r>
      <w:r>
        <w:rPr>
          <w:noProof/>
        </w:rPr>
        <w:instrText xml:space="preserve"> PAGEREF _Toc511216761 \h </w:instrText>
      </w:r>
      <w:r>
        <w:rPr>
          <w:noProof/>
        </w:rPr>
      </w:r>
      <w:r>
        <w:rPr>
          <w:noProof/>
        </w:rPr>
        <w:fldChar w:fldCharType="separate"/>
      </w:r>
      <w:r>
        <w:rPr>
          <w:noProof/>
        </w:rPr>
        <w:t>v</w:t>
      </w:r>
      <w:r>
        <w:rPr>
          <w:noProof/>
        </w:rPr>
        <w:fldChar w:fldCharType="end"/>
      </w:r>
    </w:p>
    <w:p w14:paraId="3CDE8C1A" w14:textId="484D988A"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5: Voorbeeld Virtual DOM [12]</w:t>
      </w:r>
      <w:r>
        <w:rPr>
          <w:noProof/>
        </w:rPr>
        <w:tab/>
      </w:r>
      <w:r>
        <w:rPr>
          <w:noProof/>
        </w:rPr>
        <w:fldChar w:fldCharType="begin"/>
      </w:r>
      <w:r>
        <w:rPr>
          <w:noProof/>
        </w:rPr>
        <w:instrText xml:space="preserve"> PAGEREF _Toc511216762 \h </w:instrText>
      </w:r>
      <w:r>
        <w:rPr>
          <w:noProof/>
        </w:rPr>
      </w:r>
      <w:r>
        <w:rPr>
          <w:noProof/>
        </w:rPr>
        <w:fldChar w:fldCharType="separate"/>
      </w:r>
      <w:r>
        <w:rPr>
          <w:noProof/>
        </w:rPr>
        <w:t>vi</w:t>
      </w:r>
      <w:r>
        <w:rPr>
          <w:noProof/>
        </w:rPr>
        <w:fldChar w:fldCharType="end"/>
      </w:r>
    </w:p>
    <w:p w14:paraId="40B1918B" w14:textId="17D93F3C"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6: Voorbeeld Browser DOM [12]</w:t>
      </w:r>
      <w:r>
        <w:rPr>
          <w:noProof/>
        </w:rPr>
        <w:tab/>
      </w:r>
      <w:r>
        <w:rPr>
          <w:noProof/>
        </w:rPr>
        <w:fldChar w:fldCharType="begin"/>
      </w:r>
      <w:r>
        <w:rPr>
          <w:noProof/>
        </w:rPr>
        <w:instrText xml:space="preserve"> PAGEREF _Toc511216763 \h </w:instrText>
      </w:r>
      <w:r>
        <w:rPr>
          <w:noProof/>
        </w:rPr>
      </w:r>
      <w:r>
        <w:rPr>
          <w:noProof/>
        </w:rPr>
        <w:fldChar w:fldCharType="separate"/>
      </w:r>
      <w:r>
        <w:rPr>
          <w:noProof/>
        </w:rPr>
        <w:t>vi</w:t>
      </w:r>
      <w:r>
        <w:rPr>
          <w:noProof/>
        </w:rPr>
        <w:fldChar w:fldCharType="end"/>
      </w:r>
    </w:p>
    <w:p w14:paraId="77296200" w14:textId="5E73A701"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7: Voorbeeld MVC [14]</w:t>
      </w:r>
      <w:r>
        <w:rPr>
          <w:noProof/>
        </w:rPr>
        <w:tab/>
      </w:r>
      <w:r>
        <w:rPr>
          <w:noProof/>
        </w:rPr>
        <w:fldChar w:fldCharType="begin"/>
      </w:r>
      <w:r>
        <w:rPr>
          <w:noProof/>
        </w:rPr>
        <w:instrText xml:space="preserve"> PAGEREF _Toc511216764 \h </w:instrText>
      </w:r>
      <w:r>
        <w:rPr>
          <w:noProof/>
        </w:rPr>
      </w:r>
      <w:r>
        <w:rPr>
          <w:noProof/>
        </w:rPr>
        <w:fldChar w:fldCharType="separate"/>
      </w:r>
      <w:r>
        <w:rPr>
          <w:noProof/>
        </w:rPr>
        <w:t>vi</w:t>
      </w:r>
      <w:r>
        <w:rPr>
          <w:noProof/>
        </w:rPr>
        <w:fldChar w:fldCharType="end"/>
      </w:r>
    </w:p>
    <w:p w14:paraId="09A19868" w14:textId="01060D87"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8: Complexer voorbeeld MVC [14]</w:t>
      </w:r>
      <w:r>
        <w:rPr>
          <w:noProof/>
        </w:rPr>
        <w:tab/>
      </w:r>
      <w:r>
        <w:rPr>
          <w:noProof/>
        </w:rPr>
        <w:fldChar w:fldCharType="begin"/>
      </w:r>
      <w:r>
        <w:rPr>
          <w:noProof/>
        </w:rPr>
        <w:instrText xml:space="preserve"> PAGEREF _Toc511216765 \h </w:instrText>
      </w:r>
      <w:r>
        <w:rPr>
          <w:noProof/>
        </w:rPr>
      </w:r>
      <w:r>
        <w:rPr>
          <w:noProof/>
        </w:rPr>
        <w:fldChar w:fldCharType="separate"/>
      </w:r>
      <w:r>
        <w:rPr>
          <w:noProof/>
        </w:rPr>
        <w:t>vii</w:t>
      </w:r>
      <w:r>
        <w:rPr>
          <w:noProof/>
        </w:rPr>
        <w:fldChar w:fldCharType="end"/>
      </w:r>
    </w:p>
    <w:p w14:paraId="176091BE" w14:textId="38004B23"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9: Voorbeeld Flux [14]</w:t>
      </w:r>
      <w:r>
        <w:rPr>
          <w:noProof/>
        </w:rPr>
        <w:tab/>
      </w:r>
      <w:r>
        <w:rPr>
          <w:noProof/>
        </w:rPr>
        <w:fldChar w:fldCharType="begin"/>
      </w:r>
      <w:r>
        <w:rPr>
          <w:noProof/>
        </w:rPr>
        <w:instrText xml:space="preserve"> PAGEREF _Toc511216766 \h </w:instrText>
      </w:r>
      <w:r>
        <w:rPr>
          <w:noProof/>
        </w:rPr>
      </w:r>
      <w:r>
        <w:rPr>
          <w:noProof/>
        </w:rPr>
        <w:fldChar w:fldCharType="separate"/>
      </w:r>
      <w:r>
        <w:rPr>
          <w:noProof/>
        </w:rPr>
        <w:t>vii</w:t>
      </w:r>
      <w:r>
        <w:rPr>
          <w:noProof/>
        </w:rPr>
        <w:fldChar w:fldCharType="end"/>
      </w:r>
    </w:p>
    <w:p w14:paraId="6EC3F632" w14:textId="3C449807"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10: Complexer voorbeeld Flux [14]</w:t>
      </w:r>
      <w:r>
        <w:rPr>
          <w:noProof/>
        </w:rPr>
        <w:tab/>
      </w:r>
      <w:r>
        <w:rPr>
          <w:noProof/>
        </w:rPr>
        <w:fldChar w:fldCharType="begin"/>
      </w:r>
      <w:r>
        <w:rPr>
          <w:noProof/>
        </w:rPr>
        <w:instrText xml:space="preserve"> PAGEREF _Toc511216767 \h </w:instrText>
      </w:r>
      <w:r>
        <w:rPr>
          <w:noProof/>
        </w:rPr>
      </w:r>
      <w:r>
        <w:rPr>
          <w:noProof/>
        </w:rPr>
        <w:fldChar w:fldCharType="separate"/>
      </w:r>
      <w:r>
        <w:rPr>
          <w:noProof/>
        </w:rPr>
        <w:t>viii</w:t>
      </w:r>
      <w:r>
        <w:rPr>
          <w:noProof/>
        </w:rPr>
        <w:fldChar w:fldCharType="end"/>
      </w:r>
    </w:p>
    <w:p w14:paraId="6EC8C3A3" w14:textId="225C2E0E"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11: Opbouw Xamarin [19]</w:t>
      </w:r>
      <w:r>
        <w:rPr>
          <w:noProof/>
        </w:rPr>
        <w:tab/>
      </w:r>
      <w:r>
        <w:rPr>
          <w:noProof/>
        </w:rPr>
        <w:fldChar w:fldCharType="begin"/>
      </w:r>
      <w:r>
        <w:rPr>
          <w:noProof/>
        </w:rPr>
        <w:instrText xml:space="preserve"> PAGEREF _Toc511216768 \h </w:instrText>
      </w:r>
      <w:r>
        <w:rPr>
          <w:noProof/>
        </w:rPr>
      </w:r>
      <w:r>
        <w:rPr>
          <w:noProof/>
        </w:rPr>
        <w:fldChar w:fldCharType="separate"/>
      </w:r>
      <w:r>
        <w:rPr>
          <w:noProof/>
        </w:rPr>
        <w:t>x</w:t>
      </w:r>
      <w:r>
        <w:rPr>
          <w:noProof/>
        </w:rPr>
        <w:fldChar w:fldCharType="end"/>
      </w:r>
    </w:p>
    <w:p w14:paraId="27063E93" w14:textId="0E742811"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12: Xamarin.Forms’ oplossing architectuur [19]</w:t>
      </w:r>
      <w:r>
        <w:rPr>
          <w:noProof/>
        </w:rPr>
        <w:tab/>
      </w:r>
      <w:r>
        <w:rPr>
          <w:noProof/>
        </w:rPr>
        <w:fldChar w:fldCharType="begin"/>
      </w:r>
      <w:r>
        <w:rPr>
          <w:noProof/>
        </w:rPr>
        <w:instrText xml:space="preserve"> PAGEREF _Toc511216769 \h </w:instrText>
      </w:r>
      <w:r>
        <w:rPr>
          <w:noProof/>
        </w:rPr>
      </w:r>
      <w:r>
        <w:rPr>
          <w:noProof/>
        </w:rPr>
        <w:fldChar w:fldCharType="separate"/>
      </w:r>
      <w:r>
        <w:rPr>
          <w:noProof/>
        </w:rPr>
        <w:t>xi</w:t>
      </w:r>
      <w:r>
        <w:rPr>
          <w:noProof/>
        </w:rPr>
        <w:fldChar w:fldCharType="end"/>
      </w:r>
    </w:p>
    <w:p w14:paraId="359B58B5" w14:textId="5392CF78" w:rsidR="007D5FFC" w:rsidRDefault="007D5FFC">
      <w:pPr>
        <w:pStyle w:val="Lijstmetafbeeldingen"/>
        <w:tabs>
          <w:tab w:val="right" w:leader="dot" w:pos="9060"/>
        </w:tabs>
        <w:rPr>
          <w:rFonts w:asciiTheme="minorHAnsi" w:hAnsiTheme="minorHAnsi"/>
          <w:noProof/>
          <w:szCs w:val="22"/>
        </w:rPr>
      </w:pPr>
      <w:r>
        <w:rPr>
          <w:noProof/>
        </w:rPr>
        <w:t>Figuur 2</w:t>
      </w:r>
      <w:r>
        <w:rPr>
          <w:noProof/>
        </w:rPr>
        <w:noBreakHyphen/>
        <w:t>13: Architectuur van een Cordova applicatie [24]</w:t>
      </w:r>
      <w:r>
        <w:rPr>
          <w:noProof/>
        </w:rPr>
        <w:tab/>
      </w:r>
      <w:r>
        <w:rPr>
          <w:noProof/>
        </w:rPr>
        <w:fldChar w:fldCharType="begin"/>
      </w:r>
      <w:r>
        <w:rPr>
          <w:noProof/>
        </w:rPr>
        <w:instrText xml:space="preserve"> PAGEREF _Toc511216770 \h </w:instrText>
      </w:r>
      <w:r>
        <w:rPr>
          <w:noProof/>
        </w:rPr>
      </w:r>
      <w:r>
        <w:rPr>
          <w:noProof/>
        </w:rPr>
        <w:fldChar w:fldCharType="separate"/>
      </w:r>
      <w:r>
        <w:rPr>
          <w:noProof/>
        </w:rPr>
        <w:t>xiii</w:t>
      </w:r>
      <w:r>
        <w:rPr>
          <w:noProof/>
        </w:rPr>
        <w:fldChar w:fldCharType="end"/>
      </w:r>
    </w:p>
    <w:p w14:paraId="23A6E049" w14:textId="1BDC4557" w:rsidR="007D5FFC" w:rsidRDefault="007D5FFC">
      <w:pPr>
        <w:pStyle w:val="Lijstmetafbeeldingen"/>
        <w:tabs>
          <w:tab w:val="right" w:leader="dot" w:pos="9060"/>
        </w:tabs>
        <w:rPr>
          <w:rFonts w:asciiTheme="minorHAnsi" w:hAnsiTheme="minorHAnsi"/>
          <w:noProof/>
          <w:szCs w:val="22"/>
        </w:rPr>
      </w:pPr>
      <w:r>
        <w:rPr>
          <w:noProof/>
        </w:rPr>
        <w:t>Figuur 3</w:t>
      </w:r>
      <w:r>
        <w:rPr>
          <w:noProof/>
        </w:rPr>
        <w:noBreakHyphen/>
        <w:t>1: Einddoel applicatie</w:t>
      </w:r>
      <w:r>
        <w:rPr>
          <w:noProof/>
        </w:rPr>
        <w:tab/>
      </w:r>
      <w:r>
        <w:rPr>
          <w:noProof/>
        </w:rPr>
        <w:fldChar w:fldCharType="begin"/>
      </w:r>
      <w:r>
        <w:rPr>
          <w:noProof/>
        </w:rPr>
        <w:instrText xml:space="preserve"> PAGEREF _Toc511216771 \h </w:instrText>
      </w:r>
      <w:r>
        <w:rPr>
          <w:noProof/>
        </w:rPr>
      </w:r>
      <w:r>
        <w:rPr>
          <w:noProof/>
        </w:rPr>
        <w:fldChar w:fldCharType="separate"/>
      </w:r>
      <w:r>
        <w:rPr>
          <w:noProof/>
        </w:rPr>
        <w:t>xvii</w:t>
      </w:r>
      <w:r>
        <w:rPr>
          <w:noProof/>
        </w:rPr>
        <w:fldChar w:fldCharType="end"/>
      </w:r>
    </w:p>
    <w:p w14:paraId="7CA64B09" w14:textId="22B432F0" w:rsidR="00E14583" w:rsidRPr="00E14583" w:rsidRDefault="00E14583" w:rsidP="00E14583">
      <w:pPr>
        <w:pStyle w:val="Titelinhoudsopgave"/>
      </w:pPr>
      <w:r>
        <w:fldChar w:fldCharType="end"/>
      </w:r>
      <w:r w:rsidRPr="00E14583">
        <w:t xml:space="preserve"> </w:t>
      </w: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8" w:name="_Toc476121734"/>
      <w:r>
        <w:lastRenderedPageBreak/>
        <w:t>Lijst met afkortingen</w:t>
      </w:r>
      <w:bookmarkEnd w:id="8"/>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Application programming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 xml:space="preserve">(Graphical)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r>
              <w:rPr>
                <w:color w:val="000000"/>
                <w:sz w:val="20"/>
                <w:shd w:val="clear" w:color="auto" w:fill="FFFFFF"/>
              </w:rPr>
              <w:t>OpenGL Utility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r>
              <w:t>OpenGL Utility Library</w:t>
            </w:r>
          </w:p>
        </w:tc>
        <w:tc>
          <w:tcPr>
            <w:tcW w:w="1985" w:type="dxa"/>
          </w:tcPr>
          <w:p w14:paraId="346D31BE" w14:textId="77777777" w:rsidR="003601DE" w:rsidRPr="00AA5A48" w:rsidRDefault="003601DE" w:rsidP="00EA4F95"/>
        </w:tc>
      </w:tr>
      <w:tr w:rsidR="003601DE" w:rsidRPr="00533DEF"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533DEF"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16C0456E" w14:textId="485A9724" w:rsidR="00573705" w:rsidRDefault="000F2054" w:rsidP="00EA4F95">
            <w:r>
              <w:t>APK</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137AD73B" w14:textId="7ED6074B" w:rsidR="00573705" w:rsidRPr="00DD1452" w:rsidRDefault="000F2054" w:rsidP="00EA4F95">
            <w:pPr>
              <w:rPr>
                <w:lang w:val="en-US"/>
              </w:rPr>
            </w:pPr>
            <w:r w:rsidRPr="00DD1452">
              <w:rPr>
                <w:lang w:val="en-US"/>
              </w:rPr>
              <w:t>Android Package File</w:t>
            </w:r>
          </w:p>
        </w:tc>
        <w:tc>
          <w:tcPr>
            <w:tcW w:w="1985" w:type="dxa"/>
          </w:tcPr>
          <w:p w14:paraId="6A9FACBA" w14:textId="77777777" w:rsidR="003601DE" w:rsidRPr="00DD1452" w:rsidRDefault="003601DE" w:rsidP="00EA4F95">
            <w:pPr>
              <w:rPr>
                <w:lang w:val="en-US"/>
              </w:rPr>
            </w:pPr>
          </w:p>
        </w:tc>
      </w:tr>
    </w:tbl>
    <w:p w14:paraId="1D08C5C7" w14:textId="359D8A7A" w:rsidR="00F01E7D" w:rsidRPr="00533DEF" w:rsidRDefault="00F01E7D" w:rsidP="00D27844">
      <w:pPr>
        <w:rPr>
          <w:lang w:val="en-US" w:eastAsia="en-US"/>
          <w:rPrChange w:id="9" w:author="Fien Van Bael" w:date="2018-04-11T14:42:00Z">
            <w:rPr>
              <w:lang w:eastAsia="en-US"/>
            </w:rPr>
          </w:rPrChange>
        </w:rPr>
        <w:sectPr w:rsidR="00F01E7D" w:rsidRPr="00533DEF"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10" w:name="_Toc499557189"/>
      <w:bookmarkStart w:id="11" w:name="_Toc511216716"/>
      <w:r>
        <w:t>Inleiding</w:t>
      </w:r>
      <w:bookmarkEnd w:id="10"/>
      <w:bookmarkEnd w:id="11"/>
    </w:p>
    <w:p w14:paraId="7ABA5224" w14:textId="77777777" w:rsidR="003601DE" w:rsidRDefault="003601DE" w:rsidP="003601DE">
      <w:pPr>
        <w:pStyle w:val="Kop2"/>
        <w:numPr>
          <w:ilvl w:val="0"/>
          <w:numId w:val="0"/>
        </w:numPr>
        <w:ind w:left="578" w:hanging="578"/>
      </w:pPr>
      <w:bookmarkStart w:id="12" w:name="_Toc499557190"/>
      <w:bookmarkStart w:id="13" w:name="_Toc511216717"/>
      <w:r>
        <w:t>Zappware</w:t>
      </w:r>
      <w:bookmarkEnd w:id="12"/>
      <w:bookmarkEnd w:id="13"/>
    </w:p>
    <w:p w14:paraId="42E0E2C4" w14:textId="21376AB7" w:rsidR="003601DE" w:rsidRDefault="003601DE" w:rsidP="003601DE">
      <w:r>
        <w:t xml:space="preserve">Deze masterproef werd uitgevoerd bij Zappware </w:t>
      </w:r>
      <w:r w:rsidR="00121AC1">
        <w:t>gestationeerd in</w:t>
      </w:r>
      <w:r>
        <w:t xml:space="preserve"> Hasselt. Een globaal bedrijf dat zich zowel bezig houdt met het ontwerpen van video UI design als </w:t>
      </w:r>
      <w:r w:rsidR="00751A60">
        <w:t>client</w:t>
      </w:r>
      <w:r>
        <w:t>-software development</w:t>
      </w:r>
      <w:r w:rsidR="00312224" w:rsidRPr="00312224">
        <w:t xml:space="preserve"> </w:t>
      </w:r>
      <w:sdt>
        <w:sdtPr>
          <w:id w:val="599607417"/>
          <w:citation/>
        </w:sdtPr>
        <w:sdtContent>
          <w:r w:rsidR="00312224">
            <w:fldChar w:fldCharType="begin"/>
          </w:r>
          <w:r w:rsidR="00312224">
            <w:instrText xml:space="preserve"> CITATION Zap \l 2067 </w:instrText>
          </w:r>
          <w:r w:rsidR="00312224">
            <w:fldChar w:fldCharType="separate"/>
          </w:r>
          <w:r w:rsidR="009610D8" w:rsidRPr="009610D8">
            <w:rPr>
              <w:noProof/>
            </w:rPr>
            <w:t>[1]</w:t>
          </w:r>
          <w:r w:rsidR="00312224">
            <w:fldChar w:fldCharType="end"/>
          </w:r>
        </w:sdtContent>
      </w:sdt>
      <w:r>
        <w:t>.</w:t>
      </w:r>
      <w:r w:rsidR="00312224" w:rsidRPr="00312224">
        <w:t xml:space="preserve"> </w:t>
      </w:r>
      <w:r>
        <w:t xml:space="preserve">Deze masterproef kadert binnen de </w:t>
      </w:r>
      <w:r w:rsidR="00751A60">
        <w:t>client</w:t>
      </w:r>
      <w:r>
        <w:t xml:space="preserve">-software kant. Hierbij werden er oplossingen gezocht om het proces van individuele </w:t>
      </w:r>
      <w:commentRangeStart w:id="14"/>
      <w:r>
        <w:t>API</w:t>
      </w:r>
      <w:ins w:id="15" w:author="lennert van looveren" w:date="2018-04-11T16:15:00Z">
        <w:r w:rsidR="00DD1452">
          <w:t>’</w:t>
        </w:r>
      </w:ins>
      <w:r>
        <w:t>s</w:t>
      </w:r>
      <w:commentRangeEnd w:id="14"/>
      <w:r w:rsidR="00533DEF">
        <w:rPr>
          <w:rStyle w:val="Verwijzingopmerking"/>
        </w:rPr>
        <w:commentReference w:id="14"/>
      </w:r>
      <w:r>
        <w:t xml:space="preserve"> niet te moeten gebruiken bij het programmeren van </w:t>
      </w:r>
      <w:r w:rsidR="000B27EB">
        <w:t xml:space="preserve">mobiele </w:t>
      </w:r>
      <w:r>
        <w:t>applicaties.</w:t>
      </w:r>
      <w:r w:rsidR="00D53035">
        <w:t xml:space="preserve"> </w:t>
      </w:r>
      <w:r w:rsidR="00C519C0">
        <w:t xml:space="preserve">Deze oplossing zou het mogelijk maken om een snel prototype van hun typische UI implementaties te bouwen om deze te kunnen demonstreren, of bij zeer goede resultaten </w:t>
      </w:r>
      <w:r w:rsidR="00FE1D0B">
        <w:t>de</w:t>
      </w:r>
      <w:r w:rsidR="00C519C0">
        <w:t xml:space="preserve"> originele Android</w:t>
      </w:r>
      <w:r w:rsidR="00FE1D0B">
        <w:t>-</w:t>
      </w:r>
      <w:r w:rsidR="00C519C0">
        <w:t xml:space="preserve"> en iOS</w:t>
      </w:r>
      <w:r w:rsidR="00FE1D0B">
        <w:t xml:space="preserve">-ontwikkeling zelfs te vervangen. </w:t>
      </w:r>
      <w:r w:rsidR="00D53035">
        <w:t>Zappware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8684AE0" w14:textId="77777777" w:rsidR="003601DE" w:rsidRDefault="003601DE" w:rsidP="003601DE">
      <w:pPr>
        <w:pStyle w:val="Kop2"/>
        <w:numPr>
          <w:ilvl w:val="0"/>
          <w:numId w:val="0"/>
        </w:numPr>
        <w:ind w:left="578" w:hanging="578"/>
      </w:pPr>
      <w:bookmarkStart w:id="16" w:name="_Toc499557191"/>
      <w:bookmarkStart w:id="17" w:name="_Toc511216718"/>
      <w:r>
        <w:t>Onderzoeksvraag</w:t>
      </w:r>
      <w:bookmarkEnd w:id="16"/>
      <w:bookmarkEnd w:id="17"/>
    </w:p>
    <w:p w14:paraId="1C6DC401" w14:textId="77777777" w:rsidR="00F4660D" w:rsidRDefault="00121AC1" w:rsidP="003601DE">
      <w:r>
        <w:t xml:space="preserve">Deze masterproef begon met het onderzoek van Qt, een crossplatform framework dat één code zo omzet dat ze zowel op Android als iOS uitgevoerd kan worden. Bij deze studie werd er bekeken of dit platform een effectieve vorm van programmeren opleverde en wat de mogelijkheden waren van Qt. Vroeg </w:t>
      </w:r>
      <w:r w:rsidR="00F4660D">
        <w:t xml:space="preserve">in deze studie werd er geconcludeerd dat Qt niet hetgeen opleverde wat Zappware verlangde. </w:t>
      </w:r>
    </w:p>
    <w:p w14:paraId="6F85B4B6" w14:textId="6F348320" w:rsidR="00F4660D" w:rsidRDefault="00F4660D" w:rsidP="003601DE">
      <w:r>
        <w:t xml:space="preserve">Door deze conclusie werden er naar alternatieven gezocht op Qt, dit werd uiteindelijk </w:t>
      </w:r>
      <w:r w:rsidR="00C519C0">
        <w:t>de</w:t>
      </w:r>
      <w:r>
        <w:t xml:space="preserve"> </w:t>
      </w:r>
      <w:r w:rsidR="00C519C0">
        <w:t>basis van deze masterproef zelf</w:t>
      </w:r>
      <w:r>
        <w:t>.</w:t>
      </w:r>
    </w:p>
    <w:p w14:paraId="640D4CC3" w14:textId="6E4754D6" w:rsidR="003601DE" w:rsidRDefault="003601DE" w:rsidP="003601DE">
      <w:r>
        <w:t>Het doel is om een crossplatform</w:t>
      </w:r>
      <w:r w:rsidR="00121AC1">
        <w:t xml:space="preserve"> framework</w:t>
      </w:r>
      <w:r>
        <w:t xml:space="preserve"> te vinden dat aan de eisen van performantie, </w:t>
      </w:r>
      <w:r w:rsidR="00F4660D">
        <w:t>gebruiksvriendelijkheid</w:t>
      </w:r>
      <w:r>
        <w:t xml:space="preserve"> en </w:t>
      </w:r>
      <w:r w:rsidR="00F4660D">
        <w:t>ontwikkelingstijd</w:t>
      </w:r>
      <w:r>
        <w:t xml:space="preserve"> voldoet. De gecreëerde applicaties </w:t>
      </w:r>
      <w:r w:rsidR="00533DEF">
        <w:t xml:space="preserve">worden </w:t>
      </w:r>
      <w:r>
        <w:t>dan met elkaar en met applicaties die wel native gebouwd</w:t>
      </w:r>
      <w:r w:rsidR="00533DEF">
        <w:t xml:space="preserve"> zijn</w:t>
      </w:r>
      <w:r w:rsidR="00F4660D">
        <w:t xml:space="preserve"> vergeleken</w:t>
      </w:r>
      <w:r>
        <w:t xml:space="preserve">. Uiteindelijk </w:t>
      </w:r>
      <w:r w:rsidR="00533DEF">
        <w:t xml:space="preserve">wordt bepaald </w:t>
      </w:r>
      <w:r>
        <w:t xml:space="preserve">welke crossplatforms </w:t>
      </w:r>
      <w:r w:rsidR="00F4660D">
        <w:t xml:space="preserve">het meest </w:t>
      </w:r>
      <w:r>
        <w:t xml:space="preserve">geschikt bevonden zijn voor gebruik of eventueel als een </w:t>
      </w:r>
      <w:r w:rsidR="00F4660D">
        <w:t>platform om prototypes van hun mobiele applicaties op te bouwen.</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19D3E9DB" w14:textId="77777777" w:rsidR="003601DE" w:rsidRDefault="003601DE" w:rsidP="003601DE"/>
    <w:p w14:paraId="71BF399E" w14:textId="77777777" w:rsidR="003601DE" w:rsidRDefault="003601DE" w:rsidP="003601DE"/>
    <w:p w14:paraId="5012520A"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8" w:name="_Toc499557192"/>
      <w:bookmarkStart w:id="19" w:name="_Toc511216719"/>
      <w:r>
        <w:t>Cross</w:t>
      </w:r>
      <w:r w:rsidR="0031414E">
        <w:t>-</w:t>
      </w:r>
      <w:r>
        <w:t>platform</w:t>
      </w:r>
      <w:bookmarkEnd w:id="18"/>
      <w:r w:rsidR="0031414E">
        <w:t xml:space="preserve"> frameworks</w:t>
      </w:r>
      <w:bookmarkEnd w:id="19"/>
    </w:p>
    <w:p w14:paraId="577F2081" w14:textId="77777777" w:rsidR="003601DE" w:rsidRDefault="003601DE" w:rsidP="003601DE">
      <w:pPr>
        <w:pStyle w:val="Kop2"/>
        <w:spacing w:before="120" w:after="120"/>
        <w:ind w:left="578" w:hanging="578"/>
      </w:pPr>
      <w:bookmarkStart w:id="20" w:name="_Toc499557193"/>
      <w:bookmarkStart w:id="21" w:name="_Toc511216720"/>
      <w:r>
        <w:t>Qt</w:t>
      </w:r>
      <w:bookmarkEnd w:id="20"/>
      <w:bookmarkEnd w:id="21"/>
    </w:p>
    <w:p w14:paraId="430ED42C" w14:textId="77777777" w:rsidR="003601DE" w:rsidRPr="0040512C" w:rsidRDefault="003601DE" w:rsidP="003601DE">
      <w:pPr>
        <w:pStyle w:val="Kop3"/>
        <w:spacing w:before="40"/>
      </w:pPr>
      <w:bookmarkStart w:id="22" w:name="_Toc499557194"/>
      <w:bookmarkStart w:id="23" w:name="_Toc511216721"/>
      <w:r>
        <w:t>Oorsprong</w:t>
      </w:r>
      <w:bookmarkEnd w:id="22"/>
      <w:bookmarkEnd w:id="23"/>
    </w:p>
    <w:p w14:paraId="2AEE77A0" w14:textId="37C2DECD" w:rsidR="003601DE" w:rsidRDefault="003601DE" w:rsidP="003601DE">
      <w:pPr>
        <w:jc w:val="left"/>
      </w:pPr>
      <w:r>
        <w:t xml:space="preserve">Qt is ontworpen nadat de co-founders van Trolltech in 1990 samenwerkten aan een database applicatie voor ultrasound-afbeeldingen, geschreven in C++, dat zowel op MAC OS, UNIX en Windows moest </w:t>
      </w:r>
      <w:r w:rsidR="00533DEF">
        <w:t>draaien</w:t>
      </w:r>
      <w:r>
        <w:t xml:space="preserve">. Hiervoor </w:t>
      </w:r>
      <w:r w:rsidR="00DD1452">
        <w:t>be</w:t>
      </w:r>
      <w:r>
        <w:t xml:space="preserve">dachten ze een object-georiënteerd display systeem nodig te hebben. </w:t>
      </w:r>
      <w:r w:rsidR="00533DEF">
        <w:t xml:space="preserve">Dat </w:t>
      </w:r>
      <w:r>
        <w:t xml:space="preserve">resulteerde een basis voor de object-georiënteerde cross-platform GUI framework dat later </w:t>
      </w:r>
      <w:r w:rsidR="00533DEF">
        <w:t>gebouwd werd</w:t>
      </w:r>
      <w:r w:rsidR="00DD1452">
        <w:t xml:space="preserve"> </w:t>
      </w:r>
      <w:r w:rsidR="00533DEF">
        <w:t>onder de</w:t>
      </w:r>
      <w:r>
        <w:t xml:space="preserve"> naam Qt, Q-toolkit.</w:t>
      </w:r>
    </w:p>
    <w:p w14:paraId="196FEE39" w14:textId="3E4F0547" w:rsidR="003601DE" w:rsidRDefault="003601DE" w:rsidP="003601DE">
      <w:pPr>
        <w:jc w:val="left"/>
      </w:pPr>
      <w:r>
        <w:t xml:space="preserve">Na 5 jaar schrijven aan de nodige C++ klasses werd in 1995 Qt 0.90 uitgebracht, bruikbaar voor zowel Windows als Unix development en gebruikte voor beide platforms dezelfde API. </w:t>
      </w:r>
      <w:r>
        <w:br/>
        <w:t xml:space="preserve">In 2008 werd TrollTech overgenomen door Nokia en streefden zij om Qt het </w:t>
      </w:r>
      <w:r w:rsidR="0031414E">
        <w:t>meest gebruikte</w:t>
      </w:r>
      <w:r>
        <w:t xml:space="preserve"> development platform te maken voor hun apparaten.</w:t>
      </w:r>
    </w:p>
    <w:p w14:paraId="7612C3EA" w14:textId="02E9376C" w:rsidR="003601DE" w:rsidRDefault="003601DE" w:rsidP="003601DE">
      <w:pPr>
        <w:jc w:val="left"/>
      </w:pPr>
      <w:r>
        <w:t xml:space="preserve">Vanaf 2014 werd Qt beheerd door “The QT Company”. Een dochterbedrijf van Digia, die de rechten van Qt overgekocht heeft van Nokia in 2012. Digia verzorgde de revolutionaire Qt 5.0 waarbij met behulp van JavaScript en QML de performantie en de </w:t>
      </w:r>
      <w:r w:rsidR="006D305D">
        <w:t>eenvoud</w:t>
      </w:r>
      <w:r>
        <w:t xml:space="preserve"> van UI te ontwerpen zwaar werd verbeterd. Alsook werd Qt vanaf toen open-source governance, waardoor ook ontwikkelaars buiten Digia verbeteringen konden voorstellen.</w:t>
      </w:r>
      <w:r w:rsidR="008F149C" w:rsidRPr="008F149C">
        <w:t xml:space="preserve"> </w:t>
      </w:r>
      <w:sdt>
        <w:sdtPr>
          <w:id w:val="278538227"/>
          <w:citation/>
        </w:sdtPr>
        <w:sdtContent>
          <w:r w:rsidR="008F149C">
            <w:fldChar w:fldCharType="begin"/>
          </w:r>
          <w:r w:rsidR="008F149C">
            <w:instrText xml:space="preserve"> CITATION Qts18 \l 2067 </w:instrText>
          </w:r>
          <w:r w:rsidR="008F149C">
            <w:fldChar w:fldCharType="separate"/>
          </w:r>
          <w:r w:rsidR="009610D8" w:rsidRPr="009610D8">
            <w:rPr>
              <w:noProof/>
            </w:rPr>
            <w:t>[2]</w:t>
          </w:r>
          <w:r w:rsidR="008F149C">
            <w:fldChar w:fldCharType="end"/>
          </w:r>
        </w:sdtContent>
      </w:sdt>
    </w:p>
    <w:p w14:paraId="48F2E596" w14:textId="60FA6107" w:rsidR="003601DE" w:rsidRDefault="003601DE" w:rsidP="003601DE">
      <w:pPr>
        <w:jc w:val="left"/>
      </w:pPr>
      <w:r>
        <w:t xml:space="preserve">In 2016 werd Digia en “The Qt Company” gesplitst in 2 onafhankelijke bedrijven. </w:t>
      </w:r>
      <w:sdt>
        <w:sdtPr>
          <w:id w:val="-625700268"/>
          <w:citation/>
        </w:sdtPr>
        <w:sdtContent>
          <w:r w:rsidR="00312224">
            <w:fldChar w:fldCharType="begin"/>
          </w:r>
          <w:r w:rsidR="00312224">
            <w:instrText xml:space="preserve"> CITATION Dig18 \l 2067 </w:instrText>
          </w:r>
          <w:r w:rsidR="00312224">
            <w:fldChar w:fldCharType="separate"/>
          </w:r>
          <w:r w:rsidR="009610D8" w:rsidRPr="009610D8">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24" w:name="_Toc499557195"/>
      <w:bookmarkStart w:id="25" w:name="_Toc511216722"/>
      <w:r>
        <w:t>Basis</w:t>
      </w:r>
      <w:bookmarkEnd w:id="24"/>
      <w:bookmarkEnd w:id="25"/>
    </w:p>
    <w:p w14:paraId="0168FD90" w14:textId="6A88557D" w:rsidR="003601DE" w:rsidRDefault="003601DE" w:rsidP="003601DE">
      <w:pPr>
        <w:jc w:val="left"/>
      </w:pPr>
      <w:r>
        <w:t xml:space="preserve">Qt is een cross-platform applicatie framework dat in C++ geschreven is en </w:t>
      </w:r>
      <w:r w:rsidR="00E40BB7">
        <w:t>Android</w:t>
      </w:r>
      <w:r>
        <w:t xml:space="preserve">, iOS en WindowsPhone, … ondersteunt. Het doel van Qt was om zonder codewijzigingen op elk platform zonder performance-verlies te draaien en native te lijken. </w:t>
      </w:r>
      <w:r>
        <w:br/>
      </w:r>
      <w:r w:rsidR="00533DEF">
        <w:rPr>
          <w:rStyle w:val="Verwijzingopmerking"/>
        </w:rPr>
        <w:commentReference w:id="26"/>
      </w:r>
      <w:r>
        <w:t xml:space="preserve">Qt </w:t>
      </w:r>
      <w:r w:rsidR="00E40BB7">
        <w:t>ondersteunt</w:t>
      </w:r>
      <w:r>
        <w:t xml:space="preserve"> elke standaard C++ compiler, zoals GCC, ICC, MSVC en Clang.</w:t>
      </w:r>
      <w:sdt>
        <w:sdtPr>
          <w:id w:val="-1779323416"/>
          <w:citation/>
        </w:sdtPr>
        <w:sdtContent>
          <w:r w:rsidR="00AB2A8F">
            <w:fldChar w:fldCharType="begin"/>
          </w:r>
          <w:r w:rsidR="00AB2A8F">
            <w:instrText xml:space="preserve"> CITATION Nee18 \l 2067 </w:instrText>
          </w:r>
          <w:r w:rsidR="00AB2A8F">
            <w:fldChar w:fldCharType="separate"/>
          </w:r>
          <w:r w:rsidR="009610D8">
            <w:rPr>
              <w:noProof/>
            </w:rPr>
            <w:t xml:space="preserve"> </w:t>
          </w:r>
          <w:r w:rsidR="009610D8" w:rsidRPr="009610D8">
            <w:rPr>
              <w:noProof/>
            </w:rPr>
            <w:t>[4]</w:t>
          </w:r>
          <w:r w:rsidR="00AB2A8F">
            <w:fldChar w:fldCharType="end"/>
          </w:r>
        </w:sdtContent>
      </w:sdt>
      <w:r w:rsidR="00AB2A8F">
        <w:t xml:space="preserve"> </w:t>
      </w:r>
      <w:r>
        <w:br/>
      </w:r>
      <w:r w:rsidR="00533DEF">
        <w:t>De</w:t>
      </w:r>
      <w:r>
        <w:t xml:space="preserve"> applicatie </w:t>
      </w:r>
      <w:r w:rsidR="00533DEF">
        <w:t xml:space="preserve">werd geschreven </w:t>
      </w:r>
      <w:r>
        <w:t xml:space="preserve">in een combinatie van C++ en QML, een declaratieve </w:t>
      </w:r>
      <w:r w:rsidR="00E40BB7">
        <w:t>scripting</w:t>
      </w:r>
      <w:r>
        <w:t xml:space="preserve">-taal die Javascript gebruikt voor de logica. </w:t>
      </w:r>
      <w:r w:rsidR="00533DEF">
        <w:rPr>
          <w:rStyle w:val="Verwijzingopmerking"/>
        </w:rPr>
        <w:commentReference w:id="27"/>
      </w:r>
    </w:p>
    <w:p w14:paraId="33D42ADF" w14:textId="26C429EC" w:rsidR="003601DE" w:rsidRDefault="003601DE" w:rsidP="003601DE">
      <w:pPr>
        <w:jc w:val="left"/>
      </w:pPr>
      <w:r>
        <w:t>Qt dankt zijn cross-platform eigenschap aan het feit dat bij de C preprocessor (</w:t>
      </w:r>
      <w:r w:rsidRPr="00E40BB7">
        <w:rPr>
          <w:i/>
        </w:rPr>
        <w:t>cpp</w:t>
      </w:r>
      <w:r>
        <w:t>) condities sommige code chuncks worden enabled/disabled afhankelijk van het platform. Het build proces gaat configuratie scripts runnen om preprocessor flags op te merken, afzetten en aan te passen.</w:t>
      </w:r>
      <w:sdt>
        <w:sdtPr>
          <w:id w:val="1665662873"/>
          <w:citation/>
        </w:sdtPr>
        <w:sdtContent>
          <w:r w:rsidR="00AB2A8F">
            <w:fldChar w:fldCharType="begin"/>
          </w:r>
          <w:r w:rsidR="00AB2A8F">
            <w:instrText xml:space="preserve"> CITATION Bas18 \l 2067 </w:instrText>
          </w:r>
          <w:r w:rsidR="00AB2A8F">
            <w:fldChar w:fldCharType="separate"/>
          </w:r>
          <w:r w:rsidR="009610D8">
            <w:rPr>
              <w:noProof/>
            </w:rPr>
            <w:t xml:space="preserve"> </w:t>
          </w:r>
          <w:r w:rsidR="009610D8" w:rsidRPr="009610D8">
            <w:rPr>
              <w:noProof/>
            </w:rPr>
            <w:t>[5]</w:t>
          </w:r>
          <w:r w:rsidR="00AB2A8F">
            <w:fldChar w:fldCharType="end"/>
          </w:r>
        </w:sdtContent>
      </w:sdt>
    </w:p>
    <w:p w14:paraId="006F5B9E" w14:textId="77777777" w:rsidR="003601DE" w:rsidRDefault="003601DE" w:rsidP="003601DE">
      <w:pPr>
        <w:jc w:val="left"/>
      </w:pPr>
    </w:p>
    <w:p w14:paraId="4B1A7BB6" w14:textId="77777777" w:rsidR="003601DE" w:rsidRDefault="003601DE" w:rsidP="003601DE">
      <w:pPr>
        <w:jc w:val="left"/>
      </w:pPr>
    </w:p>
    <w:p w14:paraId="5208E19D" w14:textId="77777777" w:rsidR="003601DE" w:rsidRDefault="003601DE" w:rsidP="003601DE">
      <w:pPr>
        <w:jc w:val="left"/>
      </w:pPr>
    </w:p>
    <w:p w14:paraId="39C429F0" w14:textId="139B1FCF" w:rsidR="003601DE" w:rsidRDefault="00E40BB7" w:rsidP="003601DE">
      <w:pPr>
        <w:pStyle w:val="Kop3"/>
        <w:spacing w:before="40"/>
      </w:pPr>
      <w:bookmarkStart w:id="28" w:name="_Toc499557196"/>
      <w:bookmarkStart w:id="29" w:name="_Toc511216723"/>
      <w:r>
        <w:lastRenderedPageBreak/>
        <w:t>Graphics</w:t>
      </w:r>
      <w:r w:rsidR="003601DE">
        <w:t xml:space="preserve"> architectuur</w:t>
      </w:r>
      <w:bookmarkEnd w:id="28"/>
      <w:bookmarkEnd w:id="29"/>
    </w:p>
    <w:p w14:paraId="3589B73A" w14:textId="65936D1D" w:rsidR="003601DE" w:rsidRDefault="003601DE" w:rsidP="003601DE">
      <w:pPr>
        <w:spacing w:before="120" w:after="0"/>
        <w:rPr>
          <w:ins w:id="30" w:author="Fien Van Bael" w:date="2018-04-11T14:56:00Z"/>
        </w:rPr>
      </w:pPr>
      <w:r>
        <w:t>Het grafische systeem beheert de display hardware. Vooral OpenGL-GL, een library die 2D en 3D vectoren rendert, wordt als API gebruikt voor het grafische systeem.</w:t>
      </w:r>
      <w:sdt>
        <w:sdtPr>
          <w:id w:val="1044723650"/>
          <w:citation/>
        </w:sdtPr>
        <w:sdtContent>
          <w:r w:rsidR="00AB2A8F">
            <w:fldChar w:fldCharType="begin"/>
          </w:r>
          <w:r w:rsidR="00AB2A8F">
            <w:instrText xml:space="preserve"> CITATION Ope18 \l 2067 </w:instrText>
          </w:r>
          <w:r w:rsidR="00AB2A8F">
            <w:fldChar w:fldCharType="separate"/>
          </w:r>
          <w:r w:rsidR="009610D8">
            <w:rPr>
              <w:noProof/>
            </w:rPr>
            <w:t xml:space="preserve"> </w:t>
          </w:r>
          <w:r w:rsidR="009610D8" w:rsidRPr="009610D8">
            <w:rPr>
              <w:noProof/>
            </w:rPr>
            <w:t>[6]</w:t>
          </w:r>
          <w:r w:rsidR="00AB2A8F">
            <w:fldChar w:fldCharType="end"/>
          </w:r>
        </w:sdtContent>
      </w:sdt>
      <w:r>
        <w:t xml:space="preserve"> </w:t>
      </w:r>
      <w:r>
        <w:br/>
        <w:t xml:space="preserve">Dit terwijl het </w:t>
      </w:r>
      <w:commentRangeStart w:id="31"/>
      <w:r>
        <w:t xml:space="preserve">Windowing </w:t>
      </w:r>
      <w:commentRangeEnd w:id="31"/>
      <w:r w:rsidR="00AA1B12">
        <w:rPr>
          <w:rStyle w:val="Verwijzingopmerking"/>
        </w:rPr>
        <w:commentReference w:id="31"/>
      </w:r>
      <w:r>
        <w:t>systeem de windows genereren, de events, window aanpassingen, … controleert. Het Windowing systeem heeft een eigen API voor programmeren, dat meestal in het OS is geïntegreerd zoals Microsoft Windows en MAC OS.</w:t>
      </w:r>
      <w:r w:rsidR="00DD1452">
        <w:t xml:space="preserve"> </w:t>
      </w:r>
    </w:p>
    <w:p w14:paraId="626451FC" w14:textId="416FCEF5" w:rsidR="00AA1B12" w:rsidRDefault="00AA1B12" w:rsidP="003601DE">
      <w:pPr>
        <w:spacing w:before="120" w:after="0"/>
        <w:rPr>
          <w:ins w:id="32" w:author="Fien Van Bael" w:date="2018-04-11T14:56:00Z"/>
        </w:rPr>
      </w:pPr>
      <w:r>
        <w:rPr>
          <w:noProof/>
        </w:rPr>
        <w:drawing>
          <wp:anchor distT="0" distB="0" distL="114300" distR="114300" simplePos="0" relativeHeight="251675648" behindDoc="0" locked="0" layoutInCell="1" allowOverlap="1" wp14:anchorId="66F39440" wp14:editId="3AAD44E9">
            <wp:simplePos x="0" y="0"/>
            <wp:positionH relativeFrom="page">
              <wp:posOffset>977900</wp:posOffset>
            </wp:positionH>
            <wp:positionV relativeFrom="paragraph">
              <wp:posOffset>86360</wp:posOffset>
            </wp:positionV>
            <wp:extent cx="4286250" cy="212344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D62031" w14:textId="6F623F03" w:rsidR="00AA1B12" w:rsidRDefault="00AA1B12" w:rsidP="003601DE">
      <w:pPr>
        <w:spacing w:before="120" w:after="0"/>
        <w:rPr>
          <w:ins w:id="33" w:author="Fien Van Bael" w:date="2018-04-11T14:56:00Z"/>
        </w:rPr>
      </w:pPr>
    </w:p>
    <w:p w14:paraId="3A9F42CA" w14:textId="34902371" w:rsidR="00AA1B12" w:rsidRDefault="00AA1B12" w:rsidP="003601DE">
      <w:pPr>
        <w:spacing w:before="120" w:after="0"/>
        <w:rPr>
          <w:ins w:id="34" w:author="Fien Van Bael" w:date="2018-04-11T14:56:00Z"/>
        </w:rPr>
      </w:pPr>
    </w:p>
    <w:p w14:paraId="742E2C7E" w14:textId="59DA7252" w:rsidR="00AA1B12" w:rsidRDefault="00AA1B12" w:rsidP="003601DE">
      <w:pPr>
        <w:spacing w:before="120" w:after="0"/>
        <w:rPr>
          <w:ins w:id="35" w:author="Fien Van Bael" w:date="2018-04-11T14:56:00Z"/>
        </w:rPr>
      </w:pPr>
    </w:p>
    <w:p w14:paraId="043D69C5" w14:textId="678A7A7A" w:rsidR="00AA1B12" w:rsidRDefault="00AA1B12" w:rsidP="003601DE">
      <w:pPr>
        <w:spacing w:before="120" w:after="0"/>
        <w:rPr>
          <w:ins w:id="36" w:author="Fien Van Bael" w:date="2018-04-11T14:56:00Z"/>
        </w:rPr>
      </w:pPr>
    </w:p>
    <w:p w14:paraId="40A011C5" w14:textId="5F8425DB" w:rsidR="00AA1B12" w:rsidRDefault="00AA1B12" w:rsidP="003601DE">
      <w:pPr>
        <w:spacing w:before="120" w:after="0"/>
        <w:rPr>
          <w:ins w:id="37" w:author="Fien Van Bael" w:date="2018-04-11T14:56:00Z"/>
        </w:rPr>
      </w:pPr>
    </w:p>
    <w:p w14:paraId="5D707C78" w14:textId="74B1C5C1" w:rsidR="00AA1B12" w:rsidRDefault="00AA1B12" w:rsidP="003601DE">
      <w:pPr>
        <w:spacing w:before="120" w:after="0"/>
        <w:rPr>
          <w:ins w:id="38" w:author="Fien Van Bael" w:date="2018-04-11T14:56:00Z"/>
        </w:rPr>
      </w:pPr>
    </w:p>
    <w:p w14:paraId="76E02494" w14:textId="77777777" w:rsidR="00AA1B12" w:rsidRDefault="00AA1B12" w:rsidP="003601DE">
      <w:pPr>
        <w:spacing w:before="120" w:after="0"/>
        <w:rPr>
          <w:ins w:id="39" w:author="Fien Van Bael" w:date="2018-04-11T14:56:00Z"/>
        </w:rPr>
      </w:pPr>
    </w:p>
    <w:p w14:paraId="36A04E17" w14:textId="08178970" w:rsidR="00AA1B12" w:rsidRDefault="00AA1B12" w:rsidP="003601DE">
      <w:pPr>
        <w:spacing w:before="120" w:after="0"/>
        <w:rPr>
          <w:ins w:id="40" w:author="Fien Van Bael" w:date="2018-04-11T14:56:00Z"/>
        </w:rPr>
      </w:pPr>
      <w:r>
        <w:rPr>
          <w:noProof/>
        </w:rPr>
        <mc:AlternateContent>
          <mc:Choice Requires="wps">
            <w:drawing>
              <wp:anchor distT="0" distB="0" distL="114300" distR="114300" simplePos="0" relativeHeight="251694080" behindDoc="0" locked="0" layoutInCell="1" allowOverlap="1" wp14:anchorId="3D0A3D47" wp14:editId="0ADAF166">
                <wp:simplePos x="0" y="0"/>
                <wp:positionH relativeFrom="column">
                  <wp:posOffset>654050</wp:posOffset>
                </wp:positionH>
                <wp:positionV relativeFrom="paragraph">
                  <wp:posOffset>128270</wp:posOffset>
                </wp:positionV>
                <wp:extent cx="3433445" cy="635"/>
                <wp:effectExtent l="0" t="0" r="0" b="0"/>
                <wp:wrapSquare wrapText="bothSides"/>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3CD6F9D2" w:rsidR="00C97E9A" w:rsidRPr="00773215" w:rsidRDefault="00C97E9A" w:rsidP="00C75CE0">
                            <w:pPr>
                              <w:pStyle w:val="Bijschrift"/>
                              <w:jc w:val="center"/>
                              <w:rPr>
                                <w:noProof/>
                              </w:rPr>
                            </w:pPr>
                            <w:bookmarkStart w:id="41" w:name="_Toc511216759"/>
                            <w:r>
                              <w:t xml:space="preserve">Figuur </w:t>
                            </w:r>
                            <w:fldSimple w:instr=" STYLEREF 1 \s ">
                              <w:r w:rsidR="001023FE">
                                <w:rPr>
                                  <w:noProof/>
                                </w:rPr>
                                <w:t>2</w:t>
                              </w:r>
                            </w:fldSimple>
                            <w:r w:rsidR="001023FE">
                              <w:noBreakHyphen/>
                            </w:r>
                            <w:fldSimple w:instr=" SEQ Figuur \* ARABIC \s 1 ">
                              <w:r w:rsidR="001023FE">
                                <w:rPr>
                                  <w:noProof/>
                                </w:rPr>
                                <w:t>1</w:t>
                              </w:r>
                            </w:fldSimple>
                            <w:r>
                              <w:t>: de grafische architectuur van Qt</w:t>
                            </w:r>
                            <w:sdt>
                              <w:sdtPr>
                                <w:id w:val="-736250745"/>
                                <w:citation/>
                              </w:sdtPr>
                              <w:sdtContent>
                                <w:r>
                                  <w:fldChar w:fldCharType="begin"/>
                                </w:r>
                                <w:r>
                                  <w:instrText xml:space="preserve"> CITATION Bri18 \l 2067 </w:instrText>
                                </w:r>
                                <w:r>
                                  <w:fldChar w:fldCharType="separate"/>
                                </w:r>
                                <w:r w:rsidR="009610D8">
                                  <w:rPr>
                                    <w:noProof/>
                                  </w:rPr>
                                  <w:t xml:space="preserve"> </w:t>
                                </w:r>
                                <w:r w:rsidR="009610D8" w:rsidRPr="009610D8">
                                  <w:rPr>
                                    <w:noProof/>
                                  </w:rPr>
                                  <w:t>[30]</w:t>
                                </w:r>
                                <w:r>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A3D47" id="Tekstvak 37" o:spid="_x0000_s1031" type="#_x0000_t202" style="position:absolute;left:0;text-align:left;margin-left:51.5pt;margin-top:10.1pt;width:27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" stroked="f">
                <v:textbox style="mso-fit-shape-to-text:t" inset="0,0,0,0">
                  <w:txbxContent>
                    <w:p w14:paraId="61429E98" w14:textId="3CD6F9D2" w:rsidR="00C97E9A" w:rsidRPr="00773215" w:rsidRDefault="00C97E9A" w:rsidP="00C75CE0">
                      <w:pPr>
                        <w:pStyle w:val="Bijschrift"/>
                        <w:jc w:val="center"/>
                        <w:rPr>
                          <w:noProof/>
                        </w:rPr>
                      </w:pPr>
                      <w:bookmarkStart w:id="42" w:name="_Toc511216759"/>
                      <w:r>
                        <w:t xml:space="preserve">Figuur </w:t>
                      </w:r>
                      <w:fldSimple w:instr=" STYLEREF 1 \s ">
                        <w:r w:rsidR="001023FE">
                          <w:rPr>
                            <w:noProof/>
                          </w:rPr>
                          <w:t>2</w:t>
                        </w:r>
                      </w:fldSimple>
                      <w:r w:rsidR="001023FE">
                        <w:noBreakHyphen/>
                      </w:r>
                      <w:fldSimple w:instr=" SEQ Figuur \* ARABIC \s 1 ">
                        <w:r w:rsidR="001023FE">
                          <w:rPr>
                            <w:noProof/>
                          </w:rPr>
                          <w:t>1</w:t>
                        </w:r>
                      </w:fldSimple>
                      <w:r>
                        <w:t>: de grafische architectuur van Qt</w:t>
                      </w:r>
                      <w:sdt>
                        <w:sdtPr>
                          <w:id w:val="-736250745"/>
                          <w:citation/>
                        </w:sdtPr>
                        <w:sdtContent>
                          <w:r>
                            <w:fldChar w:fldCharType="begin"/>
                          </w:r>
                          <w:r>
                            <w:instrText xml:space="preserve"> CITATION Bri18 \l 2067 </w:instrText>
                          </w:r>
                          <w:r>
                            <w:fldChar w:fldCharType="separate"/>
                          </w:r>
                          <w:r w:rsidR="009610D8">
                            <w:rPr>
                              <w:noProof/>
                            </w:rPr>
                            <w:t xml:space="preserve"> </w:t>
                          </w:r>
                          <w:r w:rsidR="009610D8" w:rsidRPr="009610D8">
                            <w:rPr>
                              <w:noProof/>
                            </w:rPr>
                            <w:t>[30]</w:t>
                          </w:r>
                          <w:r>
                            <w:fldChar w:fldCharType="end"/>
                          </w:r>
                        </w:sdtContent>
                      </w:sdt>
                      <w:bookmarkEnd w:id="42"/>
                    </w:p>
                  </w:txbxContent>
                </v:textbox>
                <w10:wrap type="square"/>
              </v:shape>
            </w:pict>
          </mc:Fallback>
        </mc:AlternateContent>
      </w:r>
    </w:p>
    <w:p w14:paraId="49C9B4B3" w14:textId="77777777" w:rsidR="00AA1B12" w:rsidRDefault="00AA1B12" w:rsidP="003601DE">
      <w:pPr>
        <w:spacing w:before="120" w:after="0"/>
      </w:pPr>
    </w:p>
    <w:p w14:paraId="7F46FA24" w14:textId="6B229490" w:rsidR="003601DE" w:rsidRDefault="003601DE" w:rsidP="003601DE">
      <w:pPr>
        <w:spacing w:before="120" w:after="0"/>
      </w:pPr>
      <w:r>
        <w:t>GLUT is een interface dat de communicatie tussen het window system en het graphic system verzorgt, deze gebruikt GLU en GL voor graphics en controleert operating en windowing systemen door voornamelijk GLX, AGL, …</w:t>
      </w:r>
      <w:r w:rsidR="00E40BB7">
        <w:t xml:space="preserve"> te gebruiken.</w:t>
      </w:r>
      <w:sdt>
        <w:sdtPr>
          <w:id w:val="888765389"/>
          <w:citation/>
        </w:sdtPr>
        <w:sdtContent>
          <w:r w:rsidR="00AB2A8F">
            <w:fldChar w:fldCharType="begin"/>
          </w:r>
          <w:r w:rsidR="00AB2A8F">
            <w:instrText xml:space="preserve"> CITATION GLU18 \l 2067 </w:instrText>
          </w:r>
          <w:r w:rsidR="00AB2A8F">
            <w:fldChar w:fldCharType="separate"/>
          </w:r>
          <w:r w:rsidR="009610D8">
            <w:rPr>
              <w:noProof/>
            </w:rPr>
            <w:t xml:space="preserve"> </w:t>
          </w:r>
          <w:r w:rsidR="009610D8" w:rsidRPr="009610D8">
            <w:rPr>
              <w:noProof/>
            </w:rPr>
            <w:t>[7]</w:t>
          </w:r>
          <w:r w:rsidR="00AB2A8F">
            <w:fldChar w:fldCharType="end"/>
          </w:r>
        </w:sdtContent>
      </w:sdt>
      <w:r>
        <w:t xml:space="preserve"> Dit zijn OpenGL extensies voor specifieke </w:t>
      </w:r>
      <w:r w:rsidR="00DD1452">
        <w:t>W</w:t>
      </w:r>
      <w:r>
        <w:t>indowing systemen.</w:t>
      </w:r>
    </w:p>
    <w:p w14:paraId="60F7419E" w14:textId="77777777" w:rsidR="003601DE" w:rsidRDefault="003601DE" w:rsidP="003601DE">
      <w:pPr>
        <w:spacing w:before="120" w:after="0"/>
      </w:pPr>
      <w:r>
        <w:t xml:space="preserve">Qt zal op hetzelfde niveau als GLUT zowel het windowing als het graphics systeem kunnen raadplegen. Hierdoor kan het dus zowel Windowing functions als graphic functions oproepen. </w:t>
      </w:r>
    </w:p>
    <w:p w14:paraId="089D450F" w14:textId="77777777" w:rsidR="003601DE" w:rsidRDefault="003601DE" w:rsidP="003601DE">
      <w:pPr>
        <w:spacing w:before="120" w:after="0"/>
      </w:pPr>
    </w:p>
    <w:p w14:paraId="146F1131" w14:textId="730943EB" w:rsidR="003601DE" w:rsidRDefault="00940E35" w:rsidP="003601DE">
      <w:pPr>
        <w:pStyle w:val="Kop3"/>
        <w:spacing w:before="40"/>
      </w:pPr>
      <w:bookmarkStart w:id="43" w:name="_Toc499557197"/>
      <w:bookmarkStart w:id="44" w:name="_Toc511216724"/>
      <w:r>
        <w:t xml:space="preserve">Main feature: </w:t>
      </w:r>
      <w:r w:rsidR="003601DE">
        <w:t>Signals and slots</w:t>
      </w:r>
      <w:bookmarkEnd w:id="43"/>
      <w:bookmarkEnd w:id="44"/>
    </w:p>
    <w:p w14:paraId="03F335E2" w14:textId="4C688CF0" w:rsidR="003601DE" w:rsidRDefault="00C75CE0" w:rsidP="003601DE">
      <w:pPr>
        <w:spacing w:before="120" w:after="0"/>
      </w:pPr>
      <w:r>
        <w:rPr>
          <w:noProof/>
        </w:rPr>
        <mc:AlternateContent>
          <mc:Choice Requires="wps">
            <w:drawing>
              <wp:anchor distT="0" distB="0" distL="114300" distR="114300" simplePos="0" relativeHeight="251696128" behindDoc="0" locked="0" layoutInCell="1" allowOverlap="1" wp14:anchorId="4DB26436" wp14:editId="51EE6436">
                <wp:simplePos x="0" y="0"/>
                <wp:positionH relativeFrom="column">
                  <wp:posOffset>3637915</wp:posOffset>
                </wp:positionH>
                <wp:positionV relativeFrom="paragraph">
                  <wp:posOffset>2782570</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087EFC14" w:rsidR="00C97E9A" w:rsidRPr="003503E3" w:rsidRDefault="00C97E9A" w:rsidP="00C75CE0">
                            <w:pPr>
                              <w:pStyle w:val="Bijschrift"/>
                              <w:jc w:val="center"/>
                              <w:rPr>
                                <w:noProof/>
                              </w:rPr>
                            </w:pPr>
                            <w:bookmarkStart w:id="45" w:name="_Toc511216760"/>
                            <w:r>
                              <w:t xml:space="preserve">Figuur </w:t>
                            </w:r>
                            <w:fldSimple w:instr=" STYLEREF 1 \s ">
                              <w:r w:rsidR="001023FE">
                                <w:rPr>
                                  <w:noProof/>
                                </w:rPr>
                                <w:t>2</w:t>
                              </w:r>
                            </w:fldSimple>
                            <w:r w:rsidR="001023FE">
                              <w:noBreakHyphen/>
                            </w:r>
                            <w:fldSimple w:instr=" SEQ Figuur \* ARABIC \s 1 ">
                              <w:r w:rsidR="001023FE">
                                <w:rPr>
                                  <w:noProof/>
                                </w:rPr>
                                <w:t>2</w:t>
                              </w:r>
                            </w:fldSimple>
                            <w:r>
                              <w:t>: Voorbeeld Signals and Slots</w:t>
                            </w:r>
                            <w:r w:rsidRPr="00DF3F4A">
                              <w:t xml:space="preserve"> </w:t>
                            </w:r>
                            <w:sdt>
                              <w:sdtPr>
                                <w:id w:val="1881211166"/>
                                <w:citation/>
                              </w:sdtPr>
                              <w:sdtContent>
                                <w:r>
                                  <w:fldChar w:fldCharType="begin"/>
                                </w:r>
                                <w:r>
                                  <w:instrText xml:space="preserve"> CITATION Qt18 \l 2067 </w:instrText>
                                </w:r>
                                <w:r>
                                  <w:fldChar w:fldCharType="separate"/>
                                </w:r>
                                <w:r w:rsidR="009610D8" w:rsidRPr="009610D8">
                                  <w:rPr>
                                    <w:noProof/>
                                  </w:rPr>
                                  <w:t>[8]</w:t>
                                </w:r>
                                <w:r>
                                  <w:fldChar w:fldCharType="end"/>
                                </w:r>
                              </w:sdtContent>
                            </w:sdt>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286.45pt;margin-top:219.1pt;width:22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" stroked="f">
                <v:textbox style="mso-fit-shape-to-text:t" inset="0,0,0,0">
                  <w:txbxContent>
                    <w:p w14:paraId="62D8E3C6" w14:textId="087EFC14" w:rsidR="00C97E9A" w:rsidRPr="003503E3" w:rsidRDefault="00C97E9A" w:rsidP="00C75CE0">
                      <w:pPr>
                        <w:pStyle w:val="Bijschrift"/>
                        <w:jc w:val="center"/>
                        <w:rPr>
                          <w:noProof/>
                        </w:rPr>
                      </w:pPr>
                      <w:bookmarkStart w:id="46" w:name="_Toc511216760"/>
                      <w:r>
                        <w:t xml:space="preserve">Figuur </w:t>
                      </w:r>
                      <w:fldSimple w:instr=" STYLEREF 1 \s ">
                        <w:r w:rsidR="001023FE">
                          <w:rPr>
                            <w:noProof/>
                          </w:rPr>
                          <w:t>2</w:t>
                        </w:r>
                      </w:fldSimple>
                      <w:r w:rsidR="001023FE">
                        <w:noBreakHyphen/>
                      </w:r>
                      <w:fldSimple w:instr=" SEQ Figuur \* ARABIC \s 1 ">
                        <w:r w:rsidR="001023FE">
                          <w:rPr>
                            <w:noProof/>
                          </w:rPr>
                          <w:t>2</w:t>
                        </w:r>
                      </w:fldSimple>
                      <w:r>
                        <w:t>: Voorbeeld Signals and Slots</w:t>
                      </w:r>
                      <w:r w:rsidRPr="00DF3F4A">
                        <w:t xml:space="preserve"> </w:t>
                      </w:r>
                      <w:sdt>
                        <w:sdtPr>
                          <w:id w:val="1881211166"/>
                          <w:citation/>
                        </w:sdtPr>
                        <w:sdtContent>
                          <w:r>
                            <w:fldChar w:fldCharType="begin"/>
                          </w:r>
                          <w:r>
                            <w:instrText xml:space="preserve"> CITATION Qt18 \l 2067 </w:instrText>
                          </w:r>
                          <w:r>
                            <w:fldChar w:fldCharType="separate"/>
                          </w:r>
                          <w:r w:rsidR="009610D8" w:rsidRPr="009610D8">
                            <w:rPr>
                              <w:noProof/>
                            </w:rPr>
                            <w:t>[8]</w:t>
                          </w:r>
                          <w:r>
                            <w:fldChar w:fldCharType="end"/>
                          </w:r>
                        </w:sdtContent>
                      </w:sdt>
                      <w:bookmarkEnd w:id="46"/>
                    </w:p>
                  </w:txbxContent>
                </v:textbox>
                <w10:wrap type="square"/>
              </v:shape>
            </w:pict>
          </mc:Fallback>
        </mc:AlternateContent>
      </w:r>
      <w:r w:rsidR="003601DE">
        <w:rPr>
          <w:noProof/>
        </w:rPr>
        <w:drawing>
          <wp:anchor distT="0" distB="0" distL="114300" distR="114300" simplePos="0" relativeHeight="251676672" behindDoc="0" locked="0" layoutInCell="1" allowOverlap="1" wp14:anchorId="5FF2FD53" wp14:editId="07ED335F">
            <wp:simplePos x="0" y="0"/>
            <wp:positionH relativeFrom="column">
              <wp:posOffset>3637915</wp:posOffset>
            </wp:positionH>
            <wp:positionV relativeFrom="paragraph">
              <wp:posOffset>6350</wp:posOffset>
            </wp:positionV>
            <wp:extent cx="2800350" cy="2719070"/>
            <wp:effectExtent l="0" t="0" r="0" b="508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Qt behandelt events, zoals </w:t>
      </w:r>
      <w:r w:rsidR="003601DE" w:rsidRPr="00E40BB7">
        <w:rPr>
          <w:i/>
        </w:rPr>
        <w:t>quit(), onkeydown(),…</w:t>
      </w:r>
      <w:r w:rsidR="003601DE">
        <w:t xml:space="preserve"> , niet rechtstreeks. </w:t>
      </w:r>
      <w:r w:rsidR="00DD1452">
        <w:t>Z</w:t>
      </w:r>
      <w:r w:rsidR="003601DE">
        <w:t>ogenaamde callback functions</w:t>
      </w:r>
      <w:r w:rsidR="00AA1B12">
        <w:t xml:space="preserve"> hebben een alternatief</w:t>
      </w:r>
      <w:r w:rsidR="00E40BB7">
        <w:t>,</w:t>
      </w:r>
      <w:r w:rsidR="003601DE">
        <w:t xml:space="preserve"> </w:t>
      </w:r>
      <w:r w:rsidR="00E40BB7">
        <w:t>n</w:t>
      </w:r>
      <w:r w:rsidR="003601DE">
        <w:t xml:space="preserve">amelijk signals and slots. </w:t>
      </w:r>
      <w:r w:rsidR="003601DE">
        <w:br/>
        <w:t xml:space="preserve">Hierbij wordt een signaal verzonden wanneer een bepaald evenement gebeurt of een verandering van status plaatsvindt. Een slot is een functie die opgeroepen wordt als er een bepaald signaal verzonden wordt. Deze signal-slot relatie zit al in vele Qt-widgets (interface objecten) ingebouwd, maar zelf slots bepalen voor bepaalde signalen is ook veel gebruikt. Dit signal-slot gebruik is zeer veelzijdig, meerdere signalen kunnen aan meerdere </w:t>
      </w:r>
      <w:r w:rsidR="00E40BB7">
        <w:t>slots</w:t>
      </w:r>
      <w:r w:rsidR="003601DE">
        <w:t xml:space="preserve"> gekoppeld worden en ook signalen kunnen aaneengeschakeld worden.</w:t>
      </w:r>
      <w:sdt>
        <w:sdtPr>
          <w:id w:val="-888884255"/>
          <w:citation/>
        </w:sdtPr>
        <w:sdtContent>
          <w:r w:rsidR="00DF3F4A">
            <w:fldChar w:fldCharType="begin"/>
          </w:r>
          <w:r w:rsidR="00DF3F4A">
            <w:instrText xml:space="preserve"> CITATION Qt18 \l 2067 </w:instrText>
          </w:r>
          <w:r w:rsidR="00DF3F4A">
            <w:fldChar w:fldCharType="separate"/>
          </w:r>
          <w:r w:rsidR="009610D8">
            <w:rPr>
              <w:noProof/>
            </w:rPr>
            <w:t xml:space="preserve"> </w:t>
          </w:r>
          <w:r w:rsidR="009610D8" w:rsidRPr="009610D8">
            <w:rPr>
              <w:noProof/>
            </w:rPr>
            <w:t>[8]</w:t>
          </w:r>
          <w:r w:rsidR="00DF3F4A">
            <w:fldChar w:fldCharType="end"/>
          </w:r>
        </w:sdtContent>
      </w:sdt>
    </w:p>
    <w:p w14:paraId="2466D19B" w14:textId="6A026AE4" w:rsidR="003601DE" w:rsidRDefault="003601DE" w:rsidP="003601DE">
      <w:pPr>
        <w:spacing w:before="120" w:after="0"/>
      </w:pPr>
      <w:r>
        <w:rPr>
          <w:noProof/>
        </w:rPr>
        <w:lastRenderedPageBreak/>
        <mc:AlternateContent>
          <mc:Choice Requires="wps">
            <w:drawing>
              <wp:anchor distT="45720" distB="45720" distL="114300" distR="114300" simplePos="0" relativeHeight="251677696" behindDoc="0" locked="0" layoutInCell="1" allowOverlap="1" wp14:anchorId="31D86B4D" wp14:editId="3DA3E8F7">
                <wp:simplePos x="0" y="0"/>
                <wp:positionH relativeFrom="margin">
                  <wp:posOffset>-213995</wp:posOffset>
                </wp:positionH>
                <wp:positionV relativeFrom="paragraph">
                  <wp:posOffset>328295</wp:posOffset>
                </wp:positionV>
                <wp:extent cx="6177915" cy="2505075"/>
                <wp:effectExtent l="0" t="0" r="13335"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2505075"/>
                        </a:xfrm>
                        <a:prstGeom prst="rect">
                          <a:avLst/>
                        </a:prstGeom>
                        <a:solidFill>
                          <a:srgbClr val="FFFFFF"/>
                        </a:solidFill>
                        <a:ln w="9525">
                          <a:solidFill>
                            <a:srgbClr val="000000"/>
                          </a:solidFill>
                          <a:miter lim="800000"/>
                          <a:headEnd/>
                          <a:tailEnd/>
                        </a:ln>
                      </wps:spPr>
                      <wps:txbx>
                        <w:txbxContent>
                          <w:p w14:paraId="322ED382" w14:textId="77777777" w:rsidR="00C97E9A" w:rsidRPr="00533DEF" w:rsidRDefault="00C97E9A" w:rsidP="003601DE">
                            <w:pPr>
                              <w:rPr>
                                <w:rFonts w:ascii="Courier New" w:hAnsi="Courier New" w:cs="Courier New"/>
                                <w:lang w:val="en-US"/>
                                <w:rPrChange w:id="47" w:author="Fien Van Bael" w:date="2018-04-11T14:42:00Z">
                                  <w:rPr>
                                    <w:rFonts w:ascii="Courier New" w:hAnsi="Courier New" w:cs="Courier New"/>
                                  </w:rPr>
                                </w:rPrChange>
                              </w:rPr>
                            </w:pPr>
                            <w:r w:rsidRPr="00533DEF">
                              <w:rPr>
                                <w:rFonts w:ascii="Courier New" w:hAnsi="Courier New" w:cs="Courier New"/>
                                <w:lang w:val="en-US"/>
                                <w:rPrChange w:id="48" w:author="Fien Van Bael" w:date="2018-04-11T14:42:00Z">
                                  <w:rPr>
                                    <w:rFonts w:ascii="Courier New" w:hAnsi="Courier New" w:cs="Courier New"/>
                                  </w:rPr>
                                </w:rPrChange>
                              </w:rPr>
                              <w:t>Int main (int argc, char *argv[])</w:t>
                            </w:r>
                          </w:p>
                          <w:p w14:paraId="497501FC" w14:textId="5738DBA6" w:rsidR="00C97E9A" w:rsidRPr="00533DEF" w:rsidRDefault="00C97E9A" w:rsidP="003601DE">
                            <w:pPr>
                              <w:rPr>
                                <w:rFonts w:ascii="Courier New" w:hAnsi="Courier New" w:cs="Courier New"/>
                                <w:lang w:val="en-US"/>
                                <w:rPrChange w:id="49" w:author="Fien Van Bael" w:date="2018-04-11T14:42:00Z">
                                  <w:rPr>
                                    <w:rFonts w:ascii="Courier New" w:hAnsi="Courier New" w:cs="Courier New"/>
                                  </w:rPr>
                                </w:rPrChange>
                              </w:rPr>
                            </w:pPr>
                            <w:r w:rsidRPr="00533DEF">
                              <w:rPr>
                                <w:rFonts w:ascii="Courier New" w:hAnsi="Courier New" w:cs="Courier New"/>
                                <w:lang w:val="en-US"/>
                                <w:rPrChange w:id="50" w:author="Fien Van Bael" w:date="2018-04-11T14:42:00Z">
                                  <w:rPr>
                                    <w:rFonts w:ascii="Courier New" w:hAnsi="Courier New" w:cs="Courier New"/>
                                  </w:rPr>
                                </w:rPrChange>
                              </w:rPr>
                              <w:t>{ QApplication app(argc, argv);</w:t>
                            </w:r>
                            <w:r>
                              <w:rPr>
                                <w:rFonts w:ascii="Courier New" w:hAnsi="Courier New" w:cs="Courier New"/>
                                <w:lang w:val="en-US"/>
                              </w:rPr>
                              <w:t xml:space="preserve"> </w:t>
                            </w:r>
                            <w:r w:rsidRPr="00533DEF">
                              <w:rPr>
                                <w:rFonts w:ascii="Courier New" w:hAnsi="Courier New" w:cs="Courier New"/>
                                <w:lang w:val="en-US"/>
                                <w:rPrChange w:id="51" w:author="Fien Van Bael" w:date="2018-04-11T14:42:00Z">
                                  <w:rPr>
                                    <w:rFonts w:ascii="Courier New" w:hAnsi="Courier New" w:cs="Courier New"/>
                                  </w:rPr>
                                </w:rPrChange>
                              </w:rPr>
                              <w:t>// applicatie object creëren</w:t>
                            </w:r>
                          </w:p>
                          <w:p w14:paraId="28D9FFA2" w14:textId="6FB53412" w:rsidR="00C97E9A" w:rsidRPr="00533DEF" w:rsidRDefault="00C97E9A" w:rsidP="003601DE">
                            <w:pPr>
                              <w:rPr>
                                <w:rFonts w:ascii="Courier New" w:hAnsi="Courier New" w:cs="Courier New"/>
                                <w:lang w:val="en-US"/>
                                <w:rPrChange w:id="52" w:author="Fien Van Bael" w:date="2018-04-11T14:42:00Z">
                                  <w:rPr>
                                    <w:rFonts w:ascii="Courier New" w:hAnsi="Courier New" w:cs="Courier New"/>
                                  </w:rPr>
                                </w:rPrChange>
                              </w:rPr>
                            </w:pPr>
                            <w:r>
                              <w:rPr>
                                <w:rFonts w:ascii="Courier New" w:hAnsi="Courier New" w:cs="Courier New"/>
                                <w:lang w:val="en-US"/>
                              </w:rPr>
                              <w:t xml:space="preserve"> </w:t>
                            </w:r>
                            <w:r w:rsidRPr="00533DEF">
                              <w:rPr>
                                <w:rFonts w:ascii="Courier New" w:hAnsi="Courier New" w:cs="Courier New"/>
                                <w:lang w:val="en-US"/>
                                <w:rPrChange w:id="53" w:author="Fien Van Bael" w:date="2018-04-11T14:42:00Z">
                                  <w:rPr>
                                    <w:rFonts w:ascii="Courier New" w:hAnsi="Courier New" w:cs="Courier New"/>
                                  </w:rPr>
                                </w:rPrChange>
                              </w:rPr>
                              <w:t xml:space="preserve">QPushButton *button = new QPushButton(“Quit”); </w:t>
                            </w:r>
                            <w:r w:rsidRPr="00533DEF">
                              <w:rPr>
                                <w:rFonts w:ascii="Courier New" w:hAnsi="Courier New" w:cs="Courier New"/>
                                <w:lang w:val="en-US"/>
                                <w:rPrChange w:id="54" w:author="Fien Van Bael" w:date="2018-04-11T14:42:00Z">
                                  <w:rPr>
                                    <w:rFonts w:ascii="Courier New" w:hAnsi="Courier New" w:cs="Courier New"/>
                                  </w:rPr>
                                </w:rPrChange>
                              </w:rPr>
                              <w:br/>
                            </w:r>
                            <w:r w:rsidRPr="00533DEF">
                              <w:rPr>
                                <w:rFonts w:ascii="Courier New" w:hAnsi="Courier New" w:cs="Courier New"/>
                                <w:sz w:val="20"/>
                                <w:lang w:val="en-US"/>
                                <w:rPrChange w:id="55" w:author="Fien Van Bael" w:date="2018-04-11T14:42:00Z">
                                  <w:rPr>
                                    <w:rFonts w:ascii="Courier New" w:hAnsi="Courier New" w:cs="Courier New"/>
                                    <w:sz w:val="20"/>
                                  </w:rPr>
                                </w:rPrChange>
                              </w:rPr>
                              <w:t>// Creëren gelabelde knop</w:t>
                            </w:r>
                          </w:p>
                          <w:p w14:paraId="4E30B095" w14:textId="0B7D1996" w:rsidR="00C97E9A" w:rsidRPr="00533DEF" w:rsidRDefault="00C97E9A" w:rsidP="003601DE">
                            <w:pPr>
                              <w:rPr>
                                <w:rFonts w:ascii="Courier New" w:hAnsi="Courier New" w:cs="Courier New"/>
                                <w:lang w:val="en-US"/>
                                <w:rPrChange w:id="56" w:author="Fien Van Bael" w:date="2018-04-11T14:42:00Z">
                                  <w:rPr>
                                    <w:rFonts w:ascii="Courier New" w:hAnsi="Courier New" w:cs="Courier New"/>
                                  </w:rPr>
                                </w:rPrChange>
                              </w:rPr>
                            </w:pPr>
                            <w:r>
                              <w:rPr>
                                <w:rFonts w:ascii="Courier New" w:hAnsi="Courier New" w:cs="Courier New"/>
                                <w:lang w:val="en-US"/>
                              </w:rPr>
                              <w:t xml:space="preserve"> </w:t>
                            </w:r>
                            <w:r w:rsidRPr="00533DEF">
                              <w:rPr>
                                <w:rFonts w:ascii="Courier New" w:hAnsi="Courier New" w:cs="Courier New"/>
                                <w:lang w:val="en-US"/>
                                <w:rPrChange w:id="57" w:author="Fien Van Bael" w:date="2018-04-11T14:42:00Z">
                                  <w:rPr>
                                    <w:rFonts w:ascii="Courier New" w:hAnsi="Courier New" w:cs="Courier New"/>
                                  </w:rPr>
                                </w:rPrChange>
                              </w:rPr>
                              <w:t>QObject::connect (button, SIGNAL(clicked()), &amp;app, SLOT(quit());</w:t>
                            </w:r>
                          </w:p>
                          <w:p w14:paraId="3CF32FF4" w14:textId="381B4CD8" w:rsidR="00C97E9A" w:rsidRPr="006129C0" w:rsidRDefault="00C97E9A" w:rsidP="003601DE">
                            <w:pPr>
                              <w:rPr>
                                <w:rFonts w:ascii="Courier New" w:hAnsi="Courier New" w:cs="Courier New"/>
                                <w:sz w:val="18"/>
                              </w:rPr>
                            </w:pPr>
                            <w:r>
                              <w:rPr>
                                <w:rFonts w:ascii="Courier New" w:hAnsi="Courier New" w:cs="Courier New"/>
                                <w:sz w:val="18"/>
                                <w:lang w:val="en-US"/>
                              </w:rPr>
                              <w:t xml:space="preserve"> </w:t>
                            </w:r>
                            <w:r w:rsidRPr="006129C0">
                              <w:rPr>
                                <w:rFonts w:ascii="Courier New" w:hAnsi="Courier New" w:cs="Courier New"/>
                                <w:sz w:val="18"/>
                              </w:rPr>
                              <w:t>// als signal “clicked” op object “button” wordt verzonden</w:t>
                            </w:r>
                            <w:r w:rsidRPr="006129C0">
                              <w:rPr>
                                <w:rFonts w:ascii="Courier New" w:hAnsi="Courier New" w:cs="Courier New"/>
                                <w:sz w:val="18"/>
                              </w:rPr>
                              <w:br/>
                              <w:t>, roep functie “quit” op in object “app”</w:t>
                            </w:r>
                          </w:p>
                          <w:p w14:paraId="588365BA" w14:textId="16F0E870" w:rsidR="00C97E9A" w:rsidRPr="00533DEF" w:rsidRDefault="00C97E9A" w:rsidP="003601DE">
                            <w:pPr>
                              <w:rPr>
                                <w:rFonts w:ascii="Courier New" w:hAnsi="Courier New" w:cs="Courier New"/>
                                <w:lang w:val="en-US"/>
                                <w:rPrChange w:id="58" w:author="Fien Van Bael" w:date="2018-04-11T14:42:00Z">
                                  <w:rPr>
                                    <w:rFonts w:ascii="Courier New" w:hAnsi="Courier New" w:cs="Courier New"/>
                                  </w:rPr>
                                </w:rPrChange>
                              </w:rPr>
                            </w:pPr>
                            <w:r>
                              <w:rPr>
                                <w:rFonts w:ascii="Courier New" w:hAnsi="Courier New" w:cs="Courier New"/>
                              </w:rPr>
                              <w:t xml:space="preserve"> </w:t>
                            </w:r>
                            <w:r w:rsidRPr="00533DEF">
                              <w:rPr>
                                <w:rFonts w:ascii="Courier New" w:hAnsi="Courier New" w:cs="Courier New"/>
                                <w:lang w:val="en-US"/>
                                <w:rPrChange w:id="59" w:author="Fien Van Bael" w:date="2018-04-11T14:42:00Z">
                                  <w:rPr>
                                    <w:rFonts w:ascii="Courier New" w:hAnsi="Courier New" w:cs="Courier New"/>
                                  </w:rPr>
                                </w:rPrChange>
                              </w:rPr>
                              <w:t>button-&gt;show();</w:t>
                            </w:r>
                          </w:p>
                          <w:p w14:paraId="43E2725A" w14:textId="4D571D24" w:rsidR="00C97E9A" w:rsidRPr="00533DEF" w:rsidRDefault="00C97E9A" w:rsidP="003601DE">
                            <w:pPr>
                              <w:rPr>
                                <w:rFonts w:ascii="Courier New" w:hAnsi="Courier New" w:cs="Courier New"/>
                                <w:lang w:val="en-US"/>
                                <w:rPrChange w:id="60" w:author="Fien Van Bael" w:date="2018-04-11T14:42:00Z">
                                  <w:rPr>
                                    <w:rFonts w:ascii="Courier New" w:hAnsi="Courier New" w:cs="Courier New"/>
                                  </w:rPr>
                                </w:rPrChange>
                              </w:rPr>
                            </w:pPr>
                            <w:r>
                              <w:rPr>
                                <w:rFonts w:ascii="Courier New" w:hAnsi="Courier New" w:cs="Courier New"/>
                                <w:lang w:val="en-US"/>
                              </w:rPr>
                              <w:t xml:space="preserve"> </w:t>
                            </w:r>
                            <w:r w:rsidRPr="00533DEF">
                              <w:rPr>
                                <w:rFonts w:ascii="Courier New" w:hAnsi="Courier New" w:cs="Courier New"/>
                                <w:lang w:val="en-US"/>
                                <w:rPrChange w:id="61" w:author="Fien Van Bael" w:date="2018-04-11T14:42:00Z">
                                  <w:rPr>
                                    <w:rFonts w:ascii="Courier New" w:hAnsi="Courier New" w:cs="Courier New"/>
                                  </w:rPr>
                                </w:rPrChange>
                              </w:rPr>
                              <w:t>return app.exec();</w:t>
                            </w:r>
                          </w:p>
                          <w:p w14:paraId="6149C21B" w14:textId="77777777" w:rsidR="00C97E9A" w:rsidRPr="00C11549" w:rsidRDefault="00C97E9A" w:rsidP="003601DE">
                            <w:pPr>
                              <w:rPr>
                                <w:rFonts w:ascii="Courier New" w:hAnsi="Courier New" w:cs="Courier New"/>
                              </w:rPr>
                            </w:pPr>
                            <w:r w:rsidRPr="00C11549">
                              <w:rPr>
                                <w:rFonts w:ascii="Courier New" w:hAnsi="Courier New" w:cs="Courier New"/>
                              </w:rPr>
                              <w:t xml:space="preserve">} </w:t>
                            </w:r>
                          </w:p>
                          <w:p w14:paraId="65A876B9" w14:textId="77777777" w:rsidR="00C97E9A" w:rsidRDefault="00C97E9A" w:rsidP="003601DE"/>
                          <w:p w14:paraId="0ADF8D26" w14:textId="77777777" w:rsidR="00C97E9A" w:rsidRDefault="00C97E9A" w:rsidP="003601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6B4D" id="Tekstvak 2" o:spid="_x0000_s1033" type="#_x0000_t202" style="position:absolute;left:0;text-align:left;margin-left:-16.85pt;margin-top:25.85pt;width:486.45pt;height:197.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">
                <v:textbox>
                  <w:txbxContent>
                    <w:p w14:paraId="322ED382" w14:textId="77777777" w:rsidR="00C97E9A" w:rsidRPr="00533DEF" w:rsidRDefault="00C97E9A" w:rsidP="003601DE">
                      <w:pPr>
                        <w:rPr>
                          <w:rFonts w:ascii="Courier New" w:hAnsi="Courier New" w:cs="Courier New"/>
                          <w:lang w:val="en-US"/>
                          <w:rPrChange w:id="62" w:author="Fien Van Bael" w:date="2018-04-11T14:42:00Z">
                            <w:rPr>
                              <w:rFonts w:ascii="Courier New" w:hAnsi="Courier New" w:cs="Courier New"/>
                            </w:rPr>
                          </w:rPrChange>
                        </w:rPr>
                      </w:pPr>
                      <w:r w:rsidRPr="00533DEF">
                        <w:rPr>
                          <w:rFonts w:ascii="Courier New" w:hAnsi="Courier New" w:cs="Courier New"/>
                          <w:lang w:val="en-US"/>
                          <w:rPrChange w:id="63" w:author="Fien Van Bael" w:date="2018-04-11T14:42:00Z">
                            <w:rPr>
                              <w:rFonts w:ascii="Courier New" w:hAnsi="Courier New" w:cs="Courier New"/>
                            </w:rPr>
                          </w:rPrChange>
                        </w:rPr>
                        <w:t>Int main (int argc, char *argv[])</w:t>
                      </w:r>
                    </w:p>
                    <w:p w14:paraId="497501FC" w14:textId="5738DBA6" w:rsidR="00C97E9A" w:rsidRPr="00533DEF" w:rsidRDefault="00C97E9A" w:rsidP="003601DE">
                      <w:pPr>
                        <w:rPr>
                          <w:rFonts w:ascii="Courier New" w:hAnsi="Courier New" w:cs="Courier New"/>
                          <w:lang w:val="en-US"/>
                          <w:rPrChange w:id="64" w:author="Fien Van Bael" w:date="2018-04-11T14:42:00Z">
                            <w:rPr>
                              <w:rFonts w:ascii="Courier New" w:hAnsi="Courier New" w:cs="Courier New"/>
                            </w:rPr>
                          </w:rPrChange>
                        </w:rPr>
                      </w:pPr>
                      <w:r w:rsidRPr="00533DEF">
                        <w:rPr>
                          <w:rFonts w:ascii="Courier New" w:hAnsi="Courier New" w:cs="Courier New"/>
                          <w:lang w:val="en-US"/>
                          <w:rPrChange w:id="65" w:author="Fien Van Bael" w:date="2018-04-11T14:42:00Z">
                            <w:rPr>
                              <w:rFonts w:ascii="Courier New" w:hAnsi="Courier New" w:cs="Courier New"/>
                            </w:rPr>
                          </w:rPrChange>
                        </w:rPr>
                        <w:t>{ QApplication app(argc, argv);</w:t>
                      </w:r>
                      <w:r>
                        <w:rPr>
                          <w:rFonts w:ascii="Courier New" w:hAnsi="Courier New" w:cs="Courier New"/>
                          <w:lang w:val="en-US"/>
                        </w:rPr>
                        <w:t xml:space="preserve"> </w:t>
                      </w:r>
                      <w:r w:rsidRPr="00533DEF">
                        <w:rPr>
                          <w:rFonts w:ascii="Courier New" w:hAnsi="Courier New" w:cs="Courier New"/>
                          <w:lang w:val="en-US"/>
                          <w:rPrChange w:id="66" w:author="Fien Van Bael" w:date="2018-04-11T14:42:00Z">
                            <w:rPr>
                              <w:rFonts w:ascii="Courier New" w:hAnsi="Courier New" w:cs="Courier New"/>
                            </w:rPr>
                          </w:rPrChange>
                        </w:rPr>
                        <w:t>// applicatie object creëren</w:t>
                      </w:r>
                    </w:p>
                    <w:p w14:paraId="28D9FFA2" w14:textId="6FB53412" w:rsidR="00C97E9A" w:rsidRPr="00533DEF" w:rsidRDefault="00C97E9A" w:rsidP="003601DE">
                      <w:pPr>
                        <w:rPr>
                          <w:rFonts w:ascii="Courier New" w:hAnsi="Courier New" w:cs="Courier New"/>
                          <w:lang w:val="en-US"/>
                          <w:rPrChange w:id="67" w:author="Fien Van Bael" w:date="2018-04-11T14:42:00Z">
                            <w:rPr>
                              <w:rFonts w:ascii="Courier New" w:hAnsi="Courier New" w:cs="Courier New"/>
                            </w:rPr>
                          </w:rPrChange>
                        </w:rPr>
                      </w:pPr>
                      <w:r>
                        <w:rPr>
                          <w:rFonts w:ascii="Courier New" w:hAnsi="Courier New" w:cs="Courier New"/>
                          <w:lang w:val="en-US"/>
                        </w:rPr>
                        <w:t xml:space="preserve"> </w:t>
                      </w:r>
                      <w:r w:rsidRPr="00533DEF">
                        <w:rPr>
                          <w:rFonts w:ascii="Courier New" w:hAnsi="Courier New" w:cs="Courier New"/>
                          <w:lang w:val="en-US"/>
                          <w:rPrChange w:id="68" w:author="Fien Van Bael" w:date="2018-04-11T14:42:00Z">
                            <w:rPr>
                              <w:rFonts w:ascii="Courier New" w:hAnsi="Courier New" w:cs="Courier New"/>
                            </w:rPr>
                          </w:rPrChange>
                        </w:rPr>
                        <w:t xml:space="preserve">QPushButton *button = new QPushButton(“Quit”); </w:t>
                      </w:r>
                      <w:r w:rsidRPr="00533DEF">
                        <w:rPr>
                          <w:rFonts w:ascii="Courier New" w:hAnsi="Courier New" w:cs="Courier New"/>
                          <w:lang w:val="en-US"/>
                          <w:rPrChange w:id="69" w:author="Fien Van Bael" w:date="2018-04-11T14:42:00Z">
                            <w:rPr>
                              <w:rFonts w:ascii="Courier New" w:hAnsi="Courier New" w:cs="Courier New"/>
                            </w:rPr>
                          </w:rPrChange>
                        </w:rPr>
                        <w:br/>
                      </w:r>
                      <w:r w:rsidRPr="00533DEF">
                        <w:rPr>
                          <w:rFonts w:ascii="Courier New" w:hAnsi="Courier New" w:cs="Courier New"/>
                          <w:sz w:val="20"/>
                          <w:lang w:val="en-US"/>
                          <w:rPrChange w:id="70" w:author="Fien Van Bael" w:date="2018-04-11T14:42:00Z">
                            <w:rPr>
                              <w:rFonts w:ascii="Courier New" w:hAnsi="Courier New" w:cs="Courier New"/>
                              <w:sz w:val="20"/>
                            </w:rPr>
                          </w:rPrChange>
                        </w:rPr>
                        <w:t>// Creëren gelabelde knop</w:t>
                      </w:r>
                    </w:p>
                    <w:p w14:paraId="4E30B095" w14:textId="0B7D1996" w:rsidR="00C97E9A" w:rsidRPr="00533DEF" w:rsidRDefault="00C97E9A" w:rsidP="003601DE">
                      <w:pPr>
                        <w:rPr>
                          <w:rFonts w:ascii="Courier New" w:hAnsi="Courier New" w:cs="Courier New"/>
                          <w:lang w:val="en-US"/>
                          <w:rPrChange w:id="71" w:author="Fien Van Bael" w:date="2018-04-11T14:42:00Z">
                            <w:rPr>
                              <w:rFonts w:ascii="Courier New" w:hAnsi="Courier New" w:cs="Courier New"/>
                            </w:rPr>
                          </w:rPrChange>
                        </w:rPr>
                      </w:pPr>
                      <w:r>
                        <w:rPr>
                          <w:rFonts w:ascii="Courier New" w:hAnsi="Courier New" w:cs="Courier New"/>
                          <w:lang w:val="en-US"/>
                        </w:rPr>
                        <w:t xml:space="preserve"> </w:t>
                      </w:r>
                      <w:r w:rsidRPr="00533DEF">
                        <w:rPr>
                          <w:rFonts w:ascii="Courier New" w:hAnsi="Courier New" w:cs="Courier New"/>
                          <w:lang w:val="en-US"/>
                          <w:rPrChange w:id="72" w:author="Fien Van Bael" w:date="2018-04-11T14:42:00Z">
                            <w:rPr>
                              <w:rFonts w:ascii="Courier New" w:hAnsi="Courier New" w:cs="Courier New"/>
                            </w:rPr>
                          </w:rPrChange>
                        </w:rPr>
                        <w:t>QObject::connect (button, SIGNAL(clicked()), &amp;app, SLOT(quit());</w:t>
                      </w:r>
                    </w:p>
                    <w:p w14:paraId="3CF32FF4" w14:textId="381B4CD8" w:rsidR="00C97E9A" w:rsidRPr="006129C0" w:rsidRDefault="00C97E9A" w:rsidP="003601DE">
                      <w:pPr>
                        <w:rPr>
                          <w:rFonts w:ascii="Courier New" w:hAnsi="Courier New" w:cs="Courier New"/>
                          <w:sz w:val="18"/>
                        </w:rPr>
                      </w:pPr>
                      <w:r>
                        <w:rPr>
                          <w:rFonts w:ascii="Courier New" w:hAnsi="Courier New" w:cs="Courier New"/>
                          <w:sz w:val="18"/>
                          <w:lang w:val="en-US"/>
                        </w:rPr>
                        <w:t xml:space="preserve"> </w:t>
                      </w:r>
                      <w:r w:rsidRPr="006129C0">
                        <w:rPr>
                          <w:rFonts w:ascii="Courier New" w:hAnsi="Courier New" w:cs="Courier New"/>
                          <w:sz w:val="18"/>
                        </w:rPr>
                        <w:t>// als signal “clicked” op object “button” wordt verzonden</w:t>
                      </w:r>
                      <w:r w:rsidRPr="006129C0">
                        <w:rPr>
                          <w:rFonts w:ascii="Courier New" w:hAnsi="Courier New" w:cs="Courier New"/>
                          <w:sz w:val="18"/>
                        </w:rPr>
                        <w:br/>
                        <w:t>, roep functie “quit” op in object “app”</w:t>
                      </w:r>
                    </w:p>
                    <w:p w14:paraId="588365BA" w14:textId="16F0E870" w:rsidR="00C97E9A" w:rsidRPr="00533DEF" w:rsidRDefault="00C97E9A" w:rsidP="003601DE">
                      <w:pPr>
                        <w:rPr>
                          <w:rFonts w:ascii="Courier New" w:hAnsi="Courier New" w:cs="Courier New"/>
                          <w:lang w:val="en-US"/>
                          <w:rPrChange w:id="73" w:author="Fien Van Bael" w:date="2018-04-11T14:42:00Z">
                            <w:rPr>
                              <w:rFonts w:ascii="Courier New" w:hAnsi="Courier New" w:cs="Courier New"/>
                            </w:rPr>
                          </w:rPrChange>
                        </w:rPr>
                      </w:pPr>
                      <w:r>
                        <w:rPr>
                          <w:rFonts w:ascii="Courier New" w:hAnsi="Courier New" w:cs="Courier New"/>
                        </w:rPr>
                        <w:t xml:space="preserve"> </w:t>
                      </w:r>
                      <w:r w:rsidRPr="00533DEF">
                        <w:rPr>
                          <w:rFonts w:ascii="Courier New" w:hAnsi="Courier New" w:cs="Courier New"/>
                          <w:lang w:val="en-US"/>
                          <w:rPrChange w:id="74" w:author="Fien Van Bael" w:date="2018-04-11T14:42:00Z">
                            <w:rPr>
                              <w:rFonts w:ascii="Courier New" w:hAnsi="Courier New" w:cs="Courier New"/>
                            </w:rPr>
                          </w:rPrChange>
                        </w:rPr>
                        <w:t>button-&gt;show();</w:t>
                      </w:r>
                    </w:p>
                    <w:p w14:paraId="43E2725A" w14:textId="4D571D24" w:rsidR="00C97E9A" w:rsidRPr="00533DEF" w:rsidRDefault="00C97E9A" w:rsidP="003601DE">
                      <w:pPr>
                        <w:rPr>
                          <w:rFonts w:ascii="Courier New" w:hAnsi="Courier New" w:cs="Courier New"/>
                          <w:lang w:val="en-US"/>
                          <w:rPrChange w:id="75" w:author="Fien Van Bael" w:date="2018-04-11T14:42:00Z">
                            <w:rPr>
                              <w:rFonts w:ascii="Courier New" w:hAnsi="Courier New" w:cs="Courier New"/>
                            </w:rPr>
                          </w:rPrChange>
                        </w:rPr>
                      </w:pPr>
                      <w:r>
                        <w:rPr>
                          <w:rFonts w:ascii="Courier New" w:hAnsi="Courier New" w:cs="Courier New"/>
                          <w:lang w:val="en-US"/>
                        </w:rPr>
                        <w:t xml:space="preserve"> </w:t>
                      </w:r>
                      <w:r w:rsidRPr="00533DEF">
                        <w:rPr>
                          <w:rFonts w:ascii="Courier New" w:hAnsi="Courier New" w:cs="Courier New"/>
                          <w:lang w:val="en-US"/>
                          <w:rPrChange w:id="76" w:author="Fien Van Bael" w:date="2018-04-11T14:42:00Z">
                            <w:rPr>
                              <w:rFonts w:ascii="Courier New" w:hAnsi="Courier New" w:cs="Courier New"/>
                            </w:rPr>
                          </w:rPrChange>
                        </w:rPr>
                        <w:t>return app.exec();</w:t>
                      </w:r>
                    </w:p>
                    <w:p w14:paraId="6149C21B" w14:textId="77777777" w:rsidR="00C97E9A" w:rsidRPr="00C11549" w:rsidRDefault="00C97E9A" w:rsidP="003601DE">
                      <w:pPr>
                        <w:rPr>
                          <w:rFonts w:ascii="Courier New" w:hAnsi="Courier New" w:cs="Courier New"/>
                        </w:rPr>
                      </w:pPr>
                      <w:r w:rsidRPr="00C11549">
                        <w:rPr>
                          <w:rFonts w:ascii="Courier New" w:hAnsi="Courier New" w:cs="Courier New"/>
                        </w:rPr>
                        <w:t xml:space="preserve">} </w:t>
                      </w:r>
                    </w:p>
                    <w:p w14:paraId="65A876B9" w14:textId="77777777" w:rsidR="00C97E9A" w:rsidRDefault="00C97E9A" w:rsidP="003601DE"/>
                    <w:p w14:paraId="0ADF8D26" w14:textId="77777777" w:rsidR="00C97E9A" w:rsidRDefault="00C97E9A" w:rsidP="003601DE"/>
                  </w:txbxContent>
                </v:textbox>
                <w10:wrap type="square" anchorx="margin"/>
              </v:shape>
            </w:pict>
          </mc:Fallback>
        </mc:AlternateContent>
      </w:r>
      <w:r>
        <w:t xml:space="preserve">Een voorbeeld voor dit signal-slot gebeuren: een </w:t>
      </w:r>
      <w:r w:rsidR="006129C0">
        <w:t>eenvoudige</w:t>
      </w:r>
      <w:r>
        <w:t xml:space="preserve"> </w:t>
      </w:r>
      <w:r w:rsidRPr="00C11549">
        <w:rPr>
          <w:i/>
        </w:rPr>
        <w:t>quit()</w:t>
      </w:r>
      <w:r>
        <w:t xml:space="preserve"> functie:</w:t>
      </w:r>
    </w:p>
    <w:p w14:paraId="1783EB1F" w14:textId="77777777" w:rsidR="003601DE" w:rsidRDefault="003601DE" w:rsidP="003601DE">
      <w:pPr>
        <w:spacing w:before="120" w:after="0"/>
      </w:pPr>
    </w:p>
    <w:p w14:paraId="3ADFC680" w14:textId="7C5396EE" w:rsidR="003601DE" w:rsidRDefault="00CD0365" w:rsidP="00CD0365">
      <w:pPr>
        <w:pStyle w:val="Kop3"/>
      </w:pPr>
      <w:bookmarkStart w:id="77" w:name="_Toc511216725"/>
      <w:r>
        <w:t xml:space="preserve">Qt </w:t>
      </w:r>
      <w:r w:rsidR="00573705">
        <w:t>C</w:t>
      </w:r>
      <w:r>
        <w:t>reator</w:t>
      </w:r>
      <w:bookmarkEnd w:id="77"/>
      <w:r>
        <w:t xml:space="preserve"> </w:t>
      </w:r>
    </w:p>
    <w:p w14:paraId="2C639179" w14:textId="2C16B0CA" w:rsidR="00C75CE0" w:rsidRDefault="00573705" w:rsidP="00C75CE0">
      <w:pPr>
        <w:keepNext/>
      </w:pPr>
      <w:r>
        <w:t xml:space="preserve">Qt Creator is het C++,, JavaScript en QML IDE dat deel is van het SDK voor de Qt GUI applicatie development framework. Deze houdt een visuele debugger en een geïntegreerde GUI layout in. In deze IDE zit een eigen editor in die de typische kenmerken bevat zoals syntax highlighting en het automatisch aanvullen van code die zou ontbreken. </w:t>
      </w:r>
    </w:p>
    <w:p w14:paraId="2050DB7D" w14:textId="4FFF2D14" w:rsidR="00573705" w:rsidRDefault="00573705" w:rsidP="006129C0">
      <w:r>
        <w:t xml:space="preserve">In verband met de installatie van Qt Creator </w:t>
      </w:r>
      <w:r w:rsidR="00AA1B12">
        <w:t xml:space="preserve">is het mogelijk om </w:t>
      </w:r>
      <w:r>
        <w:t xml:space="preserve">online een gratis open source versie </w:t>
      </w:r>
      <w:r w:rsidR="005F0B3D">
        <w:t>downloaden die Qt zelf aanbied. Voor commerciële doeleinden heeft Qt een uitgebreider pakket tegen betaling die meer tools, features en support zal</w:t>
      </w:r>
      <w:r w:rsidR="0071392E">
        <w:t xml:space="preserve"> </w:t>
      </w:r>
      <w:r w:rsidR="005F0B3D">
        <w:t xml:space="preserve">bieden. </w:t>
      </w:r>
    </w:p>
    <w:p w14:paraId="4B9BEC5C" w14:textId="0CEBFCF6" w:rsidR="00261580" w:rsidRPr="006129C0" w:rsidRDefault="005B4301" w:rsidP="006129C0">
      <w:r>
        <w:t>De installatie zelf is rechtuit: installeren</w:t>
      </w:r>
      <w:r w:rsidR="006A31AB">
        <w:t xml:space="preserve"> en opstarten. Om de omgeving te laten werken moeten er enkele omgevingsvariabelen aangepast worden aan Windows/MAC en development kits geïnstalleerd worden in Qt zelf om de code te testen op het geprefereerde platform. </w:t>
      </w:r>
      <w:r w:rsidR="00261580">
        <w:t>Hierbij zijn de mogelijkheden eindeloos: van verschillende versies Android tot desktop applicatie op Windows, analoog op MAC.</w:t>
      </w:r>
    </w:p>
    <w:p w14:paraId="6589EB62" w14:textId="623872FF" w:rsidR="00CD0365" w:rsidRPr="00CD0365" w:rsidRDefault="00CD0365" w:rsidP="00CD0365">
      <w:pPr>
        <w:pStyle w:val="Kop3"/>
      </w:pPr>
      <w:bookmarkStart w:id="78" w:name="_Toc511216726"/>
      <w:r>
        <w:t>Portfolio</w:t>
      </w:r>
      <w:bookmarkEnd w:id="78"/>
    </w:p>
    <w:p w14:paraId="35CEE5DB" w14:textId="6D3B16ED" w:rsidR="003601DE" w:rsidRDefault="00BB6300" w:rsidP="003601DE">
      <w:pPr>
        <w:spacing w:before="120" w:after="0"/>
      </w:pPr>
      <w:r>
        <w:t>Noemenswaardige applicaties die Qt of QML gebruiken:</w:t>
      </w:r>
      <w:sdt>
        <w:sdtPr>
          <w:id w:val="-1324803102"/>
          <w:citation/>
        </w:sdtPr>
        <w:sdtContent>
          <w:r w:rsidR="00DF3F4A">
            <w:fldChar w:fldCharType="begin"/>
          </w:r>
          <w:r w:rsidR="00DF3F4A">
            <w:instrText xml:space="preserve"> CITATION App18 \l 2067 </w:instrText>
          </w:r>
          <w:r w:rsidR="00DF3F4A">
            <w:fldChar w:fldCharType="separate"/>
          </w:r>
          <w:r w:rsidR="009610D8">
            <w:rPr>
              <w:noProof/>
            </w:rPr>
            <w:t xml:space="preserve"> </w:t>
          </w:r>
          <w:r w:rsidR="009610D8" w:rsidRPr="009610D8">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Adobe Photoshop Elements</w:t>
      </w:r>
    </w:p>
    <w:p w14:paraId="0C088C0C" w14:textId="0D6A2448" w:rsidR="00BB6300" w:rsidRDefault="00BB6300" w:rsidP="009A0D12">
      <w:pPr>
        <w:pStyle w:val="Lijstalinea"/>
        <w:numPr>
          <w:ilvl w:val="0"/>
          <w:numId w:val="10"/>
        </w:numPr>
      </w:pPr>
      <w:r>
        <w:t>Spotify for Linux</w:t>
      </w:r>
    </w:p>
    <w:p w14:paraId="3EF16BA5" w14:textId="1DA303CE" w:rsidR="00BB6300" w:rsidRDefault="00BB6300" w:rsidP="009A0D12">
      <w:pPr>
        <w:pStyle w:val="Lijstalinea"/>
        <w:numPr>
          <w:ilvl w:val="0"/>
          <w:numId w:val="10"/>
        </w:numPr>
      </w:pPr>
      <w:r>
        <w:t>VLC media player</w:t>
      </w:r>
    </w:p>
    <w:p w14:paraId="4EBB7720" w14:textId="7AF8E5FE" w:rsidR="00BB6300" w:rsidRDefault="00BB6300" w:rsidP="009A0D12">
      <w:pPr>
        <w:pStyle w:val="Lijstalinea"/>
        <w:numPr>
          <w:ilvl w:val="0"/>
          <w:numId w:val="10"/>
        </w:numPr>
      </w:pPr>
      <w:r>
        <w:t>Teamviewer</w:t>
      </w:r>
    </w:p>
    <w:p w14:paraId="399C28E6" w14:textId="77777777" w:rsidR="00BB6300" w:rsidRDefault="00BB6300" w:rsidP="00BB6300"/>
    <w:p w14:paraId="1A98323D" w14:textId="6BEAC071" w:rsidR="003601DE" w:rsidRDefault="003601DE" w:rsidP="003601DE">
      <w:pPr>
        <w:spacing w:before="120" w:after="0"/>
      </w:pPr>
    </w:p>
    <w:p w14:paraId="5BCC16B0" w14:textId="77777777" w:rsidR="003601DE" w:rsidRPr="00BD14EB" w:rsidRDefault="003601DE" w:rsidP="003601DE"/>
    <w:p w14:paraId="3F8F578C" w14:textId="77777777" w:rsidR="003601DE" w:rsidRPr="0064714F" w:rsidRDefault="003601DE" w:rsidP="003601DE"/>
    <w:p w14:paraId="791E6821" w14:textId="77777777" w:rsidR="003601DE" w:rsidRDefault="003601DE" w:rsidP="003601DE">
      <w:pPr>
        <w:pStyle w:val="Kop2"/>
        <w:spacing w:before="120" w:after="120"/>
        <w:ind w:left="578" w:hanging="578"/>
      </w:pPr>
      <w:bookmarkStart w:id="79" w:name="_Toc499557198"/>
      <w:bookmarkStart w:id="80" w:name="_Toc511216727"/>
      <w:r>
        <w:t>React Native</w:t>
      </w:r>
      <w:bookmarkEnd w:id="79"/>
      <w:bookmarkEnd w:id="80"/>
    </w:p>
    <w:p w14:paraId="1E8DA4C3" w14:textId="77777777" w:rsidR="003601DE" w:rsidRDefault="003601DE" w:rsidP="003601DE">
      <w:pPr>
        <w:pStyle w:val="Kop3"/>
        <w:spacing w:before="40"/>
      </w:pPr>
      <w:bookmarkStart w:id="81" w:name="_Toc511216728"/>
      <w:r>
        <w:t>Oorsprong</w:t>
      </w:r>
      <w:bookmarkEnd w:id="81"/>
    </w:p>
    <w:p w14:paraId="3AF6A089" w14:textId="4451DD59" w:rsidR="003601DE" w:rsidRDefault="003601DE" w:rsidP="003601DE">
      <w:r>
        <w:t>React (soms geschreven als react.js of ReactJS)</w:t>
      </w:r>
      <w:commentRangeStart w:id="82"/>
      <w:r>
        <w:t xml:space="preserve"> </w:t>
      </w:r>
      <w:commentRangeEnd w:id="82"/>
      <w:r w:rsidR="00AA1B12">
        <w:rPr>
          <w:rStyle w:val="Verwijzingopmerking"/>
        </w:rPr>
        <w:commentReference w:id="82"/>
      </w:r>
      <w:r>
        <w:t>is een JavaScript library die gemaakt is om UI’s te bouwen. Gebouwd door Facebook en Instagram teams in 2013. Het doel van React was om grote schaalbare webapplicaties te maken waarvan de data constant veranderd kon worden zonder de pagina te herladen.</w:t>
      </w:r>
      <w:r w:rsidR="00991191" w:rsidRPr="00991191">
        <w:t xml:space="preserve"> </w:t>
      </w:r>
      <w:sdt>
        <w:sdtPr>
          <w:id w:val="-1008828664"/>
          <w:citation/>
        </w:sdtPr>
        <w:sdtContent>
          <w:r w:rsidR="00991191">
            <w:fldChar w:fldCharType="begin"/>
          </w:r>
          <w:r w:rsidR="00991191">
            <w:instrText xml:space="preserve"> CITATION Rea18 \l 2067 </w:instrText>
          </w:r>
          <w:r w:rsidR="00991191">
            <w:fldChar w:fldCharType="separate"/>
          </w:r>
          <w:r w:rsidR="009610D8" w:rsidRPr="009610D8">
            <w:rPr>
              <w:noProof/>
            </w:rPr>
            <w:t>[10]</w:t>
          </w:r>
          <w:r w:rsidR="00991191">
            <w:fldChar w:fldCharType="end"/>
          </w:r>
        </w:sdtContent>
      </w:sdt>
    </w:p>
    <w:p w14:paraId="22797D7D" w14:textId="21958311" w:rsidR="003601DE" w:rsidRDefault="003601DE" w:rsidP="003601DE">
      <w:r>
        <w:t>React Native startte als een hackathlon project in de zomer van 2013</w:t>
      </w:r>
      <w:sdt>
        <w:sdtPr>
          <w:id w:val="436346519"/>
          <w:citation/>
        </w:sdtPr>
        <w:sdtContent>
          <w:r w:rsidR="00991191">
            <w:fldChar w:fldCharType="begin"/>
          </w:r>
          <w:r w:rsidR="00991191">
            <w:instrText xml:space="preserve"> CITATION Mar18 \l 2067 </w:instrText>
          </w:r>
          <w:r w:rsidR="00991191">
            <w:fldChar w:fldCharType="separate"/>
          </w:r>
          <w:r w:rsidR="009610D8">
            <w:rPr>
              <w:noProof/>
            </w:rPr>
            <w:t xml:space="preserve"> </w:t>
          </w:r>
          <w:r w:rsidR="009610D8" w:rsidRPr="009610D8">
            <w:rPr>
              <w:noProof/>
            </w:rPr>
            <w:t>[11]</w:t>
          </w:r>
          <w:r w:rsidR="00991191">
            <w:fldChar w:fldCharType="end"/>
          </w:r>
        </w:sdtContent>
      </w:sdt>
      <w:r>
        <w:t xml:space="preserve">. Na een jaar werken aan een prototype, kreeg React Native zijn eerste job: een onafhankelijk werkende iOS app. Het doel was om een volledige React Native aangedreven app te maken die volgens user experience identiek was aan een app die in Objective-C geschreven was. Dit </w:t>
      </w:r>
      <w:r w:rsidR="003B0EC2">
        <w:t xml:space="preserve">doel werd behaald </w:t>
      </w:r>
      <w:r>
        <w:t>en er werd beslist om RN cross-platform te maken</w:t>
      </w:r>
      <w:r w:rsidR="006F4398">
        <w:t>.</w:t>
      </w:r>
      <w:r>
        <w:t xml:space="preserve"> </w:t>
      </w:r>
      <w:r w:rsidR="006F4398">
        <w:t>Dit begon</w:t>
      </w:r>
      <w:r>
        <w:t xml:space="preserve"> met een RN Android team die de basi</w:t>
      </w:r>
      <w:r w:rsidR="006F4398">
        <w:t>c</w:t>
      </w:r>
      <w:r>
        <w:t xml:space="preserve"> Android Runtime </w:t>
      </w:r>
      <w:r w:rsidR="006F4398">
        <w:t>-</w:t>
      </w:r>
      <w:r>
        <w:t>een applicatie omgeving gebruikt door de Android OS</w:t>
      </w:r>
      <w:r w:rsidR="006F4398">
        <w:t>-</w:t>
      </w:r>
      <w:r>
        <w:t xml:space="preserve"> en componenten schreef. Begin 2015 werd RN publiek tentoongesteld en</w:t>
      </w:r>
      <w:r w:rsidR="00DD1452">
        <w:t xml:space="preserve"> </w:t>
      </w:r>
      <w:r>
        <w:t>tegen eind 2015 werd React Native volledig open source.</w:t>
      </w:r>
      <w:sdt>
        <w:sdtPr>
          <w:id w:val="606926886"/>
          <w:citation/>
        </w:sdtPr>
        <w:sdtContent>
          <w:r w:rsidR="00991191">
            <w:fldChar w:fldCharType="begin"/>
          </w:r>
          <w:r w:rsidR="00991191">
            <w:instrText xml:space="preserve"> CITATION Rea18 \l 2067 </w:instrText>
          </w:r>
          <w:r w:rsidR="00991191">
            <w:fldChar w:fldCharType="separate"/>
          </w:r>
          <w:r w:rsidR="009610D8">
            <w:rPr>
              <w:noProof/>
            </w:rPr>
            <w:t xml:space="preserve"> </w:t>
          </w:r>
          <w:r w:rsidR="009610D8" w:rsidRPr="009610D8">
            <w:rPr>
              <w:noProof/>
            </w:rPr>
            <w:t>[10]</w:t>
          </w:r>
          <w:r w:rsidR="00991191">
            <w:fldChar w:fldCharType="end"/>
          </w:r>
        </w:sdtContent>
      </w:sdt>
    </w:p>
    <w:p w14:paraId="29CFF675" w14:textId="77777777" w:rsidR="003601DE" w:rsidRPr="008F2439" w:rsidRDefault="003601DE" w:rsidP="003601DE">
      <w:pPr>
        <w:pStyle w:val="Kop3"/>
        <w:spacing w:before="40"/>
      </w:pPr>
      <w:bookmarkStart w:id="83" w:name="_Toc511216729"/>
      <w:r>
        <w:t>Basis</w:t>
      </w:r>
      <w:bookmarkEnd w:id="83"/>
    </w:p>
    <w:p w14:paraId="2A2EBC60" w14:textId="083AF7DA" w:rsidR="003601DE" w:rsidRDefault="003601DE" w:rsidP="003601DE">
      <w:r>
        <w:t>React Native is volledig gebaseerd op React. Enerzijds is het een open</w:t>
      </w:r>
      <w:r w:rsidR="00C23BD3">
        <w:t>-s</w:t>
      </w:r>
      <w:r>
        <w:t>ource library die onderhouden wordt door individuen, kleine en grote bedrijven. Anderzijds is het een JavaScript framework om mobiele applicaties voor iOS, Android en UWP native te laten renderen en dit via een JavaScript library die al veel gebruikt werd voor webapplicaties. Dit framework zorgt er voor dat de code die je schrijft voor de 3 mobiele</w:t>
      </w:r>
      <w:r w:rsidR="00DD1452">
        <w:t xml:space="preserve"> </w:t>
      </w:r>
      <w:r>
        <w:t xml:space="preserve">platforms kan gebruikt worden. Deze applicaties zijn geschreven met een mix van JavaScript en JSX, een taal die hard lijkt op XML. React Native gebruikt het platform zijn eigen standaard rendering API zodat de mobiele applicatie dezelfde </w:t>
      </w:r>
      <w:r w:rsidR="00BE54E1">
        <w:t xml:space="preserve">look en feel </w:t>
      </w:r>
      <w:r>
        <w:t>zal hebben als een native designed applicatie.</w:t>
      </w:r>
      <w:sdt>
        <w:sdtPr>
          <w:id w:val="-1160837138"/>
          <w:citation/>
        </w:sdtPr>
        <w:sdtContent>
          <w:r w:rsidR="00991191">
            <w:fldChar w:fldCharType="begin"/>
          </w:r>
          <w:r w:rsidR="00991191">
            <w:instrText xml:space="preserve"> CITATION Eis16 \l 2067 </w:instrText>
          </w:r>
          <w:r w:rsidR="00991191">
            <w:fldChar w:fldCharType="separate"/>
          </w:r>
          <w:r w:rsidR="009610D8">
            <w:rPr>
              <w:noProof/>
            </w:rPr>
            <w:t xml:space="preserve"> </w:t>
          </w:r>
          <w:r w:rsidR="009610D8" w:rsidRPr="009610D8">
            <w:rPr>
              <w:noProof/>
            </w:rPr>
            <w:t>[12]</w:t>
          </w:r>
          <w:r w:rsidR="00991191">
            <w:fldChar w:fldCharType="end"/>
          </w:r>
        </w:sdtContent>
      </w:sdt>
    </w:p>
    <w:p w14:paraId="5DFD687E" w14:textId="6BFE95D0" w:rsidR="003601DE" w:rsidRDefault="003601DE" w:rsidP="003601DE">
      <w:pPr>
        <w:pStyle w:val="Kop3"/>
        <w:spacing w:before="40"/>
      </w:pPr>
      <w:bookmarkStart w:id="84" w:name="_Toc511216730"/>
      <w:r>
        <w:t>Features</w:t>
      </w:r>
      <w:bookmarkEnd w:id="84"/>
    </w:p>
    <w:p w14:paraId="5D9E9DC3" w14:textId="6ED5CE2E" w:rsidR="003601DE" w:rsidRDefault="00C75CE0" w:rsidP="003601DE">
      <w:pPr>
        <w:pStyle w:val="Kop4"/>
        <w:spacing w:before="40" w:after="0"/>
      </w:pPr>
      <w:r>
        <w:rPr>
          <w:noProof/>
        </w:rPr>
        <mc:AlternateContent>
          <mc:Choice Requires="wps">
            <w:drawing>
              <wp:anchor distT="0" distB="0" distL="114300" distR="114300" simplePos="0" relativeHeight="251698176" behindDoc="0" locked="0" layoutInCell="1" allowOverlap="1" wp14:anchorId="1B53A543" wp14:editId="6D2F4C3E">
                <wp:simplePos x="0" y="0"/>
                <wp:positionH relativeFrom="column">
                  <wp:posOffset>2769870</wp:posOffset>
                </wp:positionH>
                <wp:positionV relativeFrom="paragraph">
                  <wp:posOffset>3026410</wp:posOffset>
                </wp:positionV>
                <wp:extent cx="2990850" cy="635"/>
                <wp:effectExtent l="0" t="0" r="0" b="0"/>
                <wp:wrapSquare wrapText="bothSides"/>
                <wp:docPr id="39" name="Tekstvak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A62C494" w14:textId="76DE024F" w:rsidR="00C97E9A" w:rsidRPr="00E77034" w:rsidRDefault="00C97E9A" w:rsidP="00C75CE0">
                            <w:pPr>
                              <w:pStyle w:val="Bijschrift"/>
                              <w:jc w:val="center"/>
                              <w:rPr>
                                <w:bCs/>
                                <w:noProof/>
                              </w:rPr>
                            </w:pPr>
                            <w:bookmarkStart w:id="85" w:name="_Toc511216761"/>
                            <w:r>
                              <w:t xml:space="preserve">Figuur </w:t>
                            </w:r>
                            <w:fldSimple w:instr=" STYLEREF 1 \s ">
                              <w:r w:rsidR="001023FE">
                                <w:rPr>
                                  <w:noProof/>
                                </w:rPr>
                                <w:t>2</w:t>
                              </w:r>
                            </w:fldSimple>
                            <w:r w:rsidR="001023FE">
                              <w:noBreakHyphen/>
                            </w:r>
                            <w:fldSimple w:instr=" SEQ Figuur \* ARABIC \s 1 ">
                              <w:r w:rsidR="001023FE">
                                <w:rPr>
                                  <w:noProof/>
                                </w:rPr>
                                <w:t>3</w:t>
                              </w:r>
                            </w:fldSimple>
                            <w:r>
                              <w:t>: Voorbeeld DOM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A543" id="Tekstvak 39" o:spid="_x0000_s1034" type="#_x0000_t202" style="position:absolute;left:0;text-align:left;margin-left:218.1pt;margin-top:238.3pt;width:23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" stroked="f">
                <v:textbox style="mso-fit-shape-to-text:t" inset="0,0,0,0">
                  <w:txbxContent>
                    <w:p w14:paraId="7A62C494" w14:textId="76DE024F" w:rsidR="00C97E9A" w:rsidRPr="00E77034" w:rsidRDefault="00C97E9A" w:rsidP="00C75CE0">
                      <w:pPr>
                        <w:pStyle w:val="Bijschrift"/>
                        <w:jc w:val="center"/>
                        <w:rPr>
                          <w:bCs/>
                          <w:noProof/>
                        </w:rPr>
                      </w:pPr>
                      <w:bookmarkStart w:id="86" w:name="_Toc511216761"/>
                      <w:r>
                        <w:t xml:space="preserve">Figuur </w:t>
                      </w:r>
                      <w:fldSimple w:instr=" STYLEREF 1 \s ">
                        <w:r w:rsidR="001023FE">
                          <w:rPr>
                            <w:noProof/>
                          </w:rPr>
                          <w:t>2</w:t>
                        </w:r>
                      </w:fldSimple>
                      <w:r w:rsidR="001023FE">
                        <w:noBreakHyphen/>
                      </w:r>
                      <w:fldSimple w:instr=" SEQ Figuur \* ARABIC \s 1 ">
                        <w:r w:rsidR="001023FE">
                          <w:rPr>
                            <w:noProof/>
                          </w:rPr>
                          <w:t>3</w:t>
                        </w:r>
                      </w:fldSimple>
                      <w:r>
                        <w:t>: Voorbeeld DOM</w:t>
                      </w:r>
                      <w:bookmarkEnd w:id="86"/>
                    </w:p>
                  </w:txbxContent>
                </v:textbox>
                <w10:wrap type="square"/>
              </v:shape>
            </w:pict>
          </mc:Fallback>
        </mc:AlternateContent>
      </w:r>
      <w:r w:rsidR="00BE54E1">
        <w:rPr>
          <w:noProof/>
        </w:rPr>
        <w:drawing>
          <wp:anchor distT="0" distB="0" distL="114300" distR="114300" simplePos="0" relativeHeight="251659264" behindDoc="0" locked="0" layoutInCell="1" allowOverlap="1" wp14:anchorId="4D7D3B93" wp14:editId="5940174A">
            <wp:simplePos x="0" y="0"/>
            <wp:positionH relativeFrom="margin">
              <wp:align>right</wp:align>
            </wp:positionH>
            <wp:positionV relativeFrom="paragraph">
              <wp:posOffset>5080</wp:posOffset>
            </wp:positionV>
            <wp:extent cx="2990850" cy="3094355"/>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Virtual DOM</w:t>
      </w:r>
    </w:p>
    <w:p w14:paraId="29172293" w14:textId="7D297F40" w:rsidR="003601DE" w:rsidRDefault="003601DE" w:rsidP="003601DE">
      <w:pPr>
        <w:keepNext/>
      </w:pPr>
      <w:r>
        <w:t xml:space="preserve">In een web applicatie is één van de meest belastende operaties het veranderen van de DOM, een applicatie programmerende interface dat een HTML, XHTML of XML bestand behandelt als een boomstructuur waarin elke node een object voorstelt als deel van het document. </w:t>
      </w:r>
      <w:sdt>
        <w:sdtPr>
          <w:id w:val="-58249383"/>
          <w:citation/>
        </w:sdtPr>
        <w:sdtContent>
          <w:r w:rsidR="00273D03">
            <w:fldChar w:fldCharType="begin"/>
          </w:r>
          <w:r w:rsidR="00273D03">
            <w:instrText xml:space="preserve"> CITATION Doc18 \l 2067 </w:instrText>
          </w:r>
          <w:r w:rsidR="00273D03">
            <w:fldChar w:fldCharType="separate"/>
          </w:r>
          <w:r w:rsidR="009610D8" w:rsidRPr="009610D8">
            <w:rPr>
              <w:noProof/>
            </w:rPr>
            <w:t>[13]</w:t>
          </w:r>
          <w:r w:rsidR="00273D03">
            <w:fldChar w:fldCharType="end"/>
          </w:r>
        </w:sdtContent>
      </w:sdt>
    </w:p>
    <w:p w14:paraId="779627FB" w14:textId="4A3C311E" w:rsidR="003601DE" w:rsidRDefault="003601DE" w:rsidP="003601DE">
      <w:pPr>
        <w:keepNext/>
      </w:pPr>
      <w:r>
        <w:t>React onderhoudt een virtuele representatie van deze DOM, Virtual DOM dus. Samen met een ‘diffing’ algoritme, deze vergelijkt twee trees, kan RN het verschil t.o.v. de oorspronkelijke DOM bepalen en enkel het deel updaten</w:t>
      </w:r>
      <w:r w:rsidR="00976AE1">
        <w:t xml:space="preserve"> </w:t>
      </w:r>
      <w:r>
        <w:t>dat</w:t>
      </w:r>
      <w:r w:rsidR="00976AE1">
        <w:t xml:space="preserve"> </w:t>
      </w:r>
      <w:r>
        <w:t xml:space="preserve">veranderd is. </w:t>
      </w:r>
      <w:r w:rsidR="00976AE1">
        <w:br/>
      </w:r>
      <w:r>
        <w:t>Deze</w:t>
      </w:r>
      <w:r w:rsidR="00976AE1">
        <w:t xml:space="preserve"> </w:t>
      </w:r>
      <w:r>
        <w:t xml:space="preserve">eigenschap is noodzakelijk voor real </w:t>
      </w:r>
      <w:r>
        <w:lastRenderedPageBreak/>
        <w:t>time applicaties die enige complexiteit bevatten.</w:t>
      </w:r>
      <w:r w:rsidR="00DD1452">
        <w:t xml:space="preserve"> </w:t>
      </w:r>
      <w:r>
        <w:t xml:space="preserve"> </w:t>
      </w:r>
    </w:p>
    <w:p w14:paraId="46567187" w14:textId="0A740BEC" w:rsidR="00A15926" w:rsidRDefault="00AA1B12" w:rsidP="003601DE">
      <w:pPr>
        <w:keepNext/>
        <w:rPr>
          <w:noProof/>
        </w:rPr>
      </w:pPr>
      <w:commentRangeStart w:id="87"/>
      <w:r>
        <w:rPr>
          <w:noProof/>
        </w:rPr>
        <mc:AlternateContent>
          <mc:Choice Requires="wps">
            <w:drawing>
              <wp:anchor distT="0" distB="0" distL="114300" distR="114300" simplePos="0" relativeHeight="251702272" behindDoc="0" locked="0" layoutInCell="1" allowOverlap="1" wp14:anchorId="75912C2C" wp14:editId="25CFC355">
                <wp:simplePos x="0" y="0"/>
                <wp:positionH relativeFrom="page">
                  <wp:posOffset>3600450</wp:posOffset>
                </wp:positionH>
                <wp:positionV relativeFrom="paragraph">
                  <wp:posOffset>1133475</wp:posOffset>
                </wp:positionV>
                <wp:extent cx="3457575" cy="154305"/>
                <wp:effectExtent l="0" t="0" r="9525" b="0"/>
                <wp:wrapSquare wrapText="bothSides"/>
                <wp:docPr id="43" name="Tekstvak 43"/>
                <wp:cNvGraphicFramePr/>
                <a:graphic xmlns:a="http://schemas.openxmlformats.org/drawingml/2006/main">
                  <a:graphicData uri="http://schemas.microsoft.com/office/word/2010/wordprocessingShape">
                    <wps:wsp>
                      <wps:cNvSpPr txBox="1"/>
                      <wps:spPr>
                        <a:xfrm>
                          <a:off x="0" y="0"/>
                          <a:ext cx="3457575" cy="154305"/>
                        </a:xfrm>
                        <a:prstGeom prst="rect">
                          <a:avLst/>
                        </a:prstGeom>
                        <a:solidFill>
                          <a:prstClr val="white"/>
                        </a:solidFill>
                        <a:ln>
                          <a:noFill/>
                        </a:ln>
                      </wps:spPr>
                      <wps:txbx>
                        <w:txbxContent>
                          <w:p w14:paraId="63C3BF9C" w14:textId="3F9FCDBD" w:rsidR="00C97E9A" w:rsidRPr="00991191" w:rsidRDefault="00C97E9A" w:rsidP="00A91D44">
                            <w:pPr>
                              <w:pStyle w:val="Bijschrift"/>
                              <w:rPr>
                                <w:noProof/>
                              </w:rPr>
                            </w:pPr>
                            <w:bookmarkStart w:id="88" w:name="_Toc511216762"/>
                            <w:r w:rsidRPr="00991191">
                              <w:t xml:space="preserve">Figuur </w:t>
                            </w:r>
                            <w:fldSimple w:instr=" STYLEREF 1 \s ">
                              <w:r w:rsidR="001023FE">
                                <w:rPr>
                                  <w:noProof/>
                                </w:rPr>
                                <w:t>2</w:t>
                              </w:r>
                            </w:fldSimple>
                            <w:r w:rsidR="001023FE">
                              <w:noBreakHyphen/>
                            </w:r>
                            <w:fldSimple w:instr=" SEQ Figuur \* ARABIC \s 1 ">
                              <w:r w:rsidR="001023FE">
                                <w:rPr>
                                  <w:noProof/>
                                </w:rPr>
                                <w:t>4</w:t>
                              </w:r>
                            </w:fldSimple>
                            <w:r w:rsidRPr="00991191">
                              <w:t>: Voorbeeld Virtual DOM</w:t>
                            </w:r>
                            <w:r>
                              <w:t xml:space="preserve"> </w:t>
                            </w:r>
                            <w:sdt>
                              <w:sdtPr>
                                <w:id w:val="1722710772"/>
                                <w:citation/>
                              </w:sdtPr>
                              <w:sdtContent>
                                <w:r>
                                  <w:fldChar w:fldCharType="begin"/>
                                </w:r>
                                <w:r>
                                  <w:instrText xml:space="preserve"> CITATION Eis16 \l 2067 </w:instrText>
                                </w:r>
                                <w:r>
                                  <w:fldChar w:fldCharType="separate"/>
                                </w:r>
                                <w:r w:rsidR="009610D8" w:rsidRPr="009610D8">
                                  <w:rPr>
                                    <w:noProof/>
                                  </w:rPr>
                                  <w:t>[12]</w:t>
                                </w:r>
                                <w:r>
                                  <w:fldChar w:fldCharType="end"/>
                                </w:r>
                              </w:sdtContent>
                            </w:sdt>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12C2C" id="Tekstvak 43" o:spid="_x0000_s1035" type="#_x0000_t202" style="position:absolute;left:0;text-align:left;margin-left:283.5pt;margin-top:89.25pt;width:272.25pt;height:12.15pt;z-index:2517022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" stroked="f">
                <v:textbox inset="0,0,0,0">
                  <w:txbxContent>
                    <w:p w14:paraId="63C3BF9C" w14:textId="3F9FCDBD" w:rsidR="00C97E9A" w:rsidRPr="00991191" w:rsidRDefault="00C97E9A" w:rsidP="00A91D44">
                      <w:pPr>
                        <w:pStyle w:val="Bijschrift"/>
                        <w:rPr>
                          <w:noProof/>
                        </w:rPr>
                      </w:pPr>
                      <w:bookmarkStart w:id="89" w:name="_Toc511216762"/>
                      <w:r w:rsidRPr="00991191">
                        <w:t xml:space="preserve">Figuur </w:t>
                      </w:r>
                      <w:fldSimple w:instr=" STYLEREF 1 \s ">
                        <w:r w:rsidR="001023FE">
                          <w:rPr>
                            <w:noProof/>
                          </w:rPr>
                          <w:t>2</w:t>
                        </w:r>
                      </w:fldSimple>
                      <w:r w:rsidR="001023FE">
                        <w:noBreakHyphen/>
                      </w:r>
                      <w:fldSimple w:instr=" SEQ Figuur \* ARABIC \s 1 ">
                        <w:r w:rsidR="001023FE">
                          <w:rPr>
                            <w:noProof/>
                          </w:rPr>
                          <w:t>4</w:t>
                        </w:r>
                      </w:fldSimple>
                      <w:r w:rsidRPr="00991191">
                        <w:t>: Voorbeeld Virtual DOM</w:t>
                      </w:r>
                      <w:r>
                        <w:t xml:space="preserve"> </w:t>
                      </w:r>
                      <w:sdt>
                        <w:sdtPr>
                          <w:id w:val="1722710772"/>
                          <w:citation/>
                        </w:sdtPr>
                        <w:sdtContent>
                          <w:r>
                            <w:fldChar w:fldCharType="begin"/>
                          </w:r>
                          <w:r>
                            <w:instrText xml:space="preserve"> CITATION Eis16 \l 2067 </w:instrText>
                          </w:r>
                          <w:r>
                            <w:fldChar w:fldCharType="separate"/>
                          </w:r>
                          <w:r w:rsidR="009610D8" w:rsidRPr="009610D8">
                            <w:rPr>
                              <w:noProof/>
                            </w:rPr>
                            <w:t>[12]</w:t>
                          </w:r>
                          <w:r>
                            <w:fldChar w:fldCharType="end"/>
                          </w:r>
                        </w:sdtContent>
                      </w:sdt>
                      <w:bookmarkEnd w:id="89"/>
                    </w:p>
                  </w:txbxContent>
                </v:textbox>
                <w10:wrap type="square" anchorx="page"/>
              </v:shape>
            </w:pict>
          </mc:Fallback>
        </mc:AlternateContent>
      </w:r>
      <w:r w:rsidR="00A91D44">
        <w:rPr>
          <w:noProof/>
        </w:rPr>
        <w:drawing>
          <wp:anchor distT="0" distB="0" distL="114300" distR="114300" simplePos="0" relativeHeight="251688960" behindDoc="0" locked="0" layoutInCell="1" allowOverlap="1" wp14:anchorId="6B0233EE" wp14:editId="33D4C011">
            <wp:simplePos x="0" y="0"/>
            <wp:positionH relativeFrom="column">
              <wp:posOffset>2624455</wp:posOffset>
            </wp:positionH>
            <wp:positionV relativeFrom="paragraph">
              <wp:posOffset>1411539</wp:posOffset>
            </wp:positionV>
            <wp:extent cx="3353268" cy="990738"/>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3">
                      <a:extLst>
                        <a:ext uri="{28A0092B-C50C-407E-A947-70E740481C1C}">
                          <a14:useLocalDpi xmlns:a14="http://schemas.microsoft.com/office/drawing/2010/main" val="0"/>
                        </a:ext>
                      </a:extLst>
                    </a:blip>
                    <a:stretch>
                      <a:fillRect/>
                    </a:stretch>
                  </pic:blipFill>
                  <pic:spPr>
                    <a:xfrm>
                      <a:off x="0" y="0"/>
                      <a:ext cx="3353268" cy="990738"/>
                    </a:xfrm>
                    <a:prstGeom prst="rect">
                      <a:avLst/>
                    </a:prstGeom>
                  </pic:spPr>
                </pic:pic>
              </a:graphicData>
            </a:graphic>
          </wp:anchor>
        </w:drawing>
      </w:r>
      <w:r w:rsidR="00187616">
        <w:rPr>
          <w:noProof/>
        </w:rPr>
        <mc:AlternateContent>
          <mc:Choice Requires="wps">
            <w:drawing>
              <wp:anchor distT="0" distB="0" distL="114300" distR="114300" simplePos="0" relativeHeight="251687936" behindDoc="0" locked="0" layoutInCell="1" allowOverlap="1" wp14:anchorId="15AC8B13" wp14:editId="65609F31">
                <wp:simplePos x="0" y="0"/>
                <wp:positionH relativeFrom="column">
                  <wp:posOffset>4567555</wp:posOffset>
                </wp:positionH>
                <wp:positionV relativeFrom="paragraph">
                  <wp:posOffset>1159510</wp:posOffset>
                </wp:positionV>
                <wp:extent cx="104775" cy="0"/>
                <wp:effectExtent l="0" t="76200" r="9525" b="95250"/>
                <wp:wrapNone/>
                <wp:docPr id="20" name="Rechte verbindingslijn met pijl 20"/>
                <wp:cNvGraphicFramePr/>
                <a:graphic xmlns:a="http://schemas.openxmlformats.org/drawingml/2006/main">
                  <a:graphicData uri="http://schemas.microsoft.com/office/word/2010/wordprocessingShape">
                    <wps:wsp>
                      <wps:cNvCnPr/>
                      <wps:spPr>
                        <a:xfrm>
                          <a:off x="0" y="0"/>
                          <a:ext cx="104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6940C9" id="_x0000_t32" coordsize="21600,21600" o:spt="32" o:oned="t" path="m,l21600,21600e" filled="f">
                <v:path arrowok="t" fillok="f" o:connecttype="none"/>
                <o:lock v:ext="edit" shapetype="t"/>
              </v:shapetype>
              <v:shape id="Rechte verbindingslijn met pijl 20" o:spid="_x0000_s1026" type="#_x0000_t32" style="position:absolute;margin-left:359.65pt;margin-top:91.3pt;width:8.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" strokecolor="#1b85a6 [3044]">
                <v:stroke endarrow="block"/>
              </v:shape>
            </w:pict>
          </mc:Fallback>
        </mc:AlternateContent>
      </w:r>
      <w:r w:rsidR="00187616">
        <w:rPr>
          <w:noProof/>
        </w:rPr>
        <mc:AlternateContent>
          <mc:Choice Requires="wps">
            <w:drawing>
              <wp:anchor distT="0" distB="0" distL="114300" distR="114300" simplePos="0" relativeHeight="251686912" behindDoc="0" locked="0" layoutInCell="1" allowOverlap="1" wp14:anchorId="6EA039E2" wp14:editId="56B20B2D">
                <wp:simplePos x="0" y="0"/>
                <wp:positionH relativeFrom="column">
                  <wp:posOffset>3643630</wp:posOffset>
                </wp:positionH>
                <wp:positionV relativeFrom="paragraph">
                  <wp:posOffset>1159510</wp:posOffset>
                </wp:positionV>
                <wp:extent cx="85725" cy="0"/>
                <wp:effectExtent l="0" t="76200" r="9525" b="95250"/>
                <wp:wrapNone/>
                <wp:docPr id="17" name="Rechte verbindingslijn met pijl 17"/>
                <wp:cNvGraphicFramePr/>
                <a:graphic xmlns:a="http://schemas.openxmlformats.org/drawingml/2006/main">
                  <a:graphicData uri="http://schemas.microsoft.com/office/word/2010/wordprocessingShape">
                    <wps:wsp>
                      <wps:cNvCnPr/>
                      <wps:spPr>
                        <a:xfrm>
                          <a:off x="0" y="0"/>
                          <a:ext cx="8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EE8C8" id="Rechte verbindingslijn met pijl 17" o:spid="_x0000_s1026" type="#_x0000_t32" style="position:absolute;margin-left:286.9pt;margin-top:91.3pt;width:6.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" strokecolor="#1b85a6 [3044]">
                <v:stroke endarrow="block"/>
              </v:shape>
            </w:pict>
          </mc:Fallback>
        </mc:AlternateContent>
      </w:r>
      <w:r w:rsidR="00187616">
        <w:rPr>
          <w:noProof/>
        </w:rPr>
        <mc:AlternateContent>
          <mc:Choice Requires="wps">
            <w:drawing>
              <wp:anchor distT="0" distB="0" distL="114300" distR="114300" simplePos="0" relativeHeight="251683840" behindDoc="0" locked="0" layoutInCell="1" allowOverlap="1" wp14:anchorId="1442D4A9" wp14:editId="413CB73F">
                <wp:simplePos x="0" y="0"/>
                <wp:positionH relativeFrom="column">
                  <wp:posOffset>3681730</wp:posOffset>
                </wp:positionH>
                <wp:positionV relativeFrom="paragraph">
                  <wp:posOffset>1045210</wp:posOffset>
                </wp:positionV>
                <wp:extent cx="933450" cy="238125"/>
                <wp:effectExtent l="0" t="0" r="0" b="9525"/>
                <wp:wrapSquare wrapText="bothSides"/>
                <wp:docPr id="14" name="Tekstvak 14"/>
                <wp:cNvGraphicFramePr/>
                <a:graphic xmlns:a="http://schemas.openxmlformats.org/drawingml/2006/main">
                  <a:graphicData uri="http://schemas.microsoft.com/office/word/2010/wordprocessingShape">
                    <wps:wsp>
                      <wps:cNvSpPr txBox="1"/>
                      <wps:spPr>
                        <a:xfrm>
                          <a:off x="0" y="0"/>
                          <a:ext cx="933450" cy="238125"/>
                        </a:xfrm>
                        <a:prstGeom prst="rect">
                          <a:avLst/>
                        </a:prstGeom>
                        <a:solidFill>
                          <a:schemeClr val="lt1"/>
                        </a:solidFill>
                        <a:ln w="6350">
                          <a:noFill/>
                        </a:ln>
                      </wps:spPr>
                      <wps:txbx>
                        <w:txbxContent>
                          <w:p w14:paraId="7DF31FE7" w14:textId="60851CCF" w:rsidR="00C97E9A" w:rsidRPr="00187616" w:rsidRDefault="00C97E9A" w:rsidP="00187616">
                            <w:pPr>
                              <w:rPr>
                                <w:sz w:val="18"/>
                              </w:rPr>
                            </w:pPr>
                            <w:r>
                              <w:rPr>
                                <w:sz w:val="18"/>
                              </w:rPr>
                              <w:t>Diff berekenen</w:t>
                            </w:r>
                            <w:r w:rsidRPr="00187616">
                              <w:rPr>
                                <w:noProof/>
                                <w:sz w:val="18"/>
                              </w:rPr>
                              <w:drawing>
                                <wp:inline distT="0" distB="0" distL="0" distR="0" wp14:anchorId="1C987D16" wp14:editId="347DFDFA">
                                  <wp:extent cx="161925" cy="1524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4A9" id="Tekstvak 14" o:spid="_x0000_s1036" type="#_x0000_t202" style="position:absolute;left:0;text-align:left;margin-left:289.9pt;margin-top:82.3pt;width:73.5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" fillcolor="white [3201]" stroked="f" strokeweight=".5pt">
                <v:textbox>
                  <w:txbxContent>
                    <w:p w14:paraId="7DF31FE7" w14:textId="60851CCF" w:rsidR="00C97E9A" w:rsidRPr="00187616" w:rsidRDefault="00C97E9A" w:rsidP="00187616">
                      <w:pPr>
                        <w:rPr>
                          <w:sz w:val="18"/>
                        </w:rPr>
                      </w:pPr>
                      <w:r>
                        <w:rPr>
                          <w:sz w:val="18"/>
                        </w:rPr>
                        <w:t>Diff berekenen</w:t>
                      </w:r>
                      <w:r w:rsidRPr="00187616">
                        <w:rPr>
                          <w:noProof/>
                          <w:sz w:val="18"/>
                        </w:rPr>
                        <w:drawing>
                          <wp:inline distT="0" distB="0" distL="0" distR="0" wp14:anchorId="1C987D16" wp14:editId="347DFDFA">
                            <wp:extent cx="161925" cy="1524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xbxContent>
                </v:textbox>
                <w10:wrap type="square"/>
              </v:shape>
            </w:pict>
          </mc:Fallback>
        </mc:AlternateContent>
      </w:r>
      <w:r w:rsidR="00187616">
        <w:rPr>
          <w:noProof/>
        </w:rPr>
        <mc:AlternateContent>
          <mc:Choice Requires="wps">
            <w:drawing>
              <wp:anchor distT="0" distB="0" distL="114300" distR="114300" simplePos="0" relativeHeight="251685888" behindDoc="0" locked="0" layoutInCell="1" allowOverlap="1" wp14:anchorId="666B32EE" wp14:editId="0BC8F485">
                <wp:simplePos x="0" y="0"/>
                <wp:positionH relativeFrom="margin">
                  <wp:align>right</wp:align>
                </wp:positionH>
                <wp:positionV relativeFrom="paragraph">
                  <wp:posOffset>1054735</wp:posOffset>
                </wp:positionV>
                <wp:extent cx="1123950" cy="238125"/>
                <wp:effectExtent l="0" t="0" r="0" b="9525"/>
                <wp:wrapSquare wrapText="bothSides"/>
                <wp:docPr id="15" name="Tekstvak 15"/>
                <wp:cNvGraphicFramePr/>
                <a:graphic xmlns:a="http://schemas.openxmlformats.org/drawingml/2006/main">
                  <a:graphicData uri="http://schemas.microsoft.com/office/word/2010/wordprocessingShape">
                    <wps:wsp>
                      <wps:cNvSpPr txBox="1"/>
                      <wps:spPr>
                        <a:xfrm>
                          <a:off x="0" y="0"/>
                          <a:ext cx="1123950" cy="238125"/>
                        </a:xfrm>
                        <a:prstGeom prst="rect">
                          <a:avLst/>
                        </a:prstGeom>
                        <a:solidFill>
                          <a:schemeClr val="lt1"/>
                        </a:solidFill>
                        <a:ln w="6350">
                          <a:noFill/>
                        </a:ln>
                      </wps:spPr>
                      <wps:txbx>
                        <w:txbxContent>
                          <w:p w14:paraId="39445432" w14:textId="363A5DFC" w:rsidR="00C97E9A" w:rsidRPr="00187616" w:rsidRDefault="00C97E9A" w:rsidP="00187616">
                            <w:pPr>
                              <w:rPr>
                                <w:sz w:val="18"/>
                              </w:rPr>
                            </w:pPr>
                            <w:r>
                              <w:rPr>
                                <w:sz w:val="18"/>
                              </w:rPr>
                              <w:t>Opnieuw renderen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B32EE" id="Tekstvak 15" o:spid="_x0000_s1037" type="#_x0000_t202" style="position:absolute;left:0;text-align:left;margin-left:37.3pt;margin-top:83.05pt;width:88.5pt;height:18.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" fillcolor="white [3201]" stroked="f" strokeweight=".5pt">
                <v:textbox>
                  <w:txbxContent>
                    <w:p w14:paraId="39445432" w14:textId="363A5DFC" w:rsidR="00C97E9A" w:rsidRPr="00187616" w:rsidRDefault="00C97E9A" w:rsidP="00187616">
                      <w:pPr>
                        <w:rPr>
                          <w:sz w:val="18"/>
                        </w:rPr>
                      </w:pPr>
                      <w:r>
                        <w:rPr>
                          <w:sz w:val="18"/>
                        </w:rPr>
                        <w:t>Opnieuw renderen</w:t>
                      </w:r>
                    </w:p>
                  </w:txbxContent>
                </v:textbox>
                <w10:wrap type="square" anchorx="margin"/>
              </v:shape>
            </w:pict>
          </mc:Fallback>
        </mc:AlternateContent>
      </w:r>
      <w:r w:rsidR="00187616">
        <w:rPr>
          <w:noProof/>
        </w:rPr>
        <mc:AlternateContent>
          <mc:Choice Requires="wps">
            <w:drawing>
              <wp:anchor distT="0" distB="0" distL="114300" distR="114300" simplePos="0" relativeHeight="251681792" behindDoc="0" locked="0" layoutInCell="1" allowOverlap="1" wp14:anchorId="24BB79E9" wp14:editId="48618C9A">
                <wp:simplePos x="0" y="0"/>
                <wp:positionH relativeFrom="column">
                  <wp:posOffset>2595880</wp:posOffset>
                </wp:positionH>
                <wp:positionV relativeFrom="paragraph">
                  <wp:posOffset>1045210</wp:posOffset>
                </wp:positionV>
                <wp:extent cx="1171575" cy="238125"/>
                <wp:effectExtent l="0" t="0" r="9525" b="9525"/>
                <wp:wrapSquare wrapText="bothSides"/>
                <wp:docPr id="13" name="Tekstvak 13"/>
                <wp:cNvGraphicFramePr/>
                <a:graphic xmlns:a="http://schemas.openxmlformats.org/drawingml/2006/main">
                  <a:graphicData uri="http://schemas.microsoft.com/office/word/2010/wordprocessingShape">
                    <wps:wsp>
                      <wps:cNvSpPr txBox="1"/>
                      <wps:spPr>
                        <a:xfrm>
                          <a:off x="0" y="0"/>
                          <a:ext cx="1171575" cy="238125"/>
                        </a:xfrm>
                        <a:prstGeom prst="rect">
                          <a:avLst/>
                        </a:prstGeom>
                        <a:solidFill>
                          <a:schemeClr val="lt1"/>
                        </a:solidFill>
                        <a:ln w="6350">
                          <a:noFill/>
                        </a:ln>
                      </wps:spPr>
                      <wps:txbx>
                        <w:txbxContent>
                          <w:p w14:paraId="6705641E" w14:textId="0781379E" w:rsidR="00C97E9A" w:rsidRPr="00187616" w:rsidRDefault="00C97E9A">
                            <w:pPr>
                              <w:rPr>
                                <w:sz w:val="18"/>
                              </w:rPr>
                            </w:pPr>
                            <w:r w:rsidRPr="00187616">
                              <w:rPr>
                                <w:sz w:val="18"/>
                              </w:rPr>
                              <w:t>State-verandering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79E9" id="Tekstvak 13" o:spid="_x0000_s1038" type="#_x0000_t202" style="position:absolute;left:0;text-align:left;margin-left:204.4pt;margin-top:82.3pt;width:92.2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" fillcolor="white [3201]" stroked="f" strokeweight=".5pt">
                <v:textbox>
                  <w:txbxContent>
                    <w:p w14:paraId="6705641E" w14:textId="0781379E" w:rsidR="00C97E9A" w:rsidRPr="00187616" w:rsidRDefault="00C97E9A">
                      <w:pPr>
                        <w:rPr>
                          <w:sz w:val="18"/>
                        </w:rPr>
                      </w:pPr>
                      <w:r w:rsidRPr="00187616">
                        <w:rPr>
                          <w:sz w:val="18"/>
                        </w:rPr>
                        <w:t>State-verandering</w:t>
                      </w:r>
                    </w:p>
                  </w:txbxContent>
                </v:textbox>
                <w10:wrap type="square"/>
              </v:shape>
            </w:pict>
          </mc:Fallback>
        </mc:AlternateContent>
      </w:r>
      <w:r w:rsidR="00187616">
        <w:rPr>
          <w:noProof/>
        </w:rPr>
        <w:drawing>
          <wp:anchor distT="0" distB="0" distL="114300" distR="114300" simplePos="0" relativeHeight="251680768" behindDoc="0" locked="0" layoutInCell="1" allowOverlap="1" wp14:anchorId="237B4C0F" wp14:editId="4561C2B7">
            <wp:simplePos x="0" y="0"/>
            <wp:positionH relativeFrom="column">
              <wp:posOffset>2602865</wp:posOffset>
            </wp:positionH>
            <wp:positionV relativeFrom="paragraph">
              <wp:posOffset>51435</wp:posOffset>
            </wp:positionV>
            <wp:extent cx="3457575" cy="102870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5">
                      <a:extLst>
                        <a:ext uri="{28A0092B-C50C-407E-A947-70E740481C1C}">
                          <a14:useLocalDpi xmlns:a14="http://schemas.microsoft.com/office/drawing/2010/main" val="0"/>
                        </a:ext>
                      </a:extLst>
                    </a:blip>
                    <a:srcRect b="15625"/>
                    <a:stretch/>
                  </pic:blipFill>
                  <pic:spPr bwMode="auto">
                    <a:xfrm>
                      <a:off x="0" y="0"/>
                      <a:ext cx="3457575"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t xml:space="preserve">In plaats van de veranderingen die gebeuren op een pagina direct te renderen zal React de benodigde veranderingen berekenen in zijn memory en het minimaal mogelijke van de pagina </w:t>
      </w:r>
      <w:r w:rsidR="00BE54E1">
        <w:t xml:space="preserve">opnieuw </w:t>
      </w:r>
      <w:r w:rsidR="00187616">
        <w:t>renderen</w:t>
      </w:r>
      <w:r w:rsidR="00DD1452">
        <w:t>.</w:t>
      </w:r>
      <w:r w:rsidR="00187616">
        <w:t xml:space="preserve"> </w:t>
      </w:r>
      <w:r w:rsidR="00DD1452">
        <w:t>Z</w:t>
      </w:r>
      <w:r w:rsidR="00187616">
        <w:t xml:space="preserve">o zal niet de gehele pagina moeten worden </w:t>
      </w:r>
      <w:commentRangeEnd w:id="87"/>
      <w:r>
        <w:rPr>
          <w:rStyle w:val="Verwijzingopmerking"/>
        </w:rPr>
        <w:commentReference w:id="87"/>
      </w:r>
      <w:r w:rsidR="00187616">
        <w:t>herladen.</w:t>
      </w:r>
      <w:r w:rsidR="00187616" w:rsidRPr="00187616">
        <w:rPr>
          <w:noProof/>
        </w:rPr>
        <w:t xml:space="preserve"> </w:t>
      </w:r>
    </w:p>
    <w:p w14:paraId="30706DE2" w14:textId="1BD1B5C9" w:rsidR="00187616" w:rsidRDefault="00A91D44" w:rsidP="003601DE">
      <w:pPr>
        <w:keepNext/>
      </w:pPr>
      <w:r>
        <w:rPr>
          <w:noProof/>
        </w:rPr>
        <mc:AlternateContent>
          <mc:Choice Requires="wps">
            <w:drawing>
              <wp:anchor distT="0" distB="0" distL="114300" distR="114300" simplePos="0" relativeHeight="251704320" behindDoc="0" locked="0" layoutInCell="1" allowOverlap="1" wp14:anchorId="46552351" wp14:editId="49ACEC2D">
                <wp:simplePos x="0" y="0"/>
                <wp:positionH relativeFrom="column">
                  <wp:posOffset>2636331</wp:posOffset>
                </wp:positionH>
                <wp:positionV relativeFrom="paragraph">
                  <wp:posOffset>869892</wp:posOffset>
                </wp:positionV>
                <wp:extent cx="3352800" cy="635"/>
                <wp:effectExtent l="0" t="0" r="0" b="0"/>
                <wp:wrapSquare wrapText="bothSides"/>
                <wp:docPr id="44" name="Tekstvak 4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11BBFE0C" w14:textId="4F99D781" w:rsidR="00C97E9A" w:rsidRPr="000A5A88" w:rsidRDefault="00C97E9A" w:rsidP="00991191">
                            <w:pPr>
                              <w:pStyle w:val="Bijschrift"/>
                              <w:jc w:val="center"/>
                              <w:rPr>
                                <w:noProof/>
                              </w:rPr>
                            </w:pPr>
                            <w:bookmarkStart w:id="90" w:name="_Toc511216763"/>
                            <w:r>
                              <w:t xml:space="preserve">Figuur </w:t>
                            </w:r>
                            <w:fldSimple w:instr=" STYLEREF 1 \s ">
                              <w:r w:rsidR="001023FE">
                                <w:rPr>
                                  <w:noProof/>
                                </w:rPr>
                                <w:t>2</w:t>
                              </w:r>
                            </w:fldSimple>
                            <w:r w:rsidR="001023FE">
                              <w:noBreakHyphen/>
                            </w:r>
                            <w:fldSimple w:instr=" SEQ Figuur \* ARABIC \s 1 ">
                              <w:r w:rsidR="001023FE">
                                <w:rPr>
                                  <w:noProof/>
                                </w:rPr>
                                <w:t>5</w:t>
                              </w:r>
                            </w:fldSimple>
                            <w:r>
                              <w:t xml:space="preserve">: Voorbeeld Browser DOM </w:t>
                            </w:r>
                            <w:sdt>
                              <w:sdtPr>
                                <w:id w:val="-1831509939"/>
                                <w:citation/>
                              </w:sdtPr>
                              <w:sdtContent>
                                <w:r>
                                  <w:fldChar w:fldCharType="begin"/>
                                </w:r>
                                <w:r>
                                  <w:instrText xml:space="preserve"> CITATION Eis16 \l 2067 </w:instrText>
                                </w:r>
                                <w:r>
                                  <w:fldChar w:fldCharType="separate"/>
                                </w:r>
                                <w:r w:rsidR="009610D8" w:rsidRPr="009610D8">
                                  <w:rPr>
                                    <w:noProof/>
                                  </w:rPr>
                                  <w:t>[12]</w:t>
                                </w:r>
                                <w:r>
                                  <w:fldChar w:fldCharType="end"/>
                                </w:r>
                              </w:sdtContent>
                            </w:sdt>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52351" id="Tekstvak 44" o:spid="_x0000_s1039" type="#_x0000_t202" style="position:absolute;left:0;text-align:left;margin-left:207.6pt;margin-top:68.5pt;width:26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" stroked="f">
                <v:textbox style="mso-fit-shape-to-text:t" inset="0,0,0,0">
                  <w:txbxContent>
                    <w:p w14:paraId="11BBFE0C" w14:textId="4F99D781" w:rsidR="00C97E9A" w:rsidRPr="000A5A88" w:rsidRDefault="00C97E9A" w:rsidP="00991191">
                      <w:pPr>
                        <w:pStyle w:val="Bijschrift"/>
                        <w:jc w:val="center"/>
                        <w:rPr>
                          <w:noProof/>
                        </w:rPr>
                      </w:pPr>
                      <w:bookmarkStart w:id="91" w:name="_Toc511216763"/>
                      <w:r>
                        <w:t xml:space="preserve">Figuur </w:t>
                      </w:r>
                      <w:fldSimple w:instr=" STYLEREF 1 \s ">
                        <w:r w:rsidR="001023FE">
                          <w:rPr>
                            <w:noProof/>
                          </w:rPr>
                          <w:t>2</w:t>
                        </w:r>
                      </w:fldSimple>
                      <w:r w:rsidR="001023FE">
                        <w:noBreakHyphen/>
                      </w:r>
                      <w:fldSimple w:instr=" SEQ Figuur \* ARABIC \s 1 ">
                        <w:r w:rsidR="001023FE">
                          <w:rPr>
                            <w:noProof/>
                          </w:rPr>
                          <w:t>5</w:t>
                        </w:r>
                      </w:fldSimple>
                      <w:r>
                        <w:t xml:space="preserve">: Voorbeeld Browser DOM </w:t>
                      </w:r>
                      <w:sdt>
                        <w:sdtPr>
                          <w:id w:val="-1831509939"/>
                          <w:citation/>
                        </w:sdtPr>
                        <w:sdtContent>
                          <w:r>
                            <w:fldChar w:fldCharType="begin"/>
                          </w:r>
                          <w:r>
                            <w:instrText xml:space="preserve"> CITATION Eis16 \l 2067 </w:instrText>
                          </w:r>
                          <w:r>
                            <w:fldChar w:fldCharType="separate"/>
                          </w:r>
                          <w:r w:rsidR="009610D8" w:rsidRPr="009610D8">
                            <w:rPr>
                              <w:noProof/>
                            </w:rPr>
                            <w:t>[12]</w:t>
                          </w:r>
                          <w:r>
                            <w:fldChar w:fldCharType="end"/>
                          </w:r>
                        </w:sdtContent>
                      </w:sdt>
                      <w:bookmarkEnd w:id="91"/>
                    </w:p>
                  </w:txbxContent>
                </v:textbox>
                <w10:wrap type="square"/>
              </v:shape>
            </w:pict>
          </mc:Fallback>
        </mc:AlternateContent>
      </w:r>
      <w:r w:rsidR="006A74DE">
        <w:t xml:space="preserve">De Virtual DOM heeft dus zijn performance voordelen. Maar het potentieel is veel groter dan enkel performance voordelen. Wat als React een ander doel kon renderen dan de browser z’n DOM? </w:t>
      </w:r>
    </w:p>
    <w:p w14:paraId="55619446" w14:textId="5924DBFC" w:rsidR="00187616" w:rsidRDefault="006A74DE" w:rsidP="003601DE">
      <w:pPr>
        <w:keepNext/>
      </w:pPr>
      <w:commentRangeStart w:id="92"/>
      <w:r>
        <w:t>React Native werkt zo.</w:t>
      </w:r>
      <w:ins w:id="93" w:author="Fien Van Bael" w:date="2018-04-11T15:04:00Z">
        <w:r w:rsidR="00AA1B12">
          <w:t xml:space="preserve"> </w:t>
        </w:r>
      </w:ins>
      <w:commentRangeEnd w:id="92"/>
      <w:ins w:id="94" w:author="Fien Van Bael" w:date="2018-04-11T15:05:00Z">
        <w:r w:rsidR="00AA1B12">
          <w:rPr>
            <w:rStyle w:val="Verwijzingopmerking"/>
          </w:rPr>
          <w:commentReference w:id="92"/>
        </w:r>
      </w:ins>
      <w:r>
        <w:t xml:space="preserve">In plaats van de browser z’n DOM te renderen, zal React Native Objective-C APIS gebruiken om iOS componenten te renderen en analoog Java APIs om Android componenten te renderen. Met deze eigenschap onderscheidt RN zich van andere cross-platform development opties, die </w:t>
      </w:r>
      <w:del w:id="95" w:author="Fien Van Bael" w:date="2018-04-11T15:05:00Z">
        <w:r w:rsidDel="00AA1B12">
          <w:delText>meestel</w:delText>
        </w:r>
      </w:del>
      <w:ins w:id="96" w:author="Fien Van Bael" w:date="2018-04-11T15:05:00Z">
        <w:r w:rsidR="00AA1B12">
          <w:t>meestal</w:t>
        </w:r>
      </w:ins>
      <w:r>
        <w:t xml:space="preserve"> een web-based view renderen.</w:t>
      </w:r>
      <w:r w:rsidR="00273D03" w:rsidRPr="00273D03">
        <w:t xml:space="preserve"> </w:t>
      </w:r>
      <w:sdt>
        <w:sdtPr>
          <w:id w:val="-1715182702"/>
          <w:citation/>
        </w:sdtPr>
        <w:sdtContent>
          <w:r w:rsidR="00273D03">
            <w:fldChar w:fldCharType="begin"/>
          </w:r>
          <w:r w:rsidR="00273D03">
            <w:instrText xml:space="preserve"> CITATION Eis16 \l 2067 </w:instrText>
          </w:r>
          <w:r w:rsidR="00273D03">
            <w:fldChar w:fldCharType="separate"/>
          </w:r>
          <w:r w:rsidR="009610D8" w:rsidRPr="009610D8">
            <w:rPr>
              <w:noProof/>
            </w:rPr>
            <w:t>[12]</w:t>
          </w:r>
          <w:r w:rsidR="00273D03">
            <w:fldChar w:fldCharType="end"/>
          </w:r>
        </w:sdtContent>
      </w:sdt>
    </w:p>
    <w:p w14:paraId="591788BA" w14:textId="491DE4F7" w:rsidR="003601DE" w:rsidRDefault="003601DE" w:rsidP="003601DE">
      <w:pPr>
        <w:keepNext/>
      </w:pPr>
    </w:p>
    <w:p w14:paraId="2658A05F" w14:textId="77777777" w:rsidR="002B6381" w:rsidRDefault="002B6381" w:rsidP="003601DE">
      <w:pPr>
        <w:keepNext/>
      </w:pPr>
    </w:p>
    <w:p w14:paraId="515ED260" w14:textId="6744D285" w:rsidR="003601DE" w:rsidRPr="00533DEF" w:rsidRDefault="003601DE" w:rsidP="003601DE">
      <w:pPr>
        <w:pStyle w:val="Kop4"/>
        <w:spacing w:before="40" w:after="0"/>
        <w:rPr>
          <w:lang w:val="en-US"/>
          <w:rPrChange w:id="97" w:author="Fien Van Bael" w:date="2018-04-11T14:42:00Z">
            <w:rPr/>
          </w:rPrChange>
        </w:rPr>
      </w:pPr>
      <w:r w:rsidRPr="00533DEF">
        <w:rPr>
          <w:lang w:val="en-US"/>
          <w:rPrChange w:id="98" w:author="Fien Van Bael" w:date="2018-04-11T14:42:00Z">
            <w:rPr/>
          </w:rPrChange>
        </w:rPr>
        <w:t>One-way data flow</w:t>
      </w:r>
      <w:r w:rsidR="002B6381" w:rsidRPr="00533DEF">
        <w:rPr>
          <w:lang w:val="en-US"/>
          <w:rPrChange w:id="99" w:author="Fien Van Bael" w:date="2018-04-11T14:42:00Z">
            <w:rPr/>
          </w:rPrChange>
        </w:rPr>
        <w:t>: MVC – Flux - Redux</w:t>
      </w:r>
    </w:p>
    <w:p w14:paraId="083A8404" w14:textId="68735E39" w:rsidR="00BE54E1" w:rsidRDefault="00312707" w:rsidP="002B6381">
      <w:pPr>
        <w:keepNext/>
      </w:pPr>
      <w:r>
        <w:t xml:space="preserve">React </w:t>
      </w:r>
      <w:r w:rsidR="00AA1B12">
        <w:t xml:space="preserve">maakt gebruik van een </w:t>
      </w:r>
      <w:r>
        <w:t xml:space="preserve">Flux, </w:t>
      </w:r>
      <w:r w:rsidR="00DD6505">
        <w:t>een architectuur om data layers te creëren in JavaScript applicaties en een alternatief op het Model-View-</w:t>
      </w:r>
      <w:r w:rsidR="00095BBD">
        <w:t>C</w:t>
      </w:r>
      <w:r w:rsidR="00DD6505">
        <w:t xml:space="preserve">ontroller-model (MVC) dat in vele Java applicaties wordt </w:t>
      </w:r>
      <w:commentRangeStart w:id="100"/>
      <w:r w:rsidR="00751A60">
        <w:t>toegepast</w:t>
      </w:r>
      <w:commentRangeEnd w:id="100"/>
      <w:r w:rsidR="00751A60">
        <w:rPr>
          <w:rStyle w:val="Verwijzingopmerking"/>
        </w:rPr>
        <w:commentReference w:id="100"/>
      </w:r>
      <w:r w:rsidR="00DD6505">
        <w:t>. MVC heeft als architectuur het nadeel dat als de applicatie complexer en groter wordt dat</w:t>
      </w:r>
      <w:r w:rsidR="00BE54E1">
        <w:t>:</w:t>
      </w:r>
      <w:r w:rsidR="00DD6505">
        <w:t xml:space="preserve"> </w:t>
      </w:r>
    </w:p>
    <w:p w14:paraId="6A441CE4" w14:textId="40BF3D44" w:rsidR="00BE54E1" w:rsidRDefault="00DD6505" w:rsidP="009A0D12">
      <w:pPr>
        <w:pStyle w:val="Lijstalinea"/>
        <w:keepNext/>
        <w:numPr>
          <w:ilvl w:val="0"/>
          <w:numId w:val="9"/>
        </w:numPr>
      </w:pPr>
      <w:r>
        <w:t>de relaties tussen View, Models &amp; Controllers te complex word</w:t>
      </w:r>
      <w:r w:rsidR="000D1F51">
        <w:t>en</w:t>
      </w:r>
      <w:r w:rsidR="007D5FFC">
        <w:t>.</w:t>
      </w:r>
    </w:p>
    <w:p w14:paraId="04321872" w14:textId="654942E5" w:rsidR="00BE54E1" w:rsidRDefault="000D1F51" w:rsidP="009A0D12">
      <w:pPr>
        <w:pStyle w:val="Lijstalinea"/>
        <w:keepNext/>
        <w:numPr>
          <w:ilvl w:val="0"/>
          <w:numId w:val="9"/>
        </w:numPr>
      </w:pPr>
      <w:r>
        <w:t xml:space="preserve">de code </w:t>
      </w:r>
      <w:r w:rsidR="00DD6505">
        <w:t>zeer moeilijk te debuggen valt</w:t>
      </w:r>
      <w:r w:rsidR="007D5FFC">
        <w:t>.</w:t>
      </w:r>
    </w:p>
    <w:p w14:paraId="2B78B4D1" w14:textId="49BCB600" w:rsidR="00BE54E1" w:rsidRDefault="000D1F51" w:rsidP="009A0D12">
      <w:pPr>
        <w:pStyle w:val="Lijstalinea"/>
        <w:keepNext/>
        <w:numPr>
          <w:ilvl w:val="0"/>
          <w:numId w:val="9"/>
        </w:numPr>
      </w:pPr>
      <w:r>
        <w:t xml:space="preserve">oneindige loops te gemakkelijk </w:t>
      </w:r>
      <w:r w:rsidR="00BF3E08">
        <w:t>geactiveerd</w:t>
      </w:r>
      <w:r>
        <w:t xml:space="preserve"> worden</w:t>
      </w:r>
      <w:r w:rsidR="00DD6505">
        <w:t>.</w:t>
      </w:r>
      <w:r>
        <w:t xml:space="preserve"> </w:t>
      </w:r>
    </w:p>
    <w:p w14:paraId="5B6B2D62" w14:textId="77777777" w:rsidR="00C75CE0" w:rsidRDefault="002B6381" w:rsidP="00C75CE0">
      <w:pPr>
        <w:pStyle w:val="Lijstalinea"/>
        <w:keepNext/>
      </w:pPr>
      <w:r>
        <w:rPr>
          <w:noProof/>
        </w:rPr>
        <w:drawing>
          <wp:inline distT="0" distB="0" distL="0" distR="0" wp14:anchorId="375F5521" wp14:editId="5340DFEC">
            <wp:extent cx="5760720" cy="1199515"/>
            <wp:effectExtent l="0" t="0" r="0"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199515"/>
                    </a:xfrm>
                    <a:prstGeom prst="rect">
                      <a:avLst/>
                    </a:prstGeom>
                  </pic:spPr>
                </pic:pic>
              </a:graphicData>
            </a:graphic>
          </wp:inline>
        </w:drawing>
      </w:r>
    </w:p>
    <w:p w14:paraId="0D7B571E" w14:textId="7BF914E0" w:rsidR="002B6381" w:rsidRDefault="00C75CE0" w:rsidP="00C75CE0">
      <w:pPr>
        <w:pStyle w:val="Bijschrift"/>
      </w:pPr>
      <w:bookmarkStart w:id="101" w:name="_Ref509316668"/>
      <w:bookmarkStart w:id="102" w:name="_Toc511216764"/>
      <w:r>
        <w:t xml:space="preserve">Figuur </w:t>
      </w:r>
      <w:fldSimple w:instr=" STYLEREF 1 \s ">
        <w:r w:rsidR="001023FE">
          <w:rPr>
            <w:noProof/>
          </w:rPr>
          <w:t>2</w:t>
        </w:r>
      </w:fldSimple>
      <w:r w:rsidR="001023FE">
        <w:noBreakHyphen/>
      </w:r>
      <w:fldSimple w:instr=" SEQ Figuur \* ARABIC \s 1 ">
        <w:r w:rsidR="001023FE">
          <w:rPr>
            <w:noProof/>
          </w:rPr>
          <w:t>6</w:t>
        </w:r>
      </w:fldSimple>
      <w:r>
        <w:t>: Voorbeeld MVC</w:t>
      </w:r>
      <w:bookmarkEnd w:id="101"/>
      <w:r w:rsidR="00030C0A" w:rsidRPr="00030C0A">
        <w:t xml:space="preserve"> </w:t>
      </w:r>
      <w:sdt>
        <w:sdtPr>
          <w:id w:val="-1821190442"/>
          <w:citation/>
        </w:sdtPr>
        <w:sdtContent>
          <w:r w:rsidR="00030C0A">
            <w:fldChar w:fldCharType="begin"/>
          </w:r>
          <w:r w:rsidR="00030C0A">
            <w:instrText xml:space="preserve"> CITATION Mic18 \l 2067 </w:instrText>
          </w:r>
          <w:r w:rsidR="00030C0A">
            <w:fldChar w:fldCharType="separate"/>
          </w:r>
          <w:r w:rsidR="009610D8" w:rsidRPr="009610D8">
            <w:rPr>
              <w:noProof/>
            </w:rPr>
            <w:t>[14]</w:t>
          </w:r>
          <w:r w:rsidR="00030C0A">
            <w:fldChar w:fldCharType="end"/>
          </w:r>
        </w:sdtContent>
      </w:sdt>
      <w:bookmarkEnd w:id="102"/>
    </w:p>
    <w:p w14:paraId="455F8B3B" w14:textId="77777777" w:rsidR="00C75CE0" w:rsidRDefault="002B6381" w:rsidP="00C75CE0">
      <w:pPr>
        <w:keepNext/>
      </w:pPr>
      <w:r>
        <w:rPr>
          <w:noProof/>
          <w:lang w:eastAsia="en-US"/>
        </w:rPr>
        <w:lastRenderedPageBreak/>
        <w:drawing>
          <wp:inline distT="0" distB="0" distL="0" distR="0" wp14:anchorId="300B4841" wp14:editId="11AD3BB5">
            <wp:extent cx="5760720" cy="391477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914775"/>
                    </a:xfrm>
                    <a:prstGeom prst="rect">
                      <a:avLst/>
                    </a:prstGeom>
                  </pic:spPr>
                </pic:pic>
              </a:graphicData>
            </a:graphic>
          </wp:inline>
        </w:drawing>
      </w:r>
    </w:p>
    <w:p w14:paraId="449DEA9D" w14:textId="3E69ABDE" w:rsidR="002B6381" w:rsidRDefault="00C75CE0" w:rsidP="00C75CE0">
      <w:pPr>
        <w:pStyle w:val="Bijschrift"/>
      </w:pPr>
      <w:bookmarkStart w:id="103" w:name="_Toc511216765"/>
      <w:r>
        <w:t xml:space="preserve">Figuur </w:t>
      </w:r>
      <w:fldSimple w:instr=" STYLEREF 1 \s ">
        <w:r w:rsidR="001023FE">
          <w:rPr>
            <w:noProof/>
          </w:rPr>
          <w:t>2</w:t>
        </w:r>
      </w:fldSimple>
      <w:r w:rsidR="001023FE">
        <w:noBreakHyphen/>
      </w:r>
      <w:fldSimple w:instr=" SEQ Figuur \* ARABIC \s 1 ">
        <w:r w:rsidR="001023FE">
          <w:rPr>
            <w:noProof/>
          </w:rPr>
          <w:t>7</w:t>
        </w:r>
      </w:fldSimple>
      <w:r>
        <w:t>: Complexer voorbeeld MVC</w:t>
      </w:r>
      <w:r w:rsidR="00030C0A" w:rsidRPr="00030C0A">
        <w:t xml:space="preserve"> </w:t>
      </w:r>
      <w:sdt>
        <w:sdtPr>
          <w:id w:val="-1864586618"/>
          <w:citation/>
        </w:sdtPr>
        <w:sdtContent>
          <w:r w:rsidR="00030C0A">
            <w:fldChar w:fldCharType="begin"/>
          </w:r>
          <w:r w:rsidR="00030C0A">
            <w:instrText xml:space="preserve"> CITATION Mic18 \l 2067 </w:instrText>
          </w:r>
          <w:r w:rsidR="00030C0A">
            <w:fldChar w:fldCharType="separate"/>
          </w:r>
          <w:r w:rsidR="009610D8" w:rsidRPr="009610D8">
            <w:rPr>
              <w:noProof/>
            </w:rPr>
            <w:t>[14]</w:t>
          </w:r>
          <w:r w:rsidR="00030C0A">
            <w:fldChar w:fldCharType="end"/>
          </w:r>
        </w:sdtContent>
      </w:sdt>
      <w:bookmarkEnd w:id="103"/>
    </w:p>
    <w:p w14:paraId="30F77A08" w14:textId="77777777" w:rsidR="002B6381" w:rsidRDefault="002B6381" w:rsidP="003601DE"/>
    <w:p w14:paraId="3DB97ABA" w14:textId="718B2549" w:rsidR="003601DE" w:rsidRDefault="000D1F51" w:rsidP="003601DE">
      <w:r>
        <w:t>De Flux architectuur zorgt ervoor dat elke interactie met de View via één enkel pad naar de dispatcher gaat, deze is dan een centraal punt voor alle acties naar de alle Stores te sturen. De Stores zelf bezitten dan de logica om te bepalen of deze actie dan iets verander</w:t>
      </w:r>
      <w:r w:rsidR="00BE54E1">
        <w:t>t</w:t>
      </w:r>
      <w:r>
        <w:t xml:space="preserve"> in de eigen data. Elke Store is verantwoordelijk voor een domein van de applicatie</w:t>
      </w:r>
      <w:r w:rsidR="00F932C2">
        <w:t xml:space="preserve">. </w:t>
      </w:r>
      <w:r w:rsidR="00751A60">
        <w:t>Dit</w:t>
      </w:r>
      <w:r w:rsidR="00DD1452">
        <w:t xml:space="preserve"> </w:t>
      </w:r>
      <w:r>
        <w:t xml:space="preserve">update enkel zichzelf als reactie op de acties die worden doorgezonden vanuit de Dispatcher. Het grootste voordeel van Flux is </w:t>
      </w:r>
      <w:r w:rsidR="00EE773A">
        <w:t xml:space="preserve">het feit dat de data maar in één richting gaat, hiermee vermijd </w:t>
      </w:r>
      <w:r w:rsidR="00751A60">
        <w:t xml:space="preserve">men </w:t>
      </w:r>
      <w:r w:rsidR="00EE773A">
        <w:t xml:space="preserve">complexiteit, infinite loops, debug problemen, … Eveneens is het veel makkelijker om de flow van data uit te leggen aan iemand die er nog geen kennis van had. </w:t>
      </w:r>
      <w:sdt>
        <w:sdtPr>
          <w:id w:val="1244838516"/>
          <w:citation/>
        </w:sdtPr>
        <w:sdtContent>
          <w:r w:rsidR="00030C0A">
            <w:fldChar w:fldCharType="begin"/>
          </w:r>
          <w:r w:rsidR="00030C0A">
            <w:instrText xml:space="preserve"> CITATION Mic18 \l 2067 </w:instrText>
          </w:r>
          <w:r w:rsidR="00030C0A">
            <w:fldChar w:fldCharType="separate"/>
          </w:r>
          <w:r w:rsidR="009610D8" w:rsidRPr="009610D8">
            <w:rPr>
              <w:noProof/>
            </w:rPr>
            <w:t>[14]</w:t>
          </w:r>
          <w:r w:rsidR="00030C0A">
            <w:fldChar w:fldCharType="end"/>
          </w:r>
        </w:sdtContent>
      </w:sdt>
    </w:p>
    <w:p w14:paraId="0AF74816" w14:textId="77777777" w:rsidR="00C75CE0" w:rsidRDefault="00976AE1" w:rsidP="00C75CE0">
      <w:pPr>
        <w:keepNext/>
      </w:pPr>
      <w:r>
        <w:rPr>
          <w:noProof/>
        </w:rPr>
        <w:drawing>
          <wp:inline distT="0" distB="0" distL="0" distR="0" wp14:anchorId="4D456C5A" wp14:editId="0FDD5C4D">
            <wp:extent cx="5760720" cy="1482090"/>
            <wp:effectExtent l="0" t="0" r="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inline>
        </w:drawing>
      </w:r>
    </w:p>
    <w:p w14:paraId="6CE2EBD5" w14:textId="7BC50150" w:rsidR="00976AE1" w:rsidRDefault="00C75CE0" w:rsidP="00976AE1">
      <w:pPr>
        <w:pStyle w:val="Bijschrift"/>
      </w:pPr>
      <w:bookmarkStart w:id="104" w:name="_Toc511216766"/>
      <w:r>
        <w:t xml:space="preserve">Figuur </w:t>
      </w:r>
      <w:fldSimple w:instr=" STYLEREF 1 \s ">
        <w:r w:rsidR="001023FE">
          <w:rPr>
            <w:noProof/>
          </w:rPr>
          <w:t>2</w:t>
        </w:r>
      </w:fldSimple>
      <w:r w:rsidR="001023FE">
        <w:noBreakHyphen/>
      </w:r>
      <w:fldSimple w:instr=" SEQ Figuur \* ARABIC \s 1 ">
        <w:r w:rsidR="001023FE">
          <w:rPr>
            <w:noProof/>
          </w:rPr>
          <w:t>8</w:t>
        </w:r>
      </w:fldSimple>
      <w:r>
        <w:t>: Voorbeeld Flux</w:t>
      </w:r>
      <w:r w:rsidR="00030C0A" w:rsidRPr="00030C0A">
        <w:t xml:space="preserve"> </w:t>
      </w:r>
      <w:sdt>
        <w:sdtPr>
          <w:id w:val="1419750988"/>
          <w:citation/>
        </w:sdtPr>
        <w:sdtContent>
          <w:r w:rsidR="00030C0A">
            <w:fldChar w:fldCharType="begin"/>
          </w:r>
          <w:r w:rsidR="00030C0A">
            <w:instrText xml:space="preserve"> CITATION Mic18 \l 2067 </w:instrText>
          </w:r>
          <w:r w:rsidR="00030C0A">
            <w:fldChar w:fldCharType="separate"/>
          </w:r>
          <w:r w:rsidR="009610D8" w:rsidRPr="009610D8">
            <w:rPr>
              <w:noProof/>
            </w:rPr>
            <w:t>[14]</w:t>
          </w:r>
          <w:r w:rsidR="00030C0A">
            <w:fldChar w:fldCharType="end"/>
          </w:r>
        </w:sdtContent>
      </w:sdt>
      <w:bookmarkEnd w:id="104"/>
    </w:p>
    <w:p w14:paraId="143F41FE" w14:textId="77777777" w:rsidR="00C75CE0" w:rsidRDefault="00976AE1" w:rsidP="00C75CE0">
      <w:pPr>
        <w:keepNext/>
      </w:pPr>
      <w:r>
        <w:rPr>
          <w:noProof/>
          <w:lang w:eastAsia="en-US"/>
        </w:rPr>
        <w:lastRenderedPageBreak/>
        <w:drawing>
          <wp:inline distT="0" distB="0" distL="0" distR="0" wp14:anchorId="328B2678" wp14:editId="4622E55C">
            <wp:extent cx="5760720" cy="5005070"/>
            <wp:effectExtent l="0" t="0" r="0" b="508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005070"/>
                    </a:xfrm>
                    <a:prstGeom prst="rect">
                      <a:avLst/>
                    </a:prstGeom>
                  </pic:spPr>
                </pic:pic>
              </a:graphicData>
            </a:graphic>
          </wp:inline>
        </w:drawing>
      </w:r>
    </w:p>
    <w:p w14:paraId="0EEDF6C3" w14:textId="4BE924A1" w:rsidR="00976AE1" w:rsidRDefault="00C75CE0" w:rsidP="00C75CE0">
      <w:pPr>
        <w:pStyle w:val="Bijschrift"/>
      </w:pPr>
      <w:bookmarkStart w:id="105" w:name="_Toc511216767"/>
      <w:r>
        <w:t xml:space="preserve">Figuur </w:t>
      </w:r>
      <w:fldSimple w:instr=" STYLEREF 1 \s ">
        <w:r w:rsidR="001023FE">
          <w:rPr>
            <w:noProof/>
          </w:rPr>
          <w:t>2</w:t>
        </w:r>
      </w:fldSimple>
      <w:r w:rsidR="001023FE">
        <w:noBreakHyphen/>
      </w:r>
      <w:fldSimple w:instr=" SEQ Figuur \* ARABIC \s 1 ">
        <w:r w:rsidR="001023FE">
          <w:rPr>
            <w:noProof/>
          </w:rPr>
          <w:t>9</w:t>
        </w:r>
      </w:fldSimple>
      <w:r>
        <w:t>: Complexer voorbeeld Flux</w:t>
      </w:r>
      <w:r w:rsidR="00030C0A" w:rsidRPr="00030C0A">
        <w:t xml:space="preserve"> </w:t>
      </w:r>
      <w:sdt>
        <w:sdtPr>
          <w:id w:val="-2084445555"/>
          <w:citation/>
        </w:sdtPr>
        <w:sdtContent>
          <w:r w:rsidR="00030C0A">
            <w:fldChar w:fldCharType="begin"/>
          </w:r>
          <w:r w:rsidR="00030C0A">
            <w:instrText xml:space="preserve"> CITATION Mic18 \l 2067 </w:instrText>
          </w:r>
          <w:r w:rsidR="00030C0A">
            <w:fldChar w:fldCharType="separate"/>
          </w:r>
          <w:r w:rsidR="009610D8" w:rsidRPr="009610D8">
            <w:rPr>
              <w:noProof/>
            </w:rPr>
            <w:t>[14]</w:t>
          </w:r>
          <w:r w:rsidR="00030C0A">
            <w:fldChar w:fldCharType="end"/>
          </w:r>
        </w:sdtContent>
      </w:sdt>
      <w:bookmarkEnd w:id="105"/>
    </w:p>
    <w:p w14:paraId="71595B7E" w14:textId="77777777" w:rsidR="002B6381" w:rsidRDefault="002B6381" w:rsidP="003601DE"/>
    <w:p w14:paraId="5110D6E8" w14:textId="0EED75C5" w:rsidR="005F4B73" w:rsidRDefault="00EE773A" w:rsidP="003601DE">
      <w:r>
        <w:t xml:space="preserve">Tegenwoordig wordt voor de React library veelal de Redux architectuur </w:t>
      </w:r>
      <w:r w:rsidR="00751A60">
        <w:t>gehanteerd</w:t>
      </w:r>
      <w:r>
        <w:t xml:space="preserve">, dit is een uitbreiding op Flux. Redux heeft als core dezelfde architectuur maar lost nog enkele complexiteit issues op dat Flux bevatte: </w:t>
      </w:r>
    </w:p>
    <w:p w14:paraId="2976FA1D" w14:textId="51267240" w:rsidR="005F4B73" w:rsidRDefault="005F4B73" w:rsidP="009A0D12">
      <w:pPr>
        <w:pStyle w:val="Lijstalinea"/>
        <w:numPr>
          <w:ilvl w:val="0"/>
          <w:numId w:val="13"/>
        </w:numPr>
      </w:pPr>
      <w:r>
        <w:t>Het gebruikt geen Dispatcher en vertrouwd op pure functies i.p.v. event emitters: pure functies zijn gemakkelijk te maken en hebben geen aparte entiteit nodig die ze managed.</w:t>
      </w:r>
      <w:sdt>
        <w:sdtPr>
          <w:id w:val="-138501999"/>
          <w:citation/>
        </w:sdtPr>
        <w:sdtContent>
          <w:r>
            <w:fldChar w:fldCharType="begin"/>
          </w:r>
          <w:r>
            <w:instrText xml:space="preserve"> CITATION Red18 \l 2067 </w:instrText>
          </w:r>
          <w:r>
            <w:fldChar w:fldCharType="separate"/>
          </w:r>
          <w:r w:rsidR="009610D8">
            <w:rPr>
              <w:noProof/>
            </w:rPr>
            <w:t xml:space="preserve"> </w:t>
          </w:r>
          <w:r w:rsidR="009610D8" w:rsidRPr="009610D8">
            <w:rPr>
              <w:noProof/>
            </w:rPr>
            <w:t>[15]</w:t>
          </w:r>
          <w:r>
            <w:fldChar w:fldCharType="end"/>
          </w:r>
        </w:sdtContent>
      </w:sdt>
    </w:p>
    <w:p w14:paraId="1AA80854" w14:textId="58B7614B" w:rsidR="00EE773A" w:rsidRPr="00D205BD" w:rsidRDefault="005F4B73" w:rsidP="009A0D12">
      <w:pPr>
        <w:pStyle w:val="Lijstalinea"/>
        <w:numPr>
          <w:ilvl w:val="0"/>
          <w:numId w:val="13"/>
        </w:numPr>
      </w:pPr>
      <w:r>
        <w:t>D</w:t>
      </w:r>
      <w:r w:rsidR="00EE773A">
        <w:t xml:space="preserve">e callback registration </w:t>
      </w:r>
      <w:r>
        <w:t>wordt vervangen</w:t>
      </w:r>
      <w:r w:rsidR="00EE773A">
        <w:t xml:space="preserve"> met een functionele compositie waardoor </w:t>
      </w:r>
      <w:r w:rsidR="00EE773A" w:rsidRPr="005F4B73">
        <w:rPr>
          <w:i/>
        </w:rPr>
        <w:t>reducers</w:t>
      </w:r>
      <w:r w:rsidR="00EE773A">
        <w:t xml:space="preserve"> kunnen genest worden i.p.v. een Store die ‘vlak’ is</w:t>
      </w:r>
      <w:r w:rsidR="007A6518">
        <w:t xml:space="preserve"> en helemaal niet flexibel is i.v.m. nesting</w:t>
      </w:r>
      <w:r>
        <w:t>.</w:t>
      </w:r>
      <w:r w:rsidR="00DD1452">
        <w:t xml:space="preserve"> </w:t>
      </w:r>
      <w:r>
        <w:t>I</w:t>
      </w:r>
      <w:r w:rsidR="007A6518">
        <w:t>n Flux is het moeilijk om de data te onderscheiden voor verschillende requests op de server doordat de Stores onafhankelijke alleenstaande items zijn</w:t>
      </w:r>
      <w:r w:rsidR="00BE54E1">
        <w:t>.</w:t>
      </w:r>
      <w:r w:rsidR="007A6518">
        <w:t xml:space="preserve"> </w:t>
      </w:r>
      <w:r w:rsidR="00BE54E1">
        <w:t>D</w:t>
      </w:r>
      <w:r w:rsidR="007A6518">
        <w:t xml:space="preserve">it lost </w:t>
      </w:r>
      <w:r w:rsidR="00D205BD">
        <w:t>R</w:t>
      </w:r>
      <w:r w:rsidR="007A6518">
        <w:t xml:space="preserve">edux op door enkel </w:t>
      </w:r>
      <w:r w:rsidR="00D205BD">
        <w:t>één</w:t>
      </w:r>
      <w:r w:rsidR="007A6518">
        <w:t xml:space="preserve"> store te bevatten die gemanaged wordt door </w:t>
      </w:r>
      <w:r w:rsidR="00D205BD" w:rsidRPr="005F4B73">
        <w:rPr>
          <w:i/>
        </w:rPr>
        <w:t>reducers</w:t>
      </w:r>
      <w:r w:rsidR="00D205BD">
        <w:t xml:space="preserve"> in een tree-vorm, waarbij de root gereduced wordt, dan de takken die daaruit voortkomen, enzoverder. D</w:t>
      </w:r>
      <w:r w:rsidR="007A6518">
        <w:t xml:space="preserve">eze </w:t>
      </w:r>
      <w:r w:rsidR="00D205BD">
        <w:t>kan dan</w:t>
      </w:r>
      <w:r w:rsidR="007A6518">
        <w:t xml:space="preserve"> zeer makkelijk </w:t>
      </w:r>
      <w:r w:rsidR="006712C0">
        <w:t xml:space="preserve">de data </w:t>
      </w:r>
      <w:r w:rsidR="007A6518">
        <w:t>refreshen, verschillende states van de store op slaan</w:t>
      </w:r>
      <w:r w:rsidR="006712C0">
        <w:t xml:space="preserve">, </w:t>
      </w:r>
      <w:r w:rsidR="00751A60">
        <w:t xml:space="preserve">enz. </w:t>
      </w:r>
      <w:r w:rsidR="006712C0">
        <w:t>Door dit laatste</w:t>
      </w:r>
      <w:r w:rsidR="007A6518">
        <w:t xml:space="preserve"> is Redux </w:t>
      </w:r>
      <w:r w:rsidR="006712C0">
        <w:t xml:space="preserve">dan ook </w:t>
      </w:r>
      <w:r w:rsidR="007A6518">
        <w:t xml:space="preserve">zeer </w:t>
      </w:r>
      <w:r w:rsidR="00D205BD">
        <w:t>flexibel in termen van redundantie.</w:t>
      </w:r>
      <w:sdt>
        <w:sdtPr>
          <w:id w:val="-1588909778"/>
          <w:citation/>
        </w:sdtPr>
        <w:sdtContent>
          <w:r w:rsidR="00672C49">
            <w:fldChar w:fldCharType="begin"/>
          </w:r>
          <w:r w:rsidR="00672C49">
            <w:instrText xml:space="preserve"> CITATION Dan18 \l 2067 </w:instrText>
          </w:r>
          <w:r w:rsidR="00672C49">
            <w:fldChar w:fldCharType="separate"/>
          </w:r>
          <w:r w:rsidR="009610D8">
            <w:rPr>
              <w:noProof/>
            </w:rPr>
            <w:t xml:space="preserve"> </w:t>
          </w:r>
          <w:r w:rsidR="009610D8" w:rsidRPr="009610D8">
            <w:rPr>
              <w:noProof/>
            </w:rPr>
            <w:t>[16]</w:t>
          </w:r>
          <w:r w:rsidR="00672C49">
            <w:fldChar w:fldCharType="end"/>
          </w:r>
        </w:sdtContent>
      </w:sdt>
    </w:p>
    <w:p w14:paraId="0FA600D9" w14:textId="672B2E72" w:rsidR="003601DE" w:rsidRDefault="003601DE" w:rsidP="003601DE"/>
    <w:p w14:paraId="2EB69555" w14:textId="10704ADC" w:rsidR="00F43ED7" w:rsidRDefault="00F43ED7" w:rsidP="00F43ED7">
      <w:pPr>
        <w:pStyle w:val="Kop3"/>
      </w:pPr>
      <w:bookmarkStart w:id="106" w:name="_Toc511216731"/>
      <w:r>
        <w:lastRenderedPageBreak/>
        <w:t>Gebruik</w:t>
      </w:r>
      <w:bookmarkEnd w:id="106"/>
    </w:p>
    <w:p w14:paraId="3EF48FDF" w14:textId="5BDA2222" w:rsidR="000859D6" w:rsidRDefault="000859D6" w:rsidP="000859D6">
      <w:r>
        <w:t xml:space="preserve">Voor React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‘Create React Native App’ </w:t>
      </w:r>
      <w:r w:rsidR="00A86707">
        <w:t>geïnstalleerd</w:t>
      </w:r>
      <w:r w:rsidR="00D21B6D">
        <w:t xml:space="preserve"> op</w:t>
      </w:r>
      <w:r w:rsidR="00DD1452">
        <w:t xml:space="preserve"> </w:t>
      </w:r>
      <w:r>
        <w:t>Node.js</w:t>
      </w:r>
      <w:r w:rsidR="00E92D0A">
        <w:t>.</w:t>
      </w:r>
      <w:r w:rsidR="00D21B6D">
        <w:t>.</w:t>
      </w:r>
      <w:r w:rsidR="00A86707">
        <w:t xml:space="preserve"> Dit</w:t>
      </w:r>
      <w:r w:rsidR="00E92D0A" w:rsidRPr="00D21B6D">
        <w:t xml:space="preserve"> is een platform gebaseerd op de V8 JavaScript engine van Google</w:t>
      </w:r>
      <w:r w:rsidR="00D21B6D" w:rsidRPr="00D21B6D">
        <w:t>. D</w:t>
      </w:r>
      <w:r w:rsidR="00E92D0A" w:rsidRPr="00D21B6D">
        <w:t>eze genereert machine-code uit JavaScript code en verzorgt de back-end voor het mogelijk maken van front-end development zonder rekening te moeten houden met I/O events zoals web calls, netwerk communicatie, ...</w:t>
      </w:r>
    </w:p>
    <w:p w14:paraId="0488749B" w14:textId="77777777" w:rsidR="00AC1241" w:rsidRDefault="00D21B6D" w:rsidP="000859D6">
      <w:r>
        <w:t>Nadien wordt er via</w:t>
      </w:r>
      <w:r w:rsidR="00E92D0A">
        <w:t xml:space="preserve"> de command line </w:t>
      </w:r>
      <w:r w:rsidRPr="00D21B6D">
        <w:rPr>
          <w:i/>
        </w:rPr>
        <w:t>npm</w:t>
      </w:r>
      <w:r>
        <w:t xml:space="preserve"> gebruikt om </w:t>
      </w:r>
      <w:r w:rsidRPr="00D21B6D">
        <w:rPr>
          <w:i/>
        </w:rPr>
        <w:t>create-react-native-app</w:t>
      </w:r>
      <w:r>
        <w:t xml:space="preserve"> te installeren. </w:t>
      </w:r>
      <w:r w:rsidR="00236390">
        <w:t>Nu kan het project worden gecreëerd eveneens via de command line. Daarna kan de app gebruiksvriendelijk aangepast worden in een tekst-editor naar keuze sinds dit enkel pure Javascript code inhoudt.</w:t>
      </w:r>
      <w:r w:rsidR="00A86707">
        <w:t xml:space="preserve"> </w:t>
      </w:r>
    </w:p>
    <w:p w14:paraId="1B8E3A38" w14:textId="5BF9A659" w:rsidR="00AC1241" w:rsidRDefault="00A86707" w:rsidP="000859D6">
      <w:r>
        <w:t xml:space="preserve">Om een simulatie van die applicatie te kunnen verkrijgen zijn er enkele mogelijkheden. </w:t>
      </w:r>
      <w:del w:id="107" w:author="Fien Van Bael" w:date="2018-04-11T15:09:00Z">
        <w:r w:rsidR="00AC1241" w:rsidDel="00751A60">
          <w:br/>
        </w:r>
      </w:del>
      <w:r>
        <w:t xml:space="preserve">Eén mogelijkheid is om Expo client applicatie te installeren op een iOS of Android apparaat en deze te connecteren op hetzelfde netwerk als de computer waarop je de app bouwt. Met deze applicatie is het mogelijk om via een QR code </w:t>
      </w:r>
      <w:ins w:id="108" w:author="Fien Van Bael" w:date="2018-04-11T15:11:00Z">
        <w:r w:rsidR="00751A60">
          <w:t>,</w:t>
        </w:r>
      </w:ins>
      <w:del w:id="109" w:author="Fien Van Bael" w:date="2018-04-11T15:11:00Z">
        <w:r w:rsidDel="00751A60">
          <w:delText xml:space="preserve">– </w:delText>
        </w:r>
      </w:del>
      <w:r>
        <w:t>die de terminal weergeeft bij het runnen van het project</w:t>
      </w:r>
      <w:ins w:id="110" w:author="Fien Van Bael" w:date="2018-04-11T15:11:00Z">
        <w:r w:rsidR="00751A60">
          <w:t>,</w:t>
        </w:r>
      </w:ins>
      <w:del w:id="111" w:author="Fien Van Bael" w:date="2018-04-11T15:11:00Z">
        <w:r w:rsidDel="00751A60">
          <w:delText>-</w:delText>
        </w:r>
      </w:del>
      <w:r w:rsidR="00DD1452">
        <w:t xml:space="preserve"> </w:t>
      </w:r>
      <w:r>
        <w:t xml:space="preserve">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Xcode (MAC/iOS) of Android Studio (PC/Android). De command line voorziet een automatische verbinding naar deze emulator als RN aan het runnen is. Het voordeel hierbij is dat de keuze van apparaten waarop de app kan worden uitgevoerd bijna oneindig is. Het is dan ook zeer </w:t>
      </w:r>
      <w:r w:rsidR="00751A60">
        <w:t xml:space="preserve">gemakkelijk </w:t>
      </w:r>
      <w:r w:rsidR="00446874">
        <w:t xml:space="preserve">dat we via Android Studio </w:t>
      </w:r>
      <w:r w:rsidR="00751A60">
        <w:t>bijvoorbeeld</w:t>
      </w:r>
      <w:r w:rsidR="00446874">
        <w:t>. onze app op hetzelfde apparaat simuleren om deze dan te bekijken en vergelijken op performantie, geheugen en snelheid.</w:t>
      </w:r>
    </w:p>
    <w:p w14:paraId="4B48440F" w14:textId="77777777" w:rsidR="00AC1241" w:rsidRPr="000859D6" w:rsidRDefault="00AC1241" w:rsidP="000859D6"/>
    <w:p w14:paraId="0ACAF975" w14:textId="56D634F6" w:rsidR="00976AE1" w:rsidRDefault="00F43ED7" w:rsidP="003601DE">
      <w:pPr>
        <w:pStyle w:val="Kop3"/>
      </w:pPr>
      <w:bookmarkStart w:id="112" w:name="_Toc511216732"/>
      <w:r>
        <w:t>Portfolio</w:t>
      </w:r>
      <w:bookmarkEnd w:id="112"/>
    </w:p>
    <w:p w14:paraId="013A00A0" w14:textId="6620934F" w:rsidR="00FC2F51" w:rsidRDefault="00FC2F51" w:rsidP="00FC2F51">
      <w:r>
        <w:t xml:space="preserve">Duizenden apps gebruiken React Native, van </w:t>
      </w:r>
      <w:r w:rsidRPr="00FC2F51">
        <w:rPr>
          <w:i/>
        </w:rPr>
        <w:t>Fortune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9610D8" w:rsidRPr="009610D8">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r>
        <w:t>Discord (iOS)</w:t>
      </w:r>
    </w:p>
    <w:p w14:paraId="3ED60E6D" w14:textId="76411BFD" w:rsidR="00FC2F51" w:rsidRDefault="00FC2F51" w:rsidP="009A0D12">
      <w:pPr>
        <w:pStyle w:val="Lijstalinea"/>
        <w:numPr>
          <w:ilvl w:val="0"/>
          <w:numId w:val="10"/>
        </w:numPr>
      </w:pPr>
      <w:r>
        <w:t>Tencent QQ (Android): het grootste messaging platform van China</w:t>
      </w:r>
    </w:p>
    <w:p w14:paraId="3ADBBE6F" w14:textId="77777777" w:rsidR="000859D6" w:rsidRDefault="000859D6" w:rsidP="000859D6"/>
    <w:p w14:paraId="4927C3B7" w14:textId="1C379BC8" w:rsidR="00FC2F51" w:rsidRDefault="00FC2F51" w:rsidP="00FC2F51"/>
    <w:p w14:paraId="1C601702" w14:textId="54E6AF4A" w:rsidR="00F152BF" w:rsidRDefault="00F152BF" w:rsidP="00FC2F51"/>
    <w:p w14:paraId="30DF7EED" w14:textId="75CFFFFC" w:rsidR="00F152BF" w:rsidRDefault="00F152BF" w:rsidP="00FC2F51"/>
    <w:p w14:paraId="479C5B0F" w14:textId="091090E6" w:rsidR="00F152BF" w:rsidRDefault="00F152BF" w:rsidP="00FC2F51"/>
    <w:p w14:paraId="5B938B37" w14:textId="2630685E" w:rsidR="00F152BF" w:rsidRDefault="00F152BF" w:rsidP="00FC2F51"/>
    <w:p w14:paraId="2A20AABA" w14:textId="77777777" w:rsidR="00F152BF" w:rsidRPr="00FC2F51" w:rsidRDefault="00F152BF" w:rsidP="00FC2F51"/>
    <w:p w14:paraId="27CAD44B" w14:textId="77777777" w:rsidR="00976AE1" w:rsidRPr="0064714F" w:rsidRDefault="00976AE1" w:rsidP="003601DE"/>
    <w:p w14:paraId="6E7B3F0C" w14:textId="77777777" w:rsidR="003601DE" w:rsidRDefault="003601DE" w:rsidP="003601DE">
      <w:pPr>
        <w:pStyle w:val="Kop2"/>
        <w:spacing w:before="120" w:after="120"/>
        <w:ind w:left="578" w:hanging="578"/>
      </w:pPr>
      <w:bookmarkStart w:id="113" w:name="_Toc499557200"/>
      <w:bookmarkStart w:id="114" w:name="_Toc511216733"/>
      <w:r>
        <w:lastRenderedPageBreak/>
        <w:t>Xamarin</w:t>
      </w:r>
      <w:bookmarkEnd w:id="113"/>
      <w:bookmarkEnd w:id="114"/>
    </w:p>
    <w:p w14:paraId="092EB4BC" w14:textId="0942E0CF" w:rsidR="003601DE" w:rsidRDefault="00AC665C" w:rsidP="003601DE">
      <w:pPr>
        <w:pStyle w:val="Kop3"/>
        <w:spacing w:before="40"/>
      </w:pPr>
      <w:bookmarkStart w:id="115" w:name="_Toc511216734"/>
      <w:r>
        <w:t>Oorsprong</w:t>
      </w:r>
      <w:bookmarkEnd w:id="115"/>
    </w:p>
    <w:p w14:paraId="65B72988" w14:textId="17FC384B" w:rsidR="00260C13" w:rsidRDefault="00092EB0" w:rsidP="00260C13">
      <w:r>
        <w:t xml:space="preserve">Xamarin </w:t>
      </w:r>
      <w:r w:rsidR="005811E6">
        <w:t xml:space="preserve">is een </w:t>
      </w:r>
      <w:r w:rsidR="007A44EB">
        <w:t>ontwikkelings</w:t>
      </w:r>
      <w:r w:rsidR="005811E6">
        <w:t xml:space="preserve">platform </w:t>
      </w:r>
      <w:r w:rsidR="00751A60">
        <w:t xml:space="preserve">ontwikkeld </w:t>
      </w:r>
      <w:r w:rsidR="00D548CA">
        <w:t>door het gelijknamige</w:t>
      </w:r>
      <w:r>
        <w:t xml:space="preserve"> software</w:t>
      </w:r>
      <w:r w:rsidR="00071125">
        <w:t xml:space="preserve"> bedrijf opgericht in 2011 door de ingenieurs die Mono, Mono for Android and MonoTouch hebb</w:t>
      </w:r>
      <w:r w:rsidR="008A4B17">
        <w:t xml:space="preserve">en gecreëerd, dit zijn cross-platforme implementaties van het Common Language Infrastructure (CLI) en </w:t>
      </w:r>
      <w:r w:rsidR="00CE1409">
        <w:t>Microsoft .NET.</w:t>
      </w:r>
      <w:r w:rsidR="00590A19">
        <w:t xml:space="preserve"> In 2013 werd</w:t>
      </w:r>
      <w:r w:rsidR="00FC44DA">
        <w:t xml:space="preserve"> het development platform</w:t>
      </w:r>
      <w:r w:rsidR="00590A19">
        <w:t xml:space="preserve"> Xamarin 2.0 uitgebracht. Deze </w:t>
      </w:r>
      <w:r w:rsidR="006425D8">
        <w:t xml:space="preserve">release </w:t>
      </w:r>
      <w:r w:rsidR="00394FE5">
        <w:t>had 2 voornamelijke componenten: Xamarin Studio</w:t>
      </w:r>
      <w:r w:rsidR="00A96BD7">
        <w:t>, een open-source IDE</w:t>
      </w:r>
      <w:r w:rsidR="00D27844">
        <w:t xml:space="preserve"> </w:t>
      </w:r>
      <w:r w:rsidR="002944CE">
        <w:t>,</w:t>
      </w:r>
      <w:r w:rsidR="00A96BD7">
        <w:t xml:space="preserve"> en een integratie met Visual Studio, Microsoft’s IDE voor het .NET framework,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t xml:space="preserve">In 2016 werd Xamarin opgekocht door Microsoft en </w:t>
      </w:r>
      <w:r w:rsidR="004D4760">
        <w:t xml:space="preserve">kondigde Microsoft aan dat de Xamarin SDK </w:t>
      </w:r>
      <w:r w:rsidR="007976FD">
        <w:t xml:space="preserve">open-sourced zal worden en dat deze zal gebundeld worden als een gratis </w:t>
      </w:r>
      <w:r w:rsidR="001134BB">
        <w:t>deel binnen Visual Studio’s geintegreerde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9610D8">
            <w:rPr>
              <w:noProof/>
            </w:rPr>
            <w:t xml:space="preserve"> </w:t>
          </w:r>
          <w:r w:rsidR="009610D8" w:rsidRPr="009610D8">
            <w:rPr>
              <w:noProof/>
            </w:rPr>
            <w:t>[18]</w:t>
          </w:r>
          <w:r w:rsidR="00672C49">
            <w:fldChar w:fldCharType="end"/>
          </w:r>
        </w:sdtContent>
      </w:sdt>
    </w:p>
    <w:p w14:paraId="34D6D4B0" w14:textId="1FB657B2" w:rsidR="0052454B" w:rsidRDefault="00293F75" w:rsidP="00293F75">
      <w:pPr>
        <w:pStyle w:val="Kop3"/>
      </w:pPr>
      <w:bookmarkStart w:id="116" w:name="_Toc511216735"/>
      <w:r>
        <w:t>Basis</w:t>
      </w:r>
      <w:bookmarkEnd w:id="116"/>
    </w:p>
    <w:p w14:paraId="5FD8500F" w14:textId="7624BA39" w:rsidR="003601DE" w:rsidRDefault="002B3984" w:rsidP="003601DE">
      <w:r>
        <w:t>Het Xamarin platfor</w:t>
      </w:r>
      <w:r w:rsidR="002E1CC8">
        <w:t xml:space="preserve">m </w:t>
      </w:r>
      <w:r w:rsidR="00970305">
        <w:t>is een .NET omgeving met iOS en Android C#</w:t>
      </w:r>
      <w:r w:rsidR="002603DE">
        <w:t xml:space="preserve"> verbonden libraries</w:t>
      </w:r>
      <w:r w:rsidR="00204FAC">
        <w:t>. Onderliggend Xamarin.Android is Mono for Android, en onder Xamarin.iOS is MonoTouch</w:t>
      </w:r>
      <w:r w:rsidR="008D77B8">
        <w:t>. Deze zijn de C# verbindingen tot het native Android en iOS API’s voor het ontwikkelen op mobiele devices en tablets.</w:t>
      </w:r>
      <w:r w:rsidR="0056560E">
        <w:t xml:space="preserve"> Dit geeft het vermogen de Android</w:t>
      </w:r>
      <w:r w:rsidR="00FB04EF">
        <w:t>/</w:t>
      </w:r>
      <w:r w:rsidR="0056560E">
        <w:t xml:space="preserve">iOS </w:t>
      </w:r>
      <w:r w:rsidR="009B3A60">
        <w:t xml:space="preserve">UI, graphics, </w:t>
      </w:r>
      <w:r w:rsidR="00751A60">
        <w:t xml:space="preserve">enz. </w:t>
      </w:r>
      <w:r w:rsidR="009B3A60">
        <w:t>te gebruiken terwijl we enkel C# schrijven.</w:t>
      </w:r>
      <w:r w:rsidR="00DB3C18">
        <w:t xml:space="preserve"> Xamarin.Forms is een laag boven de andere UI </w:t>
      </w:r>
      <w:r w:rsidR="00575D10">
        <w:t>verbindingen</w:t>
      </w:r>
      <w:r w:rsidR="00300432">
        <w:t>, die zorgt voor een volledig cross-platform UI library.</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9610D8" w:rsidRPr="009610D8">
            <w:rPr>
              <w:noProof/>
            </w:rPr>
            <w:t>[19]</w:t>
          </w:r>
          <w:r w:rsidR="00A85B8F">
            <w:fldChar w:fldCharType="end"/>
          </w:r>
        </w:sdtContent>
      </w:sdt>
    </w:p>
    <w:p w14:paraId="04934E20" w14:textId="77777777" w:rsidR="00C75CE0" w:rsidRDefault="007016A4" w:rsidP="00C75CE0">
      <w:pPr>
        <w:keepNext/>
      </w:pPr>
      <w:r>
        <w:rPr>
          <w:noProof/>
        </w:rPr>
        <w:drawing>
          <wp:inline distT="0" distB="0" distL="0" distR="0" wp14:anchorId="66281DCF" wp14:editId="739FA477">
            <wp:extent cx="3472985" cy="302895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5057" cy="3030757"/>
                    </a:xfrm>
                    <a:prstGeom prst="rect">
                      <a:avLst/>
                    </a:prstGeom>
                  </pic:spPr>
                </pic:pic>
              </a:graphicData>
            </a:graphic>
          </wp:inline>
        </w:drawing>
      </w:r>
    </w:p>
    <w:p w14:paraId="7BB3BEA7" w14:textId="6CACB2B8" w:rsidR="007016A4" w:rsidRDefault="00C75CE0" w:rsidP="00C75CE0">
      <w:pPr>
        <w:pStyle w:val="Bijschrift"/>
      </w:pPr>
      <w:bookmarkStart w:id="117" w:name="_Toc511216768"/>
      <w:r>
        <w:t xml:space="preserve">Figuur </w:t>
      </w:r>
      <w:fldSimple w:instr=" STYLEREF 1 \s ">
        <w:r w:rsidR="001023FE">
          <w:rPr>
            <w:noProof/>
          </w:rPr>
          <w:t>2</w:t>
        </w:r>
      </w:fldSimple>
      <w:r w:rsidR="001023FE">
        <w:noBreakHyphen/>
      </w:r>
      <w:fldSimple w:instr=" SEQ Figuur \* ARABIC \s 1 ">
        <w:r w:rsidR="001023FE">
          <w:rPr>
            <w:noProof/>
          </w:rPr>
          <w:t>10</w:t>
        </w:r>
      </w:fldSimple>
      <w:r>
        <w:t>: Opbouw Xamarin</w:t>
      </w:r>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9610D8" w:rsidRPr="009610D8">
            <w:rPr>
              <w:noProof/>
            </w:rPr>
            <w:t>[19]</w:t>
          </w:r>
          <w:r w:rsidR="00A85B8F">
            <w:fldChar w:fldCharType="end"/>
          </w:r>
        </w:sdtContent>
      </w:sdt>
      <w:bookmarkEnd w:id="117"/>
    </w:p>
    <w:p w14:paraId="32ECED76" w14:textId="532B0C14" w:rsidR="00095BBD" w:rsidRDefault="00095BBD" w:rsidP="00F2712D">
      <w:pPr>
        <w:pStyle w:val="Kop3"/>
      </w:pPr>
      <w:bookmarkStart w:id="118" w:name="_Toc511216736"/>
      <w:r>
        <w:t>Features</w:t>
      </w:r>
    </w:p>
    <w:p w14:paraId="365AA182" w14:textId="6B6453B4" w:rsidR="00F2712D" w:rsidRDefault="00F2712D" w:rsidP="00095BBD">
      <w:pPr>
        <w:pStyle w:val="Kop4"/>
      </w:pPr>
      <w:r>
        <w:t>Xamarin.Forms</w:t>
      </w:r>
      <w:bookmarkEnd w:id="118"/>
    </w:p>
    <w:p w14:paraId="414E95B5" w14:textId="1C86E191" w:rsidR="003F1402" w:rsidRDefault="009C148A" w:rsidP="00F2712D">
      <w:r>
        <w:t xml:space="preserve">Xamarin.Forms is een toolkit van cross-platforme UI-klassen </w:t>
      </w:r>
      <w:r w:rsidR="00B760C5">
        <w:t xml:space="preserve">gebouwd boven de meer fundamentele platform-spcifieke UI klassen: Xamarin.Android en Xamarin.iOS. </w:t>
      </w:r>
      <w:r w:rsidR="00A97086">
        <w:t>Xamarin.</w:t>
      </w:r>
      <w:r w:rsidR="00B760C5">
        <w:t>Android en Xamarin.</w:t>
      </w:r>
      <w:r w:rsidR="00A97086">
        <w:t>iOS</w:t>
      </w:r>
      <w:r w:rsidR="00D87161">
        <w:t xml:space="preserve"> voorzien </w:t>
      </w:r>
      <w:r w:rsidR="00423D3F">
        <w:t xml:space="preserve">gemapte klassen aan hun respectievelijk native UI </w:t>
      </w:r>
      <w:r w:rsidR="00423D3F">
        <w:lastRenderedPageBreak/>
        <w:t>SDK’s: iOS UIKit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9610D8" w:rsidRPr="009610D8">
            <w:rPr>
              <w:noProof/>
            </w:rPr>
            <w:t>[19]</w:t>
          </w:r>
          <w:r w:rsidR="00A85B8F">
            <w:fldChar w:fldCharType="end"/>
          </w:r>
        </w:sdtContent>
      </w:sdt>
      <w:r w:rsidR="00423D3F">
        <w:t xml:space="preserve"> </w:t>
      </w:r>
      <w:r w:rsidR="00833660">
        <w:t xml:space="preserve">Xamarin.Forms verbind </w:t>
      </w:r>
      <w:r w:rsidR="003D40B0">
        <w:t xml:space="preserve">zich ook direct aan de native Windows Phone SDK. Dit voorziet een </w:t>
      </w:r>
      <w:r w:rsidR="00D57614">
        <w:t xml:space="preserve">set van UI-componenten die allemaal in de 3 native operating systemen kunnen </w:t>
      </w:r>
      <w:r w:rsidR="005E1861">
        <w:t>gerendered worden</w:t>
      </w:r>
      <w:r w:rsidR="00D57614">
        <w:t xml:space="preserve"> en dus allen cross-platform zijn.</w:t>
      </w:r>
      <w:r w:rsidR="005E1861">
        <w:t xml:space="preserve"> Deze elementen zijn </w:t>
      </w:r>
      <w:commentRangeStart w:id="119"/>
      <w:r w:rsidR="005E1861">
        <w:t xml:space="preserve">gebuild </w:t>
      </w:r>
      <w:commentRangeEnd w:id="119"/>
      <w:r w:rsidR="00751A60">
        <w:rPr>
          <w:rStyle w:val="Verwijzingopmerking"/>
        </w:rPr>
        <w:commentReference w:id="119"/>
      </w:r>
      <w:r w:rsidR="005E1861">
        <w:t>met Extensible Application Markup Language (XAML) of zijn gecodeerd in C#</w:t>
      </w:r>
      <w:r w:rsidR="004C33D6">
        <w:t xml:space="preserve"> via de Page, Layout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 xml:space="preserve">een goede architectuur en herbruikbaarheid te bekomen, gebruikt een Xamarin.Forms cross-platform oplossing </w:t>
      </w:r>
      <w:r w:rsidR="008E677E">
        <w:t>dikwijls gedeelde C# applicatie code die de business logic en de data access layer bevat</w:t>
      </w:r>
      <w:r w:rsidR="00ED1055">
        <w:t>. Dit wordt aangeduid als de Core Library</w:t>
      </w:r>
      <w:r w:rsidR="00EC1CDC">
        <w:t xml:space="preserve">. De Xamarin.Forms UI layer is ook C# </w:t>
      </w:r>
      <w:r w:rsidR="001E6425">
        <w:t xml:space="preserve">en de kleine layers is </w:t>
      </w:r>
      <w:r w:rsidR="00804CCA">
        <w:t xml:space="preserve">een </w:t>
      </w:r>
      <w:r w:rsidR="001E6425">
        <w:t xml:space="preserve">minimum </w:t>
      </w:r>
      <w:r w:rsidR="00804CCA">
        <w:t>aan</w:t>
      </w:r>
      <w:r w:rsidR="001E6425">
        <w:t xml:space="preserve"> platform-specifieke C# UI code </w:t>
      </w:r>
      <w:r w:rsidR="00804CCA">
        <w:t xml:space="preserve">die nodig is voor </w:t>
      </w:r>
      <w:r w:rsidR="00957B07">
        <w:t>de applicatie op elke native OS te initialiseren en op te starten.</w:t>
      </w:r>
    </w:p>
    <w:p w14:paraId="1F715395" w14:textId="77777777" w:rsidR="00C75CE0" w:rsidRDefault="003F1402" w:rsidP="00C75CE0">
      <w:pPr>
        <w:keepNext/>
      </w:pPr>
      <w:r>
        <w:rPr>
          <w:noProof/>
        </w:rPr>
        <w:drawing>
          <wp:inline distT="0" distB="0" distL="0" distR="0" wp14:anchorId="0538DCB2" wp14:editId="76EF4AAE">
            <wp:extent cx="5441299" cy="2790825"/>
            <wp:effectExtent l="0" t="0" r="762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8790" cy="2794667"/>
                    </a:xfrm>
                    <a:prstGeom prst="rect">
                      <a:avLst/>
                    </a:prstGeom>
                  </pic:spPr>
                </pic:pic>
              </a:graphicData>
            </a:graphic>
          </wp:inline>
        </w:drawing>
      </w:r>
    </w:p>
    <w:p w14:paraId="59A03353" w14:textId="2CA91064" w:rsidR="00C75CE0" w:rsidRDefault="00C75CE0" w:rsidP="00C75CE0">
      <w:pPr>
        <w:pStyle w:val="Bijschrift"/>
      </w:pPr>
      <w:bookmarkStart w:id="120" w:name="_Toc511216769"/>
      <w:r>
        <w:t xml:space="preserve">Figuur </w:t>
      </w:r>
      <w:fldSimple w:instr=" STYLEREF 1 \s ">
        <w:r w:rsidR="001023FE">
          <w:rPr>
            <w:noProof/>
          </w:rPr>
          <w:t>2</w:t>
        </w:r>
      </w:fldSimple>
      <w:r w:rsidR="001023FE">
        <w:noBreakHyphen/>
      </w:r>
      <w:fldSimple w:instr=" SEQ Figuur \* ARABIC \s 1 ">
        <w:r w:rsidR="001023FE">
          <w:rPr>
            <w:noProof/>
          </w:rPr>
          <w:t>11</w:t>
        </w:r>
      </w:fldSimple>
      <w:r>
        <w:t>: Xamarin.Forms’ oplossing architectuur</w:t>
      </w:r>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9610D8" w:rsidRPr="009610D8">
            <w:rPr>
              <w:noProof/>
            </w:rPr>
            <w:t>[19]</w:t>
          </w:r>
          <w:r w:rsidR="00A85B8F">
            <w:fldChar w:fldCharType="end"/>
          </w:r>
        </w:sdtContent>
      </w:sdt>
      <w:bookmarkEnd w:id="120"/>
    </w:p>
    <w:p w14:paraId="460066F2" w14:textId="578B8B71" w:rsidR="00C85F95" w:rsidRPr="00F2712D" w:rsidRDefault="001E0F7F" w:rsidP="00F2712D">
      <w:r>
        <w:t xml:space="preserve"> </w:t>
      </w:r>
    </w:p>
    <w:p w14:paraId="05936179" w14:textId="357B3B06" w:rsidR="00A350BA" w:rsidRDefault="00A05C4D" w:rsidP="003601DE">
      <w:r>
        <w:t xml:space="preserve">De trade-off is </w:t>
      </w:r>
      <w:r w:rsidR="006E7045">
        <w:t>dus de veelz</w:t>
      </w:r>
      <w:r w:rsidR="00A05F4A">
        <w:t>ij</w:t>
      </w:r>
      <w:r w:rsidR="006E7045">
        <w:t>digheid van Xamarin.Forms tegenover de volledige features en functionaliteit van de platform</w:t>
      </w:r>
      <w:r w:rsidR="00A05F4A">
        <w:t>-specifieke UI’s.</w:t>
      </w:r>
    </w:p>
    <w:p w14:paraId="53943443" w14:textId="474BB287" w:rsidR="00095BBD" w:rsidRDefault="00095BBD" w:rsidP="00095BBD">
      <w:pPr>
        <w:pStyle w:val="Kop4"/>
      </w:pPr>
      <w:r>
        <w:t>MVVM (Model-View-View</w:t>
      </w:r>
      <w:r w:rsidR="00D13666">
        <w:t>model)</w:t>
      </w:r>
    </w:p>
    <w:p w14:paraId="3E0CC95F" w14:textId="40CBF9A0" w:rsidR="001023FE" w:rsidRPr="001023FE" w:rsidRDefault="001023FE" w:rsidP="001023FE">
      <w:r>
        <w:t>De Xamarin.Forms ontwikkelaar creëert zijn UI typisch in XAML</w:t>
      </w:r>
      <w:r w:rsidR="008F3F33">
        <w:t>, en voegt daarna zijn back-end code toe dat op de user interface werkt</w:t>
      </w:r>
      <w:r>
        <w:t xml:space="preserve">. </w:t>
      </w:r>
      <w:r w:rsidR="008F3F33">
        <w:t>Als applicaties groter en complexer worden kunnen onderhoudsproblemen toedreden.</w:t>
      </w:r>
    </w:p>
    <w:p w14:paraId="7FF4E6E9" w14:textId="4CFA6F9F" w:rsidR="001023FE" w:rsidRDefault="00D13666" w:rsidP="00D13666">
      <w:r>
        <w:t>Het Model-View-Viewmodel</w:t>
      </w:r>
      <w:r w:rsidR="00C576B3">
        <w:t xml:space="preserve"> </w:t>
      </w:r>
      <w:r w:rsidR="008F3F33">
        <w:t>helpt</w:t>
      </w:r>
      <w:r w:rsidR="00C576B3">
        <w:t xml:space="preserve"> </w:t>
      </w:r>
      <w:r w:rsidR="008F3F33">
        <w:t xml:space="preserve">met het scheiden </w:t>
      </w:r>
      <w:r w:rsidR="00C576B3">
        <w:t xml:space="preserve">van </w:t>
      </w:r>
      <w:r w:rsidR="008F3F33">
        <w:t>de</w:t>
      </w:r>
      <w:r w:rsidR="00C576B3">
        <w:t xml:space="preserve"> </w:t>
      </w:r>
      <w:r w:rsidR="008F3F33">
        <w:t>ontwikkeling</w:t>
      </w:r>
      <w:r w:rsidR="00C576B3">
        <w:t xml:space="preserve"> van de GUI en van de back-end logica.</w:t>
      </w:r>
      <w:r w:rsidR="008F3F33">
        <w:t xml:space="preserve"> Deze gescheiden houden zorgt ervoor om problemen te voorkomen en de applicatie makkelijker testbaar en onderhoudbaar te maken.</w:t>
      </w:r>
      <w:r w:rsidR="00C576B3">
        <w:t xml:space="preserve"> Het View</w:t>
      </w:r>
      <w:r w:rsidR="001023FE">
        <w:t xml:space="preserve"> M</w:t>
      </w:r>
      <w:r w:rsidR="00C576B3">
        <w:t xml:space="preserve">odel van de MVVM is de tussenstap die de data objecten van het model verandert zodat deze gemakkelijk zijn te beheren en te presenteren door </w:t>
      </w:r>
      <w:r w:rsidR="001023FE">
        <w:t>het</w:t>
      </w:r>
      <w:r w:rsidR="00C576B3">
        <w:t xml:space="preserve"> View.</w:t>
      </w:r>
      <w:sdt>
        <w:sdtPr>
          <w:id w:val="163596712"/>
          <w:citation/>
        </w:sdtPr>
        <w:sdtContent>
          <w:r w:rsidR="00C576B3">
            <w:fldChar w:fldCharType="begin"/>
          </w:r>
          <w:r w:rsidR="00C576B3">
            <w:instrText xml:space="preserve"> CITATION Mod18 \l 2067 </w:instrText>
          </w:r>
          <w:r w:rsidR="00C576B3">
            <w:fldChar w:fldCharType="separate"/>
          </w:r>
          <w:r w:rsidR="009610D8">
            <w:rPr>
              <w:noProof/>
            </w:rPr>
            <w:t xml:space="preserve"> </w:t>
          </w:r>
          <w:r w:rsidR="009610D8" w:rsidRPr="009610D8">
            <w:rPr>
              <w:noProof/>
            </w:rPr>
            <w:t>[20]</w:t>
          </w:r>
          <w:r w:rsidR="00C576B3">
            <w:fldChar w:fldCharType="end"/>
          </w:r>
        </w:sdtContent>
      </w:sdt>
      <w:r w:rsidR="00C576B3">
        <w:t xml:space="preserve"> </w:t>
      </w:r>
    </w:p>
    <w:p w14:paraId="108008CB" w14:textId="77777777" w:rsidR="001023FE" w:rsidRDefault="001023FE" w:rsidP="001023FE">
      <w:pPr>
        <w:keepNext/>
      </w:pPr>
      <w:r>
        <w:rPr>
          <w:noProof/>
        </w:rPr>
        <w:lastRenderedPageBreak/>
        <w:drawing>
          <wp:inline distT="0" distB="0" distL="0" distR="0" wp14:anchorId="2A3422AA" wp14:editId="23A5BA85">
            <wp:extent cx="3498112" cy="2402477"/>
            <wp:effectExtent l="0" t="0" r="7620" b="0"/>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18573" cy="2416530"/>
                    </a:xfrm>
                    <a:prstGeom prst="rect">
                      <a:avLst/>
                    </a:prstGeom>
                    <a:noFill/>
                    <a:ln>
                      <a:noFill/>
                    </a:ln>
                  </pic:spPr>
                </pic:pic>
              </a:graphicData>
            </a:graphic>
          </wp:inline>
        </w:drawing>
      </w:r>
    </w:p>
    <w:p w14:paraId="05B42D1F" w14:textId="29C0FBC9" w:rsidR="001023FE" w:rsidRDefault="001023FE" w:rsidP="001023FE">
      <w:pPr>
        <w:pStyle w:val="Bijschrift"/>
      </w:pPr>
      <w:r>
        <w:t xml:space="preserve">Figuur </w:t>
      </w:r>
      <w:fldSimple w:instr=" STYLEREF 1 \s ">
        <w:r>
          <w:rPr>
            <w:noProof/>
          </w:rPr>
          <w:t>2</w:t>
        </w:r>
      </w:fldSimple>
      <w:r>
        <w:noBreakHyphen/>
      </w:r>
      <w:fldSimple w:instr=" SEQ Figuur \* ARABIC \s 1 ">
        <w:r>
          <w:rPr>
            <w:noProof/>
          </w:rPr>
          <w:t>12</w:t>
        </w:r>
      </w:fldSimple>
      <w:r w:rsidR="006D21B1">
        <w:t xml:space="preserve">: </w:t>
      </w:r>
      <w:r w:rsidRPr="007A394A">
        <w:rPr>
          <w:noProof/>
        </w:rPr>
        <w:t>De relaties tussen de 3 kerncomponenten van MV</w:t>
      </w:r>
      <w:r w:rsidR="006D21B1">
        <w:rPr>
          <w:noProof/>
        </w:rPr>
        <w:t>V</w:t>
      </w:r>
      <w:r w:rsidRPr="007A394A">
        <w:rPr>
          <w:noProof/>
        </w:rPr>
        <w:t>M</w:t>
      </w:r>
      <w:sdt>
        <w:sdtPr>
          <w:rPr>
            <w:noProof/>
          </w:rPr>
          <w:id w:val="-2141253381"/>
          <w:citation/>
        </w:sdtPr>
        <w:sdtContent>
          <w:r w:rsidR="006D21B1">
            <w:rPr>
              <w:noProof/>
            </w:rPr>
            <w:fldChar w:fldCharType="begin"/>
          </w:r>
          <w:r w:rsidR="006D21B1">
            <w:rPr>
              <w:noProof/>
            </w:rPr>
            <w:instrText xml:space="preserve"> CITATION Mic182 \l 2067 </w:instrText>
          </w:r>
          <w:r w:rsidR="006D21B1">
            <w:rPr>
              <w:noProof/>
            </w:rPr>
            <w:fldChar w:fldCharType="separate"/>
          </w:r>
          <w:r w:rsidR="009610D8">
            <w:rPr>
              <w:noProof/>
            </w:rPr>
            <w:t xml:space="preserve"> </w:t>
          </w:r>
          <w:r w:rsidR="009610D8" w:rsidRPr="009610D8">
            <w:rPr>
              <w:noProof/>
            </w:rPr>
            <w:t>[21]</w:t>
          </w:r>
          <w:r w:rsidR="006D21B1">
            <w:rPr>
              <w:noProof/>
            </w:rPr>
            <w:fldChar w:fldCharType="end"/>
          </w:r>
        </w:sdtContent>
      </w:sdt>
    </w:p>
    <w:p w14:paraId="294BE242" w14:textId="18B84817" w:rsidR="00D13666" w:rsidRDefault="00C576B3" w:rsidP="00D13666">
      <w:r>
        <w:t xml:space="preserve">Het </w:t>
      </w:r>
      <w:r w:rsidR="001023FE">
        <w:t>M</w:t>
      </w:r>
      <w:r>
        <w:t>odel stelt een deel klassen voor die de business logica en data voor</w:t>
      </w:r>
      <w:r w:rsidR="001023FE">
        <w:t xml:space="preserve">. Het definieert ook de regels voor deze data hoe deze data kan veranderd en gemanipuleerd worden. </w:t>
      </w:r>
    </w:p>
    <w:p w14:paraId="14760583" w14:textId="2B3A249F" w:rsidR="001023FE" w:rsidRDefault="001023FE" w:rsidP="00D13666">
      <w:r>
        <w:t>Het View stelt de UI componenten voor. Deze is enkel verantwoordelijk voor de data weer te  geven die het verkrijgt van de controller, het ViewModel dus.</w:t>
      </w:r>
    </w:p>
    <w:p w14:paraId="709BB589" w14:textId="1A524E8C" w:rsidR="001023FE" w:rsidRDefault="001023FE" w:rsidP="00D13666">
      <w:r>
        <w:t>Het View Model is verantwoordelijk voor het onderhouden van de methodes, commands en andere eigenschappen die de state van het View moeten onderhouden, het model moet manipuleren als resultaat van de acties op het view, en events in het view zelf te triggeren.</w:t>
      </w:r>
      <w:sdt>
        <w:sdtPr>
          <w:id w:val="-1720664065"/>
          <w:citation/>
        </w:sdtPr>
        <w:sdtContent>
          <w:r>
            <w:fldChar w:fldCharType="begin"/>
          </w:r>
          <w:r>
            <w:instrText xml:space="preserve"> CITATION Und18 \l 2067 </w:instrText>
          </w:r>
          <w:r>
            <w:fldChar w:fldCharType="separate"/>
          </w:r>
          <w:r w:rsidR="009610D8">
            <w:rPr>
              <w:noProof/>
            </w:rPr>
            <w:t xml:space="preserve"> </w:t>
          </w:r>
          <w:r w:rsidR="009610D8" w:rsidRPr="009610D8">
            <w:rPr>
              <w:noProof/>
            </w:rPr>
            <w:t>[22]</w:t>
          </w:r>
          <w:r>
            <w:fldChar w:fldCharType="end"/>
          </w:r>
        </w:sdtContent>
      </w:sdt>
    </w:p>
    <w:p w14:paraId="622D3D27" w14:textId="129CC9FB" w:rsidR="001023FE" w:rsidRDefault="008F3F33" w:rsidP="00D13666">
      <w:r>
        <w:t>De voordelen  die het MVVM patroon aanbiedt:</w:t>
      </w:r>
    </w:p>
    <w:p w14:paraId="23FD4A92" w14:textId="0B575F6E" w:rsidR="008F3F33" w:rsidRDefault="008F3F33" w:rsidP="008F3F33">
      <w:pPr>
        <w:pStyle w:val="Lijstalinea"/>
        <w:numPr>
          <w:ilvl w:val="0"/>
          <w:numId w:val="19"/>
        </w:numPr>
      </w:pPr>
      <w:r>
        <w:t>Het model, de back-end basis, aanpassen qua logica kan riskant of moeilijk zijn. In dit scenario kan het viewmodel bescherming bieden aan deze model klassen en voorkomt dat er schadelijke veranderingen zouden gebeuren in de model-code.</w:t>
      </w:r>
    </w:p>
    <w:p w14:paraId="770682B0" w14:textId="4A9BB17C" w:rsidR="008F3F33" w:rsidRDefault="008F3F33" w:rsidP="008F3F33">
      <w:pPr>
        <w:pStyle w:val="Lijstalinea"/>
        <w:numPr>
          <w:ilvl w:val="0"/>
          <w:numId w:val="19"/>
        </w:numPr>
      </w:pPr>
      <w:r>
        <w:t xml:space="preserve">Ontwikkelaars kunnen </w:t>
      </w:r>
      <w:r w:rsidR="006D21B1">
        <w:t>testen zonder de view te moeten gebruiken. Deze tests kunnen exact hetzelfde functioneren alsof ze gebruikt worden door een view.</w:t>
      </w:r>
    </w:p>
    <w:p w14:paraId="20EE9BEF" w14:textId="77777777" w:rsidR="006D21B1" w:rsidRDefault="006D21B1" w:rsidP="008F3F33">
      <w:pPr>
        <w:pStyle w:val="Lijstalinea"/>
        <w:numPr>
          <w:ilvl w:val="0"/>
          <w:numId w:val="19"/>
        </w:numPr>
      </w:pPr>
      <w:r>
        <w:t>De UI van de applicatie kan compleet opnieuw ontworpen worden, als deze helemaal in XAML geïmplementeerd is, zonder ook maar één lijn back-end code aan te passen.</w:t>
      </w:r>
    </w:p>
    <w:p w14:paraId="78CC5C1E" w14:textId="0C597843" w:rsidR="00D13666" w:rsidRDefault="006D21B1" w:rsidP="006D21B1">
      <w:pPr>
        <w:pStyle w:val="Lijstalinea"/>
        <w:numPr>
          <w:ilvl w:val="0"/>
          <w:numId w:val="19"/>
        </w:numPr>
      </w:pPr>
      <w:r>
        <w:t xml:space="preserve">Deze separatie van view en de andere componenten zorgt er ook voor dat designers en ontwikkelaars volledig apart kunnen werken aan hun eigen componenten. </w:t>
      </w:r>
      <w:sdt>
        <w:sdtPr>
          <w:id w:val="-1112439304"/>
          <w:citation/>
        </w:sdtPr>
        <w:sdtContent>
          <w:r>
            <w:fldChar w:fldCharType="begin"/>
          </w:r>
          <w:r>
            <w:instrText xml:space="preserve"> CITATION Mic181 \l 2067 </w:instrText>
          </w:r>
          <w:r>
            <w:fldChar w:fldCharType="separate"/>
          </w:r>
          <w:r w:rsidR="009610D8" w:rsidRPr="009610D8">
            <w:rPr>
              <w:noProof/>
            </w:rPr>
            <w:t>[23]</w:t>
          </w:r>
          <w:r>
            <w:fldChar w:fldCharType="end"/>
          </w:r>
        </w:sdtContent>
      </w:sdt>
    </w:p>
    <w:p w14:paraId="29FFC7E9" w14:textId="4C65E480" w:rsidR="00201610" w:rsidRDefault="00201610" w:rsidP="00201610">
      <w:pPr>
        <w:pStyle w:val="Kop3"/>
      </w:pPr>
      <w:bookmarkStart w:id="121" w:name="_Toc511216737"/>
      <w:r>
        <w:t>Gebruik</w:t>
      </w:r>
      <w:bookmarkEnd w:id="121"/>
    </w:p>
    <w:p w14:paraId="7BAF76D4" w14:textId="77777777" w:rsidR="00083CD6" w:rsidRDefault="00083CD6" w:rsidP="00083CD6">
      <w:r>
        <w:t>Xamarin gebruikt de Visual Studio IDE van Microsoft als ontwikkelingsomgeving. Xamarin kan geïnstalleerd worden als deel van een nieuwe Visual Studio installatie, of kan achteraf erbij geïnstalleerd worden. Nu kan de code voor applicaties geschreven worden in de editor van Visual Studio.</w:t>
      </w:r>
    </w:p>
    <w:p w14:paraId="156EAAA4" w14:textId="0F73F745" w:rsidR="00083CD6" w:rsidRDefault="00083CD6" w:rsidP="00083CD6">
      <w:r>
        <w:rPr>
          <w:noProof/>
        </w:rPr>
        <w:t xml:space="preserve">Met een installatie van Xamarin.Forms zal </w:t>
      </w:r>
      <w:r w:rsidR="00751A60">
        <w:rPr>
          <w:noProof/>
        </w:rPr>
        <w:t xml:space="preserve">men </w:t>
      </w:r>
      <w:r>
        <w:rPr>
          <w:noProof/>
        </w:rPr>
        <w:t xml:space="preserve">enkel 1 code moeten schrijven, en deze wordt automatisch overgebracht naar Xamarin.iOS en Xamarin.Android. Een simulatie kan dan bekeken worden met de Xamarin.Forms Previewer die rechtstreeks in de IDE is geintegreerd. </w:t>
      </w:r>
    </w:p>
    <w:p w14:paraId="7446E831" w14:textId="5BABF419" w:rsidR="00FB04EF" w:rsidRPr="00646301" w:rsidRDefault="00FB04EF" w:rsidP="00646301"/>
    <w:p w14:paraId="4F6845CA" w14:textId="0D56A954" w:rsidR="00446874" w:rsidRPr="00446874" w:rsidRDefault="00446874" w:rsidP="00446874">
      <w:pPr>
        <w:pStyle w:val="Kop3"/>
      </w:pPr>
      <w:bookmarkStart w:id="122" w:name="_Toc511216738"/>
      <w:r>
        <w:lastRenderedPageBreak/>
        <w:t>Portfolio</w:t>
      </w:r>
      <w:bookmarkEnd w:id="122"/>
    </w:p>
    <w:p w14:paraId="6FD3F9D7" w14:textId="43BBC578" w:rsidR="002D1D4E" w:rsidRDefault="002F7844" w:rsidP="003601DE">
      <w:r>
        <w:t>Lijst van applicaties developped met Xamarin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9610D8">
            <w:rPr>
              <w:noProof/>
            </w:rPr>
            <w:t xml:space="preserve"> </w:t>
          </w:r>
          <w:r w:rsidR="009610D8" w:rsidRPr="009610D8">
            <w:rPr>
              <w:noProof/>
            </w:rPr>
            <w:t>[24]</w:t>
          </w:r>
          <w:r w:rsidR="00A85B8F">
            <w:fldChar w:fldCharType="end"/>
          </w:r>
        </w:sdtContent>
      </w:sdt>
    </w:p>
    <w:p w14:paraId="7ECB0559" w14:textId="15F4F1BB" w:rsidR="002F7844" w:rsidRDefault="002F7844" w:rsidP="009A0D12">
      <w:pPr>
        <w:pStyle w:val="Lijstalinea"/>
        <w:numPr>
          <w:ilvl w:val="0"/>
          <w:numId w:val="11"/>
        </w:numPr>
      </w:pPr>
      <w:r>
        <w:t>EasyJet’s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r>
        <w:t>MixRadio’s muziek app (Android/iOS)</w:t>
      </w:r>
    </w:p>
    <w:p w14:paraId="247C8493" w14:textId="3452762C" w:rsidR="00212184" w:rsidRDefault="001E13DF" w:rsidP="009A0D12">
      <w:pPr>
        <w:pStyle w:val="Lijstalinea"/>
        <w:numPr>
          <w:ilvl w:val="0"/>
          <w:numId w:val="11"/>
        </w:numPr>
      </w:pPr>
      <w:r>
        <w:t>Pinterest (Android/iOS)</w:t>
      </w:r>
    </w:p>
    <w:p w14:paraId="3B47563C" w14:textId="77777777" w:rsidR="00212184" w:rsidRPr="006A267E" w:rsidRDefault="00212184" w:rsidP="003601DE"/>
    <w:p w14:paraId="5480C767" w14:textId="0A7EA7DA" w:rsidR="003601DE" w:rsidRDefault="003601DE" w:rsidP="007A44EB">
      <w:pPr>
        <w:pStyle w:val="Kop2"/>
        <w:spacing w:before="120" w:after="120"/>
        <w:ind w:left="578" w:hanging="578"/>
      </w:pPr>
      <w:bookmarkStart w:id="123" w:name="_Toc499557202"/>
      <w:bookmarkStart w:id="124" w:name="_Toc511216739"/>
      <w:r>
        <w:t>Apache Cordova</w:t>
      </w:r>
      <w:bookmarkEnd w:id="123"/>
      <w:r w:rsidR="003F04EE">
        <w:t>/PhoneGap</w:t>
      </w:r>
      <w:bookmarkEnd w:id="124"/>
    </w:p>
    <w:p w14:paraId="6B6E9FB8" w14:textId="40DD4BA6" w:rsidR="003601DE" w:rsidRDefault="007A44EB" w:rsidP="007A44EB">
      <w:pPr>
        <w:pStyle w:val="Kop3"/>
      </w:pPr>
      <w:bookmarkStart w:id="125" w:name="_Toc511216740"/>
      <w:r>
        <w:t>Oorsprong</w:t>
      </w:r>
      <w:bookmarkEnd w:id="125"/>
    </w:p>
    <w:p w14:paraId="0DF245DD" w14:textId="535D9DA7" w:rsidR="003601DE" w:rsidRDefault="007A44EB" w:rsidP="003601DE">
      <w:pPr>
        <w:spacing w:before="120" w:after="0"/>
      </w:pPr>
      <w:r>
        <w:t xml:space="preserve">Apache Cordova is een ontwikkelingsframework voor mobiele applicaties gemaakt door het Canadese bedrijf Nitobi. </w:t>
      </w:r>
      <w:r w:rsidR="00B70254">
        <w:t>Eerst noemde het PhoneGap, onder die naam werd het gecreëerd op een iPhoneDevCamp evenement in San Francisco in 2009 door het Canadese bedrijf Nitobi</w:t>
      </w:r>
      <w:r w:rsidR="003F04EE">
        <w:t>.</w:t>
      </w:r>
      <w:r w:rsidR="00B70254">
        <w:t xml:space="preserve"> Adobe kocht in 2011 Nitobi over</w:t>
      </w:r>
      <w:r w:rsidR="008117F0">
        <w:t>.</w:t>
      </w:r>
      <w:r w:rsidR="00DD1452">
        <w:t xml:space="preserve"> </w:t>
      </w:r>
      <w:sdt>
        <w:sdtPr>
          <w:id w:val="2135904971"/>
          <w:citation/>
        </w:sdtPr>
        <w:sdtContent>
          <w:r w:rsidR="00B70254">
            <w:fldChar w:fldCharType="begin"/>
          </w:r>
          <w:r w:rsidR="00B70254">
            <w:instrText xml:space="preserve"> CITATION Apa18 \l 2067 </w:instrText>
          </w:r>
          <w:r w:rsidR="00B70254">
            <w:fldChar w:fldCharType="separate"/>
          </w:r>
          <w:r w:rsidR="009610D8" w:rsidRPr="009610D8">
            <w:rPr>
              <w:noProof/>
            </w:rPr>
            <w:t>[25]</w:t>
          </w:r>
          <w:r w:rsidR="00B70254">
            <w:fldChar w:fldCharType="end"/>
          </w:r>
        </w:sdtContent>
      </w:sdt>
      <w:r w:rsidR="00B70254">
        <w:t xml:space="preserve"> Nadat beslist werd door Adobe dat de PhoneGap codebase gedoneerd ging worden aan de Apache Software</w:t>
      </w:r>
      <w:r w:rsidR="003F04EE">
        <w:t xml:space="preserve"> </w:t>
      </w:r>
      <w:r w:rsidR="00B70254">
        <w:t xml:space="preserve">Foundation </w:t>
      </w:r>
      <w:r w:rsidR="00FD1E32">
        <w:t xml:space="preserve">kreeg het </w:t>
      </w:r>
      <w:r w:rsidR="00B70254">
        <w:t>de naam Apache Cordova</w:t>
      </w:r>
      <w:r w:rsidR="00FD1E32">
        <w:t>, die dan ook open source werd</w:t>
      </w:r>
      <w:r w:rsidR="003F04EE">
        <w:t>.</w:t>
      </w:r>
      <w:r w:rsidR="00FD1E32">
        <w:t xml:space="preserve"> Dit terwijl PhoneGap de naam Adobe PhoneGap kreeg.</w:t>
      </w:r>
      <w:sdt>
        <w:sdtPr>
          <w:id w:val="2059899246"/>
          <w:citation/>
        </w:sdtPr>
        <w:sdtContent>
          <w:r w:rsidR="00FD1E32">
            <w:fldChar w:fldCharType="begin"/>
          </w:r>
          <w:r w:rsidR="00FD1E32">
            <w:instrText xml:space="preserve"> CITATION Bri181 \l 2067 </w:instrText>
          </w:r>
          <w:r w:rsidR="00FD1E32">
            <w:fldChar w:fldCharType="separate"/>
          </w:r>
          <w:r w:rsidR="009610D8">
            <w:rPr>
              <w:noProof/>
            </w:rPr>
            <w:t xml:space="preserve"> </w:t>
          </w:r>
          <w:r w:rsidR="009610D8" w:rsidRPr="009610D8">
            <w:rPr>
              <w:noProof/>
            </w:rPr>
            <w:t>[26]</w:t>
          </w:r>
          <w:r w:rsidR="00FD1E32">
            <w:fldChar w:fldCharType="end"/>
          </w:r>
        </w:sdtContent>
      </w:sdt>
      <w:r w:rsidR="00FD1E32">
        <w:t xml:space="preserve"> Wat is nu het verschil tussen PhoneGap en Apache Cordova? PhoneGap is Cordova plus Adobe services en extensies die de capaciteiten verder verbeteren. Cordova kan nog steeds apart gebruikt worden.</w:t>
      </w:r>
      <w:sdt>
        <w:sdtPr>
          <w:id w:val="788781580"/>
          <w:citation/>
        </w:sdtPr>
        <w:sdtContent>
          <w:r w:rsidR="00FD1E32">
            <w:fldChar w:fldCharType="begin"/>
          </w:r>
          <w:r w:rsidR="00FD1E32">
            <w:instrText xml:space="preserve"> CITATION Wil15 \l 2067 </w:instrText>
          </w:r>
          <w:r w:rsidR="00FD1E32">
            <w:fldChar w:fldCharType="separate"/>
          </w:r>
          <w:r w:rsidR="009610D8">
            <w:rPr>
              <w:noProof/>
            </w:rPr>
            <w:t xml:space="preserve"> </w:t>
          </w:r>
          <w:r w:rsidR="009610D8" w:rsidRPr="009610D8">
            <w:rPr>
              <w:noProof/>
            </w:rPr>
            <w:t>[27]</w:t>
          </w:r>
          <w:r w:rsidR="00FD1E32">
            <w:fldChar w:fldCharType="end"/>
          </w:r>
        </w:sdtContent>
      </w:sdt>
    </w:p>
    <w:p w14:paraId="1702E0BB" w14:textId="77777777" w:rsidR="008117F0" w:rsidRDefault="008117F0" w:rsidP="003601DE">
      <w:pPr>
        <w:spacing w:before="120" w:after="0"/>
      </w:pPr>
    </w:p>
    <w:p w14:paraId="226EF80B" w14:textId="7A6F3E19" w:rsidR="003601DE" w:rsidRDefault="008117F0" w:rsidP="008117F0">
      <w:pPr>
        <w:pStyle w:val="Kop3"/>
      </w:pPr>
      <w:bookmarkStart w:id="126" w:name="_Toc511216741"/>
      <w:r>
        <w:t>Basis</w:t>
      </w:r>
      <w:bookmarkEnd w:id="126"/>
    </w:p>
    <w:p w14:paraId="18AE45E3" w14:textId="3B06A926" w:rsidR="008117F0" w:rsidRDefault="008117F0" w:rsidP="008117F0">
      <w:r>
        <w:t xml:space="preserve">Apache Cordova laat toe om standaard web technologieën -HTML5, CSS3 en JavaScript- te gebruiken voor cross-platform ontwikkeling. Applicaties worden uitgevoerd binnenin </w:t>
      </w:r>
      <w:r w:rsidR="00A01473">
        <w:t xml:space="preserve">native applicatie </w:t>
      </w:r>
      <w:r>
        <w:t>wrappers</w:t>
      </w:r>
      <w:r w:rsidR="00747A3C">
        <w:t xml:space="preserve"> die voor elk platform specifiek gebouwd worden door het framework. Hierop komt dan een WebView die toegang krijgt tot device-level APIs waardoor het gebruik kan maken van sensoren, data, netwerk status, …</w:t>
      </w:r>
      <w:r w:rsidR="00A01473">
        <w:t xml:space="preserve"> Deze WebView voorziet de hele UI v</w:t>
      </w:r>
      <w:r w:rsidR="002D2CAC">
        <w:t>oor de applicatie, voor sommige platformen kan dit ook een component zijn binnnenin een grote, hybride applicatie die de WebView mixt met native applicatie componenten.</w:t>
      </w:r>
      <w:r w:rsidR="00747A3C">
        <w:t xml:space="preserve"> </w:t>
      </w:r>
      <w:sdt>
        <w:sdtPr>
          <w:id w:val="-260528297"/>
          <w:citation/>
        </w:sdtPr>
        <w:sdtContent>
          <w:r w:rsidR="00747A3C">
            <w:fldChar w:fldCharType="begin"/>
          </w:r>
          <w:r w:rsidR="00747A3C">
            <w:instrText xml:space="preserve"> CITATION Apa181 \l 2067 </w:instrText>
          </w:r>
          <w:r w:rsidR="00747A3C">
            <w:fldChar w:fldCharType="separate"/>
          </w:r>
          <w:r w:rsidR="009610D8" w:rsidRPr="009610D8">
            <w:rPr>
              <w:noProof/>
            </w:rPr>
            <w:t>[28]</w:t>
          </w:r>
          <w:r w:rsidR="00747A3C">
            <w:fldChar w:fldCharType="end"/>
          </w:r>
        </w:sdtContent>
      </w:sdt>
    </w:p>
    <w:p w14:paraId="77B5A68B" w14:textId="77777777" w:rsidR="00747A3C" w:rsidRDefault="00747A3C" w:rsidP="008117F0"/>
    <w:p w14:paraId="47E3D7E6" w14:textId="0ADE6ECC" w:rsidR="00747A3C" w:rsidRDefault="00747A3C" w:rsidP="008117F0"/>
    <w:p w14:paraId="124D2C3A" w14:textId="08ED6695" w:rsidR="00747A3C" w:rsidRDefault="00747A3C" w:rsidP="00747A3C">
      <w:pPr>
        <w:pStyle w:val="Kop3"/>
      </w:pPr>
      <w:bookmarkStart w:id="127" w:name="_Toc511216742"/>
      <w:r>
        <w:lastRenderedPageBreak/>
        <w:t>Architectuur</w:t>
      </w:r>
      <w:bookmarkEnd w:id="127"/>
    </w:p>
    <w:p w14:paraId="7B7CC0D4" w14:textId="77777777" w:rsidR="00747A3C" w:rsidRDefault="00747A3C" w:rsidP="00747A3C">
      <w:pPr>
        <w:keepNext/>
      </w:pPr>
      <w:r>
        <w:rPr>
          <w:noProof/>
        </w:rPr>
        <w:drawing>
          <wp:inline distT="0" distB="0" distL="0" distR="0" wp14:anchorId="24497A95" wp14:editId="63E7BEAC">
            <wp:extent cx="5760720" cy="4553738"/>
            <wp:effectExtent l="0" t="0" r="0" b="0"/>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553738"/>
                    </a:xfrm>
                    <a:prstGeom prst="rect">
                      <a:avLst/>
                    </a:prstGeom>
                    <a:noFill/>
                    <a:ln>
                      <a:noFill/>
                    </a:ln>
                  </pic:spPr>
                </pic:pic>
              </a:graphicData>
            </a:graphic>
          </wp:inline>
        </w:drawing>
      </w:r>
    </w:p>
    <w:p w14:paraId="16850D5E" w14:textId="38086DA3" w:rsidR="00747A3C" w:rsidRDefault="00747A3C" w:rsidP="00747A3C">
      <w:pPr>
        <w:pStyle w:val="Bijschrift"/>
      </w:pPr>
      <w:bookmarkStart w:id="128" w:name="_Toc511216770"/>
      <w:r>
        <w:t xml:space="preserve">Figuur </w:t>
      </w:r>
      <w:fldSimple w:instr=" STYLEREF 1 \s ">
        <w:r w:rsidR="001023FE">
          <w:rPr>
            <w:noProof/>
          </w:rPr>
          <w:t>2</w:t>
        </w:r>
      </w:fldSimple>
      <w:r w:rsidR="001023FE">
        <w:noBreakHyphen/>
      </w:r>
      <w:fldSimple w:instr=" SEQ Figuur \* ARABIC \s 1 ">
        <w:r w:rsidR="001023FE">
          <w:rPr>
            <w:noProof/>
          </w:rPr>
          <w:t>13</w:t>
        </w:r>
      </w:fldSimple>
      <w:r>
        <w:t>: Arch</w:t>
      </w:r>
      <w:r w:rsidR="002D2CAC">
        <w:t>i</w:t>
      </w:r>
      <w:r>
        <w:t xml:space="preserve">tectuur van een </w:t>
      </w:r>
      <w:r w:rsidR="002D2CAC">
        <w:t>C</w:t>
      </w:r>
      <w:r>
        <w:t>ordova applicatie</w:t>
      </w:r>
      <w:r w:rsidR="00A01473" w:rsidRPr="00A01473">
        <w:t xml:space="preserve"> </w:t>
      </w:r>
      <w:sdt>
        <w:sdtPr>
          <w:id w:val="-1498723426"/>
          <w:citation/>
        </w:sdtPr>
        <w:sdtContent>
          <w:r w:rsidR="00A01473">
            <w:fldChar w:fldCharType="begin"/>
          </w:r>
          <w:r w:rsidR="00A01473">
            <w:instrText xml:space="preserve"> CITATION Apa181 \l 2067 </w:instrText>
          </w:r>
          <w:r w:rsidR="00A01473">
            <w:fldChar w:fldCharType="separate"/>
          </w:r>
          <w:r w:rsidR="009610D8" w:rsidRPr="009610D8">
            <w:rPr>
              <w:noProof/>
            </w:rPr>
            <w:t>[28]</w:t>
          </w:r>
          <w:r w:rsidR="00A01473">
            <w:fldChar w:fldCharType="end"/>
          </w:r>
        </w:sdtContent>
      </w:sdt>
      <w:bookmarkEnd w:id="128"/>
    </w:p>
    <w:p w14:paraId="262A1CF1" w14:textId="76A74FBC" w:rsidR="00A01473" w:rsidRDefault="002D2CAC" w:rsidP="00A01473">
      <w:r>
        <w:rPr>
          <w:lang w:eastAsia="en-US"/>
        </w:rPr>
        <w:t>In de architectuur bekijken zien we dat de Web App het deel is waar de applicatie code die geschreven werd zit. De applicatie zelf is geïmplementeerd als een web pagina die CSS, JavaScript en de recourses die het nodig heeft refereert. De Cordova Plugins zijn zeer belangrijk, zij voorzien een interface voor Cordova en native componenten om met elkaar te communiceren en voorzien verbindingen naar standaard device APIs</w:t>
      </w:r>
      <w:r w:rsidR="00AB1071">
        <w:rPr>
          <w:lang w:eastAsia="en-US"/>
        </w:rPr>
        <w:t xml:space="preserve"> zoals de camera, contacten, …</w:t>
      </w:r>
      <w:r w:rsidR="00DD1452">
        <w:rPr>
          <w:lang w:eastAsia="en-US"/>
        </w:rPr>
        <w:t xml:space="preserve"> </w:t>
      </w:r>
      <w:sdt>
        <w:sdtPr>
          <w:id w:val="-538965367"/>
          <w:citation/>
        </w:sdtPr>
        <w:sdtContent>
          <w:r w:rsidR="00AB1071">
            <w:fldChar w:fldCharType="begin"/>
          </w:r>
          <w:r w:rsidR="00AB1071">
            <w:instrText xml:space="preserve"> CITATION Apa181 \l 2067 </w:instrText>
          </w:r>
          <w:r w:rsidR="00AB1071">
            <w:fldChar w:fldCharType="separate"/>
          </w:r>
          <w:r w:rsidR="009610D8" w:rsidRPr="009610D8">
            <w:rPr>
              <w:noProof/>
            </w:rPr>
            <w:t>[28]</w:t>
          </w:r>
          <w:r w:rsidR="00AB1071">
            <w:fldChar w:fldCharType="end"/>
          </w:r>
        </w:sdtContent>
      </w:sdt>
    </w:p>
    <w:p w14:paraId="365429EA" w14:textId="3397B179" w:rsidR="00AB1071" w:rsidRDefault="00AB1071" w:rsidP="00A01473">
      <w:pPr>
        <w:rPr>
          <w:lang w:eastAsia="en-US"/>
        </w:rPr>
      </w:pPr>
    </w:p>
    <w:p w14:paraId="5D80329E" w14:textId="1A22B210" w:rsidR="00CB3DE6" w:rsidRDefault="00CB3DE6" w:rsidP="00A01473">
      <w:pPr>
        <w:rPr>
          <w:lang w:eastAsia="en-US"/>
        </w:rPr>
      </w:pPr>
    </w:p>
    <w:p w14:paraId="4015E169" w14:textId="32FFCD8F" w:rsidR="00CB3DE6" w:rsidRDefault="00CB3DE6" w:rsidP="00A01473">
      <w:pPr>
        <w:rPr>
          <w:lang w:eastAsia="en-US"/>
        </w:rPr>
      </w:pPr>
    </w:p>
    <w:p w14:paraId="1A7DB673" w14:textId="309A9391" w:rsidR="00CB3DE6" w:rsidRDefault="00CB3DE6" w:rsidP="00A01473">
      <w:pPr>
        <w:rPr>
          <w:lang w:eastAsia="en-US"/>
        </w:rPr>
      </w:pPr>
    </w:p>
    <w:p w14:paraId="351BE0B1" w14:textId="77777777" w:rsidR="00CB3DE6" w:rsidRPr="00A01473" w:rsidRDefault="00CB3DE6" w:rsidP="00A01473">
      <w:pPr>
        <w:rPr>
          <w:lang w:eastAsia="en-US"/>
        </w:rPr>
      </w:pPr>
    </w:p>
    <w:p w14:paraId="183F1186" w14:textId="38BE629F" w:rsidR="00A01473" w:rsidRDefault="00FC34E6" w:rsidP="00FC34E6">
      <w:pPr>
        <w:pStyle w:val="Kop2"/>
        <w:rPr>
          <w:lang w:eastAsia="en-US"/>
        </w:rPr>
      </w:pPr>
      <w:bookmarkStart w:id="129" w:name="_Toc511216743"/>
      <w:r>
        <w:rPr>
          <w:lang w:eastAsia="en-US"/>
        </w:rPr>
        <w:lastRenderedPageBreak/>
        <w:t>Kwaliteitscontrole van de applicaties</w:t>
      </w:r>
      <w:bookmarkEnd w:id="129"/>
    </w:p>
    <w:p w14:paraId="7ADA5010" w14:textId="3C4025AA" w:rsidR="00FC34E6" w:rsidRDefault="00FC34E6" w:rsidP="00FC34E6">
      <w:pPr>
        <w:pStyle w:val="Kop3"/>
        <w:rPr>
          <w:lang w:eastAsia="en-US"/>
        </w:rPr>
      </w:pPr>
      <w:bookmarkStart w:id="130" w:name="_Toc511216744"/>
      <w:r>
        <w:rPr>
          <w:lang w:eastAsia="en-US"/>
        </w:rPr>
        <w:t>Theoretisch</w:t>
      </w:r>
      <w:bookmarkEnd w:id="130"/>
    </w:p>
    <w:p w14:paraId="03F1BCF5" w14:textId="4658B0B0" w:rsidR="00264241" w:rsidRDefault="00CB3DE6" w:rsidP="00264241">
      <w:pPr>
        <w:rPr>
          <w:lang w:eastAsia="en-US"/>
        </w:rPr>
      </w:pPr>
      <w:r>
        <w:rPr>
          <w:lang w:eastAsia="en-US"/>
        </w:rPr>
        <w:t xml:space="preserve">Om </w:t>
      </w:r>
      <w:r w:rsidR="00F44943">
        <w:rPr>
          <w:lang w:eastAsia="en-US"/>
        </w:rPr>
        <w:t>uit de platformen</w:t>
      </w:r>
      <w:r w:rsidR="008A4841">
        <w:rPr>
          <w:lang w:eastAsia="en-US"/>
        </w:rPr>
        <w:t xml:space="preserve"> van elkaar te onderscheiden bekijken we in welke eigenschappen de platformen verschillen. Hieruit kunnen we al een conclusie trekken om in te schatten dewelke het meest geschikt is om een native Android/iOS implementatie te vervangen.</w:t>
      </w:r>
    </w:p>
    <w:tbl>
      <w:tblPr>
        <w:tblStyle w:val="Tabelraster"/>
        <w:tblW w:w="9923" w:type="dxa"/>
        <w:tblInd w:w="-856" w:type="dxa"/>
        <w:tblLook w:val="04A0" w:firstRow="1" w:lastRow="0" w:firstColumn="1" w:lastColumn="0" w:noHBand="0" w:noVBand="1"/>
      </w:tblPr>
      <w:tblGrid>
        <w:gridCol w:w="1836"/>
        <w:gridCol w:w="2026"/>
        <w:gridCol w:w="1537"/>
        <w:gridCol w:w="1831"/>
        <w:gridCol w:w="2693"/>
      </w:tblGrid>
      <w:tr w:rsidR="00C5544B" w14:paraId="7F97F972" w14:textId="103EE447" w:rsidTr="00C5544B">
        <w:tc>
          <w:tcPr>
            <w:tcW w:w="1836" w:type="dxa"/>
          </w:tcPr>
          <w:p w14:paraId="68BD875E" w14:textId="742D2F26" w:rsidR="00C5544B" w:rsidRPr="008A4841" w:rsidRDefault="00C5544B" w:rsidP="00C5544B">
            <w:pPr>
              <w:jc w:val="left"/>
              <w:rPr>
                <w:b/>
                <w:lang w:eastAsia="en-US"/>
              </w:rPr>
            </w:pPr>
            <w:r w:rsidRPr="008A4841">
              <w:rPr>
                <w:b/>
                <w:lang w:eastAsia="en-US"/>
              </w:rPr>
              <w:t>Platform</w:t>
            </w:r>
          </w:p>
        </w:tc>
        <w:tc>
          <w:tcPr>
            <w:tcW w:w="2026" w:type="dxa"/>
          </w:tcPr>
          <w:p w14:paraId="49FF0C38" w14:textId="46E461B3" w:rsidR="00C5544B" w:rsidRPr="008A4841" w:rsidRDefault="00C5544B" w:rsidP="00C5544B">
            <w:pPr>
              <w:jc w:val="left"/>
              <w:rPr>
                <w:b/>
                <w:lang w:eastAsia="en-US"/>
              </w:rPr>
            </w:pPr>
            <w:r w:rsidRPr="008A4841">
              <w:rPr>
                <w:b/>
                <w:lang w:eastAsia="en-US"/>
              </w:rPr>
              <w:t>Programmeertaal</w:t>
            </w:r>
          </w:p>
        </w:tc>
        <w:tc>
          <w:tcPr>
            <w:tcW w:w="1537" w:type="dxa"/>
          </w:tcPr>
          <w:p w14:paraId="5884AFD6" w14:textId="06A38BED" w:rsidR="00C5544B" w:rsidRPr="008A4841" w:rsidRDefault="00C5544B" w:rsidP="00C5544B">
            <w:pPr>
              <w:jc w:val="left"/>
              <w:rPr>
                <w:b/>
                <w:lang w:eastAsia="en-US"/>
              </w:rPr>
            </w:pPr>
            <w:r w:rsidRPr="008A4841">
              <w:rPr>
                <w:b/>
                <w:lang w:eastAsia="en-US"/>
              </w:rPr>
              <w:t>WebView</w:t>
            </w:r>
            <w:r>
              <w:rPr>
                <w:b/>
                <w:lang w:eastAsia="en-US"/>
              </w:rPr>
              <w:t xml:space="preserve"> gebaseerd</w:t>
            </w:r>
            <w:r w:rsidRPr="008A4841">
              <w:rPr>
                <w:b/>
                <w:lang w:eastAsia="en-US"/>
              </w:rPr>
              <w:t>?</w:t>
            </w:r>
          </w:p>
        </w:tc>
        <w:tc>
          <w:tcPr>
            <w:tcW w:w="1831" w:type="dxa"/>
          </w:tcPr>
          <w:p w14:paraId="755A895E" w14:textId="48B213A1" w:rsidR="00C5544B" w:rsidRPr="008A4841" w:rsidRDefault="00C5544B" w:rsidP="00C5544B">
            <w:pPr>
              <w:jc w:val="left"/>
              <w:rPr>
                <w:b/>
                <w:lang w:eastAsia="en-US"/>
              </w:rPr>
            </w:pPr>
            <w:r>
              <w:rPr>
                <w:b/>
                <w:lang w:eastAsia="en-US"/>
              </w:rPr>
              <w:t>UI Rendering?</w:t>
            </w:r>
          </w:p>
        </w:tc>
        <w:tc>
          <w:tcPr>
            <w:tcW w:w="2693" w:type="dxa"/>
          </w:tcPr>
          <w:p w14:paraId="2D54D92E" w14:textId="18FD4E20" w:rsidR="00C5544B" w:rsidRPr="007119BC" w:rsidRDefault="00C5544B" w:rsidP="00C5544B">
            <w:pPr>
              <w:jc w:val="left"/>
              <w:rPr>
                <w:b/>
                <w:lang w:eastAsia="en-US"/>
              </w:rPr>
            </w:pPr>
            <w:r w:rsidRPr="007119BC">
              <w:rPr>
                <w:b/>
                <w:lang w:eastAsia="en-US"/>
              </w:rPr>
              <w:t>Open source?</w:t>
            </w:r>
          </w:p>
        </w:tc>
      </w:tr>
      <w:tr w:rsidR="00C5544B" w14:paraId="04A92E3B" w14:textId="370DF245" w:rsidTr="00C5544B">
        <w:tc>
          <w:tcPr>
            <w:tcW w:w="1836" w:type="dxa"/>
          </w:tcPr>
          <w:p w14:paraId="04499243" w14:textId="4BF96A90" w:rsidR="00C5544B" w:rsidRDefault="00C5544B" w:rsidP="00C5544B">
            <w:pPr>
              <w:jc w:val="left"/>
              <w:rPr>
                <w:lang w:eastAsia="en-US"/>
              </w:rPr>
            </w:pPr>
            <w:r>
              <w:rPr>
                <w:lang w:eastAsia="en-US"/>
              </w:rPr>
              <w:t>React Native</w:t>
            </w:r>
          </w:p>
        </w:tc>
        <w:tc>
          <w:tcPr>
            <w:tcW w:w="2026" w:type="dxa"/>
          </w:tcPr>
          <w:p w14:paraId="157CD3F5" w14:textId="6429683E" w:rsidR="00C5544B" w:rsidRDefault="00C5544B" w:rsidP="00C5544B">
            <w:pPr>
              <w:jc w:val="left"/>
              <w:rPr>
                <w:lang w:eastAsia="en-US"/>
              </w:rPr>
            </w:pPr>
            <w:r>
              <w:rPr>
                <w:lang w:eastAsia="en-US"/>
              </w:rPr>
              <w:t>JavaScript en JSX</w:t>
            </w:r>
          </w:p>
        </w:tc>
        <w:tc>
          <w:tcPr>
            <w:tcW w:w="1537" w:type="dxa"/>
          </w:tcPr>
          <w:p w14:paraId="70DC19A5" w14:textId="418026BC" w:rsidR="00C5544B" w:rsidRDefault="00C5544B" w:rsidP="00C5544B">
            <w:pPr>
              <w:jc w:val="left"/>
              <w:rPr>
                <w:lang w:eastAsia="en-US"/>
              </w:rPr>
            </w:pPr>
            <w:r>
              <w:rPr>
                <w:lang w:eastAsia="en-US"/>
              </w:rPr>
              <w:t>Nee</w:t>
            </w:r>
          </w:p>
        </w:tc>
        <w:tc>
          <w:tcPr>
            <w:tcW w:w="1831" w:type="dxa"/>
          </w:tcPr>
          <w:p w14:paraId="46D0BF42" w14:textId="1CF65292" w:rsidR="00C5544B" w:rsidRDefault="00C5544B" w:rsidP="00C5544B">
            <w:pPr>
              <w:jc w:val="left"/>
              <w:rPr>
                <w:lang w:eastAsia="en-US"/>
              </w:rPr>
            </w:pPr>
            <w:r>
              <w:rPr>
                <w:lang w:eastAsia="en-US"/>
              </w:rPr>
              <w:t>Native UI controllers</w:t>
            </w:r>
          </w:p>
        </w:tc>
        <w:tc>
          <w:tcPr>
            <w:tcW w:w="2693" w:type="dxa"/>
          </w:tcPr>
          <w:p w14:paraId="51462B9B" w14:textId="1548A8D8" w:rsidR="00C5544B" w:rsidRDefault="00C5544B" w:rsidP="00C5544B">
            <w:pPr>
              <w:jc w:val="left"/>
              <w:rPr>
                <w:lang w:eastAsia="en-US"/>
              </w:rPr>
            </w:pPr>
            <w:r>
              <w:rPr>
                <w:lang w:eastAsia="en-US"/>
              </w:rPr>
              <w:t>Ja</w:t>
            </w:r>
          </w:p>
        </w:tc>
      </w:tr>
      <w:tr w:rsidR="00C5544B" w14:paraId="3B367730" w14:textId="783EFD9B" w:rsidTr="00C5544B">
        <w:tc>
          <w:tcPr>
            <w:tcW w:w="1836" w:type="dxa"/>
          </w:tcPr>
          <w:p w14:paraId="695F44E1" w14:textId="21628187" w:rsidR="00C5544B" w:rsidRDefault="00C5544B" w:rsidP="00C5544B">
            <w:pPr>
              <w:jc w:val="left"/>
              <w:rPr>
                <w:lang w:eastAsia="en-US"/>
              </w:rPr>
            </w:pPr>
            <w:r>
              <w:rPr>
                <w:lang w:eastAsia="en-US"/>
              </w:rPr>
              <w:t>Xamarin</w:t>
            </w:r>
          </w:p>
        </w:tc>
        <w:tc>
          <w:tcPr>
            <w:tcW w:w="2026" w:type="dxa"/>
          </w:tcPr>
          <w:p w14:paraId="06E25577" w14:textId="1B342EAA" w:rsidR="00C5544B" w:rsidRDefault="00C5544B" w:rsidP="00C5544B">
            <w:pPr>
              <w:jc w:val="left"/>
              <w:rPr>
                <w:lang w:eastAsia="en-US"/>
              </w:rPr>
            </w:pPr>
            <w:r>
              <w:t>C# en XAML</w:t>
            </w:r>
          </w:p>
        </w:tc>
        <w:tc>
          <w:tcPr>
            <w:tcW w:w="1537" w:type="dxa"/>
          </w:tcPr>
          <w:p w14:paraId="33F57505" w14:textId="152DFE00" w:rsidR="00C5544B" w:rsidRDefault="00C5544B" w:rsidP="00C5544B">
            <w:pPr>
              <w:jc w:val="left"/>
              <w:rPr>
                <w:lang w:eastAsia="en-US"/>
              </w:rPr>
            </w:pPr>
            <w:r>
              <w:rPr>
                <w:lang w:eastAsia="en-US"/>
              </w:rPr>
              <w:t>Mogelijk als component maar Nee.</w:t>
            </w:r>
          </w:p>
        </w:tc>
        <w:tc>
          <w:tcPr>
            <w:tcW w:w="1831" w:type="dxa"/>
          </w:tcPr>
          <w:p w14:paraId="6A9722E5" w14:textId="6AAF878B" w:rsidR="00C5544B" w:rsidRDefault="00C5544B" w:rsidP="00C5544B">
            <w:pPr>
              <w:jc w:val="left"/>
              <w:rPr>
                <w:lang w:eastAsia="en-US"/>
              </w:rPr>
            </w:pPr>
            <w:r>
              <w:rPr>
                <w:lang w:eastAsia="en-US"/>
              </w:rPr>
              <w:t>Native UI controllers</w:t>
            </w:r>
          </w:p>
        </w:tc>
        <w:tc>
          <w:tcPr>
            <w:tcW w:w="2693" w:type="dxa"/>
          </w:tcPr>
          <w:p w14:paraId="4322A27A" w14:textId="5C6267CD" w:rsidR="00C5544B" w:rsidRDefault="00C5544B" w:rsidP="00C5544B">
            <w:pPr>
              <w:jc w:val="left"/>
              <w:rPr>
                <w:lang w:eastAsia="en-US"/>
              </w:rPr>
            </w:pPr>
            <w:r>
              <w:rPr>
                <w:lang w:eastAsia="en-US"/>
              </w:rPr>
              <w:t>Ja, maar heeft een betaalde en uitgebreidere versie voor commercieel gebruik.</w:t>
            </w:r>
          </w:p>
        </w:tc>
      </w:tr>
      <w:tr w:rsidR="00C5544B" w14:paraId="2347C434" w14:textId="01A8126F" w:rsidTr="00C5544B">
        <w:trPr>
          <w:trHeight w:val="1572"/>
        </w:trPr>
        <w:tc>
          <w:tcPr>
            <w:tcW w:w="1836" w:type="dxa"/>
          </w:tcPr>
          <w:p w14:paraId="33873472" w14:textId="6A9F6823" w:rsidR="00C5544B" w:rsidRDefault="00C5544B" w:rsidP="00C5544B">
            <w:pPr>
              <w:jc w:val="left"/>
              <w:rPr>
                <w:lang w:eastAsia="en-US"/>
              </w:rPr>
            </w:pPr>
            <w:r>
              <w:rPr>
                <w:lang w:eastAsia="en-US"/>
              </w:rPr>
              <w:t>Qt</w:t>
            </w:r>
          </w:p>
        </w:tc>
        <w:tc>
          <w:tcPr>
            <w:tcW w:w="2026" w:type="dxa"/>
          </w:tcPr>
          <w:p w14:paraId="64F3C23E" w14:textId="13049D0E" w:rsidR="00C5544B" w:rsidRDefault="00C5544B" w:rsidP="00C5544B">
            <w:pPr>
              <w:jc w:val="left"/>
              <w:rPr>
                <w:lang w:eastAsia="en-US"/>
              </w:rPr>
            </w:pPr>
            <w:r>
              <w:rPr>
                <w:lang w:eastAsia="en-US"/>
              </w:rPr>
              <w:t>C++ en QML</w:t>
            </w:r>
          </w:p>
        </w:tc>
        <w:tc>
          <w:tcPr>
            <w:tcW w:w="1537" w:type="dxa"/>
          </w:tcPr>
          <w:p w14:paraId="766FB3A4" w14:textId="79FB121C" w:rsidR="00C5544B" w:rsidRDefault="00C5544B" w:rsidP="00C5544B">
            <w:pPr>
              <w:jc w:val="left"/>
              <w:rPr>
                <w:lang w:eastAsia="en-US"/>
              </w:rPr>
            </w:pPr>
            <w:r>
              <w:rPr>
                <w:lang w:eastAsia="en-US"/>
              </w:rPr>
              <w:t>Mogelijk als component maar Nee.</w:t>
            </w:r>
          </w:p>
        </w:tc>
        <w:tc>
          <w:tcPr>
            <w:tcW w:w="1831" w:type="dxa"/>
          </w:tcPr>
          <w:p w14:paraId="364B82BB" w14:textId="77FBDA45" w:rsidR="00C5544B" w:rsidRDefault="00C5544B" w:rsidP="00C5544B">
            <w:pPr>
              <w:jc w:val="left"/>
              <w:rPr>
                <w:lang w:eastAsia="en-US"/>
              </w:rPr>
            </w:pPr>
            <w:r>
              <w:rPr>
                <w:lang w:eastAsia="en-US"/>
              </w:rPr>
              <w:t>Native en OpenGL</w:t>
            </w:r>
          </w:p>
        </w:tc>
        <w:tc>
          <w:tcPr>
            <w:tcW w:w="2693" w:type="dxa"/>
          </w:tcPr>
          <w:p w14:paraId="09E305FF" w14:textId="2159CCAE" w:rsidR="00C5544B" w:rsidRDefault="00C5544B" w:rsidP="00C5544B">
            <w:pPr>
              <w:jc w:val="left"/>
              <w:rPr>
                <w:lang w:eastAsia="en-US"/>
              </w:rPr>
            </w:pPr>
            <w:r>
              <w:rPr>
                <w:lang w:eastAsia="en-US"/>
              </w:rPr>
              <w:t>Ja, maar heeft een betaalde en uitgebreidere versie voor commercieel gebruik.</w:t>
            </w:r>
          </w:p>
        </w:tc>
      </w:tr>
      <w:tr w:rsidR="00C5544B" w14:paraId="52ED06BD" w14:textId="1CA69032" w:rsidTr="00C5544B">
        <w:tc>
          <w:tcPr>
            <w:tcW w:w="1836" w:type="dxa"/>
          </w:tcPr>
          <w:p w14:paraId="133EB6F1" w14:textId="3804D820" w:rsidR="00C5544B" w:rsidRDefault="00C5544B" w:rsidP="00C5544B">
            <w:pPr>
              <w:jc w:val="left"/>
              <w:rPr>
                <w:lang w:eastAsia="en-US"/>
              </w:rPr>
            </w:pPr>
            <w:r>
              <w:rPr>
                <w:lang w:eastAsia="en-US"/>
              </w:rPr>
              <w:t>Apache Cordova</w:t>
            </w:r>
          </w:p>
        </w:tc>
        <w:tc>
          <w:tcPr>
            <w:tcW w:w="2026" w:type="dxa"/>
          </w:tcPr>
          <w:p w14:paraId="67FCE9EE" w14:textId="4F769459" w:rsidR="00C5544B" w:rsidRDefault="00C5544B" w:rsidP="00C5544B">
            <w:pPr>
              <w:jc w:val="left"/>
              <w:rPr>
                <w:lang w:eastAsia="en-US"/>
              </w:rPr>
            </w:pPr>
            <w:r>
              <w:t>HTML5, CSS3 en JavaScript</w:t>
            </w:r>
          </w:p>
        </w:tc>
        <w:tc>
          <w:tcPr>
            <w:tcW w:w="1537" w:type="dxa"/>
          </w:tcPr>
          <w:p w14:paraId="6CA73A02" w14:textId="129F9398" w:rsidR="00C5544B" w:rsidRDefault="00C5544B" w:rsidP="00C5544B">
            <w:pPr>
              <w:jc w:val="left"/>
              <w:rPr>
                <w:lang w:eastAsia="en-US"/>
              </w:rPr>
            </w:pPr>
            <w:r>
              <w:rPr>
                <w:lang w:eastAsia="en-US"/>
              </w:rPr>
              <w:t>Ja</w:t>
            </w:r>
          </w:p>
        </w:tc>
        <w:tc>
          <w:tcPr>
            <w:tcW w:w="1831" w:type="dxa"/>
          </w:tcPr>
          <w:p w14:paraId="666943CE" w14:textId="00AD3484" w:rsidR="00C5544B" w:rsidRDefault="00C5544B" w:rsidP="00C5544B">
            <w:pPr>
              <w:jc w:val="left"/>
              <w:rPr>
                <w:lang w:eastAsia="en-US"/>
              </w:rPr>
            </w:pPr>
            <w:r>
              <w:rPr>
                <w:lang w:eastAsia="en-US"/>
              </w:rPr>
              <w:t>HTML.CSS</w:t>
            </w:r>
          </w:p>
        </w:tc>
        <w:tc>
          <w:tcPr>
            <w:tcW w:w="2693" w:type="dxa"/>
          </w:tcPr>
          <w:p w14:paraId="6F5B1105" w14:textId="567061FC" w:rsidR="00C5544B" w:rsidRDefault="00C5544B" w:rsidP="00C5544B">
            <w:pPr>
              <w:jc w:val="left"/>
              <w:rPr>
                <w:lang w:eastAsia="en-US"/>
              </w:rPr>
            </w:pPr>
            <w:r>
              <w:rPr>
                <w:lang w:eastAsia="en-US"/>
              </w:rPr>
              <w:t>Ja, maar heeft platform (PhoneGap, Ionic, …) hierop gebouwd die wel bepaalde kosten zullen vragen voor bepaalde features te kunnen gebruiken.</w:t>
            </w:r>
          </w:p>
        </w:tc>
      </w:tr>
    </w:tbl>
    <w:p w14:paraId="343D6393" w14:textId="72F70B98" w:rsidR="008A4841" w:rsidRDefault="008A4841" w:rsidP="00264241">
      <w:pPr>
        <w:rPr>
          <w:lang w:eastAsia="en-US"/>
        </w:rPr>
      </w:pPr>
    </w:p>
    <w:p w14:paraId="0A84BB2F" w14:textId="6852A0EC" w:rsidR="00053E6D" w:rsidRDefault="00053E6D" w:rsidP="00264241">
      <w:pPr>
        <w:rPr>
          <w:lang w:eastAsia="en-US"/>
        </w:rPr>
      </w:pPr>
      <w:r>
        <w:rPr>
          <w:lang w:eastAsia="en-US"/>
        </w:rPr>
        <w:t xml:space="preserve">Uit de programmeertalen </w:t>
      </w:r>
      <w:r w:rsidR="00DF54FA">
        <w:rPr>
          <w:lang w:eastAsia="en-US"/>
        </w:rPr>
        <w:t xml:space="preserve">halen we niet veel uit. Hierbij is het belangrijk met welke talen iemand het meest ervaren is en is het eerder een keuze uit comfort en kennis. Wel is het boeiend te bespreken dat JSX, XAML en QML alle drie talen zijn die afgeleid zijn van een bekend alternatief (JSX beetje uit HTML, XAML uit XML en QML lijkt vrij hard op CSS) maar toch vrij specifiek gebouwd zijn voor hun respectievelijke </w:t>
      </w:r>
      <w:r w:rsidR="008F75D4">
        <w:rPr>
          <w:lang w:eastAsia="en-US"/>
        </w:rPr>
        <w:t>platformen</w:t>
      </w:r>
      <w:r w:rsidR="00DF54FA">
        <w:rPr>
          <w:lang w:eastAsia="en-US"/>
        </w:rPr>
        <w:t xml:space="preserve">. </w:t>
      </w:r>
      <w:r w:rsidR="00C5544B">
        <w:rPr>
          <w:lang w:eastAsia="en-US"/>
        </w:rPr>
        <w:t xml:space="preserve">Hierdoor </w:t>
      </w:r>
      <w:r w:rsidR="00B11BF2">
        <w:rPr>
          <w:lang w:eastAsia="en-US"/>
        </w:rPr>
        <w:t>wordt geconcludeerd</w:t>
      </w:r>
      <w:r w:rsidR="00C5544B">
        <w:rPr>
          <w:lang w:eastAsia="en-US"/>
        </w:rPr>
        <w:t xml:space="preserve"> dat de programmeertalen puur eigen keuze zijn, maar dat het enige platform zonder leercurve voor ervaren programmeurs </w:t>
      </w:r>
      <w:r w:rsidR="00C5544B" w:rsidRPr="001A012F">
        <w:rPr>
          <w:lang w:eastAsia="en-US"/>
        </w:rPr>
        <w:t>Apache Cordova</w:t>
      </w:r>
      <w:r w:rsidR="00C5544B">
        <w:rPr>
          <w:lang w:eastAsia="en-US"/>
        </w:rPr>
        <w:t xml:space="preserve"> zal zijn.</w:t>
      </w:r>
    </w:p>
    <w:p w14:paraId="02646303" w14:textId="2AF6EEB5" w:rsidR="00C5544B" w:rsidRDefault="00C5544B" w:rsidP="00264241">
      <w:pPr>
        <w:rPr>
          <w:lang w:eastAsia="en-US"/>
        </w:rPr>
      </w:pPr>
      <w:r>
        <w:rPr>
          <w:lang w:eastAsia="en-US"/>
        </w:rPr>
        <w:t xml:space="preserve">Gaat het platform een applicatie starten om er een WebView op te zetten om dan daarop de UI te tonen? Dit is enkel het geval voor </w:t>
      </w:r>
      <w:r w:rsidRPr="001A012F">
        <w:rPr>
          <w:lang w:eastAsia="en-US"/>
        </w:rPr>
        <w:t>Apache Cordova</w:t>
      </w:r>
      <w:r>
        <w:rPr>
          <w:lang w:eastAsia="en-US"/>
        </w:rPr>
        <w:t xml:space="preserve">. Voor alle andere platformen zal er effectief Android/iOS componenten aan te pas komen. Dit is een voordeel </w:t>
      </w:r>
      <w:r w:rsidR="00A1672C">
        <w:rPr>
          <w:lang w:eastAsia="en-US"/>
        </w:rPr>
        <w:t xml:space="preserve">bij zowel de opstarttijd en de </w:t>
      </w:r>
      <w:r w:rsidR="00A1672C" w:rsidRPr="00A1672C">
        <w:rPr>
          <w:i/>
          <w:lang w:eastAsia="en-US"/>
        </w:rPr>
        <w:t>look and feel</w:t>
      </w:r>
      <w:r w:rsidR="00A1672C">
        <w:rPr>
          <w:lang w:eastAsia="en-US"/>
        </w:rPr>
        <w:t xml:space="preserve"> van de applicatie sinds de applicaties ook eerder Android &amp; iOS zullen aanvoelen. </w:t>
      </w:r>
    </w:p>
    <w:p w14:paraId="5E30567E" w14:textId="0FBD141F" w:rsidR="00A1672C" w:rsidRDefault="00A1672C" w:rsidP="00264241">
      <w:pPr>
        <w:rPr>
          <w:lang w:eastAsia="en-US"/>
        </w:rPr>
      </w:pPr>
      <w:r>
        <w:rPr>
          <w:lang w:eastAsia="en-US"/>
        </w:rPr>
        <w:t xml:space="preserve">Als we dan ook bekijken hoe de platformen hun UI rendert, dus hoe het zijn componenten gebruikt om een UI op het scherm te krijgen dan zien we dat zowel </w:t>
      </w:r>
      <w:r w:rsidRPr="001A012F">
        <w:rPr>
          <w:lang w:eastAsia="en-US"/>
        </w:rPr>
        <w:t>Xamarin</w:t>
      </w:r>
      <w:r>
        <w:rPr>
          <w:lang w:eastAsia="en-US"/>
        </w:rPr>
        <w:t xml:space="preserve"> als </w:t>
      </w:r>
      <w:r w:rsidR="001A012F" w:rsidRPr="001A012F">
        <w:rPr>
          <w:lang w:eastAsia="en-US"/>
        </w:rPr>
        <w:t>React</w:t>
      </w:r>
      <w:r w:rsidR="001A012F" w:rsidRPr="001A012F">
        <w:rPr>
          <w:b/>
          <w:lang w:eastAsia="en-US"/>
        </w:rPr>
        <w:t xml:space="preserve"> </w:t>
      </w:r>
      <w:r w:rsidR="001A012F" w:rsidRPr="001A012F">
        <w:rPr>
          <w:lang w:eastAsia="en-US"/>
        </w:rPr>
        <w:t>Native</w:t>
      </w:r>
      <w:r>
        <w:rPr>
          <w:lang w:eastAsia="en-US"/>
        </w:rPr>
        <w:t xml:space="preserve"> echt native UI controllers </w:t>
      </w:r>
      <w:r w:rsidR="00F645D1">
        <w:rPr>
          <w:lang w:eastAsia="en-US"/>
        </w:rPr>
        <w:t>hanteren</w:t>
      </w:r>
      <w:r>
        <w:rPr>
          <w:lang w:eastAsia="en-US"/>
        </w:rPr>
        <w:t xml:space="preserve">. Dit betekent dat bij deze platformen de applicatie niet enkel Android/iOS aanvoelt, maar effectief is. </w:t>
      </w:r>
      <w:r w:rsidR="001A012F">
        <w:rPr>
          <w:lang w:eastAsia="en-US"/>
        </w:rPr>
        <w:t>Voor deze reden hebben wij de voorkeur dan ook gelegd om deze twee platformen uit te diepen.</w:t>
      </w:r>
    </w:p>
    <w:p w14:paraId="42087319" w14:textId="582F6D01" w:rsidR="001A012F" w:rsidRDefault="001A012F" w:rsidP="00264241">
      <w:pPr>
        <w:rPr>
          <w:lang w:eastAsia="en-US"/>
        </w:rPr>
      </w:pPr>
      <w:r>
        <w:rPr>
          <w:lang w:eastAsia="en-US"/>
        </w:rPr>
        <w:lastRenderedPageBreak/>
        <w:t>Het feit dat alles open source te vinden is, is een voordeel aan al deze cross-platform frameworks. Maar het feit dat React Native al zijn features gratis aanbiedt, is één van de redenen dat deze het hoogste staat gerangschikt op o</w:t>
      </w:r>
      <w:r w:rsidR="00CA3C13">
        <w:rPr>
          <w:lang w:eastAsia="en-US"/>
        </w:rPr>
        <w:t>nze theoretische lijst</w:t>
      </w:r>
      <w:r w:rsidR="008F75D4">
        <w:rPr>
          <w:lang w:eastAsia="en-US"/>
        </w:rPr>
        <w:t xml:space="preserve"> aangezien dit zeer interessant zal zijn voor een bedrijf als Zappware, die ook aan de financiële kant moet denken.</w:t>
      </w:r>
    </w:p>
    <w:p w14:paraId="2E75A9FD" w14:textId="7B3FA972" w:rsidR="008F75D4" w:rsidRDefault="008F75D4" w:rsidP="00264241">
      <w:pPr>
        <w:rPr>
          <w:lang w:eastAsia="en-US"/>
        </w:rPr>
      </w:pPr>
      <w:r>
        <w:rPr>
          <w:lang w:eastAsia="en-US"/>
        </w:rPr>
        <w:t xml:space="preserve">Als we al deze feiten opsommen dan bevestigen we dat theoretisch gezien </w:t>
      </w:r>
      <w:r w:rsidRPr="008F75D4">
        <w:rPr>
          <w:b/>
          <w:lang w:eastAsia="en-US"/>
        </w:rPr>
        <w:t>React Native</w:t>
      </w:r>
      <w:r>
        <w:rPr>
          <w:lang w:eastAsia="en-US"/>
        </w:rPr>
        <w:t xml:space="preserve"> het boeiendste concept is van alle platformen. Met een combinatie van </w:t>
      </w:r>
      <w:r w:rsidR="007D5FFC">
        <w:rPr>
          <w:lang w:eastAsia="en-US"/>
        </w:rPr>
        <w:t>free-to-use</w:t>
      </w:r>
      <w:r>
        <w:rPr>
          <w:lang w:eastAsia="en-US"/>
        </w:rPr>
        <w:t>, native UI controllers en een veelgebruikte bekende taal ziet hierin het meeste potentieel</w:t>
      </w:r>
      <w:r w:rsidR="007D5FFC">
        <w:rPr>
          <w:lang w:eastAsia="en-US"/>
        </w:rPr>
        <w:t xml:space="preserve"> als we de platformen vanuit een theoretische ooghoek bekijken</w:t>
      </w:r>
      <w:r>
        <w:rPr>
          <w:lang w:eastAsia="en-US"/>
        </w:rPr>
        <w:t xml:space="preserve">. </w:t>
      </w:r>
    </w:p>
    <w:p w14:paraId="37B7FBBB" w14:textId="450B4970" w:rsidR="008F75D4" w:rsidRDefault="008F75D4" w:rsidP="00264241">
      <w:pPr>
        <w:rPr>
          <w:lang w:eastAsia="en-US"/>
        </w:rPr>
      </w:pPr>
      <w:r>
        <w:rPr>
          <w:lang w:eastAsia="en-US"/>
        </w:rPr>
        <w:t xml:space="preserve">Eén van de belangrijkste onderdelen van onze criteria is de </w:t>
      </w:r>
      <w:r w:rsidRPr="008F75D4">
        <w:rPr>
          <w:i/>
          <w:lang w:eastAsia="en-US"/>
        </w:rPr>
        <w:t>look and feel</w:t>
      </w:r>
      <w:r>
        <w:rPr>
          <w:i/>
          <w:lang w:eastAsia="en-US"/>
        </w:rPr>
        <w:t xml:space="preserve">, </w:t>
      </w:r>
      <w:r>
        <w:rPr>
          <w:lang w:eastAsia="en-US"/>
        </w:rPr>
        <w:t xml:space="preserve">aangezien </w:t>
      </w:r>
      <w:r w:rsidRPr="008F75D4">
        <w:rPr>
          <w:b/>
          <w:lang w:eastAsia="en-US"/>
        </w:rPr>
        <w:t>Xamarin</w:t>
      </w:r>
      <w:r>
        <w:rPr>
          <w:b/>
          <w:lang w:eastAsia="en-US"/>
        </w:rPr>
        <w:t xml:space="preserve"> </w:t>
      </w:r>
      <w:r>
        <w:rPr>
          <w:lang w:eastAsia="en-US"/>
        </w:rPr>
        <w:t>eveneens de native UI controllers gebruikt komt deze als 2</w:t>
      </w:r>
      <w:r w:rsidRPr="008F75D4">
        <w:rPr>
          <w:vertAlign w:val="superscript"/>
          <w:lang w:eastAsia="en-US"/>
        </w:rPr>
        <w:t>de</w:t>
      </w:r>
      <w:r>
        <w:rPr>
          <w:lang w:eastAsia="en-US"/>
        </w:rPr>
        <w:t xml:space="preserve"> crossplatform</w:t>
      </w:r>
      <w:r w:rsidR="007D5FFC">
        <w:rPr>
          <w:lang w:eastAsia="en-US"/>
        </w:rPr>
        <w:t xml:space="preserve"> </w:t>
      </w:r>
      <w:r>
        <w:rPr>
          <w:lang w:eastAsia="en-US"/>
        </w:rPr>
        <w:t>framework qua potentieel.</w:t>
      </w:r>
    </w:p>
    <w:p w14:paraId="2B322582" w14:textId="202753BD" w:rsidR="008F75D4" w:rsidRPr="008F75D4" w:rsidRDefault="008F75D4" w:rsidP="00264241">
      <w:pPr>
        <w:rPr>
          <w:lang w:eastAsia="en-US"/>
        </w:rPr>
      </w:pPr>
      <w:r>
        <w:rPr>
          <w:lang w:eastAsia="en-US"/>
        </w:rPr>
        <w:t>Dan hebben we nog Qt en Apache Cordova over. Aangezien</w:t>
      </w:r>
      <w:r w:rsidR="007D5FFC">
        <w:rPr>
          <w:lang w:eastAsia="en-US"/>
        </w:rPr>
        <w:t xml:space="preserve"> </w:t>
      </w:r>
      <w:r w:rsidR="007D5FFC" w:rsidRPr="007D5FFC">
        <w:rPr>
          <w:b/>
          <w:lang w:eastAsia="en-US"/>
        </w:rPr>
        <w:t>Qt</w:t>
      </w:r>
      <w:r w:rsidR="007D5FFC">
        <w:rPr>
          <w:lang w:eastAsia="en-US"/>
        </w:rPr>
        <w:t xml:space="preserve"> geen WebView gebruikt om zijn UI op te renderen, beschouwen we deze toch theoretisch beter dan </w:t>
      </w:r>
      <w:r w:rsidR="007D5FFC" w:rsidRPr="007D5FFC">
        <w:rPr>
          <w:b/>
          <w:lang w:eastAsia="en-US"/>
        </w:rPr>
        <w:t>Apache Cordova</w:t>
      </w:r>
      <w:r w:rsidR="007D5FFC">
        <w:rPr>
          <w:lang w:eastAsia="en-US"/>
        </w:rPr>
        <w:t>. Doordat we dit jaar tijdsgebrek zullen hebben om alles te implementeren hebben we beslist deze twee laatste niet te maken. Deels omdat we al ervaring hadden opgedaan met Qt in het vorige jaar en daaruit is gebleken dat dit platform toch geen ideaal cross-platform bleek.</w:t>
      </w:r>
    </w:p>
    <w:p w14:paraId="7C81DA62" w14:textId="45FF74BD" w:rsidR="00FC34E6" w:rsidRDefault="006B1190" w:rsidP="00FC34E6">
      <w:pPr>
        <w:pStyle w:val="Kop3"/>
        <w:rPr>
          <w:lang w:eastAsia="en-US"/>
        </w:rPr>
      </w:pPr>
      <w:bookmarkStart w:id="131" w:name="_Toc511216745"/>
      <w:r>
        <w:rPr>
          <w:lang w:eastAsia="en-US"/>
        </w:rPr>
        <w:t>Hoe controleren we dit p</w:t>
      </w:r>
      <w:r w:rsidR="00FC34E6">
        <w:rPr>
          <w:lang w:eastAsia="en-US"/>
        </w:rPr>
        <w:t>raktisch</w:t>
      </w:r>
      <w:r>
        <w:rPr>
          <w:lang w:eastAsia="en-US"/>
        </w:rPr>
        <w:t>?</w:t>
      </w:r>
      <w:bookmarkEnd w:id="131"/>
    </w:p>
    <w:p w14:paraId="742E3FA3" w14:textId="2E922788" w:rsidR="00F72B9D" w:rsidRPr="00F72B9D" w:rsidRDefault="00F72B9D" w:rsidP="00F72B9D">
      <w:pPr>
        <w:rPr>
          <w:lang w:eastAsia="en-US"/>
        </w:rPr>
      </w:pPr>
      <w:r>
        <w:rPr>
          <w:lang w:eastAsia="en-US"/>
        </w:rPr>
        <w:t>Eerst bespreken we hoe we dit in het algemeen gaan aanpakken. Later wordt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3C035295" w:rsidR="006B1190" w:rsidRDefault="006B1190" w:rsidP="006B1190">
      <w:pPr>
        <w:rPr>
          <w:lang w:eastAsia="en-US"/>
        </w:rPr>
      </w:pPr>
      <w:r>
        <w:rPr>
          <w:lang w:eastAsia="en-US"/>
        </w:rPr>
        <w:t>Om de ontwikkelingstijd van de applicatie te meten, gaan we de stappen bespreken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11E3B542" w:rsidR="00F14EB4" w:rsidRDefault="00983FF4" w:rsidP="009A0D12">
      <w:pPr>
        <w:pStyle w:val="Lijstalinea"/>
        <w:numPr>
          <w:ilvl w:val="0"/>
          <w:numId w:val="14"/>
        </w:numPr>
      </w:pPr>
      <w:r>
        <w:t>De code en emulator</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21F8E7DA" w:rsidR="00237372" w:rsidRDefault="00237372" w:rsidP="00237372">
      <w:r>
        <w:t>Hieruit</w:t>
      </w:r>
      <w:r w:rsidR="000A7E6B">
        <w:t xml:space="preserve"> moeten we de volgende vragen kunnen beantwoorden: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43C7A0A9" w:rsidR="000A7E6B" w:rsidRDefault="000A7E6B" w:rsidP="009A0D12">
      <w:pPr>
        <w:pStyle w:val="Lijstalinea"/>
        <w:numPr>
          <w:ilvl w:val="0"/>
          <w:numId w:val="15"/>
        </w:numPr>
      </w:pPr>
      <w:r>
        <w:t>Hoe moeilijk is de taal, vanuit een beginnerstandpunt?</w:t>
      </w:r>
    </w:p>
    <w:p w14:paraId="5C6B509B" w14:textId="3DCC31E2" w:rsidR="00784687" w:rsidRDefault="00784687" w:rsidP="009A0D12">
      <w:pPr>
        <w:pStyle w:val="Lijstalinea"/>
        <w:numPr>
          <w:ilvl w:val="0"/>
          <w:numId w:val="15"/>
        </w:numPr>
      </w:pPr>
      <w:r>
        <w:t>Hoe lang duurt het implementeren van een prototype applicatie?</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65635E1" w:rsidR="000A7E6B" w:rsidRDefault="000A7E6B" w:rsidP="009A0D12">
      <w:pPr>
        <w:pStyle w:val="Lijstalinea"/>
        <w:numPr>
          <w:ilvl w:val="0"/>
          <w:numId w:val="15"/>
        </w:numPr>
      </w:pPr>
      <w:r>
        <w:t>Is het platform eerder geschikt om prototypes mee te bouwen of kan het als effectieve vervanger van de native Android en iOS projecten dienen</w:t>
      </w:r>
      <w:r w:rsidR="00784687">
        <w:t>?</w:t>
      </w:r>
    </w:p>
    <w:p w14:paraId="345DAFBD" w14:textId="69F7528B" w:rsidR="00784687" w:rsidRPr="006B1190" w:rsidRDefault="00784687" w:rsidP="00784687">
      <w:r>
        <w:t>Bij dit hoofdstuk bespreken we eerste onze persoonlijke ervaring met het proces van de ontwikkeling, daarna kunnen we veralgemenen en conclusies trekken.</w:t>
      </w:r>
    </w:p>
    <w:p w14:paraId="31FD0518" w14:textId="77777777" w:rsidR="006B1190" w:rsidRPr="006B1190" w:rsidRDefault="006B1190" w:rsidP="006B1190">
      <w:pPr>
        <w:rPr>
          <w:lang w:eastAsia="en-US"/>
        </w:rPr>
      </w:pPr>
    </w:p>
    <w:p w14:paraId="7B66556B" w14:textId="128EAADD" w:rsidR="00FC34E6" w:rsidRDefault="00A74698" w:rsidP="00FC34E6">
      <w:pPr>
        <w:pStyle w:val="Kop4"/>
        <w:rPr>
          <w:lang w:eastAsia="en-US"/>
        </w:rPr>
      </w:pPr>
      <w:r>
        <w:rPr>
          <w:lang w:eastAsia="en-US"/>
        </w:rPr>
        <w:lastRenderedPageBreak/>
        <w:t>Snelheid</w:t>
      </w:r>
    </w:p>
    <w:p w14:paraId="499D6363" w14:textId="063DA90B" w:rsidR="00FC34E6" w:rsidRDefault="00FC34E6" w:rsidP="00FC34E6">
      <w:r>
        <w:t xml:space="preserve">Om de snelheid van onze applicaties te testen gaan we gebruik maken van </w:t>
      </w:r>
      <w:r w:rsidRPr="00EE2D24">
        <w:rPr>
          <w:i/>
        </w:rPr>
        <w:t>testobject.com</w:t>
      </w:r>
      <w:r>
        <w:t>, een test-API die via een cloud verzekert dat de web en mobiele applicaties die je ontwikkeld hebt, vlot werken op elke browser of device. Voor onze tests gaan wij 1 apparaat uitkiezen waarop wij onze applicaties gaan uitproberen. Dit wordt de Motorola Moto E (2nd generation) sinds deze gratis te gebruiken is op de website en het dichtst aanleunt aan ons eigen apparaat die wij ook nog gaan gebruiken. De belangrijkste specificaties van deze GSM zijn:</w:t>
      </w:r>
    </w:p>
    <w:p w14:paraId="7ECDE51A" w14:textId="51DFC0D2" w:rsidR="00FC34E6" w:rsidRDefault="00FC34E6" w:rsidP="00FC34E6">
      <w:r w:rsidRPr="006B1190">
        <w:rPr>
          <w:b/>
        </w:rPr>
        <w:t>OS</w:t>
      </w:r>
      <w:r>
        <w:t>: Android 6.0</w:t>
      </w:r>
    </w:p>
    <w:p w14:paraId="0B1857E5" w14:textId="46FDC0D5" w:rsidR="006B1190" w:rsidRDefault="006B1190" w:rsidP="00FC34E6">
      <w:r w:rsidRPr="006B1190">
        <w:rPr>
          <w:b/>
        </w:rPr>
        <w:t>API level</w:t>
      </w:r>
      <w:r>
        <w:t>: 23</w:t>
      </w:r>
    </w:p>
    <w:p w14:paraId="0FDB78DC" w14:textId="702EB094" w:rsidR="006B1190" w:rsidRPr="00F645D1" w:rsidRDefault="006B1190" w:rsidP="00FC34E6">
      <w:pPr>
        <w:rPr>
          <w:lang w:val="en-US"/>
        </w:rPr>
      </w:pPr>
      <w:r w:rsidRPr="00F645D1">
        <w:rPr>
          <w:b/>
          <w:lang w:val="en-US"/>
        </w:rPr>
        <w:t>CPU</w:t>
      </w:r>
      <w:r w:rsidRPr="00F645D1">
        <w:rPr>
          <w:lang w:val="en-US"/>
        </w:rPr>
        <w:t>: ARM | quad-core | 1200 MHz</w:t>
      </w:r>
    </w:p>
    <w:p w14:paraId="28095529" w14:textId="62F968A6" w:rsidR="00FC34E6" w:rsidRPr="00F645D1" w:rsidRDefault="006B1190" w:rsidP="00FC34E6">
      <w:pPr>
        <w:rPr>
          <w:lang w:val="en-US"/>
        </w:rPr>
      </w:pPr>
      <w:r w:rsidRPr="00F645D1">
        <w:rPr>
          <w:b/>
          <w:lang w:val="en-US"/>
        </w:rPr>
        <w:t>RAM</w:t>
      </w:r>
      <w:r w:rsidRPr="00F645D1">
        <w:rPr>
          <w:lang w:val="en-US"/>
        </w:rPr>
        <w:t>: 1024 MB</w:t>
      </w:r>
    </w:p>
    <w:p w14:paraId="153096E7" w14:textId="068ACCC9" w:rsidR="006B1190" w:rsidRDefault="006B1190" w:rsidP="00FC34E6">
      <w:r>
        <w:t>Maar aangezien wij onze applicaties vergelijken met hetzelfde apparaat zal dit in onze vergelijkende studie niet uitmaken.</w:t>
      </w:r>
    </w:p>
    <w:p w14:paraId="15468F68" w14:textId="4732B441" w:rsidR="00FC34E6" w:rsidRDefault="00FC34E6" w:rsidP="00FC34E6">
      <w:r>
        <w:t xml:space="preserve">Met behulp van de logs die testobject ons dan bezorgt kunnen we de </w:t>
      </w:r>
      <w:r w:rsidR="006B1190">
        <w:t>opstarttijd</w:t>
      </w:r>
      <w:r>
        <w:t xml:space="preserve"> meten door het einde van de log te vergelijken met het begin van de log. </w:t>
      </w:r>
    </w:p>
    <w:p w14:paraId="510B9FD4" w14:textId="5A83754A" w:rsidR="00F72B9D" w:rsidRPr="00041B25" w:rsidRDefault="006B1190" w:rsidP="00FC34E6">
      <m:oMathPara>
        <m:oMath>
          <m:r>
            <w:rPr>
              <w:rFonts w:ascii="Cambria Math" w:hAnsi="Cambria Math"/>
            </w:rPr>
            <m:t>eindtijd-begintijd=volledige laadtijd applicatie</m:t>
          </m:r>
        </m:oMath>
      </m:oMathPara>
    </w:p>
    <w:p w14:paraId="0037862F" w14:textId="6DB931A2" w:rsidR="00041B25" w:rsidRDefault="00041B25" w:rsidP="00FC34E6">
      <w:r>
        <w:t>Uit de logs kunnen wij ook de installatie</w:t>
      </w:r>
      <w:r w:rsidR="003D0E9C">
        <w:t>-snelheid achterhalen.</w:t>
      </w:r>
    </w:p>
    <w:p w14:paraId="74B208D0" w14:textId="6CE91655" w:rsidR="003D0E9C" w:rsidRPr="00A74698" w:rsidRDefault="003D0E9C" w:rsidP="00FC34E6">
      <m:oMathPara>
        <m:oMath>
          <m:r>
            <w:rPr>
              <w:rFonts w:ascii="Cambria Math" w:hAnsi="Cambria Math"/>
            </w:rPr>
            <m:t>eindtijd-begintijd=volledige installatietijd</m:t>
          </m:r>
        </m:oMath>
      </m:oMathPara>
    </w:p>
    <w:p w14:paraId="5EE12470" w14:textId="025D90AA" w:rsidR="00A74698" w:rsidRPr="00A74698" w:rsidRDefault="00A74698" w:rsidP="00FC34E6">
      <w:r>
        <w:t xml:space="preserve">De snelheid binnenin onze applicatie bespreken doen we bij </w:t>
      </w:r>
      <w:r w:rsidRPr="00A74698">
        <w:rPr>
          <w:i/>
        </w:rPr>
        <w:t>user experience</w:t>
      </w:r>
      <w:r w:rsidR="00041B25">
        <w:t>.</w:t>
      </w:r>
    </w:p>
    <w:p w14:paraId="5A17856A" w14:textId="77777777" w:rsidR="000A7E6B" w:rsidRPr="00FC34E6" w:rsidRDefault="000A7E6B" w:rsidP="00FC34E6"/>
    <w:p w14:paraId="36E1127C" w14:textId="7994E919" w:rsidR="00FC34E6" w:rsidRDefault="00FC34E6" w:rsidP="00FC34E6">
      <w:pPr>
        <w:pStyle w:val="Kop4"/>
        <w:rPr>
          <w:lang w:eastAsia="en-US"/>
        </w:rPr>
      </w:pPr>
      <w:r>
        <w:rPr>
          <w:lang w:eastAsia="en-US"/>
        </w:rPr>
        <w:t>Geheugengebruik</w:t>
      </w:r>
    </w:p>
    <w:p w14:paraId="6163C33E" w14:textId="23CE9E55" w:rsidR="00362699" w:rsidRDefault="00293D1B" w:rsidP="00293D1B">
      <w:pPr>
        <w:rPr>
          <w:lang w:eastAsia="en-US"/>
        </w:rPr>
      </w:pPr>
      <w:r>
        <w:rPr>
          <w:lang w:eastAsia="en-US"/>
        </w:rPr>
        <w:t xml:space="preserve">Het geheugengebruik wordt getest op een </w:t>
      </w:r>
      <w:r w:rsidR="00362699">
        <w:rPr>
          <w:lang w:eastAsia="en-US"/>
        </w:rPr>
        <w:t>eigen echt apparaat, geen simulatie dus. We doen dit op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3E6E4271" w:rsidR="00362699" w:rsidRDefault="00362699" w:rsidP="00293D1B">
      <w:r w:rsidRPr="006B1190">
        <w:rPr>
          <w:b/>
        </w:rPr>
        <w:t>RAM</w:t>
      </w:r>
      <w:r>
        <w:t xml:space="preserve">: </w:t>
      </w:r>
      <w:r w:rsidR="00F72B9D">
        <w:t>2028</w:t>
      </w:r>
      <w:r>
        <w:t xml:space="preserve"> MB</w:t>
      </w:r>
    </w:p>
    <w:p w14:paraId="60BF694E" w14:textId="58ABDABB" w:rsidR="00293D1B" w:rsidRPr="00293D1B" w:rsidRDefault="00362699" w:rsidP="00293D1B">
      <w:pPr>
        <w:rPr>
          <w:lang w:eastAsia="en-US"/>
        </w:rPr>
      </w:pPr>
      <w:r>
        <w:rPr>
          <w:lang w:eastAsia="en-US"/>
        </w:rPr>
        <w:t>Hier gaan wij het cache-geheugen, het RAM-geheugen en het interne geheugen bij vergelijken. Hoe minder geheugen er gebruikt wordt, hoe beter.</w:t>
      </w:r>
    </w:p>
    <w:p w14:paraId="3ED130AA" w14:textId="115A65A7" w:rsidR="00FC34E6" w:rsidRPr="00FC34E6" w:rsidRDefault="00FC34E6" w:rsidP="00FC34E6">
      <w:pPr>
        <w:pStyle w:val="Kop4"/>
        <w:rPr>
          <w:lang w:eastAsia="en-US"/>
        </w:rPr>
      </w:pPr>
      <w:r>
        <w:rPr>
          <w:lang w:eastAsia="en-US"/>
        </w:rPr>
        <w:t>User experience</w:t>
      </w:r>
    </w:p>
    <w:p w14:paraId="691C58BB" w14:textId="7FAD5737" w:rsidR="003601DE" w:rsidRDefault="003601DE" w:rsidP="003601DE">
      <w:pPr>
        <w:spacing w:before="120" w:after="0"/>
        <w:rPr>
          <w:lang w:eastAsia="en-US"/>
        </w:rPr>
      </w:pPr>
    </w:p>
    <w:p w14:paraId="37F7D570" w14:textId="39C3F84A" w:rsidR="00C519C0" w:rsidRDefault="00C519C0" w:rsidP="003601DE">
      <w:pPr>
        <w:spacing w:before="120" w:after="0"/>
      </w:pPr>
    </w:p>
    <w:p w14:paraId="2E18F71D" w14:textId="20E84F91" w:rsidR="00C519C0" w:rsidRDefault="00C519C0" w:rsidP="003601DE">
      <w:pPr>
        <w:spacing w:before="120" w:after="0"/>
      </w:pPr>
    </w:p>
    <w:p w14:paraId="0B412906" w14:textId="77777777" w:rsidR="00C519C0" w:rsidRDefault="00C519C0" w:rsidP="003601DE">
      <w:pPr>
        <w:spacing w:before="120" w:after="0"/>
      </w:pPr>
    </w:p>
    <w:p w14:paraId="7F84FF42" w14:textId="552825BB" w:rsidR="003601DE" w:rsidRDefault="003601DE" w:rsidP="003601DE">
      <w:pPr>
        <w:pStyle w:val="Kop1"/>
        <w:spacing w:before="240" w:after="480"/>
        <w:ind w:left="431" w:hanging="431"/>
      </w:pPr>
      <w:bookmarkStart w:id="132" w:name="_Toc499557203"/>
      <w:bookmarkStart w:id="133" w:name="_Toc511216746"/>
      <w:r>
        <w:lastRenderedPageBreak/>
        <w:t>Applicatie</w:t>
      </w:r>
      <w:bookmarkEnd w:id="132"/>
      <w:bookmarkEnd w:id="133"/>
    </w:p>
    <w:p w14:paraId="03759162" w14:textId="77777777" w:rsidR="00777A83" w:rsidRDefault="00777A83" w:rsidP="004E7A76">
      <w:pPr>
        <w:rPr>
          <w:rFonts w:cs="Arial"/>
          <w:noProof/>
          <w:color w:val="000000"/>
          <w:sz w:val="20"/>
        </w:rPr>
      </w:pPr>
    </w:p>
    <w:p w14:paraId="7B56D56B" w14:textId="6DB78DEB" w:rsidR="00CF097E" w:rsidRDefault="00E14583" w:rsidP="004E7A76">
      <w:r>
        <w:rPr>
          <w:noProof/>
        </w:rPr>
        <mc:AlternateContent>
          <mc:Choice Requires="wps">
            <w:drawing>
              <wp:anchor distT="0" distB="0" distL="114300" distR="114300" simplePos="0" relativeHeight="251700224"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46B92E27" w:rsidR="00C97E9A" w:rsidRPr="007D40A2" w:rsidRDefault="00C97E9A" w:rsidP="00E14583">
                            <w:pPr>
                              <w:pStyle w:val="Bijschrift"/>
                              <w:jc w:val="center"/>
                              <w:rPr>
                                <w:noProof/>
                                <w:color w:val="000000"/>
                              </w:rPr>
                            </w:pPr>
                            <w:bookmarkStart w:id="134" w:name="_Toc511216771"/>
                            <w:r>
                              <w:t xml:space="preserve">Figuur </w:t>
                            </w:r>
                            <w:fldSimple w:instr=" STYLEREF 1 \s ">
                              <w:r w:rsidR="001023FE">
                                <w:rPr>
                                  <w:noProof/>
                                </w:rPr>
                                <w:t>3</w:t>
                              </w:r>
                            </w:fldSimple>
                            <w:r w:rsidR="001023FE">
                              <w:noBreakHyphen/>
                            </w:r>
                            <w:fldSimple w:instr=" SEQ Figuur \* ARABIC \s 1 ">
                              <w:r w:rsidR="001023FE">
                                <w:rPr>
                                  <w:noProof/>
                                </w:rPr>
                                <w:t>1</w:t>
                              </w:r>
                            </w:fldSimple>
                            <w:r>
                              <w:t>: Einddoel applicatie</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40" type="#_x0000_t202" style="position:absolute;left:0;text-align:left;margin-left:277.15pt;margin-top:385.35pt;width:177.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" stroked="f">
                <v:textbox style="mso-fit-shape-to-text:t" inset="0,0,0,0">
                  <w:txbxContent>
                    <w:p w14:paraId="4D6A6071" w14:textId="46B92E27" w:rsidR="00C97E9A" w:rsidRPr="007D40A2" w:rsidRDefault="00C97E9A" w:rsidP="00E14583">
                      <w:pPr>
                        <w:pStyle w:val="Bijschrift"/>
                        <w:jc w:val="center"/>
                        <w:rPr>
                          <w:noProof/>
                          <w:color w:val="000000"/>
                        </w:rPr>
                      </w:pPr>
                      <w:bookmarkStart w:id="135" w:name="_Toc511216771"/>
                      <w:r>
                        <w:t xml:space="preserve">Figuur </w:t>
                      </w:r>
                      <w:fldSimple w:instr=" STYLEREF 1 \s ">
                        <w:r w:rsidR="001023FE">
                          <w:rPr>
                            <w:noProof/>
                          </w:rPr>
                          <w:t>3</w:t>
                        </w:r>
                      </w:fldSimple>
                      <w:r w:rsidR="001023FE">
                        <w:noBreakHyphen/>
                      </w:r>
                      <w:fldSimple w:instr=" SEQ Figuur \* ARABIC \s 1 ">
                        <w:r w:rsidR="001023FE">
                          <w:rPr>
                            <w:noProof/>
                          </w:rPr>
                          <w:t>1</w:t>
                        </w:r>
                      </w:fldSimple>
                      <w:r>
                        <w:t>: Einddoel applicatie</w:t>
                      </w:r>
                      <w:bookmarkEnd w:id="135"/>
                    </w:p>
                  </w:txbxContent>
                </v:textbox>
                <w10:wrap type="square"/>
              </v:shape>
            </w:pict>
          </mc:Fallback>
        </mc:AlternateContent>
      </w:r>
      <w:r w:rsidR="002F005B">
        <w:rPr>
          <w:rFonts w:cs="Arial"/>
          <w:noProof/>
          <w:color w:val="000000"/>
          <w:sz w:val="20"/>
        </w:rPr>
        <w:drawing>
          <wp:anchor distT="0" distB="0" distL="114300" distR="114300" simplePos="0" relativeHeight="251691008"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4">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commentRangeStart w:id="136"/>
      <w:r w:rsidR="004E7A76">
        <w:t xml:space="preserve">wij </w:t>
      </w:r>
      <w:commentRangeEnd w:id="136"/>
      <w:r w:rsidR="00B11BF2">
        <w:rPr>
          <w:rStyle w:val="Verwijzingopmerking"/>
        </w:rPr>
        <w:commentReference w:id="136"/>
      </w:r>
      <w:r w:rsidR="004E7A76">
        <w:t>gaan bouwen via onze crossplatform</w:t>
      </w:r>
      <w:r w:rsidR="00067011">
        <w:t xml:space="preserve"> frameworks</w:t>
      </w:r>
      <w:r w:rsidR="004E7A76">
        <w:t xml:space="preserve"> </w:t>
      </w:r>
      <w:r w:rsidR="0017785B">
        <w:t>gaat een vrij basic tv-gids applicatie zijn.</w:t>
      </w:r>
      <w:r w:rsidR="00587864">
        <w:t xml:space="preserve"> We houden het vrij basic </w:t>
      </w:r>
      <w:r w:rsidR="007F2CF4">
        <w:t xml:space="preserve">omdat we graag een paar applicaties op verschillende platformen willen bouwen om een soortgelijke applicatie te kunnen </w:t>
      </w:r>
      <w:r w:rsidR="002B67D3">
        <w:t>vergelijken op basis van verschillende criteria zoals development effort, snelheid, geheugen, …</w:t>
      </w:r>
      <w:r w:rsidR="004D356E">
        <w:t xml:space="preserve"> </w:t>
      </w:r>
      <w:r w:rsidR="000C0C2F">
        <w:t xml:space="preserve">De layout zal op de </w:t>
      </w:r>
      <w:r w:rsidR="00E16F34">
        <w:t xml:space="preserve">platformen verschillen van elkaar afhankelijk van welke componenten beschikbaar zijn </w:t>
      </w:r>
      <w:r w:rsidR="00CF097E">
        <w:t>sinds we in andere talen bezig zijn. Het algemene beeld van onze applicatie gaat er als volgt uitzien</w:t>
      </w:r>
      <w:r w:rsidR="00E421C8">
        <w:t xml:space="preserve">: </w:t>
      </w:r>
    </w:p>
    <w:p w14:paraId="41713CC1" w14:textId="6DFCCC1B" w:rsidR="006C1C62" w:rsidRDefault="00E421C8" w:rsidP="004E7A76">
      <w:r>
        <w:t xml:space="preserve">Vanboven hebben we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zone die het uur/moment/dag aanduid</w:t>
      </w:r>
      <w:r w:rsidR="00F330FE">
        <w:t xml:space="preserve">, </w:t>
      </w:r>
      <w:r w:rsidR="00067011">
        <w:t>één</w:t>
      </w:r>
      <w:r w:rsidR="00F330FE">
        <w:t xml:space="preserve"> zoek-optie met een zoekfunctie waarbij we </w:t>
      </w:r>
      <w:r w:rsidR="00460C27">
        <w:t>bepaalde shows moeten kunnen zoeken</w:t>
      </w:r>
      <w:r w:rsidR="006C1C62">
        <w:t xml:space="preserve">. </w:t>
      </w:r>
    </w:p>
    <w:p w14:paraId="4542FA6A" w14:textId="77777777" w:rsidR="000840A7" w:rsidRDefault="00104D89" w:rsidP="004E7A76">
      <w:r>
        <w:t xml:space="preserve">Hieronder is onze video-component die een stream van het huidige onderdeel op </w:t>
      </w:r>
      <w:r w:rsidR="000840A7">
        <w:t>het aangeduide kanaal moet kunnen weergeven.</w:t>
      </w:r>
    </w:p>
    <w:p w14:paraId="7A01FC9E" w14:textId="3B22C0FD" w:rsidR="00146A1C" w:rsidRDefault="00777A83" w:rsidP="004E7A76">
      <w:r>
        <w:t>Beneden</w:t>
      </w:r>
      <w:r w:rsidR="00C73B8D">
        <w:t xml:space="preserve"> laten we per kanaal zien wat er op </w:t>
      </w:r>
      <w:r w:rsidR="00067011">
        <w:t>het</w:t>
      </w:r>
      <w:r w:rsidR="00C73B8D">
        <w:t xml:space="preserve"> aangeduide </w:t>
      </w:r>
      <w:r w:rsidR="009A1615">
        <w:t xml:space="preserve">moment bezig is, hoelang dit al bezig is, </w:t>
      </w:r>
      <w:r w:rsidR="00312F22">
        <w:t xml:space="preserve">of dit opgenomen wordt, … </w:t>
      </w:r>
      <w:r w:rsidR="00D94298">
        <w:t xml:space="preserve">En hierbij moeten we ook </w:t>
      </w:r>
      <w:r w:rsidR="00067011">
        <w:t>één</w:t>
      </w:r>
      <w:r w:rsidR="00D94298">
        <w:t xml:space="preserve"> kanaal </w:t>
      </w:r>
      <w:r w:rsidR="008521FF">
        <w:t>kunnen aanduiden om te laten zien wat het programma is van dit kanaal op die dag.</w:t>
      </w:r>
      <w:r w:rsidR="00067011">
        <w:t xml:space="preserve"> Deze optie hebben we er achteraf uitgelaten sinds dit enkel meer codewerk zou zijn en niet essentieel is. Dit deden we om onze tijd beter te kunnen beheren.</w:t>
      </w:r>
    </w:p>
    <w:p w14:paraId="5058D94A" w14:textId="67B7D03A" w:rsidR="007B7B00" w:rsidRDefault="007B7B00" w:rsidP="004E7A76">
      <w:r>
        <w:t>Om een voorbeeld applicatie te bouwen is er een JSON bestand geüpload op een webserver</w:t>
      </w:r>
      <w:r w:rsidR="00DE093A">
        <w:t xml:space="preserve"> met behulp van www.myjson.com</w:t>
      </w:r>
      <w:r>
        <w:t xml:space="preserve"> zodat we deze kunnen aanspreken op elk apparaat via het internet. Dit JSON-bestand bevat alle gegevens over de programmatie van de kanalen, alle metadata van de kanalen, het feit dat het programma momenteel aan het opnemen is, … en is gemakkelijk aan te spreken in alle programmeertalen zodat we consequent kunnen zijn bij de verschillende pla</w:t>
      </w:r>
      <w:r w:rsidR="00B11BF2">
        <w:t>t</w:t>
      </w:r>
      <w:r>
        <w:t xml:space="preserve">formen. Eveneens is dit een kleine database met 23 kanalen zodat </w:t>
      </w:r>
      <w:r w:rsidR="0049462D">
        <w:t xml:space="preserve">eventuele </w:t>
      </w:r>
      <w:r>
        <w:t>performantie-problemen niet onnodig groot zijn en nog op dezelfde manier kunnen beoordeeld worden.</w:t>
      </w:r>
    </w:p>
    <w:p w14:paraId="74E606E6" w14:textId="7AA3F55E" w:rsidR="00A57515"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590A4388" w14:textId="77777777" w:rsidR="0049462D" w:rsidRDefault="0049462D" w:rsidP="004E7A76"/>
    <w:p w14:paraId="1D9FCAB9" w14:textId="77777777" w:rsidR="0049462D" w:rsidRDefault="0049462D" w:rsidP="004E7A76"/>
    <w:p w14:paraId="29C1A7BF" w14:textId="616E300F" w:rsidR="00984A25" w:rsidRPr="00984A25" w:rsidRDefault="00DD1452" w:rsidP="00984A25">
      <w:r>
        <w:t xml:space="preserve"> </w:t>
      </w:r>
    </w:p>
    <w:p w14:paraId="661D21CA" w14:textId="77777777" w:rsidR="003601DE" w:rsidRDefault="003601DE" w:rsidP="003601DE">
      <w:pPr>
        <w:pStyle w:val="Kop1"/>
        <w:spacing w:before="240" w:after="480"/>
        <w:ind w:left="431" w:hanging="431"/>
      </w:pPr>
      <w:bookmarkStart w:id="137" w:name="_Toc499557204"/>
      <w:bookmarkStart w:id="138" w:name="_Toc511216747"/>
      <w:r>
        <w:lastRenderedPageBreak/>
        <w:t>Vergelijken performance</w:t>
      </w:r>
      <w:bookmarkEnd w:id="137"/>
      <w:bookmarkEnd w:id="138"/>
    </w:p>
    <w:p w14:paraId="06A61D33" w14:textId="444112D7" w:rsidR="003601DE" w:rsidRDefault="003601DE" w:rsidP="003601DE">
      <w:pPr>
        <w:pStyle w:val="Kop2"/>
        <w:spacing w:before="120" w:after="120"/>
        <w:ind w:left="578" w:hanging="578"/>
      </w:pPr>
      <w:bookmarkStart w:id="139" w:name="_Toc499557205"/>
      <w:bookmarkStart w:id="140" w:name="_Toc511216748"/>
      <w:r>
        <w:t>Development effort</w:t>
      </w:r>
      <w:bookmarkEnd w:id="139"/>
      <w:bookmarkEnd w:id="140"/>
    </w:p>
    <w:p w14:paraId="14DF3F71" w14:textId="02051824" w:rsidR="009E2E5A" w:rsidRDefault="009E2E5A" w:rsidP="009E2E5A">
      <w:pPr>
        <w:pStyle w:val="Kop3"/>
      </w:pPr>
      <w:bookmarkStart w:id="141" w:name="_Toc511216749"/>
      <w:r>
        <w:t>React Native</w:t>
      </w:r>
      <w:bookmarkEnd w:id="141"/>
    </w:p>
    <w:p w14:paraId="2D928D67" w14:textId="1C3E9EE1" w:rsidR="00F45D93" w:rsidRPr="00F45D93" w:rsidRDefault="00F45D93" w:rsidP="00F45D93">
      <w:pPr>
        <w:pStyle w:val="Kop4"/>
      </w:pPr>
      <w:r>
        <w:t>Algemeen</w:t>
      </w:r>
    </w:p>
    <w:p w14:paraId="635DDCD2" w14:textId="4D9801ED" w:rsidR="00DC5A1C" w:rsidRDefault="005A6CC1" w:rsidP="00DC5A1C">
      <w:r>
        <w:t xml:space="preserve">Voor </w:t>
      </w:r>
      <w:r w:rsidR="00CA64AD">
        <w:t xml:space="preserve">te beginnen aan een React Native applicatie, </w:t>
      </w:r>
      <w:r w:rsidR="00B11BF2">
        <w:t>heeft men</w:t>
      </w:r>
      <w:r w:rsidR="00CA64AD">
        <w:t xml:space="preserve"> </w:t>
      </w:r>
      <w:r w:rsidR="00BD7E33">
        <w:t xml:space="preserve">een Javascript-library </w:t>
      </w:r>
      <w:r w:rsidR="00B4134E">
        <w:t>en een React-framework nodig. Via Node.js</w:t>
      </w:r>
      <w:r w:rsidR="003F24BD">
        <w:t>,</w:t>
      </w:r>
      <w:r w:rsidR="00156A11">
        <w:t xml:space="preserve"> een </w:t>
      </w:r>
      <w:r w:rsidR="00C84F38">
        <w:t xml:space="preserve">softwareplatform </w:t>
      </w:r>
      <w:r w:rsidR="00B0252A">
        <w:t xml:space="preserve">voor Javascript-toepassingen die we gewoonweg gebruiken met behulp van de </w:t>
      </w:r>
      <w:r w:rsidR="007402E3">
        <w:t>command prompt van de PC</w:t>
      </w:r>
      <w:r w:rsidR="003F24BD">
        <w:t xml:space="preserve">, installeren we </w:t>
      </w:r>
      <w:r w:rsidR="00FD6913">
        <w:t>“Create React Native App”</w:t>
      </w:r>
      <w:r w:rsidR="00D44BF3">
        <w:t xml:space="preserve">. In dit framework zit alles in dat we nodig hebben, zodra dit geinstalleerd </w:t>
      </w:r>
      <w:r w:rsidR="00B11BF2">
        <w:t xml:space="preserve">is </w:t>
      </w:r>
      <w:r w:rsidR="00D44BF3">
        <w:t xml:space="preserve">kunnen we </w:t>
      </w:r>
      <w:r w:rsidR="0066335C">
        <w:t>een React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onze GSM kunnen installeren </w:t>
      </w:r>
      <w:r w:rsidR="009B2309">
        <w:t>om een voorbeeld van on</w:t>
      </w:r>
      <w:r w:rsidR="00124F4D">
        <w:t xml:space="preserve">ze applicatie te projecteren. Dit framework opzetten in zijn geheel </w:t>
      </w:r>
      <w:r w:rsidR="000A5E32">
        <w:t>duurde 1</w:t>
      </w:r>
      <w:r w:rsidR="00A74698">
        <w:t>,5</w:t>
      </w:r>
      <w:r w:rsidR="000A5E32">
        <w:t>u in totaal.</w:t>
      </w:r>
      <w:r w:rsidR="004E57F9">
        <w:t xml:space="preserve"> </w:t>
      </w:r>
      <w:r w:rsidR="00B11BF2">
        <w:t xml:space="preserve">Men </w:t>
      </w:r>
      <w:r w:rsidR="00D0008E">
        <w:t xml:space="preserve">kan ook een emulator van Android </w:t>
      </w:r>
      <w:r w:rsidR="0033282A">
        <w:t>S</w:t>
      </w:r>
      <w:r w:rsidR="00D0008E">
        <w:t>tudio of Xcode gebruiken</w:t>
      </w:r>
      <w:r w:rsidR="0033282A">
        <w:t xml:space="preserve"> </w:t>
      </w:r>
      <w:r w:rsidR="006E6538">
        <w:t xml:space="preserve">voor je </w:t>
      </w:r>
      <w:r w:rsidR="00773F17">
        <w:t xml:space="preserve">voorbeeld. </w:t>
      </w:r>
    </w:p>
    <w:p w14:paraId="36EB4BAC" w14:textId="0065A670" w:rsidR="00D93B62" w:rsidRDefault="00E72A42" w:rsidP="00DC5A1C">
      <w:r>
        <w:t xml:space="preserve">Documentatie voor RN is vrij uitgebreid te vinden op het internet. </w:t>
      </w:r>
      <w:r w:rsidR="001E317A">
        <w:t xml:space="preserve">Voor een complexvrije applicatie zoals de onze </w:t>
      </w:r>
      <w:r w:rsidR="00816E0F">
        <w:t>is er meer als genoeg informatie te vinden op de officiële pagina van RN</w:t>
      </w:r>
      <w:r w:rsidR="004E57F9">
        <w:t xml:space="preserve">. </w:t>
      </w:r>
      <w:r w:rsidR="00174F6F">
        <w:t>Wat opviel bij het gebruiken van de RN-framework was dat bij errors</w:t>
      </w:r>
      <w:r w:rsidR="006F7606">
        <w:t xml:space="preserve"> het debuggen niet vlot verliep. Errors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8003E0">
        <w:t xml:space="preserve">maar </w:t>
      </w:r>
      <w:r w:rsidR="00B11BF2">
        <w:t xml:space="preserve"> het was</w:t>
      </w:r>
      <w:r w:rsidR="008003E0">
        <w:t xml:space="preserve"> een serieuze zoektocht</w:t>
      </w:r>
      <w:r w:rsidR="00B11BF2">
        <w:t>.</w:t>
      </w:r>
      <w:r w:rsidR="00DD1452">
        <w:t xml:space="preserve"> </w:t>
      </w:r>
      <w:r w:rsidR="00B11BF2">
        <w:t xml:space="preserve">Daardoor </w:t>
      </w:r>
      <w:r w:rsidR="00F645D1">
        <w:t>is er</w:t>
      </w:r>
      <w:r w:rsidR="008003E0">
        <w:t xml:space="preserve"> veel tijd kwijtgeraakt </w:t>
      </w:r>
      <w:commentRangeStart w:id="142"/>
      <w:r w:rsidR="008003E0">
        <w:t>aan kleine problemen</w:t>
      </w:r>
      <w:commentRangeEnd w:id="142"/>
      <w:r w:rsidR="00B11BF2">
        <w:rPr>
          <w:rStyle w:val="Verwijzingopmerking"/>
        </w:rPr>
        <w:commentReference w:id="142"/>
      </w:r>
      <w:r w:rsidR="008003E0">
        <w:t>.</w:t>
      </w:r>
      <w:r w:rsidR="00B55D7D">
        <w:t xml:space="preserve"> De algemene indruk was duidelijk dat het een vrij nieuwe taal is, die nog volop wordt ontwikkeld. Hierdoor zijn er nog heel wat complicaties mogelijk en niet altijd gemakkelijk op te lossen.</w:t>
      </w:r>
    </w:p>
    <w:p w14:paraId="277A98E2" w14:textId="027E5153" w:rsidR="000F2054" w:rsidRDefault="000C2614" w:rsidP="00DC5A1C">
      <w:r>
        <w:t xml:space="preserve">Voor bepaalde componenten te gebruiken kon </w:t>
      </w:r>
      <w:r w:rsidR="00B11BF2">
        <w:t xml:space="preserve">men </w:t>
      </w:r>
      <w:r>
        <w:t xml:space="preserve">Expo ook niet meer gebruiken </w:t>
      </w:r>
      <w:r w:rsidR="000C44EB">
        <w:t xml:space="preserve">omdat sommigen niet ondersteund werden, </w:t>
      </w:r>
      <w:r>
        <w:t xml:space="preserve">waardoor je je project moest </w:t>
      </w:r>
      <w:r w:rsidR="00720208">
        <w:t>losmaken</w:t>
      </w:r>
      <w:r w:rsidR="004D7108">
        <w:t xml:space="preserve"> van Expo.</w:t>
      </w:r>
      <w:r w:rsidR="00720208">
        <w:t xml:space="preserve"> Dit betekende dan ook dat een heel deel van </w:t>
      </w:r>
      <w:r w:rsidR="00B11BF2">
        <w:t xml:space="preserve">de </w:t>
      </w:r>
      <w:r w:rsidR="00720208">
        <w:t xml:space="preserve">infrastructuur wegviel waardoor </w:t>
      </w:r>
      <w:r w:rsidR="003D6BA7">
        <w:t xml:space="preserve">alles via Android Studio moesten </w:t>
      </w:r>
      <w:r w:rsidR="000C44EB">
        <w:t>opzetten</w:t>
      </w:r>
      <w:r w:rsidR="0075635A">
        <w:t xml:space="preserve"> en alles niet meer vlot verliep </w:t>
      </w:r>
      <w:r w:rsidR="00E36A9C">
        <w:t>zoals bij het Expo-build proces.</w:t>
      </w:r>
    </w:p>
    <w:p w14:paraId="7D6E73E5" w14:textId="43028FA7" w:rsidR="0059570F" w:rsidRDefault="000F2054" w:rsidP="00DC5A1C">
      <w:r>
        <w:t xml:space="preserve">Als de app af was, moest deze app nog zowel in Android als iOS gebouwd worden. Bij Android gebruiken we onze Windows command line om een </w:t>
      </w:r>
      <w:r w:rsidRPr="000F2054">
        <w:rPr>
          <w:i/>
        </w:rPr>
        <w:t>release</w:t>
      </w:r>
      <w:r>
        <w:t xml:space="preserve"> versie van onze applicatie te bouwen. Om een applicatie te kunnen runnen in een echte Android omgeving moet deze gesigneerd worden met een certificaat voordat ze kunnen worden </w:t>
      </w:r>
      <w:r w:rsidR="00B11BF2">
        <w:t>geïnstalleerd</w:t>
      </w:r>
      <w:r>
        <w:t xml:space="preserve"> en dus moeten we een key genereren waarmee we een APK kunnen genereren die gesigneerd is.Deze key is te maken via een tool die Java aanbied: </w:t>
      </w:r>
      <w:r w:rsidRPr="000F2054">
        <w:rPr>
          <w:i/>
        </w:rPr>
        <w:t>keytool</w:t>
      </w:r>
      <w:r>
        <w:rPr>
          <w:i/>
        </w:rPr>
        <w:t>.</w:t>
      </w:r>
      <w:r>
        <w:t xml:space="preserve"> Met deze tool krijgen we een file</w:t>
      </w:r>
      <w:r w:rsidRPr="000F2054">
        <w:rPr>
          <w:i/>
        </w:rPr>
        <w:t>: my-release-key.keystore</w:t>
      </w:r>
      <w:r>
        <w:t xml:space="preserve"> die we in de map van onze applicatie steken en via onze </w:t>
      </w:r>
      <w:r w:rsidRPr="000F2054">
        <w:rPr>
          <w:i/>
        </w:rPr>
        <w:t>gradle</w:t>
      </w:r>
      <w:r>
        <w:rPr>
          <w:i/>
        </w:rPr>
        <w:t xml:space="preserve"> </w:t>
      </w:r>
      <w:r>
        <w:t>code van Android aanspreken met het juiste wachtwoord dat we hebben ingesteld waarop onze applicatie in Androidomgevingen kan geïnstalleerd worden. Dit instellen, bouwen en uitzoeken duurde 1 uur in totaal.</w:t>
      </w:r>
    </w:p>
    <w:p w14:paraId="615134AC" w14:textId="57DE2762" w:rsidR="000F2054" w:rsidRPr="000F2054" w:rsidRDefault="000F2054" w:rsidP="00DC5A1C">
      <w:commentRangeStart w:id="143"/>
      <w:r>
        <w:t>Bij iOS</w:t>
      </w:r>
      <w:commentRangeEnd w:id="143"/>
      <w:r w:rsidR="00B11BF2">
        <w:rPr>
          <w:rStyle w:val="Verwijzingopmerking"/>
        </w:rPr>
        <w:commentReference w:id="143"/>
      </w:r>
    </w:p>
    <w:p w14:paraId="3EAC1229" w14:textId="06D0BA5C" w:rsidR="00FB04EF" w:rsidRDefault="00B55D7D" w:rsidP="00DC5A1C">
      <w:r>
        <w:t>//</w:t>
      </w:r>
      <w:r w:rsidR="00A50C09">
        <w:t>Door deze problemen werd ook een simpel project tijdrovend</w:t>
      </w:r>
      <w:r w:rsidR="00FD175B">
        <w:t xml:space="preserve"> </w:t>
      </w:r>
      <w:r w:rsidR="00B55EA4">
        <w:t xml:space="preserve">om te creëren en heeft het uiteindelijk </w:t>
      </w:r>
      <w:r w:rsidR="00F30B4C">
        <w:t xml:space="preserve">zo’n </w:t>
      </w:r>
      <w:r w:rsidR="00657CCC">
        <w:t>80</w:t>
      </w:r>
      <w:r w:rsidR="005F0B06">
        <w:t xml:space="preserve"> uren</w:t>
      </w:r>
      <w:r w:rsidR="00F30B4C">
        <w:t xml:space="preserve"> geduurd om het te make</w:t>
      </w:r>
      <w:r w:rsidR="007433E3">
        <w:t>n van begin tot einde.</w:t>
      </w:r>
      <w:r>
        <w:t xml:space="preserve"> Hierbij moet er rekening gehouden worden met het gebrek aan ervaring en know-how waarmee ik dit project begon, </w:t>
      </w:r>
      <w:r>
        <w:lastRenderedPageBreak/>
        <w:t>aangezien het de eerste applicatie was die ik maakte. Hierdoor is dit getal niet volledig representatief.</w:t>
      </w:r>
    </w:p>
    <w:p w14:paraId="5F756AC5" w14:textId="44AA9CBD" w:rsidR="00F45D93" w:rsidRDefault="00F45D93" w:rsidP="00F45D93">
      <w:pPr>
        <w:pStyle w:val="Kop4"/>
      </w:pPr>
      <w:r>
        <w:t>Details</w:t>
      </w:r>
    </w:p>
    <w:p w14:paraId="33DED311" w14:textId="22F7B234" w:rsidR="00F45D93" w:rsidRDefault="00F45D93" w:rsidP="00F45D93">
      <w:r>
        <w:t>Beginnend aan zo een applicatie, wordt eerst de structuur van de app nagemaakt en in componenten opgedeeld:</w:t>
      </w:r>
    </w:p>
    <w:p w14:paraId="59755F5C" w14:textId="5C29E303" w:rsidR="0006181E" w:rsidRDefault="0006181E" w:rsidP="00F45D93">
      <w:pPr>
        <w:rPr>
          <w:noProof/>
        </w:rPr>
      </w:pPr>
    </w:p>
    <w:p w14:paraId="75051EF1" w14:textId="45FA56BB" w:rsidR="0006181E" w:rsidRDefault="0006181E" w:rsidP="0006181E">
      <w:r>
        <w:rPr>
          <w:noProof/>
        </w:rPr>
        <w:drawing>
          <wp:anchor distT="0" distB="0" distL="114300" distR="114300" simplePos="0" relativeHeight="251692032" behindDoc="0" locked="0" layoutInCell="1" allowOverlap="1" wp14:anchorId="7779D69A" wp14:editId="2C3676A2">
            <wp:simplePos x="0" y="0"/>
            <wp:positionH relativeFrom="margin">
              <wp:align>right</wp:align>
            </wp:positionH>
            <wp:positionV relativeFrom="paragraph">
              <wp:posOffset>6985</wp:posOffset>
            </wp:positionV>
            <wp:extent cx="1707515" cy="3122295"/>
            <wp:effectExtent l="0" t="0" r="6985" b="1905"/>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39298" t="14535" r="41017" b="21452"/>
                    <a:stretch/>
                  </pic:blipFill>
                  <pic:spPr bwMode="auto">
                    <a:xfrm>
                      <a:off x="0" y="0"/>
                      <a:ext cx="1707515" cy="3122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5D93">
        <w:t>Volgens de Javascript componenten</w:t>
      </w:r>
      <w:r w:rsidR="00C47881">
        <w:t xml:space="preserve"> (&lt;&gt;)</w:t>
      </w:r>
      <w:r w:rsidR="00F45D93">
        <w:t>:</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&lt;DatePicker&gt;: Een component die ervoor zal zorgen dat je een datum kunt kiezen, zowel in Android als iOS</w:t>
      </w:r>
    </w:p>
    <w:p w14:paraId="23DA7D57" w14:textId="0B58C309" w:rsidR="00F45D93" w:rsidRDefault="00F45D93" w:rsidP="009A0D12">
      <w:pPr>
        <w:pStyle w:val="Lijstalinea"/>
        <w:numPr>
          <w:ilvl w:val="1"/>
          <w:numId w:val="12"/>
        </w:numPr>
      </w:pPr>
      <w:r>
        <w:t>Rechts: &lt;Image&gt; met functionaliteit onPress: een zoekactie ondernemen.</w:t>
      </w:r>
    </w:p>
    <w:p w14:paraId="673EE5D7" w14:textId="31344DDB" w:rsidR="00F45D93" w:rsidRDefault="00F45D93" w:rsidP="009A0D12">
      <w:pPr>
        <w:pStyle w:val="Lijstalinea"/>
        <w:numPr>
          <w:ilvl w:val="0"/>
          <w:numId w:val="12"/>
        </w:numPr>
      </w:pPr>
      <w:r>
        <w:t>Midden: een &lt;VideoPlayer&gt; component die enkel een url als bron nodig heeft om te werken in zowel Android als iOS.</w:t>
      </w:r>
    </w:p>
    <w:p w14:paraId="56CCA9BD" w14:textId="0F0FD128" w:rsidR="00C573B5" w:rsidRPr="00DC5A1C" w:rsidRDefault="00C47881" w:rsidP="009A0D12">
      <w:pPr>
        <w:pStyle w:val="Lijstalinea"/>
        <w:numPr>
          <w:ilvl w:val="0"/>
          <w:numId w:val="12"/>
        </w:numPr>
      </w:pPr>
      <w:r>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Default="00204822" w:rsidP="00204822">
      <w:pPr>
        <w:pStyle w:val="Kop3"/>
      </w:pPr>
      <w:bookmarkStart w:id="144" w:name="_Toc511216750"/>
      <w:r>
        <w:t>Xamarin</w:t>
      </w:r>
      <w:bookmarkEnd w:id="144"/>
    </w:p>
    <w:p w14:paraId="3C203D83" w14:textId="103AEC66" w:rsidR="00B246A8" w:rsidRPr="00B246A8" w:rsidRDefault="00B246A8" w:rsidP="00B246A8">
      <w:pPr>
        <w:pStyle w:val="Kop4"/>
      </w:pPr>
      <w:r>
        <w:t>Algemeen</w:t>
      </w:r>
    </w:p>
    <w:p w14:paraId="33B3E12E" w14:textId="4B2AAEB5" w:rsidR="00DB6EC1" w:rsidRDefault="00B42859" w:rsidP="00204822">
      <w:r>
        <w:t xml:space="preserve">Voor de Xamarin applicatie hebben </w:t>
      </w:r>
      <w:r w:rsidR="00B11BF2">
        <w:t xml:space="preserve">is </w:t>
      </w:r>
      <w:r>
        <w:t>de Visual Studio IDE nodig. Deze installatie duurt lang en neemt veel geheugen in. Na 3 uur is de installatie compleet en kunnen we beginnen aan een lege applicatie. Bij deze lege applicatie waren er al direct problemen: vele instellingen stonden standaard verkeerd en het debuggen via een emulator had allerlei kinderziektes, van niet opstarten tot errors aanduiden zonder een reden te geven.</w:t>
      </w:r>
      <w:r w:rsidR="00CC4A03">
        <w:t xml:space="preserve"> Hiervoor was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CC4A03">
        <w:t xml:space="preserve"> </w:t>
      </w:r>
      <w:r>
        <w:t xml:space="preserve">duurde het nog </w:t>
      </w:r>
      <w:r w:rsidR="00D275C1">
        <w:t>3</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Xamarin.forms previewer, hier krijg je al te zien hoe je applicatie eruit ziet op alle verschillende platformen.</w:t>
      </w:r>
    </w:p>
    <w:p w14:paraId="49038537" w14:textId="6BAFF2E1" w:rsidR="0001272D" w:rsidRDefault="00DB6EC1" w:rsidP="00204822">
      <w:r>
        <w:t xml:space="preserve">Om </w:t>
      </w:r>
      <w:r w:rsidR="00B11BF2">
        <w:t xml:space="preserve">de </w:t>
      </w:r>
      <w:r>
        <w:t>applicatie effectief te testen gebruiken we</w:t>
      </w:r>
      <w:r w:rsidR="0021237C">
        <w:t xml:space="preserve"> een real device</w:t>
      </w:r>
      <w:r w:rsidR="0001272D">
        <w:t>, de Moto C Plus,</w:t>
      </w:r>
      <w:r w:rsidR="0021237C">
        <w:t xml:space="preserve"> </w:t>
      </w:r>
      <w:r w:rsidR="00C97E9A">
        <w:t>via USB</w:t>
      </w:r>
      <w:r w:rsidR="0021237C">
        <w:t xml:space="preserve">. </w:t>
      </w:r>
      <w:r w:rsidR="006F67CE">
        <w:t>Dat zou ook gaan met Xamarin Live, d</w:t>
      </w:r>
      <w:r w:rsidR="0021237C">
        <w:t xml:space="preserve">it is een </w:t>
      </w:r>
      <w:r w:rsidR="0001272D">
        <w:t>applicatie in de Play Store of App Store waarbij de gsm verbonden wordt met Visual Studio en in real-time een voorbeeldapplicatie op je apparaat kan vrijgeven worden.</w:t>
      </w:r>
      <w:r w:rsidR="006F67CE">
        <w:t xml:space="preserve"> Maar dit doen we niet sinds hierop geen debugging kan gebeuren van ons code, wat cruciaal is.</w:t>
      </w:r>
      <w:r w:rsidR="0001272D">
        <w:t xml:space="preserve"> Er zijn ook mogelijkheden in </w:t>
      </w:r>
      <w:r>
        <w:t>VS</w:t>
      </w:r>
      <w:r w:rsidR="0001272D">
        <w:t xml:space="preserve"> verwerkt via emulators waarvan de installatie omslachtig is en veel geheugen in gebruik neemt</w:t>
      </w:r>
      <w:r w:rsidR="006F67CE">
        <w:t>, daarom gebruiken we een real device.</w:t>
      </w:r>
      <w:r w:rsidR="0001272D">
        <w:t xml:space="preserve"> </w:t>
      </w:r>
    </w:p>
    <w:p w14:paraId="15AD4848" w14:textId="33BAA5EF" w:rsidR="00784687" w:rsidRDefault="00124D1F" w:rsidP="00204822">
      <w:r>
        <w:lastRenderedPageBreak/>
        <w:t xml:space="preserve">Tijdens het schrijven van de code viel direct op hoe sommige componenten </w:t>
      </w:r>
      <w:r w:rsidR="00C62E4E">
        <w:t>niet beschikbaar waren. Een videoplayer-component vinden die native videospelers aanspreekt was</w:t>
      </w:r>
      <w:r w:rsidR="00DE31AF">
        <w:t xml:space="preserve"> -in het begin- </w:t>
      </w:r>
      <w:r w:rsidR="00C62E4E">
        <w:t xml:space="preserve">enkel te vinden tegen betaling. Terwijl deze voor React Native wel direct meerdere gratis versies voor te vinden was. Uiteindelijk </w:t>
      </w:r>
      <w:r w:rsidR="00F645D1">
        <w:t>is het gelukt</w:t>
      </w:r>
      <w:r w:rsidR="00FF5702">
        <w:t xml:space="preserve"> een werkende, gratis Xamarin video player te verkrijgen</w:t>
      </w:r>
      <w:r w:rsidR="00DE31AF">
        <w:t xml:space="preserve"> door het toch wel uitgebreide gamma aan open source pakketten te doorzoeken</w:t>
      </w:r>
      <w:r w:rsidR="00016047">
        <w:t>.</w:t>
      </w:r>
      <w:r w:rsidR="00FF5702">
        <w:t xml:space="preserve"> </w:t>
      </w:r>
      <w:r w:rsidR="00DE31AF">
        <w:t xml:space="preserve">Het installeren van deze uitbreidingen ging vlot maar het implementeren ging moeizamer. Dit kwam door </w:t>
      </w:r>
      <w:r w:rsidR="00FF5702">
        <w:t xml:space="preserve">errors die lagen aan het </w:t>
      </w:r>
      <w:r w:rsidR="003D5CDB">
        <w:t xml:space="preserve">.NET </w:t>
      </w:r>
      <w:r w:rsidR="00FF5702">
        <w:t>framework waarop dat gebaseerd was terwijl mijn VS een heel ander</w:t>
      </w:r>
      <w:r w:rsidR="003D5CDB">
        <w:t xml:space="preserve"> .NET</w:t>
      </w:r>
      <w:r w:rsidR="00FF5702">
        <w:t xml:space="preserve"> framework had getarget</w:t>
      </w:r>
      <w:r w:rsidR="00DE31AF">
        <w:t>, na het evalueren van onze geïnstalleerde componenten konden we concluderen dat we nog een paar Visual Studio installatie onderdelen tekort kwamen</w:t>
      </w:r>
      <w:r w:rsidR="00FF5702">
        <w:t xml:space="preserve">. </w:t>
      </w:r>
      <w:r w:rsidR="00DE31AF">
        <w:t>Er moet dus rekening gehouden worden met het feit dat de standaardinstallatie van VS niet genoeg is om alle componenten te kunnen gebruiken.</w:t>
      </w:r>
    </w:p>
    <w:p w14:paraId="39C44456" w14:textId="3B5D636D" w:rsidR="00784687" w:rsidRDefault="00784687" w:rsidP="00204822">
      <w:r>
        <w:t>Na 40 uren werken aan de Xamarin implementatie was onze applicatie nog niet af. Door tijdsgebrek hebben we het project gepauzeerd. Ondanks dat was onze structuur intact en moesten er enkel nog details afgewerkt worden, maar deze konden potentieel nog vrij tijdrovend zijn</w:t>
      </w:r>
      <w:r w:rsidR="0090271E">
        <w:t xml:space="preserve">. </w:t>
      </w:r>
    </w:p>
    <w:p w14:paraId="11ADC2F0" w14:textId="2446DAE5" w:rsidR="00784687" w:rsidRDefault="00784687" w:rsidP="00784687">
      <w:pPr>
        <w:pStyle w:val="Kop4"/>
      </w:pPr>
      <w:r>
        <w:t>Details</w:t>
      </w:r>
    </w:p>
    <w:p w14:paraId="4D4859F5" w14:textId="5BFAE51A" w:rsidR="00784687" w:rsidRDefault="00784687" w:rsidP="00784687">
      <w:r>
        <w:t>De Xamarin implementatie volgt volgende structuur</w:t>
      </w:r>
      <w:r w:rsidR="0090271E">
        <w:t>:</w:t>
      </w:r>
    </w:p>
    <w:p w14:paraId="43340EA1" w14:textId="67EB4B69" w:rsidR="0090271E" w:rsidRDefault="0090271E" w:rsidP="00784687">
      <w:r>
        <w:t>Volgens XAML componenten (&lt;&gt;):</w:t>
      </w:r>
    </w:p>
    <w:p w14:paraId="510F0E67" w14:textId="6928713E" w:rsidR="0090271E" w:rsidRDefault="0090271E" w:rsidP="0090271E">
      <w:pPr>
        <w:pStyle w:val="Lijstalinea"/>
        <w:numPr>
          <w:ilvl w:val="0"/>
          <w:numId w:val="12"/>
        </w:numPr>
      </w:pPr>
      <w:r>
        <w:t xml:space="preserve">: één </w:t>
      </w:r>
      <w:r>
        <w:t>&lt;Grid&gt;</w:t>
      </w:r>
      <w:r>
        <w:t xml:space="preserve"> opgedeeld in 3 stukken </w:t>
      </w:r>
      <w:r>
        <w:t>kolom en 1 rij</w:t>
      </w:r>
      <w:r>
        <w:t>, daarin kunnen we 3 componenten steken. In dit geval:</w:t>
      </w:r>
    </w:p>
    <w:p w14:paraId="49A869AC" w14:textId="77777777" w:rsidR="0090271E" w:rsidRDefault="0090271E" w:rsidP="0090271E">
      <w:pPr>
        <w:pStyle w:val="Lijstalinea"/>
        <w:numPr>
          <w:ilvl w:val="1"/>
          <w:numId w:val="12"/>
        </w:numPr>
      </w:pPr>
      <w:r>
        <w:t>Links: &lt;Image&gt;</w:t>
      </w:r>
    </w:p>
    <w:p w14:paraId="5CEAC6AC" w14:textId="786BFA47" w:rsidR="0090271E" w:rsidRDefault="0090271E" w:rsidP="0090271E">
      <w:pPr>
        <w:pStyle w:val="Lijstalinea"/>
        <w:numPr>
          <w:ilvl w:val="1"/>
          <w:numId w:val="12"/>
        </w:numPr>
      </w:pPr>
      <w:r>
        <w:t>Midden: &lt;DatePicker&gt;:</w:t>
      </w:r>
    </w:p>
    <w:p w14:paraId="35D4907F" w14:textId="287F3D4A" w:rsidR="0090271E" w:rsidRDefault="0090271E" w:rsidP="0090271E">
      <w:pPr>
        <w:pStyle w:val="Lijstalinea"/>
        <w:numPr>
          <w:ilvl w:val="1"/>
          <w:numId w:val="12"/>
        </w:numPr>
      </w:pPr>
      <w:r>
        <w:t>Rechts: &lt;</w:t>
      </w:r>
      <w:r>
        <w:t>Button</w:t>
      </w:r>
      <w:r>
        <w:t xml:space="preserve">&gt; </w:t>
      </w:r>
      <w:r>
        <w:t>met een standaard eigenschap onClicked die via een C# functie te verbinden is met de gegeven functionaliteit (niet geimplementeerd).</w:t>
      </w:r>
    </w:p>
    <w:p w14:paraId="36B83413" w14:textId="6A8E7127" w:rsidR="0090271E" w:rsidRDefault="0090271E" w:rsidP="0090271E">
      <w:pPr>
        <w:pStyle w:val="Lijstalinea"/>
        <w:numPr>
          <w:ilvl w:val="0"/>
          <w:numId w:val="12"/>
        </w:numPr>
      </w:pPr>
      <w:r>
        <w:t>Midden: een &lt;VideoPlayer&gt; component die enkel een url als bron nodig heeft om te werken in zowel Android als iO</w:t>
      </w:r>
      <w:r>
        <w:t>s.</w:t>
      </w:r>
    </w:p>
    <w:p w14:paraId="53B291DF" w14:textId="4719D3E6" w:rsidR="0090271E" w:rsidRDefault="0090271E" w:rsidP="00A40038">
      <w:pPr>
        <w:pStyle w:val="Lijstalinea"/>
        <w:numPr>
          <w:ilvl w:val="0"/>
          <w:numId w:val="18"/>
        </w:numPr>
      </w:pPr>
      <w:r>
        <w:t>Vanonder: een &lt;</w:t>
      </w:r>
      <w:r>
        <w:t>Listview</w:t>
      </w:r>
      <w:r>
        <w:t xml:space="preserve">&gt; </w:t>
      </w:r>
      <w:r>
        <w:t xml:space="preserve">die statisch geregistreerde data-onderdelen weergeeft. </w:t>
      </w:r>
      <w:r w:rsidR="00A40038">
        <w:t>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4BC17CC7" w14:textId="7CEDE826" w:rsidR="00A40038" w:rsidRDefault="00A40038" w:rsidP="00A40038">
      <w:r>
        <w:t>Meer niet-geïmplementeerde onderdelen wegens tijdsgebrek:</w:t>
      </w:r>
    </w:p>
    <w:p w14:paraId="1220C195" w14:textId="5FB37E13" w:rsidR="00A40038" w:rsidRDefault="00A40038" w:rsidP="00A40038">
      <w:pPr>
        <w:pStyle w:val="Lijstalinea"/>
        <w:numPr>
          <w:ilvl w:val="0"/>
          <w:numId w:val="18"/>
        </w:numPr>
      </w:pPr>
      <w:r>
        <w:t>Het beperken van de officiële tijdsformat tot een leesbare vorm.</w:t>
      </w:r>
    </w:p>
    <w:p w14:paraId="03F875AC" w14:textId="67A12506" w:rsidR="00A40038" w:rsidRDefault="00A40038" w:rsidP="00A40038">
      <w:pPr>
        <w:pStyle w:val="Lijstalinea"/>
        <w:numPr>
          <w:ilvl w:val="0"/>
          <w:numId w:val="18"/>
        </w:numPr>
      </w:pPr>
      <w:r>
        <w:t>Een tijdsbalk die aangeeft hoever het programma gevorderd is.</w:t>
      </w:r>
    </w:p>
    <w:p w14:paraId="2C16349E" w14:textId="77777777" w:rsidR="00A40038" w:rsidRDefault="00A40038" w:rsidP="00A40038"/>
    <w:p w14:paraId="4122A3D2" w14:textId="001D1694" w:rsidR="006F67CE" w:rsidRDefault="00FE1D0B" w:rsidP="00FE1D0B">
      <w:pPr>
        <w:pStyle w:val="Kop3"/>
      </w:pPr>
      <w:r>
        <w:t>Conclusies</w:t>
      </w:r>
    </w:p>
    <w:p w14:paraId="76F7C8E9" w14:textId="50796765" w:rsidR="00FE1D0B" w:rsidRDefault="00FE1D0B" w:rsidP="00FE1D0B">
      <w:r>
        <w:t>Het gebruik van Xamarin en React Native is op zich weinig verschillend. Het feit dat React Native geen IDE gebruikt is een groot voordeel voor de setuptijd van het framework</w:t>
      </w:r>
      <w:r w:rsidR="00657CCC">
        <w:t>, dit koste maar een uur, terwijl de installatie van Visual Studio zelf al 3 uren duurde</w:t>
      </w:r>
      <w:r>
        <w:t>.</w:t>
      </w:r>
      <w:r w:rsidR="00657CCC">
        <w:t xml:space="preserve"> </w:t>
      </w:r>
      <w:r>
        <w:t xml:space="preserve">Hierbij komt dan wel kijken dat er veel tools voor het debuggen </w:t>
      </w:r>
      <w:r w:rsidR="00657CCC">
        <w:t>ontbreekt</w:t>
      </w:r>
      <w:r>
        <w:t xml:space="preserve">, die </w:t>
      </w:r>
      <w:r w:rsidR="00657CCC">
        <w:t>Visual Studio</w:t>
      </w:r>
      <w:r>
        <w:t xml:space="preserve"> wel uitgebreid aanbiedt. Je kan enkel uitgaan van de </w:t>
      </w:r>
      <w:r w:rsidR="00657CCC">
        <w:t>e</w:t>
      </w:r>
      <w:r>
        <w:t xml:space="preserve">rror-berichten die je applicatie aangeeft. Maar hierop </w:t>
      </w:r>
      <w:r>
        <w:lastRenderedPageBreak/>
        <w:t>heb je alternatieven, zoals React Native Devtools, die open-source te vinden zijn en die meer info bieden over details van de applicatie.</w:t>
      </w:r>
    </w:p>
    <w:p w14:paraId="5DB203A2" w14:textId="6AE0CE78" w:rsidR="001223D1" w:rsidRDefault="001223D1" w:rsidP="00FE1D0B">
      <w:r>
        <w:t>De talen waarin we schreven voelden vertrouwd aan. In zowel C# als Javascript werd er inmiddels al ervaring opgedaan. Maar het feit dat React Native voornamelijk JS was voelde toch als een gemakkelijkere omgeving dan de C#</w:t>
      </w:r>
      <w:r w:rsidR="00657CCC">
        <w:t xml:space="preserve"> van Xamarin</w:t>
      </w:r>
      <w:r>
        <w:t>, waarbij de structuur toch onduidelijker was en waarbij</w:t>
      </w:r>
      <w:r w:rsidR="00657CCC">
        <w:t xml:space="preserve"> structurele</w:t>
      </w:r>
      <w:r>
        <w:t xml:space="preserve"> fouten niet zo makkelijk werden ingezien als bij JS.</w:t>
      </w:r>
      <w:r w:rsidR="00657CCC">
        <w:t xml:space="preserve"> Javascript voelt directer en eenvoudiger aan. Zeker bij een simpele applicatie als de deze. </w:t>
      </w:r>
    </w:p>
    <w:p w14:paraId="2ACCF0FB" w14:textId="3CFC5229" w:rsidR="00564CF5" w:rsidRDefault="00657CCC" w:rsidP="00FE1D0B">
      <w:r>
        <w:t>Dit werd ook vereenvoudigd door het feit dat de documentatie rond Xamarin vrij onduidelijk en moeilijk te vinden is. Goede voorbeelden zijn te vinden na lang zoeken, maar hun eigen documentatie brengt meestal niet meer op dan weten wat een bepaalde functie doet, zonder context. De gemeenschap rond React Native lijkt veel actiever en behulpzamer. Voor elk soort probleem was er precies al een antwoord. Bij Xamarin daarentegen moet men beginnen bij een vraag rond een probleem en zo een oplossing proberen te verzinnen, dit kost tij</w:t>
      </w:r>
      <w:r w:rsidR="00564CF5">
        <w:t>d en inzicht. Zeker voor een onervaren persoon zal dit een doorslag geven.</w:t>
      </w:r>
      <w:r w:rsidR="00AF56FC">
        <w:t xml:space="preserve"> Bij beiden </w:t>
      </w:r>
      <w:r w:rsidR="00095BBD">
        <w:t>was het proces van de setup , allerlei installaties en de essentiële basis goed gedocumenteerd.</w:t>
      </w:r>
    </w:p>
    <w:p w14:paraId="36E8D5C6" w14:textId="77777777" w:rsidR="00095BBD" w:rsidRDefault="00095BBD" w:rsidP="00FE1D0B"/>
    <w:p w14:paraId="5DA88C98" w14:textId="503C0D09" w:rsidR="00657CCC" w:rsidRDefault="00657CCC" w:rsidP="00FE1D0B">
      <w:r>
        <w:t xml:space="preserve"> </w:t>
      </w:r>
    </w:p>
    <w:p w14:paraId="0F79DC13" w14:textId="77777777" w:rsidR="001223D1" w:rsidRPr="00FE1D0B" w:rsidRDefault="001223D1" w:rsidP="00FE1D0B"/>
    <w:p w14:paraId="6E3EAF6B" w14:textId="77777777" w:rsidR="003D14BA" w:rsidRPr="00204822" w:rsidRDefault="003D14BA" w:rsidP="00204822"/>
    <w:p w14:paraId="2DBAE6B3" w14:textId="7B9331DC" w:rsidR="003601DE" w:rsidRDefault="003601DE" w:rsidP="003601DE">
      <w:pPr>
        <w:pStyle w:val="Kop2"/>
        <w:spacing w:before="120" w:after="120"/>
        <w:ind w:left="578" w:hanging="578"/>
      </w:pPr>
      <w:bookmarkStart w:id="145" w:name="_Toc511216751"/>
      <w:bookmarkStart w:id="146" w:name="_Toc499557206"/>
      <w:r>
        <w:t>Snelheid</w:t>
      </w:r>
      <w:bookmarkEnd w:id="145"/>
      <w:r>
        <w:t xml:space="preserve"> </w:t>
      </w:r>
      <w:bookmarkEnd w:id="146"/>
    </w:p>
    <w:p w14:paraId="58ECCA4B" w14:textId="68E66DB7" w:rsidR="00021CFE" w:rsidRPr="00021CFE" w:rsidRDefault="00021CFE" w:rsidP="00021CFE">
      <w:pPr>
        <w:pStyle w:val="Kop3"/>
      </w:pPr>
      <w:bookmarkStart w:id="147" w:name="_Toc511216752"/>
      <w:r>
        <w:t>React Native</w:t>
      </w:r>
      <w:bookmarkEnd w:id="147"/>
    </w:p>
    <w:p w14:paraId="57F96914" w14:textId="46B7BBDC" w:rsidR="0018756B" w:rsidRPr="0018756B" w:rsidRDefault="0018756B" w:rsidP="0018756B">
      <w:pPr>
        <w:pStyle w:val="Kop2"/>
      </w:pPr>
      <w:bookmarkStart w:id="148" w:name="_Toc511216753"/>
      <w:r>
        <w:t>Geheugen</w:t>
      </w:r>
      <w:bookmarkEnd w:id="148"/>
    </w:p>
    <w:p w14:paraId="76312B34" w14:textId="77777777" w:rsidR="003601DE" w:rsidRDefault="003601DE" w:rsidP="003601DE">
      <w:pPr>
        <w:pStyle w:val="Kop2"/>
        <w:spacing w:before="120" w:after="120"/>
        <w:ind w:left="578" w:hanging="578"/>
      </w:pPr>
      <w:bookmarkStart w:id="149" w:name="_Toc499557207"/>
      <w:bookmarkStart w:id="150" w:name="_Toc511216754"/>
      <w:r>
        <w:t>User experience</w:t>
      </w:r>
      <w:bookmarkEnd w:id="149"/>
      <w:bookmarkEnd w:id="150"/>
    </w:p>
    <w:p w14:paraId="57536359" w14:textId="5686B930" w:rsidR="003601DE" w:rsidRDefault="003601DE" w:rsidP="003601DE">
      <w:pPr>
        <w:pStyle w:val="Kop2"/>
        <w:spacing w:before="120" w:after="120"/>
        <w:ind w:left="578" w:hanging="578"/>
      </w:pPr>
      <w:bookmarkStart w:id="151" w:name="_Toc499557208"/>
      <w:bookmarkStart w:id="152" w:name="_Toc511216755"/>
      <w:r>
        <w:t>Conclusie</w:t>
      </w:r>
      <w:bookmarkEnd w:id="151"/>
      <w:bookmarkEnd w:id="152"/>
    </w:p>
    <w:tbl>
      <w:tblPr>
        <w:tblStyle w:val="Tabelraster"/>
        <w:tblW w:w="10207" w:type="dxa"/>
        <w:tblInd w:w="-856" w:type="dxa"/>
        <w:tblLook w:val="04A0" w:firstRow="1" w:lastRow="0" w:firstColumn="1" w:lastColumn="0" w:noHBand="0" w:noVBand="1"/>
      </w:tblPr>
      <w:tblGrid>
        <w:gridCol w:w="10207"/>
      </w:tblGrid>
      <w:tr w:rsidR="00C5544B" w:rsidRPr="007119BC" w14:paraId="39A0D15F" w14:textId="77777777" w:rsidTr="001D0497">
        <w:tc>
          <w:tcPr>
            <w:tcW w:w="10207" w:type="dxa"/>
          </w:tcPr>
          <w:p w14:paraId="582FB788" w14:textId="77777777" w:rsidR="00C5544B" w:rsidRPr="007119BC" w:rsidRDefault="00C5544B" w:rsidP="007D5FFC">
            <w:pPr>
              <w:rPr>
                <w:b/>
                <w:lang w:eastAsia="en-US"/>
              </w:rPr>
            </w:pPr>
            <w:r>
              <w:rPr>
                <w:b/>
                <w:lang w:eastAsia="en-US"/>
              </w:rPr>
              <w:t>Documentatie</w:t>
            </w:r>
          </w:p>
        </w:tc>
      </w:tr>
      <w:tr w:rsidR="00C5544B" w14:paraId="5F22E3C2" w14:textId="77777777" w:rsidTr="001D0497">
        <w:tc>
          <w:tcPr>
            <w:tcW w:w="10207" w:type="dxa"/>
          </w:tcPr>
          <w:p w14:paraId="698CF1BE" w14:textId="77777777" w:rsidR="00C5544B" w:rsidRDefault="00C5544B" w:rsidP="007D5FFC">
            <w:pPr>
              <w:rPr>
                <w:lang w:eastAsia="en-US"/>
              </w:rPr>
            </w:pPr>
            <w:r>
              <w:rPr>
                <w:lang w:eastAsia="en-US"/>
              </w:rPr>
              <w:t>Uitgebreid qua eigen documentatie. Zeer veel vragen/antwoorden op het internet.</w:t>
            </w:r>
          </w:p>
        </w:tc>
      </w:tr>
      <w:tr w:rsidR="00C5544B" w14:paraId="04ACFCB6" w14:textId="77777777" w:rsidTr="001D0497">
        <w:tc>
          <w:tcPr>
            <w:tcW w:w="10207" w:type="dxa"/>
          </w:tcPr>
          <w:p w14:paraId="58886C3B" w14:textId="77777777" w:rsidR="00C5544B" w:rsidRDefault="00C5544B" w:rsidP="007D5FFC">
            <w:pPr>
              <w:rPr>
                <w:lang w:eastAsia="en-US"/>
              </w:rPr>
            </w:pPr>
            <w:r>
              <w:rPr>
                <w:lang w:eastAsia="en-US"/>
              </w:rPr>
              <w:t>Matig uitgebreid qua eigen documentatie. Matig veel vragen/antwoorden op het internet.</w:t>
            </w:r>
          </w:p>
        </w:tc>
      </w:tr>
      <w:tr w:rsidR="00C5544B" w14:paraId="4EAABC50" w14:textId="77777777" w:rsidTr="001A559B">
        <w:trPr>
          <w:trHeight w:val="455"/>
        </w:trPr>
        <w:tc>
          <w:tcPr>
            <w:tcW w:w="10207" w:type="dxa"/>
          </w:tcPr>
          <w:p w14:paraId="7B678D75" w14:textId="77777777" w:rsidR="00C5544B" w:rsidRDefault="00C5544B" w:rsidP="007D5FFC">
            <w:pPr>
              <w:rPr>
                <w:lang w:eastAsia="en-US"/>
              </w:rPr>
            </w:pPr>
            <w:r>
              <w:rPr>
                <w:lang w:eastAsia="en-US"/>
              </w:rPr>
              <w:t>Zeer uitgebreid qua eigen documentatie. Relatief weinig vragen/antwoorden op het internet.</w:t>
            </w:r>
          </w:p>
        </w:tc>
      </w:tr>
    </w:tbl>
    <w:p w14:paraId="097B3F15" w14:textId="77777777" w:rsidR="00C5544B" w:rsidRPr="00C5544B" w:rsidRDefault="00C5544B" w:rsidP="00C5544B"/>
    <w:p w14:paraId="3517381B" w14:textId="77777777" w:rsidR="003601DE" w:rsidRPr="00D718FC" w:rsidRDefault="003601DE" w:rsidP="003601DE">
      <w:pPr>
        <w:pStyle w:val="Kop1"/>
        <w:spacing w:before="240" w:after="480"/>
        <w:ind w:left="431" w:hanging="431"/>
      </w:pPr>
      <w:bookmarkStart w:id="153" w:name="_Toc499557209"/>
      <w:bookmarkStart w:id="154" w:name="_Toc511216756"/>
      <w:r>
        <w:t>Besluit</w:t>
      </w:r>
      <w:bookmarkEnd w:id="153"/>
      <w:bookmarkEnd w:id="154"/>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EA4F95">
          <w:headerReference w:type="default" r:id="rId46"/>
          <w:footerReference w:type="even" r:id="rId47"/>
          <w:footerReference w:type="default" r:id="rId48"/>
          <w:pgSz w:w="11906" w:h="16838" w:code="9"/>
          <w:pgMar w:top="1417" w:right="1417" w:bottom="1417" w:left="1417" w:header="708" w:footer="708" w:gutter="0"/>
          <w:pgNumType w:fmt="lowerRoman" w:start="1"/>
          <w:cols w:space="708"/>
          <w:docGrid w:linePitch="360"/>
        </w:sectPr>
      </w:pPr>
    </w:p>
    <w:bookmarkStart w:id="155" w:name="_Toc511216757" w:displacedByCustomXml="next"/>
    <w:sdt>
      <w:sdtPr>
        <w:rPr>
          <w:rFonts w:ascii="Arial" w:eastAsiaTheme="minorEastAsia" w:hAnsi="Arial" w:cstheme="minorBidi"/>
          <w:b w:val="0"/>
          <w:bCs w:val="0"/>
          <w:smallCaps w:val="0"/>
          <w:sz w:val="22"/>
          <w:szCs w:val="20"/>
          <w:lang w:val="nl-NL"/>
        </w:rPr>
        <w:id w:val="-1276328311"/>
        <w:docPartObj>
          <w:docPartGallery w:val="Bibliographies"/>
          <w:docPartUnique/>
        </w:docPartObj>
      </w:sdtPr>
      <w:sdtEndPr>
        <w:rPr>
          <w:lang w:val="nl-BE"/>
        </w:rPr>
      </w:sdtEndPr>
      <w:sdtContent>
        <w:p w14:paraId="58B38CC2" w14:textId="75B2731A" w:rsidR="00312224" w:rsidRDefault="00312224">
          <w:pPr>
            <w:pStyle w:val="Kop1"/>
          </w:pPr>
          <w:r>
            <w:rPr>
              <w:lang w:val="nl-NL"/>
            </w:rPr>
            <w:t>Verwijzingen</w:t>
          </w:r>
          <w:bookmarkEnd w:id="155"/>
        </w:p>
        <w:sdt>
          <w:sdtPr>
            <w:id w:val="-573587230"/>
            <w:bibliography/>
          </w:sdtPr>
          <w:sdtContent>
            <w:bookmarkStart w:id="156" w:name="_GoBack" w:displacedByCustomXml="prev"/>
            <w:bookmarkEnd w:id="156" w:displacedByCustomXml="prev"/>
            <w:p w14:paraId="02D90A3E" w14:textId="77777777" w:rsidR="009610D8" w:rsidRDefault="00312224">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9610D8" w14:paraId="4BAD8F0F" w14:textId="77777777">
                <w:trPr>
                  <w:divId w:val="1681858593"/>
                  <w:tblCellSpacing w:w="15" w:type="dxa"/>
                </w:trPr>
                <w:tc>
                  <w:tcPr>
                    <w:tcW w:w="50" w:type="pct"/>
                    <w:hideMark/>
                  </w:tcPr>
                  <w:p w14:paraId="1C69547A" w14:textId="0806AAF4" w:rsidR="009610D8" w:rsidRDefault="009610D8">
                    <w:pPr>
                      <w:pStyle w:val="Bibliografie"/>
                      <w:rPr>
                        <w:noProof/>
                        <w:sz w:val="24"/>
                        <w:szCs w:val="24"/>
                        <w:lang w:val="nl-NL"/>
                      </w:rPr>
                    </w:pPr>
                    <w:r>
                      <w:rPr>
                        <w:noProof/>
                        <w:lang w:val="nl-NL"/>
                      </w:rPr>
                      <w:t xml:space="preserve">[1] </w:t>
                    </w:r>
                  </w:p>
                </w:tc>
                <w:tc>
                  <w:tcPr>
                    <w:tcW w:w="0" w:type="auto"/>
                    <w:hideMark/>
                  </w:tcPr>
                  <w:p w14:paraId="0FDA7B01" w14:textId="77777777" w:rsidR="009610D8" w:rsidRDefault="009610D8">
                    <w:pPr>
                      <w:pStyle w:val="Bibliografie"/>
                      <w:rPr>
                        <w:noProof/>
                        <w:lang w:val="nl-NL"/>
                      </w:rPr>
                    </w:pPr>
                    <w:r>
                      <w:rPr>
                        <w:noProof/>
                        <w:lang w:val="nl-NL"/>
                      </w:rPr>
                      <w:t>Zappware NV, „Info over Zappware NV,” [Online]. Available: https://zappware.com/.</w:t>
                    </w:r>
                  </w:p>
                </w:tc>
              </w:tr>
              <w:tr w:rsidR="009610D8" w14:paraId="526BE0A1" w14:textId="77777777">
                <w:trPr>
                  <w:divId w:val="1681858593"/>
                  <w:tblCellSpacing w:w="15" w:type="dxa"/>
                </w:trPr>
                <w:tc>
                  <w:tcPr>
                    <w:tcW w:w="50" w:type="pct"/>
                    <w:hideMark/>
                  </w:tcPr>
                  <w:p w14:paraId="5C56070B" w14:textId="77777777" w:rsidR="009610D8" w:rsidRDefault="009610D8">
                    <w:pPr>
                      <w:pStyle w:val="Bibliografie"/>
                      <w:rPr>
                        <w:noProof/>
                        <w:lang w:val="nl-NL"/>
                      </w:rPr>
                    </w:pPr>
                    <w:r>
                      <w:rPr>
                        <w:noProof/>
                        <w:lang w:val="nl-NL"/>
                      </w:rPr>
                      <w:t xml:space="preserve">[2] </w:t>
                    </w:r>
                  </w:p>
                </w:tc>
                <w:tc>
                  <w:tcPr>
                    <w:tcW w:w="0" w:type="auto"/>
                    <w:hideMark/>
                  </w:tcPr>
                  <w:p w14:paraId="6B590D9B" w14:textId="77777777" w:rsidR="009610D8" w:rsidRDefault="009610D8">
                    <w:pPr>
                      <w:pStyle w:val="Bibliografie"/>
                      <w:rPr>
                        <w:noProof/>
                        <w:lang w:val="nl-NL"/>
                      </w:rPr>
                    </w:pPr>
                    <w:r>
                      <w:rPr>
                        <w:noProof/>
                        <w:lang w:val="nl-NL"/>
                      </w:rPr>
                      <w:t>„Qt (software),” [Online]. Available: https://en.wikipedia.org/wiki/Qt_(software). [Geopend Maart 2018].</w:t>
                    </w:r>
                  </w:p>
                </w:tc>
              </w:tr>
              <w:tr w:rsidR="009610D8" w14:paraId="50A7CBF4" w14:textId="77777777">
                <w:trPr>
                  <w:divId w:val="1681858593"/>
                  <w:tblCellSpacing w:w="15" w:type="dxa"/>
                </w:trPr>
                <w:tc>
                  <w:tcPr>
                    <w:tcW w:w="50" w:type="pct"/>
                    <w:hideMark/>
                  </w:tcPr>
                  <w:p w14:paraId="0F955AEE" w14:textId="77777777" w:rsidR="009610D8" w:rsidRDefault="009610D8">
                    <w:pPr>
                      <w:pStyle w:val="Bibliografie"/>
                      <w:rPr>
                        <w:noProof/>
                        <w:lang w:val="nl-NL"/>
                      </w:rPr>
                    </w:pPr>
                    <w:r>
                      <w:rPr>
                        <w:noProof/>
                        <w:lang w:val="nl-NL"/>
                      </w:rPr>
                      <w:t xml:space="preserve">[3] </w:t>
                    </w:r>
                  </w:p>
                </w:tc>
                <w:tc>
                  <w:tcPr>
                    <w:tcW w:w="0" w:type="auto"/>
                    <w:hideMark/>
                  </w:tcPr>
                  <w:p w14:paraId="6FCE1926" w14:textId="77777777" w:rsidR="009610D8" w:rsidRDefault="009610D8">
                    <w:pPr>
                      <w:pStyle w:val="Bibliografie"/>
                      <w:rPr>
                        <w:noProof/>
                        <w:lang w:val="nl-NL"/>
                      </w:rPr>
                    </w:pPr>
                    <w:r>
                      <w:rPr>
                        <w:noProof/>
                        <w:lang w:val="nl-NL"/>
                      </w:rPr>
                      <w:t>Digia , „Digia and Qt have demerged into two companies – Digia’s new strategy’s main themes revealed,” [Online]. Available: http://digia.com/en/actual/news/2016/digia-and-qt-have-demerged-into-two-companies--digias-new-strategys-main-themes-revealed/. [Geopend Maart 2018].</w:t>
                    </w:r>
                  </w:p>
                </w:tc>
              </w:tr>
              <w:tr w:rsidR="009610D8" w14:paraId="6386C5E9" w14:textId="77777777">
                <w:trPr>
                  <w:divId w:val="1681858593"/>
                  <w:tblCellSpacing w:w="15" w:type="dxa"/>
                </w:trPr>
                <w:tc>
                  <w:tcPr>
                    <w:tcW w:w="50" w:type="pct"/>
                    <w:hideMark/>
                  </w:tcPr>
                  <w:p w14:paraId="504820F0" w14:textId="77777777" w:rsidR="009610D8" w:rsidRDefault="009610D8">
                    <w:pPr>
                      <w:pStyle w:val="Bibliografie"/>
                      <w:rPr>
                        <w:noProof/>
                        <w:lang w:val="nl-NL"/>
                      </w:rPr>
                    </w:pPr>
                    <w:r>
                      <w:rPr>
                        <w:noProof/>
                        <w:lang w:val="nl-NL"/>
                      </w:rPr>
                      <w:t xml:space="preserve">[4] </w:t>
                    </w:r>
                  </w:p>
                </w:tc>
                <w:tc>
                  <w:tcPr>
                    <w:tcW w:w="0" w:type="auto"/>
                    <w:hideMark/>
                  </w:tcPr>
                  <w:p w14:paraId="7A247418" w14:textId="77777777" w:rsidR="009610D8" w:rsidRDefault="009610D8">
                    <w:pPr>
                      <w:pStyle w:val="Bibliografie"/>
                      <w:rPr>
                        <w:noProof/>
                        <w:lang w:val="nl-NL"/>
                      </w:rPr>
                    </w:pPr>
                    <w:r>
                      <w:rPr>
                        <w:noProof/>
                        <w:lang w:val="nl-NL"/>
                      </w:rPr>
                      <w:t>N. Mehrotra, „Qt: What’s best about the cross-platform development toolkit,” [Online]. Available: http://opensourceforu.com/2017/06/qt-cross-platform-development-toolkit/. [Geopend Maart 2018].</w:t>
                    </w:r>
                  </w:p>
                </w:tc>
              </w:tr>
              <w:tr w:rsidR="009610D8" w14:paraId="4BF74E6F" w14:textId="77777777">
                <w:trPr>
                  <w:divId w:val="1681858593"/>
                  <w:tblCellSpacing w:w="15" w:type="dxa"/>
                </w:trPr>
                <w:tc>
                  <w:tcPr>
                    <w:tcW w:w="50" w:type="pct"/>
                    <w:hideMark/>
                  </w:tcPr>
                  <w:p w14:paraId="44636BF6" w14:textId="77777777" w:rsidR="009610D8" w:rsidRDefault="009610D8">
                    <w:pPr>
                      <w:pStyle w:val="Bibliografie"/>
                      <w:rPr>
                        <w:noProof/>
                        <w:lang w:val="nl-NL"/>
                      </w:rPr>
                    </w:pPr>
                    <w:r>
                      <w:rPr>
                        <w:noProof/>
                        <w:lang w:val="nl-NL"/>
                      </w:rPr>
                      <w:t xml:space="preserve">[5] </w:t>
                    </w:r>
                  </w:p>
                </w:tc>
                <w:tc>
                  <w:tcPr>
                    <w:tcW w:w="0" w:type="auto"/>
                    <w:hideMark/>
                  </w:tcPr>
                  <w:p w14:paraId="3531A0EC" w14:textId="77777777" w:rsidR="009610D8" w:rsidRDefault="009610D8">
                    <w:pPr>
                      <w:pStyle w:val="Bibliografie"/>
                      <w:rPr>
                        <w:noProof/>
                        <w:lang w:val="nl-NL"/>
                      </w:rPr>
                    </w:pPr>
                    <w:r>
                      <w:rPr>
                        <w:noProof/>
                        <w:lang w:val="nl-NL"/>
                      </w:rPr>
                      <w:t>B. Starynkevitch, „How is QT cross-platform,” [Online]. Available: https://www.quora.com/How-is-QT-cross-platform. [Geopend Maart 2018].</w:t>
                    </w:r>
                  </w:p>
                </w:tc>
              </w:tr>
              <w:tr w:rsidR="009610D8" w14:paraId="0E3790BD" w14:textId="77777777">
                <w:trPr>
                  <w:divId w:val="1681858593"/>
                  <w:tblCellSpacing w:w="15" w:type="dxa"/>
                </w:trPr>
                <w:tc>
                  <w:tcPr>
                    <w:tcW w:w="50" w:type="pct"/>
                    <w:hideMark/>
                  </w:tcPr>
                  <w:p w14:paraId="6988C3DA" w14:textId="77777777" w:rsidR="009610D8" w:rsidRDefault="009610D8">
                    <w:pPr>
                      <w:pStyle w:val="Bibliografie"/>
                      <w:rPr>
                        <w:noProof/>
                        <w:lang w:val="nl-NL"/>
                      </w:rPr>
                    </w:pPr>
                    <w:r>
                      <w:rPr>
                        <w:noProof/>
                        <w:lang w:val="nl-NL"/>
                      </w:rPr>
                      <w:t xml:space="preserve">[6] </w:t>
                    </w:r>
                  </w:p>
                </w:tc>
                <w:tc>
                  <w:tcPr>
                    <w:tcW w:w="0" w:type="auto"/>
                    <w:hideMark/>
                  </w:tcPr>
                  <w:p w14:paraId="3ECE5FA2" w14:textId="77777777" w:rsidR="009610D8" w:rsidRDefault="009610D8">
                    <w:pPr>
                      <w:pStyle w:val="Bibliografie"/>
                      <w:rPr>
                        <w:noProof/>
                        <w:lang w:val="nl-NL"/>
                      </w:rPr>
                    </w:pPr>
                    <w:r>
                      <w:rPr>
                        <w:noProof/>
                        <w:lang w:val="nl-NL"/>
                      </w:rPr>
                      <w:t>„OpenGL,” [Online]. Available: https://en.wikipedia.org/wiki/OpenGL. [Geopend Maart 2018].</w:t>
                    </w:r>
                  </w:p>
                </w:tc>
              </w:tr>
              <w:tr w:rsidR="009610D8" w14:paraId="099D72C3" w14:textId="77777777">
                <w:trPr>
                  <w:divId w:val="1681858593"/>
                  <w:tblCellSpacing w:w="15" w:type="dxa"/>
                </w:trPr>
                <w:tc>
                  <w:tcPr>
                    <w:tcW w:w="50" w:type="pct"/>
                    <w:hideMark/>
                  </w:tcPr>
                  <w:p w14:paraId="04B84FB2" w14:textId="77777777" w:rsidR="009610D8" w:rsidRDefault="009610D8">
                    <w:pPr>
                      <w:pStyle w:val="Bibliografie"/>
                      <w:rPr>
                        <w:noProof/>
                        <w:lang w:val="nl-NL"/>
                      </w:rPr>
                    </w:pPr>
                    <w:r>
                      <w:rPr>
                        <w:noProof/>
                        <w:lang w:val="nl-NL"/>
                      </w:rPr>
                      <w:t xml:space="preserve">[7] </w:t>
                    </w:r>
                  </w:p>
                </w:tc>
                <w:tc>
                  <w:tcPr>
                    <w:tcW w:w="0" w:type="auto"/>
                    <w:hideMark/>
                  </w:tcPr>
                  <w:p w14:paraId="2DD61983" w14:textId="77777777" w:rsidR="009610D8" w:rsidRDefault="009610D8">
                    <w:pPr>
                      <w:pStyle w:val="Bibliografie"/>
                      <w:rPr>
                        <w:noProof/>
                        <w:lang w:val="nl-NL"/>
                      </w:rPr>
                    </w:pPr>
                    <w:r>
                      <w:rPr>
                        <w:noProof/>
                        <w:lang w:val="nl-NL"/>
                      </w:rPr>
                      <w:t>„GLUT - The OpenGL Utility Toolkit,” [Online]. Available: https://www.opengl.org/resources/libraries/glut/. [Geopend Maart 2018].</w:t>
                    </w:r>
                  </w:p>
                </w:tc>
              </w:tr>
              <w:tr w:rsidR="009610D8" w14:paraId="37B4ED87" w14:textId="77777777">
                <w:trPr>
                  <w:divId w:val="1681858593"/>
                  <w:tblCellSpacing w:w="15" w:type="dxa"/>
                </w:trPr>
                <w:tc>
                  <w:tcPr>
                    <w:tcW w:w="50" w:type="pct"/>
                    <w:hideMark/>
                  </w:tcPr>
                  <w:p w14:paraId="784850D8" w14:textId="77777777" w:rsidR="009610D8" w:rsidRDefault="009610D8">
                    <w:pPr>
                      <w:pStyle w:val="Bibliografie"/>
                      <w:rPr>
                        <w:noProof/>
                        <w:lang w:val="nl-NL"/>
                      </w:rPr>
                    </w:pPr>
                    <w:r>
                      <w:rPr>
                        <w:noProof/>
                        <w:lang w:val="nl-NL"/>
                      </w:rPr>
                      <w:t xml:space="preserve">[8] </w:t>
                    </w:r>
                  </w:p>
                </w:tc>
                <w:tc>
                  <w:tcPr>
                    <w:tcW w:w="0" w:type="auto"/>
                    <w:hideMark/>
                  </w:tcPr>
                  <w:p w14:paraId="09525C8B" w14:textId="77777777" w:rsidR="009610D8" w:rsidRDefault="009610D8">
                    <w:pPr>
                      <w:pStyle w:val="Bibliografie"/>
                      <w:rPr>
                        <w:noProof/>
                        <w:lang w:val="nl-NL"/>
                      </w:rPr>
                    </w:pPr>
                    <w:r>
                      <w:rPr>
                        <w:noProof/>
                        <w:lang w:val="nl-NL"/>
                      </w:rPr>
                      <w:t>Qt, „Signals &amp; slots,” [Online]. Available: http://doc.qt.io/archives/qt-4.8/signalsandslots.html. [Geopend Maart 2018].</w:t>
                    </w:r>
                  </w:p>
                </w:tc>
              </w:tr>
              <w:tr w:rsidR="009610D8" w14:paraId="71E89606" w14:textId="77777777">
                <w:trPr>
                  <w:divId w:val="1681858593"/>
                  <w:tblCellSpacing w:w="15" w:type="dxa"/>
                </w:trPr>
                <w:tc>
                  <w:tcPr>
                    <w:tcW w:w="50" w:type="pct"/>
                    <w:hideMark/>
                  </w:tcPr>
                  <w:p w14:paraId="33093441" w14:textId="77777777" w:rsidR="009610D8" w:rsidRDefault="009610D8">
                    <w:pPr>
                      <w:pStyle w:val="Bibliografie"/>
                      <w:rPr>
                        <w:noProof/>
                        <w:lang w:val="nl-NL"/>
                      </w:rPr>
                    </w:pPr>
                    <w:r>
                      <w:rPr>
                        <w:noProof/>
                        <w:lang w:val="nl-NL"/>
                      </w:rPr>
                      <w:t xml:space="preserve">[9] </w:t>
                    </w:r>
                  </w:p>
                </w:tc>
                <w:tc>
                  <w:tcPr>
                    <w:tcW w:w="0" w:type="auto"/>
                    <w:hideMark/>
                  </w:tcPr>
                  <w:p w14:paraId="03265DC9" w14:textId="77777777" w:rsidR="009610D8" w:rsidRDefault="009610D8">
                    <w:pPr>
                      <w:pStyle w:val="Bibliografie"/>
                      <w:rPr>
                        <w:noProof/>
                        <w:lang w:val="nl-NL"/>
                      </w:rPr>
                    </w:pPr>
                    <w:r>
                      <w:rPr>
                        <w:noProof/>
                        <w:lang w:val="nl-NL"/>
                      </w:rPr>
                      <w:t>„Applications using Qt,” [Online]. Available: https://en.wikipedia.org/wiki/Qt_(software)#Applications_using_Qt. [Geopend Maart 2018].</w:t>
                    </w:r>
                  </w:p>
                </w:tc>
              </w:tr>
              <w:tr w:rsidR="009610D8" w14:paraId="79901693" w14:textId="77777777">
                <w:trPr>
                  <w:divId w:val="1681858593"/>
                  <w:tblCellSpacing w:w="15" w:type="dxa"/>
                </w:trPr>
                <w:tc>
                  <w:tcPr>
                    <w:tcW w:w="50" w:type="pct"/>
                    <w:hideMark/>
                  </w:tcPr>
                  <w:p w14:paraId="02D05241" w14:textId="77777777" w:rsidR="009610D8" w:rsidRDefault="009610D8">
                    <w:pPr>
                      <w:pStyle w:val="Bibliografie"/>
                      <w:rPr>
                        <w:noProof/>
                        <w:lang w:val="nl-NL"/>
                      </w:rPr>
                    </w:pPr>
                    <w:r>
                      <w:rPr>
                        <w:noProof/>
                        <w:lang w:val="nl-NL"/>
                      </w:rPr>
                      <w:t xml:space="preserve">[10] </w:t>
                    </w:r>
                  </w:p>
                </w:tc>
                <w:tc>
                  <w:tcPr>
                    <w:tcW w:w="0" w:type="auto"/>
                    <w:hideMark/>
                  </w:tcPr>
                  <w:p w14:paraId="0CF04B94" w14:textId="77777777" w:rsidR="009610D8" w:rsidRDefault="009610D8">
                    <w:pPr>
                      <w:pStyle w:val="Bibliografie"/>
                      <w:rPr>
                        <w:noProof/>
                        <w:lang w:val="nl-NL"/>
                      </w:rPr>
                    </w:pPr>
                    <w:r>
                      <w:rPr>
                        <w:noProof/>
                        <w:lang w:val="nl-NL"/>
                      </w:rPr>
                      <w:t>„React (JavaScript library),” [Online]. Available: https://en.wikipedia.org/wiki/React_(JavaScript_library). [Geopend Maart 2018].</w:t>
                    </w:r>
                  </w:p>
                </w:tc>
              </w:tr>
              <w:tr w:rsidR="009610D8" w14:paraId="5180BDA4" w14:textId="77777777">
                <w:trPr>
                  <w:divId w:val="1681858593"/>
                  <w:tblCellSpacing w:w="15" w:type="dxa"/>
                </w:trPr>
                <w:tc>
                  <w:tcPr>
                    <w:tcW w:w="50" w:type="pct"/>
                    <w:hideMark/>
                  </w:tcPr>
                  <w:p w14:paraId="27BF03E0" w14:textId="77777777" w:rsidR="009610D8" w:rsidRDefault="009610D8">
                    <w:pPr>
                      <w:pStyle w:val="Bibliografie"/>
                      <w:rPr>
                        <w:noProof/>
                        <w:lang w:val="nl-NL"/>
                      </w:rPr>
                    </w:pPr>
                    <w:r>
                      <w:rPr>
                        <w:noProof/>
                        <w:lang w:val="nl-NL"/>
                      </w:rPr>
                      <w:t xml:space="preserve">[11] </w:t>
                    </w:r>
                  </w:p>
                </w:tc>
                <w:tc>
                  <w:tcPr>
                    <w:tcW w:w="0" w:type="auto"/>
                    <w:hideMark/>
                  </w:tcPr>
                  <w:p w14:paraId="66046417" w14:textId="77777777" w:rsidR="009610D8" w:rsidRDefault="009610D8">
                    <w:pPr>
                      <w:pStyle w:val="Bibliografie"/>
                      <w:rPr>
                        <w:noProof/>
                        <w:lang w:val="nl-NL"/>
                      </w:rPr>
                    </w:pPr>
                    <w:r>
                      <w:rPr>
                        <w:noProof/>
                        <w:lang w:val="nl-NL"/>
                      </w:rPr>
                      <w:t>M. Konicek, „React Native: A year in review,” [Online]. Available: https://code.facebook.com/posts/597378980427792/react-native-a-year-in-review/. [Geopend Maart 2018].</w:t>
                    </w:r>
                  </w:p>
                </w:tc>
              </w:tr>
              <w:tr w:rsidR="009610D8" w14:paraId="5C348C43" w14:textId="77777777">
                <w:trPr>
                  <w:divId w:val="1681858593"/>
                  <w:tblCellSpacing w:w="15" w:type="dxa"/>
                </w:trPr>
                <w:tc>
                  <w:tcPr>
                    <w:tcW w:w="50" w:type="pct"/>
                    <w:hideMark/>
                  </w:tcPr>
                  <w:p w14:paraId="52F81D03" w14:textId="77777777" w:rsidR="009610D8" w:rsidRDefault="009610D8">
                    <w:pPr>
                      <w:pStyle w:val="Bibliografie"/>
                      <w:rPr>
                        <w:noProof/>
                        <w:lang w:val="nl-NL"/>
                      </w:rPr>
                    </w:pPr>
                    <w:r>
                      <w:rPr>
                        <w:noProof/>
                        <w:lang w:val="nl-NL"/>
                      </w:rPr>
                      <w:t xml:space="preserve">[12] </w:t>
                    </w:r>
                  </w:p>
                </w:tc>
                <w:tc>
                  <w:tcPr>
                    <w:tcW w:w="0" w:type="auto"/>
                    <w:hideMark/>
                  </w:tcPr>
                  <w:p w14:paraId="137DCD2A" w14:textId="77777777" w:rsidR="009610D8" w:rsidRDefault="009610D8">
                    <w:pPr>
                      <w:pStyle w:val="Bibliografie"/>
                      <w:rPr>
                        <w:noProof/>
                        <w:lang w:val="nl-NL"/>
                      </w:rPr>
                    </w:pPr>
                    <w:r>
                      <w:rPr>
                        <w:noProof/>
                        <w:lang w:val="nl-NL"/>
                      </w:rPr>
                      <w:t xml:space="preserve">B. Eisenman, Learning React Native, O'Reilly Media, Incc., 2016. </w:t>
                    </w:r>
                  </w:p>
                </w:tc>
              </w:tr>
              <w:tr w:rsidR="009610D8" w14:paraId="286049D5" w14:textId="77777777">
                <w:trPr>
                  <w:divId w:val="1681858593"/>
                  <w:tblCellSpacing w:w="15" w:type="dxa"/>
                </w:trPr>
                <w:tc>
                  <w:tcPr>
                    <w:tcW w:w="50" w:type="pct"/>
                    <w:hideMark/>
                  </w:tcPr>
                  <w:p w14:paraId="66F5D588" w14:textId="77777777" w:rsidR="009610D8" w:rsidRDefault="009610D8">
                    <w:pPr>
                      <w:pStyle w:val="Bibliografie"/>
                      <w:rPr>
                        <w:noProof/>
                        <w:lang w:val="nl-NL"/>
                      </w:rPr>
                    </w:pPr>
                    <w:r>
                      <w:rPr>
                        <w:noProof/>
                        <w:lang w:val="nl-NL"/>
                      </w:rPr>
                      <w:t xml:space="preserve">[13] </w:t>
                    </w:r>
                  </w:p>
                </w:tc>
                <w:tc>
                  <w:tcPr>
                    <w:tcW w:w="0" w:type="auto"/>
                    <w:hideMark/>
                  </w:tcPr>
                  <w:p w14:paraId="000DB187" w14:textId="77777777" w:rsidR="009610D8" w:rsidRDefault="009610D8">
                    <w:pPr>
                      <w:pStyle w:val="Bibliografie"/>
                      <w:rPr>
                        <w:noProof/>
                        <w:lang w:val="nl-NL"/>
                      </w:rPr>
                    </w:pPr>
                    <w:r>
                      <w:rPr>
                        <w:noProof/>
                        <w:lang w:val="nl-NL"/>
                      </w:rPr>
                      <w:t>„Document Object Model,” [Online]. Available: https://en.wikipedia.org/wiki/Document_Object_Model. [Geopend Maart 2018].</w:t>
                    </w:r>
                  </w:p>
                </w:tc>
              </w:tr>
              <w:tr w:rsidR="009610D8" w14:paraId="11284C64" w14:textId="77777777">
                <w:trPr>
                  <w:divId w:val="1681858593"/>
                  <w:tblCellSpacing w:w="15" w:type="dxa"/>
                </w:trPr>
                <w:tc>
                  <w:tcPr>
                    <w:tcW w:w="50" w:type="pct"/>
                    <w:hideMark/>
                  </w:tcPr>
                  <w:p w14:paraId="10FD364B" w14:textId="77777777" w:rsidR="009610D8" w:rsidRDefault="009610D8">
                    <w:pPr>
                      <w:pStyle w:val="Bibliografie"/>
                      <w:rPr>
                        <w:noProof/>
                        <w:lang w:val="nl-NL"/>
                      </w:rPr>
                    </w:pPr>
                    <w:r>
                      <w:rPr>
                        <w:noProof/>
                        <w:lang w:val="nl-NL"/>
                      </w:rPr>
                      <w:t xml:space="preserve">[14] </w:t>
                    </w:r>
                  </w:p>
                </w:tc>
                <w:tc>
                  <w:tcPr>
                    <w:tcW w:w="0" w:type="auto"/>
                    <w:hideMark/>
                  </w:tcPr>
                  <w:p w14:paraId="5D18880D" w14:textId="77777777" w:rsidR="009610D8" w:rsidRDefault="009610D8">
                    <w:pPr>
                      <w:pStyle w:val="Bibliografie"/>
                      <w:rPr>
                        <w:noProof/>
                        <w:lang w:val="nl-NL"/>
                      </w:rPr>
                    </w:pPr>
                    <w:r>
                      <w:rPr>
                        <w:noProof/>
                        <w:lang w:val="nl-NL"/>
                      </w:rPr>
                      <w:t>M. Tilley, „What is Flux?,” [Online]. Available: http://fluxxor.com/what-is-flux.html. [Geopend Maart 2018].</w:t>
                    </w:r>
                  </w:p>
                </w:tc>
              </w:tr>
              <w:tr w:rsidR="009610D8" w14:paraId="408262E5" w14:textId="77777777">
                <w:trPr>
                  <w:divId w:val="1681858593"/>
                  <w:tblCellSpacing w:w="15" w:type="dxa"/>
                </w:trPr>
                <w:tc>
                  <w:tcPr>
                    <w:tcW w:w="50" w:type="pct"/>
                    <w:hideMark/>
                  </w:tcPr>
                  <w:p w14:paraId="520760DC" w14:textId="77777777" w:rsidR="009610D8" w:rsidRDefault="009610D8">
                    <w:pPr>
                      <w:pStyle w:val="Bibliografie"/>
                      <w:rPr>
                        <w:noProof/>
                        <w:lang w:val="nl-NL"/>
                      </w:rPr>
                    </w:pPr>
                    <w:r>
                      <w:rPr>
                        <w:noProof/>
                        <w:lang w:val="nl-NL"/>
                      </w:rPr>
                      <w:t xml:space="preserve">[15] </w:t>
                    </w:r>
                  </w:p>
                </w:tc>
                <w:tc>
                  <w:tcPr>
                    <w:tcW w:w="0" w:type="auto"/>
                    <w:hideMark/>
                  </w:tcPr>
                  <w:p w14:paraId="001BAB2C" w14:textId="77777777" w:rsidR="009610D8" w:rsidRDefault="009610D8">
                    <w:pPr>
                      <w:pStyle w:val="Bibliografie"/>
                      <w:rPr>
                        <w:noProof/>
                        <w:lang w:val="nl-NL"/>
                      </w:rPr>
                    </w:pPr>
                    <w:r>
                      <w:rPr>
                        <w:noProof/>
                        <w:lang w:val="nl-NL"/>
                      </w:rPr>
                      <w:t>Redux, [Online]. Available: https://redux.js.org/introduction/prior-art. [Geopend Maart 2018].</w:t>
                    </w:r>
                  </w:p>
                </w:tc>
              </w:tr>
              <w:tr w:rsidR="009610D8" w14:paraId="7833C297" w14:textId="77777777">
                <w:trPr>
                  <w:divId w:val="1681858593"/>
                  <w:tblCellSpacing w:w="15" w:type="dxa"/>
                </w:trPr>
                <w:tc>
                  <w:tcPr>
                    <w:tcW w:w="50" w:type="pct"/>
                    <w:hideMark/>
                  </w:tcPr>
                  <w:p w14:paraId="6518AF9A" w14:textId="77777777" w:rsidR="009610D8" w:rsidRDefault="009610D8">
                    <w:pPr>
                      <w:pStyle w:val="Bibliografie"/>
                      <w:rPr>
                        <w:noProof/>
                        <w:lang w:val="nl-NL"/>
                      </w:rPr>
                    </w:pPr>
                    <w:r>
                      <w:rPr>
                        <w:noProof/>
                        <w:lang w:val="nl-NL"/>
                      </w:rPr>
                      <w:t xml:space="preserve">[16] </w:t>
                    </w:r>
                  </w:p>
                </w:tc>
                <w:tc>
                  <w:tcPr>
                    <w:tcW w:w="0" w:type="auto"/>
                    <w:hideMark/>
                  </w:tcPr>
                  <w:p w14:paraId="7F1588F3" w14:textId="77777777" w:rsidR="009610D8" w:rsidRDefault="009610D8">
                    <w:pPr>
                      <w:pStyle w:val="Bibliografie"/>
                      <w:rPr>
                        <w:noProof/>
                        <w:lang w:val="nl-NL"/>
                      </w:rPr>
                    </w:pPr>
                    <w:r>
                      <w:rPr>
                        <w:noProof/>
                        <w:lang w:val="nl-NL"/>
                      </w:rPr>
                      <w:t>D. Abramov, „Why use Redux over Facebook Flux?,” [Online]. Available: https://stackoverflow.com/questions/32461229/why-use-redux-over-facebook-flux. [Geopend Maart 2018].</w:t>
                    </w:r>
                  </w:p>
                </w:tc>
              </w:tr>
              <w:tr w:rsidR="009610D8" w14:paraId="1E184EDB" w14:textId="77777777">
                <w:trPr>
                  <w:divId w:val="1681858593"/>
                  <w:tblCellSpacing w:w="15" w:type="dxa"/>
                </w:trPr>
                <w:tc>
                  <w:tcPr>
                    <w:tcW w:w="50" w:type="pct"/>
                    <w:hideMark/>
                  </w:tcPr>
                  <w:p w14:paraId="74BD25D8" w14:textId="77777777" w:rsidR="009610D8" w:rsidRDefault="009610D8">
                    <w:pPr>
                      <w:pStyle w:val="Bibliografie"/>
                      <w:rPr>
                        <w:noProof/>
                        <w:lang w:val="nl-NL"/>
                      </w:rPr>
                    </w:pPr>
                    <w:r>
                      <w:rPr>
                        <w:noProof/>
                        <w:lang w:val="nl-NL"/>
                      </w:rPr>
                      <w:t xml:space="preserve">[17] </w:t>
                    </w:r>
                  </w:p>
                </w:tc>
                <w:tc>
                  <w:tcPr>
                    <w:tcW w:w="0" w:type="auto"/>
                    <w:hideMark/>
                  </w:tcPr>
                  <w:p w14:paraId="1761CD93" w14:textId="77777777" w:rsidR="009610D8" w:rsidRDefault="009610D8">
                    <w:pPr>
                      <w:pStyle w:val="Bibliografie"/>
                      <w:rPr>
                        <w:noProof/>
                        <w:lang w:val="nl-NL"/>
                      </w:rPr>
                    </w:pPr>
                    <w:r>
                      <w:rPr>
                        <w:noProof/>
                        <w:lang w:val="nl-NL"/>
                      </w:rPr>
                      <w:t>React Native, „Who's using React Native?,” [Online]. Available: http://facebook.github.io/react-native/showcase.html. [Geopend Maart 2018].</w:t>
                    </w:r>
                  </w:p>
                </w:tc>
              </w:tr>
              <w:tr w:rsidR="009610D8" w14:paraId="46F1CFFE" w14:textId="77777777">
                <w:trPr>
                  <w:divId w:val="1681858593"/>
                  <w:tblCellSpacing w:w="15" w:type="dxa"/>
                </w:trPr>
                <w:tc>
                  <w:tcPr>
                    <w:tcW w:w="50" w:type="pct"/>
                    <w:hideMark/>
                  </w:tcPr>
                  <w:p w14:paraId="2595E1DB" w14:textId="77777777" w:rsidR="009610D8" w:rsidRDefault="009610D8">
                    <w:pPr>
                      <w:pStyle w:val="Bibliografie"/>
                      <w:rPr>
                        <w:noProof/>
                        <w:lang w:val="nl-NL"/>
                      </w:rPr>
                    </w:pPr>
                    <w:r>
                      <w:rPr>
                        <w:noProof/>
                        <w:lang w:val="nl-NL"/>
                      </w:rPr>
                      <w:t xml:space="preserve">[18] </w:t>
                    </w:r>
                  </w:p>
                </w:tc>
                <w:tc>
                  <w:tcPr>
                    <w:tcW w:w="0" w:type="auto"/>
                    <w:hideMark/>
                  </w:tcPr>
                  <w:p w14:paraId="02064E2D" w14:textId="77777777" w:rsidR="009610D8" w:rsidRDefault="009610D8">
                    <w:pPr>
                      <w:pStyle w:val="Bibliografie"/>
                      <w:rPr>
                        <w:noProof/>
                        <w:lang w:val="nl-NL"/>
                      </w:rPr>
                    </w:pPr>
                    <w:r>
                      <w:rPr>
                        <w:noProof/>
                        <w:lang w:val="nl-NL"/>
                      </w:rPr>
                      <w:t>„Xamarin,” [Online]. Available: https://en.wikipedia.org/wiki/Xamarin. [Geopend Maart 2018].</w:t>
                    </w:r>
                  </w:p>
                </w:tc>
              </w:tr>
              <w:tr w:rsidR="009610D8" w14:paraId="1EDC991F" w14:textId="77777777">
                <w:trPr>
                  <w:divId w:val="1681858593"/>
                  <w:tblCellSpacing w:w="15" w:type="dxa"/>
                </w:trPr>
                <w:tc>
                  <w:tcPr>
                    <w:tcW w:w="50" w:type="pct"/>
                    <w:hideMark/>
                  </w:tcPr>
                  <w:p w14:paraId="45C50D3B" w14:textId="77777777" w:rsidR="009610D8" w:rsidRDefault="009610D8">
                    <w:pPr>
                      <w:pStyle w:val="Bibliografie"/>
                      <w:rPr>
                        <w:noProof/>
                        <w:lang w:val="nl-NL"/>
                      </w:rPr>
                    </w:pPr>
                    <w:r>
                      <w:rPr>
                        <w:noProof/>
                        <w:lang w:val="nl-NL"/>
                      </w:rPr>
                      <w:t xml:space="preserve">[19] </w:t>
                    </w:r>
                  </w:p>
                </w:tc>
                <w:tc>
                  <w:tcPr>
                    <w:tcW w:w="0" w:type="auto"/>
                    <w:hideMark/>
                  </w:tcPr>
                  <w:p w14:paraId="339965A1" w14:textId="77777777" w:rsidR="009610D8" w:rsidRDefault="009610D8">
                    <w:pPr>
                      <w:pStyle w:val="Bibliografie"/>
                      <w:rPr>
                        <w:noProof/>
                        <w:lang w:val="nl-NL"/>
                      </w:rPr>
                    </w:pPr>
                    <w:r>
                      <w:rPr>
                        <w:noProof/>
                        <w:lang w:val="nl-NL"/>
                      </w:rPr>
                      <w:t xml:space="preserve">D. Hermes, Xamarin Mobile Application Development - Cross-platform C# and Xamarin.Forms Fundamentals, Apress, 2015. </w:t>
                    </w:r>
                  </w:p>
                </w:tc>
              </w:tr>
              <w:tr w:rsidR="009610D8" w14:paraId="5B2212F8" w14:textId="77777777">
                <w:trPr>
                  <w:divId w:val="1681858593"/>
                  <w:tblCellSpacing w:w="15" w:type="dxa"/>
                </w:trPr>
                <w:tc>
                  <w:tcPr>
                    <w:tcW w:w="50" w:type="pct"/>
                    <w:hideMark/>
                  </w:tcPr>
                  <w:p w14:paraId="0FEB069E" w14:textId="77777777" w:rsidR="009610D8" w:rsidRDefault="009610D8">
                    <w:pPr>
                      <w:pStyle w:val="Bibliografie"/>
                      <w:rPr>
                        <w:noProof/>
                        <w:lang w:val="nl-NL"/>
                      </w:rPr>
                    </w:pPr>
                    <w:r>
                      <w:rPr>
                        <w:noProof/>
                        <w:lang w:val="nl-NL"/>
                      </w:rPr>
                      <w:lastRenderedPageBreak/>
                      <w:t xml:space="preserve">[20] </w:t>
                    </w:r>
                  </w:p>
                </w:tc>
                <w:tc>
                  <w:tcPr>
                    <w:tcW w:w="0" w:type="auto"/>
                    <w:hideMark/>
                  </w:tcPr>
                  <w:p w14:paraId="46699265" w14:textId="77777777" w:rsidR="009610D8" w:rsidRDefault="009610D8">
                    <w:pPr>
                      <w:pStyle w:val="Bibliografie"/>
                      <w:rPr>
                        <w:noProof/>
                        <w:lang w:val="nl-NL"/>
                      </w:rPr>
                    </w:pPr>
                    <w:r>
                      <w:rPr>
                        <w:noProof/>
                        <w:lang w:val="nl-NL"/>
                      </w:rPr>
                      <w:t>„Model-View-Viewmodel,” [Online]. Available: https://en.wikipedia.org/wiki/Model%E2%80%93view%E2%80%93viewmodel. [Geopend April 2018].</w:t>
                    </w:r>
                  </w:p>
                </w:tc>
              </w:tr>
              <w:tr w:rsidR="009610D8" w14:paraId="18859DEB" w14:textId="77777777">
                <w:trPr>
                  <w:divId w:val="1681858593"/>
                  <w:tblCellSpacing w:w="15" w:type="dxa"/>
                </w:trPr>
                <w:tc>
                  <w:tcPr>
                    <w:tcW w:w="50" w:type="pct"/>
                    <w:hideMark/>
                  </w:tcPr>
                  <w:p w14:paraId="453E8B9C" w14:textId="77777777" w:rsidR="009610D8" w:rsidRDefault="009610D8">
                    <w:pPr>
                      <w:pStyle w:val="Bibliografie"/>
                      <w:rPr>
                        <w:noProof/>
                        <w:lang w:val="nl-NL"/>
                      </w:rPr>
                    </w:pPr>
                    <w:r>
                      <w:rPr>
                        <w:noProof/>
                        <w:lang w:val="nl-NL"/>
                      </w:rPr>
                      <w:t xml:space="preserve">[21] </w:t>
                    </w:r>
                  </w:p>
                </w:tc>
                <w:tc>
                  <w:tcPr>
                    <w:tcW w:w="0" w:type="auto"/>
                    <w:hideMark/>
                  </w:tcPr>
                  <w:p w14:paraId="0B7EBF82" w14:textId="77777777" w:rsidR="009610D8" w:rsidRDefault="009610D8">
                    <w:pPr>
                      <w:pStyle w:val="Bibliografie"/>
                      <w:rPr>
                        <w:noProof/>
                        <w:lang w:val="nl-NL"/>
                      </w:rPr>
                    </w:pPr>
                    <w:r>
                      <w:rPr>
                        <w:noProof/>
                        <w:lang w:val="nl-NL"/>
                      </w:rPr>
                      <w:t>Microsoft, „The MVVM Pattern,” [Online]. Available: https://msdn.microsoft.com/en-us/library/hh848246.aspx. [Geopend April 2018].</w:t>
                    </w:r>
                  </w:p>
                </w:tc>
              </w:tr>
              <w:tr w:rsidR="009610D8" w14:paraId="4B90C52B" w14:textId="77777777">
                <w:trPr>
                  <w:divId w:val="1681858593"/>
                  <w:tblCellSpacing w:w="15" w:type="dxa"/>
                </w:trPr>
                <w:tc>
                  <w:tcPr>
                    <w:tcW w:w="50" w:type="pct"/>
                    <w:hideMark/>
                  </w:tcPr>
                  <w:p w14:paraId="590802FB" w14:textId="77777777" w:rsidR="009610D8" w:rsidRDefault="009610D8">
                    <w:pPr>
                      <w:pStyle w:val="Bibliografie"/>
                      <w:rPr>
                        <w:noProof/>
                        <w:lang w:val="nl-NL"/>
                      </w:rPr>
                    </w:pPr>
                    <w:r>
                      <w:rPr>
                        <w:noProof/>
                        <w:lang w:val="nl-NL"/>
                      </w:rPr>
                      <w:t xml:space="preserve">[22] </w:t>
                    </w:r>
                  </w:p>
                </w:tc>
                <w:tc>
                  <w:tcPr>
                    <w:tcW w:w="0" w:type="auto"/>
                    <w:hideMark/>
                  </w:tcPr>
                  <w:p w14:paraId="23674362" w14:textId="77777777" w:rsidR="009610D8" w:rsidRDefault="009610D8">
                    <w:pPr>
                      <w:pStyle w:val="Bibliografie"/>
                      <w:rPr>
                        <w:noProof/>
                        <w:lang w:val="nl-NL"/>
                      </w:rPr>
                    </w:pPr>
                    <w:r>
                      <w:rPr>
                        <w:noProof/>
                        <w:lang w:val="nl-NL"/>
                      </w:rPr>
                      <w:t>„Understanding MVC, MVP and MVVM Design Patterns,” [Online]. Available: http://www.dotnettricks.com/learn/designpatterns/understanding-mvc-mvp-and-mvvm-design-patterns. [Geopend April 2018].</w:t>
                    </w:r>
                  </w:p>
                </w:tc>
              </w:tr>
              <w:tr w:rsidR="009610D8" w14:paraId="17FADC01" w14:textId="77777777">
                <w:trPr>
                  <w:divId w:val="1681858593"/>
                  <w:tblCellSpacing w:w="15" w:type="dxa"/>
                </w:trPr>
                <w:tc>
                  <w:tcPr>
                    <w:tcW w:w="50" w:type="pct"/>
                    <w:hideMark/>
                  </w:tcPr>
                  <w:p w14:paraId="0BE8CFCD" w14:textId="77777777" w:rsidR="009610D8" w:rsidRDefault="009610D8">
                    <w:pPr>
                      <w:pStyle w:val="Bibliografie"/>
                      <w:rPr>
                        <w:noProof/>
                        <w:lang w:val="nl-NL"/>
                      </w:rPr>
                    </w:pPr>
                    <w:r>
                      <w:rPr>
                        <w:noProof/>
                        <w:lang w:val="nl-NL"/>
                      </w:rPr>
                      <w:t xml:space="preserve">[23] </w:t>
                    </w:r>
                  </w:p>
                </w:tc>
                <w:tc>
                  <w:tcPr>
                    <w:tcW w:w="0" w:type="auto"/>
                    <w:hideMark/>
                  </w:tcPr>
                  <w:p w14:paraId="7D78A264" w14:textId="77777777" w:rsidR="009610D8" w:rsidRDefault="009610D8">
                    <w:pPr>
                      <w:pStyle w:val="Bibliografie"/>
                      <w:rPr>
                        <w:noProof/>
                        <w:lang w:val="nl-NL"/>
                      </w:rPr>
                    </w:pPr>
                    <w:r>
                      <w:rPr>
                        <w:noProof/>
                        <w:lang w:val="nl-NL"/>
                      </w:rPr>
                      <w:t>Microsoft, „MVVM,” [Online]. Available: https://docs.microsoft.com/en-us/xamarin/xamarin-forms/enterprise-application-patterns/mvvm. [Geopend April 2018].</w:t>
                    </w:r>
                  </w:p>
                </w:tc>
              </w:tr>
              <w:tr w:rsidR="009610D8" w14:paraId="68888B0E" w14:textId="77777777">
                <w:trPr>
                  <w:divId w:val="1681858593"/>
                  <w:tblCellSpacing w:w="15" w:type="dxa"/>
                </w:trPr>
                <w:tc>
                  <w:tcPr>
                    <w:tcW w:w="50" w:type="pct"/>
                    <w:hideMark/>
                  </w:tcPr>
                  <w:p w14:paraId="0DD6C7A4" w14:textId="77777777" w:rsidR="009610D8" w:rsidRDefault="009610D8">
                    <w:pPr>
                      <w:pStyle w:val="Bibliografie"/>
                      <w:rPr>
                        <w:noProof/>
                        <w:lang w:val="nl-NL"/>
                      </w:rPr>
                    </w:pPr>
                    <w:r>
                      <w:rPr>
                        <w:noProof/>
                        <w:lang w:val="nl-NL"/>
                      </w:rPr>
                      <w:t xml:space="preserve">[24] </w:t>
                    </w:r>
                  </w:p>
                </w:tc>
                <w:tc>
                  <w:tcPr>
                    <w:tcW w:w="0" w:type="auto"/>
                    <w:hideMark/>
                  </w:tcPr>
                  <w:p w14:paraId="03B597AD" w14:textId="77777777" w:rsidR="009610D8" w:rsidRDefault="009610D8">
                    <w:pPr>
                      <w:pStyle w:val="Bibliografie"/>
                      <w:rPr>
                        <w:noProof/>
                        <w:lang w:val="nl-NL"/>
                      </w:rPr>
                    </w:pPr>
                    <w:r>
                      <w:rPr>
                        <w:noProof/>
                        <w:lang w:val="nl-NL"/>
                      </w:rPr>
                      <w:t>Xamarin, [Online]. Available: https://www.xamarin.com/customers. [Geopend Maart 2018].</w:t>
                    </w:r>
                  </w:p>
                </w:tc>
              </w:tr>
              <w:tr w:rsidR="009610D8" w14:paraId="3F3346CD" w14:textId="77777777">
                <w:trPr>
                  <w:divId w:val="1681858593"/>
                  <w:tblCellSpacing w:w="15" w:type="dxa"/>
                </w:trPr>
                <w:tc>
                  <w:tcPr>
                    <w:tcW w:w="50" w:type="pct"/>
                    <w:hideMark/>
                  </w:tcPr>
                  <w:p w14:paraId="594B95AA" w14:textId="77777777" w:rsidR="009610D8" w:rsidRDefault="009610D8">
                    <w:pPr>
                      <w:pStyle w:val="Bibliografie"/>
                      <w:rPr>
                        <w:noProof/>
                        <w:lang w:val="nl-NL"/>
                      </w:rPr>
                    </w:pPr>
                    <w:r>
                      <w:rPr>
                        <w:noProof/>
                        <w:lang w:val="nl-NL"/>
                      </w:rPr>
                      <w:t xml:space="preserve">[25] </w:t>
                    </w:r>
                  </w:p>
                </w:tc>
                <w:tc>
                  <w:tcPr>
                    <w:tcW w:w="0" w:type="auto"/>
                    <w:hideMark/>
                  </w:tcPr>
                  <w:p w14:paraId="43B98515" w14:textId="77777777" w:rsidR="009610D8" w:rsidRDefault="009610D8">
                    <w:pPr>
                      <w:pStyle w:val="Bibliografie"/>
                      <w:rPr>
                        <w:noProof/>
                        <w:lang w:val="nl-NL"/>
                      </w:rPr>
                    </w:pPr>
                    <w:r>
                      <w:rPr>
                        <w:noProof/>
                        <w:lang w:val="nl-NL"/>
                      </w:rPr>
                      <w:t>„Apache Cordova,” [Online]. Available: https://en.wikipedia.org/wiki/Apache_Cordova. [Geopend April 2018].</w:t>
                    </w:r>
                  </w:p>
                </w:tc>
              </w:tr>
              <w:tr w:rsidR="009610D8" w14:paraId="727F23C9" w14:textId="77777777">
                <w:trPr>
                  <w:divId w:val="1681858593"/>
                  <w:tblCellSpacing w:w="15" w:type="dxa"/>
                </w:trPr>
                <w:tc>
                  <w:tcPr>
                    <w:tcW w:w="50" w:type="pct"/>
                    <w:hideMark/>
                  </w:tcPr>
                  <w:p w14:paraId="2D300DF3" w14:textId="77777777" w:rsidR="009610D8" w:rsidRDefault="009610D8">
                    <w:pPr>
                      <w:pStyle w:val="Bibliografie"/>
                      <w:rPr>
                        <w:noProof/>
                        <w:lang w:val="nl-NL"/>
                      </w:rPr>
                    </w:pPr>
                    <w:r>
                      <w:rPr>
                        <w:noProof/>
                        <w:lang w:val="nl-NL"/>
                      </w:rPr>
                      <w:t xml:space="preserve">[26] </w:t>
                    </w:r>
                  </w:p>
                </w:tc>
                <w:tc>
                  <w:tcPr>
                    <w:tcW w:w="0" w:type="auto"/>
                    <w:hideMark/>
                  </w:tcPr>
                  <w:p w14:paraId="2793F733" w14:textId="77777777" w:rsidR="009610D8" w:rsidRDefault="009610D8">
                    <w:pPr>
                      <w:pStyle w:val="Bibliografie"/>
                      <w:rPr>
                        <w:noProof/>
                        <w:lang w:val="nl-NL"/>
                      </w:rPr>
                    </w:pPr>
                    <w:r>
                      <w:rPr>
                        <w:noProof/>
                        <w:lang w:val="nl-NL"/>
                      </w:rPr>
                      <w:t>B. LeRoux, „PhoneGap, Cordova, and what's in a name?,” [Online]. Available: https://phonegap.com/blog/2012/03/19/phonegap-cordova-and-whate28099s-in-a-name/. [Geopend April 2018].</w:t>
                    </w:r>
                  </w:p>
                </w:tc>
              </w:tr>
              <w:tr w:rsidR="009610D8" w14:paraId="72204FC7" w14:textId="77777777">
                <w:trPr>
                  <w:divId w:val="1681858593"/>
                  <w:tblCellSpacing w:w="15" w:type="dxa"/>
                </w:trPr>
                <w:tc>
                  <w:tcPr>
                    <w:tcW w:w="50" w:type="pct"/>
                    <w:hideMark/>
                  </w:tcPr>
                  <w:p w14:paraId="128CC212" w14:textId="77777777" w:rsidR="009610D8" w:rsidRDefault="009610D8">
                    <w:pPr>
                      <w:pStyle w:val="Bibliografie"/>
                      <w:rPr>
                        <w:noProof/>
                        <w:lang w:val="nl-NL"/>
                      </w:rPr>
                    </w:pPr>
                    <w:r>
                      <w:rPr>
                        <w:noProof/>
                        <w:lang w:val="nl-NL"/>
                      </w:rPr>
                      <w:t xml:space="preserve">[27] </w:t>
                    </w:r>
                  </w:p>
                </w:tc>
                <w:tc>
                  <w:tcPr>
                    <w:tcW w:w="0" w:type="auto"/>
                    <w:hideMark/>
                  </w:tcPr>
                  <w:p w14:paraId="3CFDDD51" w14:textId="77777777" w:rsidR="009610D8" w:rsidRDefault="009610D8">
                    <w:pPr>
                      <w:pStyle w:val="Bibliografie"/>
                      <w:rPr>
                        <w:noProof/>
                        <w:lang w:val="nl-NL"/>
                      </w:rPr>
                    </w:pPr>
                    <w:r>
                      <w:rPr>
                        <w:noProof/>
                        <w:lang w:val="nl-NL"/>
                      </w:rPr>
                      <w:t xml:space="preserve">S. A. Wilkins Fernandez, Beginning App Development with Parse and PhoneGap, Apress, 2015. </w:t>
                    </w:r>
                  </w:p>
                </w:tc>
              </w:tr>
              <w:tr w:rsidR="009610D8" w14:paraId="049E648E" w14:textId="77777777">
                <w:trPr>
                  <w:divId w:val="1681858593"/>
                  <w:tblCellSpacing w:w="15" w:type="dxa"/>
                </w:trPr>
                <w:tc>
                  <w:tcPr>
                    <w:tcW w:w="50" w:type="pct"/>
                    <w:hideMark/>
                  </w:tcPr>
                  <w:p w14:paraId="5CA17FF3" w14:textId="77777777" w:rsidR="009610D8" w:rsidRDefault="009610D8">
                    <w:pPr>
                      <w:pStyle w:val="Bibliografie"/>
                      <w:rPr>
                        <w:noProof/>
                        <w:lang w:val="nl-NL"/>
                      </w:rPr>
                    </w:pPr>
                    <w:r>
                      <w:rPr>
                        <w:noProof/>
                        <w:lang w:val="nl-NL"/>
                      </w:rPr>
                      <w:t xml:space="preserve">[28] </w:t>
                    </w:r>
                  </w:p>
                </w:tc>
                <w:tc>
                  <w:tcPr>
                    <w:tcW w:w="0" w:type="auto"/>
                    <w:hideMark/>
                  </w:tcPr>
                  <w:p w14:paraId="3AB67474" w14:textId="77777777" w:rsidR="009610D8" w:rsidRDefault="009610D8">
                    <w:pPr>
                      <w:pStyle w:val="Bibliografie"/>
                      <w:rPr>
                        <w:noProof/>
                        <w:lang w:val="nl-NL"/>
                      </w:rPr>
                    </w:pPr>
                    <w:r>
                      <w:rPr>
                        <w:noProof/>
                        <w:lang w:val="nl-NL"/>
                      </w:rPr>
                      <w:t>Apache Cordova, „Overview Apache Cordova,” [Online]. Available: https://cordova.apache.org/docs/en/latest/guide/overview/. [Geopend April 2018].</w:t>
                    </w:r>
                  </w:p>
                </w:tc>
              </w:tr>
              <w:tr w:rsidR="009610D8" w14:paraId="51514FDF" w14:textId="77777777">
                <w:trPr>
                  <w:divId w:val="1681858593"/>
                  <w:tblCellSpacing w:w="15" w:type="dxa"/>
                </w:trPr>
                <w:tc>
                  <w:tcPr>
                    <w:tcW w:w="50" w:type="pct"/>
                    <w:hideMark/>
                  </w:tcPr>
                  <w:p w14:paraId="4B8449F7" w14:textId="77777777" w:rsidR="009610D8" w:rsidRDefault="009610D8">
                    <w:pPr>
                      <w:pStyle w:val="Bibliografie"/>
                      <w:rPr>
                        <w:noProof/>
                        <w:lang w:val="nl-NL"/>
                      </w:rPr>
                    </w:pPr>
                    <w:r>
                      <w:rPr>
                        <w:noProof/>
                        <w:lang w:val="nl-NL"/>
                      </w:rPr>
                      <w:t xml:space="preserve">[29] </w:t>
                    </w:r>
                  </w:p>
                </w:tc>
                <w:tc>
                  <w:tcPr>
                    <w:tcW w:w="0" w:type="auto"/>
                    <w:hideMark/>
                  </w:tcPr>
                  <w:p w14:paraId="2D167348" w14:textId="77777777" w:rsidR="009610D8" w:rsidRDefault="009610D8">
                    <w:pPr>
                      <w:pStyle w:val="Bibliografie"/>
                      <w:rPr>
                        <w:noProof/>
                        <w:lang w:val="nl-NL"/>
                      </w:rPr>
                    </w:pPr>
                    <w:r>
                      <w:rPr>
                        <w:noProof/>
                        <w:lang w:val="nl-NL"/>
                      </w:rPr>
                      <w:t xml:space="preserve">M. S. Jasmin Blanchette, C++ GUI Programming with Qt 4, Trolltech Press, 2006. </w:t>
                    </w:r>
                  </w:p>
                </w:tc>
              </w:tr>
              <w:tr w:rsidR="009610D8" w14:paraId="029F212F" w14:textId="77777777">
                <w:trPr>
                  <w:divId w:val="1681858593"/>
                  <w:tblCellSpacing w:w="15" w:type="dxa"/>
                </w:trPr>
                <w:tc>
                  <w:tcPr>
                    <w:tcW w:w="50" w:type="pct"/>
                    <w:hideMark/>
                  </w:tcPr>
                  <w:p w14:paraId="3771F920" w14:textId="77777777" w:rsidR="009610D8" w:rsidRDefault="009610D8">
                    <w:pPr>
                      <w:pStyle w:val="Bibliografie"/>
                      <w:rPr>
                        <w:noProof/>
                        <w:lang w:val="nl-NL"/>
                      </w:rPr>
                    </w:pPr>
                    <w:r>
                      <w:rPr>
                        <w:noProof/>
                        <w:lang w:val="nl-NL"/>
                      </w:rPr>
                      <w:t xml:space="preserve">[30] </w:t>
                    </w:r>
                  </w:p>
                </w:tc>
                <w:tc>
                  <w:tcPr>
                    <w:tcW w:w="0" w:type="auto"/>
                    <w:hideMark/>
                  </w:tcPr>
                  <w:p w14:paraId="2A6F15AC" w14:textId="77777777" w:rsidR="009610D8" w:rsidRDefault="009610D8">
                    <w:pPr>
                      <w:pStyle w:val="Bibliografie"/>
                      <w:rPr>
                        <w:noProof/>
                        <w:lang w:val="nl-NL"/>
                      </w:rPr>
                    </w:pPr>
                    <w:r>
                      <w:rPr>
                        <w:noProof/>
                        <w:lang w:val="nl-NL"/>
                      </w:rPr>
                      <w:t>B. C. Daniels, „QT – Introduction C++ GUI Programming with Qt 4,” [Online]. Available: http://slideplayer.com/slide/7747920/. [Geopend Maart 2018].</w:t>
                    </w:r>
                  </w:p>
                </w:tc>
              </w:tr>
            </w:tbl>
            <w:p w14:paraId="2DC8B64E" w14:textId="77777777" w:rsidR="009610D8" w:rsidRDefault="009610D8">
              <w:pPr>
                <w:divId w:val="1681858593"/>
                <w:rPr>
                  <w:rFonts w:eastAsia="Times New Roman"/>
                  <w:noProof/>
                </w:rPr>
              </w:pPr>
            </w:p>
            <w:p w14:paraId="7B2BE037" w14:textId="42C409A2" w:rsidR="00312224" w:rsidRDefault="00312224">
              <w:r>
                <w:rPr>
                  <w:b/>
                  <w:bCs/>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5D9D189A" w14:textId="77777777" w:rsidR="00F01E7D" w:rsidRPr="00F01E7D" w:rsidRDefault="00F01E7D" w:rsidP="00F01E7D">
      <w:pPr>
        <w:rPr>
          <w:rFonts w:asciiTheme="minorHAnsi" w:hAnsiTheme="minorHAnsi" w:cstheme="minorHAnsi"/>
        </w:rPr>
      </w:pPr>
    </w:p>
    <w:p w14:paraId="6EC5B345" w14:textId="77777777" w:rsidR="00F01E7D" w:rsidRPr="00F01E7D" w:rsidRDefault="00F01E7D" w:rsidP="00F01E7D">
      <w:pPr>
        <w:rPr>
          <w:rFonts w:asciiTheme="minorHAnsi" w:hAnsiTheme="minorHAnsi" w:cstheme="minorHAnsi"/>
        </w:rPr>
      </w:pPr>
    </w:p>
    <w:p w14:paraId="317B4A6A" w14:textId="77777777" w:rsidR="00F01E7D" w:rsidRPr="00F01E7D" w:rsidRDefault="00F01E7D" w:rsidP="00F01E7D">
      <w:pPr>
        <w:rPr>
          <w:rFonts w:asciiTheme="minorHAnsi" w:hAnsiTheme="minorHAnsi" w:cstheme="minorHAnsi"/>
        </w:rPr>
      </w:pPr>
    </w:p>
    <w:p w14:paraId="61E29128" w14:textId="77777777" w:rsidR="00F01E7D" w:rsidRPr="00F01E7D" w:rsidRDefault="00F01E7D" w:rsidP="00F01E7D">
      <w:pPr>
        <w:rPr>
          <w:rFonts w:asciiTheme="minorHAnsi" w:hAnsiTheme="minorHAnsi" w:cstheme="minorHAnsi"/>
        </w:rPr>
      </w:pPr>
    </w:p>
    <w:p w14:paraId="4BE7A4C4" w14:textId="77777777" w:rsidR="00F01E7D" w:rsidRPr="00F01E7D" w:rsidRDefault="00F01E7D" w:rsidP="00F01E7D">
      <w:pPr>
        <w:rPr>
          <w:rFonts w:asciiTheme="minorHAnsi" w:hAnsiTheme="minorHAnsi" w:cstheme="minorHAnsi"/>
        </w:rPr>
      </w:pPr>
    </w:p>
    <w:p w14:paraId="10A8C900" w14:textId="77777777" w:rsidR="00F01E7D" w:rsidRPr="00F01E7D" w:rsidRDefault="00F01E7D" w:rsidP="00F01E7D">
      <w:pPr>
        <w:rPr>
          <w:rFonts w:asciiTheme="minorHAnsi" w:hAnsiTheme="minorHAnsi" w:cstheme="minorHAnsi"/>
        </w:rPr>
      </w:pPr>
    </w:p>
    <w:p w14:paraId="3633B7A7" w14:textId="77777777" w:rsidR="00F01E7D" w:rsidRPr="00F01E7D" w:rsidRDefault="00F01E7D" w:rsidP="00F01E7D">
      <w:pPr>
        <w:rPr>
          <w:rFonts w:asciiTheme="minorHAnsi" w:hAnsiTheme="minorHAnsi" w:cstheme="minorHAnsi"/>
        </w:rPr>
      </w:pPr>
    </w:p>
    <w:p w14:paraId="79195369" w14:textId="77777777" w:rsidR="00F01E7D" w:rsidRPr="00F01E7D" w:rsidRDefault="00F01E7D" w:rsidP="00F01E7D">
      <w:pPr>
        <w:rPr>
          <w:rFonts w:asciiTheme="minorHAnsi" w:hAnsiTheme="minorHAnsi" w:cstheme="minorHAnsi"/>
        </w:rPr>
      </w:pPr>
    </w:p>
    <w:p w14:paraId="5BA1E9DD" w14:textId="77777777" w:rsidR="00F01E7D" w:rsidRPr="00F01E7D" w:rsidRDefault="00F01E7D" w:rsidP="00F01E7D">
      <w:pPr>
        <w:rPr>
          <w:rFonts w:asciiTheme="minorHAnsi" w:hAnsiTheme="minorHAnsi" w:cstheme="minorHAnsi"/>
        </w:rPr>
      </w:pPr>
    </w:p>
    <w:p w14:paraId="6D95B3E6" w14:textId="77777777" w:rsidR="00F01E7D" w:rsidRPr="00F01E7D" w:rsidRDefault="00F01E7D" w:rsidP="00F01E7D">
      <w:pPr>
        <w:rPr>
          <w:rFonts w:asciiTheme="minorHAnsi" w:hAnsiTheme="minorHAnsi" w:cstheme="minorHAnsi"/>
        </w:rPr>
      </w:pPr>
    </w:p>
    <w:p w14:paraId="23237EFC" w14:textId="77777777" w:rsidR="00F01E7D" w:rsidRPr="00F01E7D" w:rsidRDefault="00F01E7D" w:rsidP="00F01E7D">
      <w:pPr>
        <w:rPr>
          <w:rFonts w:asciiTheme="minorHAnsi" w:hAnsiTheme="minorHAnsi" w:cstheme="minorHAnsi"/>
        </w:rPr>
      </w:pPr>
    </w:p>
    <w:p w14:paraId="23CB49EA" w14:textId="77777777" w:rsidR="00F01E7D" w:rsidRDefault="00F01E7D">
      <w:pPr>
        <w:spacing w:after="0"/>
        <w:jc w:val="left"/>
        <w:rPr>
          <w:rFonts w:asciiTheme="minorHAnsi" w:hAnsiTheme="minorHAnsi" w:cstheme="minorHAnsi"/>
        </w:rPr>
      </w:pPr>
      <w:r>
        <w:rPr>
          <w:rFonts w:asciiTheme="minorHAnsi" w:hAnsiTheme="minorHAnsi" w:cstheme="minorHAnsi"/>
        </w:rPr>
        <w:br w:type="page"/>
      </w:r>
    </w:p>
    <w:p w14:paraId="48DF4A9B" w14:textId="77777777" w:rsidR="00440ACC" w:rsidRDefault="00440ACC" w:rsidP="00E60427">
      <w:pPr>
        <w:pStyle w:val="Titel0"/>
      </w:pPr>
      <w:bookmarkStart w:id="157" w:name="_Toc511216758"/>
      <w:r w:rsidRPr="002532A4">
        <w:lastRenderedPageBreak/>
        <w:t>Bijlagen</w:t>
      </w:r>
      <w:bookmarkEnd w:id="157"/>
    </w:p>
    <w:p w14:paraId="393E09C8" w14:textId="77777777" w:rsidR="004B5FF3" w:rsidRDefault="004B5FF3" w:rsidP="004B5FF3">
      <w:r w:rsidRPr="00B835F2">
        <w:t xml:space="preserve">Bijlagen worden </w:t>
      </w:r>
      <w:r>
        <w:t>bij voorkeur enkel</w:t>
      </w:r>
      <w:r w:rsidRPr="00B835F2">
        <w:t xml:space="preserve"> elekt</w:t>
      </w:r>
      <w:r>
        <w:t>ronisch ter beschikking gesteld. Indien essentieel kunnen in overleg met de promotor bijlagen in de scriptie opgenomen worden of als apart boekdeel voorzien worden.</w:t>
      </w:r>
    </w:p>
    <w:p w14:paraId="1C09FF98" w14:textId="77777777" w:rsidR="004B5FF3" w:rsidRDefault="004B5FF3" w:rsidP="004B5FF3"/>
    <w:p w14:paraId="469F3E10" w14:textId="77777777" w:rsidR="004B5FF3" w:rsidRDefault="004B5FF3" w:rsidP="004B5FF3">
      <w:r>
        <w:t>Er wordt wel steeds een lijst met vermelding van alle bijlagen opgenomen in de scriptie. Bijlagen worden genummerd het een drukletter A, B, C, …</w:t>
      </w:r>
    </w:p>
    <w:p w14:paraId="661CCF77" w14:textId="77777777" w:rsidR="004B5FF3" w:rsidRDefault="004B5FF3" w:rsidP="004B5FF3"/>
    <w:p w14:paraId="7A4FF865" w14:textId="77777777" w:rsidR="004B5FF3" w:rsidRDefault="004B5FF3" w:rsidP="004B5FF3">
      <w:r>
        <w:t>Bijlage A</w:t>
      </w:r>
      <w:r>
        <w:tab/>
        <w:t>Detailtekeningen van de proefopstelling</w:t>
      </w:r>
    </w:p>
    <w:p w14:paraId="68F937AB" w14:textId="77777777" w:rsidR="003D78FF" w:rsidRDefault="004B5FF3" w:rsidP="004B5FF3">
      <w:pPr>
        <w:sectPr w:rsidR="003D78FF" w:rsidSect="00E95554">
          <w:headerReference w:type="even" r:id="rId49"/>
          <w:headerReference w:type="default" r:id="rId50"/>
          <w:footerReference w:type="even" r:id="rId51"/>
          <w:footerReference w:type="default" r:id="rId52"/>
          <w:footerReference w:type="first" r:id="rId53"/>
          <w:type w:val="oddPage"/>
          <w:pgSz w:w="11906" w:h="16838"/>
          <w:pgMar w:top="1418" w:right="1418" w:bottom="1418" w:left="1418" w:header="709" w:footer="709" w:gutter="0"/>
          <w:cols w:space="708"/>
          <w:docGrid w:linePitch="360"/>
        </w:sectPr>
      </w:pPr>
      <w:r>
        <w:t>Bijlage B</w:t>
      </w:r>
      <w:r>
        <w:tab/>
        <w:t>Meetgegevens (op US</w:t>
      </w:r>
    </w:p>
    <w:p w14:paraId="7BA49EBD" w14:textId="69E829A5" w:rsidR="00201610" w:rsidRDefault="00201610" w:rsidP="001248ED">
      <w:pPr>
        <w:pStyle w:val="Titel"/>
      </w:pPr>
      <w:r>
        <w:lastRenderedPageBreak/>
        <w:t>Appendix</w:t>
      </w:r>
    </w:p>
    <w:p w14:paraId="17126CC3" w14:textId="44459FB4" w:rsidR="00725403" w:rsidRPr="00201610" w:rsidRDefault="00201610" w:rsidP="00201610">
      <w:pPr>
        <w:tabs>
          <w:tab w:val="left" w:pos="1318"/>
        </w:tabs>
        <w:sectPr w:rsidR="00725403" w:rsidRPr="00201610" w:rsidSect="003D78FF">
          <w:footerReference w:type="default" r:id="rId54"/>
          <w:pgSz w:w="11906" w:h="16838"/>
          <w:pgMar w:top="1418" w:right="1418" w:bottom="1418" w:left="1418" w:header="709" w:footer="709" w:gutter="0"/>
          <w:pgNumType w:start="1"/>
          <w:cols w:space="708"/>
          <w:docGrid w:linePitch="360"/>
        </w:sectPr>
      </w:pPr>
      <w:r>
        <w:tab/>
      </w: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r>
        <w:t>Kleinhoefstraat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C97E9A" w:rsidP="00B32AEF">
      <w:pPr>
        <w:pStyle w:val="BACKCOVERAdres20"/>
        <w:spacing w:after="0"/>
        <w:ind w:right="113"/>
      </w:pPr>
      <w:hyperlink r:id="rId55"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6"/>
      <w:headerReference w:type="default" r:id="rId57"/>
      <w:footerReference w:type="even" r:id="rId58"/>
      <w:footerReference w:type="default" r:id="rId59"/>
      <w:type w:val="evenPage"/>
      <w:pgSz w:w="11906" w:h="16838" w:code="9"/>
      <w:pgMar w:top="1418" w:right="1418" w:bottom="1418" w:left="1418"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Fien Van Bael" w:date="2018-04-11T14:44:00Z" w:initials="FVB">
    <w:p w14:paraId="5FFEC84A" w14:textId="2E635AEF" w:rsidR="00C97E9A" w:rsidRDefault="00C97E9A">
      <w:pPr>
        <w:pStyle w:val="Tekstopmerking"/>
      </w:pPr>
      <w:r>
        <w:rPr>
          <w:rStyle w:val="Verwijzingopmerking"/>
        </w:rPr>
        <w:annotationRef/>
      </w:r>
      <w:r>
        <w:t>controle</w:t>
      </w:r>
    </w:p>
  </w:comment>
  <w:comment w:id="26" w:author="Fien Van Bael" w:date="2018-04-11T14:54:00Z" w:initials="FVB">
    <w:p w14:paraId="3A50BA34" w14:textId="7EF28F2F" w:rsidR="00C97E9A" w:rsidRDefault="00C97E9A">
      <w:pPr>
        <w:pStyle w:val="Tekstopmerking"/>
      </w:pPr>
      <w:r>
        <w:rPr>
          <w:rStyle w:val="Verwijzingopmerking"/>
        </w:rPr>
        <w:annotationRef/>
      </w:r>
      <w:r>
        <w:t xml:space="preserve">hier een andere afstand als volgende alinea </w:t>
      </w:r>
    </w:p>
  </w:comment>
  <w:comment w:id="27" w:author="Fien Van Bael" w:date="2018-04-11T14:54:00Z" w:initials="FVB">
    <w:p w14:paraId="3A6BF5A9" w14:textId="1767525E" w:rsidR="00C97E9A" w:rsidRDefault="00C97E9A">
      <w:pPr>
        <w:pStyle w:val="Tekstopmerking"/>
      </w:pPr>
      <w:r>
        <w:rPr>
          <w:rStyle w:val="Verwijzingopmerking"/>
        </w:rPr>
        <w:annotationRef/>
      </w:r>
      <w:r>
        <w:t>hier</w:t>
      </w:r>
    </w:p>
  </w:comment>
  <w:comment w:id="31" w:author="Fien Van Bael" w:date="2018-04-11T14:58:00Z" w:initials="FVB">
    <w:p w14:paraId="49157E25" w14:textId="45965946" w:rsidR="00C97E9A" w:rsidRDefault="00C97E9A">
      <w:pPr>
        <w:pStyle w:val="Tekstopmerking"/>
      </w:pPr>
      <w:r>
        <w:rPr>
          <w:rStyle w:val="Verwijzingopmerking"/>
        </w:rPr>
        <w:annotationRef/>
      </w:r>
      <w:r>
        <w:t xml:space="preserve">soms hoofdletter soms niet? </w:t>
      </w:r>
    </w:p>
  </w:comment>
  <w:comment w:id="82" w:author="Fien Van Bael" w:date="2018-04-11T15:00:00Z" w:initials="FVB">
    <w:p w14:paraId="68EE11A6" w14:textId="035C7076" w:rsidR="00C97E9A" w:rsidRDefault="00C97E9A">
      <w:pPr>
        <w:pStyle w:val="Tekstopmerking"/>
      </w:pPr>
      <w:r>
        <w:rPr>
          <w:rStyle w:val="Verwijzingopmerking"/>
        </w:rPr>
        <w:annotationRef/>
      </w:r>
      <w:r>
        <w:t>Contole: vervang alle dubbele spaties door enkel</w:t>
      </w:r>
    </w:p>
  </w:comment>
  <w:comment w:id="87" w:author="Fien Van Bael" w:date="2018-04-11T15:04:00Z" w:initials="FVB">
    <w:p w14:paraId="50FF8273" w14:textId="77566344" w:rsidR="00C97E9A" w:rsidRDefault="00C97E9A">
      <w:pPr>
        <w:pStyle w:val="Tekstopmerking"/>
      </w:pPr>
      <w:r>
        <w:rPr>
          <w:rStyle w:val="Verwijzingopmerking"/>
        </w:rPr>
        <w:annotationRef/>
      </w:r>
      <w:r>
        <w:t xml:space="preserve">Wie doet dit eerste dan? Lange zin </w:t>
      </w:r>
    </w:p>
  </w:comment>
  <w:comment w:id="92" w:author="Fien Van Bael" w:date="2018-04-11T15:05:00Z" w:initials="FVB">
    <w:p w14:paraId="01B4B352" w14:textId="1CDAE4A6" w:rsidR="00C97E9A" w:rsidRDefault="00C97E9A">
      <w:pPr>
        <w:pStyle w:val="Tekstopmerking"/>
      </w:pPr>
      <w:r>
        <w:rPr>
          <w:rStyle w:val="Verwijzingopmerking"/>
        </w:rPr>
        <w:annotationRef/>
      </w:r>
      <w:r>
        <w:t>Zegt niks -&gt; concludeer: Hoe??</w:t>
      </w:r>
    </w:p>
  </w:comment>
  <w:comment w:id="100" w:author="Fien Van Bael" w:date="2018-04-11T15:06:00Z" w:initials="FVB">
    <w:p w14:paraId="284AB5C3" w14:textId="501FDC75" w:rsidR="00C97E9A" w:rsidRDefault="00C97E9A">
      <w:pPr>
        <w:pStyle w:val="Tekstopmerking"/>
      </w:pPr>
      <w:r>
        <w:rPr>
          <w:rStyle w:val="Verwijzingopmerking"/>
        </w:rPr>
        <w:annotationRef/>
      </w:r>
      <w:r>
        <w:t xml:space="preserve">Let op met werkwoord gebruiken: komt heel veel voor </w:t>
      </w:r>
    </w:p>
  </w:comment>
  <w:comment w:id="119" w:author="Fien Van Bael" w:date="2018-04-11T15:14:00Z" w:initials="FVB">
    <w:p w14:paraId="231280FC" w14:textId="318E33BE" w:rsidR="00C97E9A" w:rsidRDefault="00C97E9A">
      <w:pPr>
        <w:pStyle w:val="Tekstopmerking"/>
      </w:pPr>
      <w:r>
        <w:rPr>
          <w:rStyle w:val="Verwijzingopmerking"/>
        </w:rPr>
        <w:annotationRef/>
      </w:r>
      <w:r>
        <w:t>?</w:t>
      </w:r>
    </w:p>
  </w:comment>
  <w:comment w:id="136" w:author="Fien Van Bael" w:date="2018-04-11T15:18:00Z" w:initials="FVB">
    <w:p w14:paraId="7BB0A735" w14:textId="02BEAB21" w:rsidR="00C97E9A" w:rsidRDefault="00C97E9A">
      <w:pPr>
        <w:pStyle w:val="Tekstopmerking"/>
      </w:pPr>
      <w:r>
        <w:rPr>
          <w:rStyle w:val="Verwijzingopmerking"/>
        </w:rPr>
        <w:annotationRef/>
      </w:r>
      <w:r>
        <w:t>Wij/ik?</w:t>
      </w:r>
    </w:p>
  </w:comment>
  <w:comment w:id="142" w:author="Fien Van Bael" w:date="2018-04-11T15:22:00Z" w:initials="FVB">
    <w:p w14:paraId="5C2D694E" w14:textId="1B027A50" w:rsidR="00C97E9A" w:rsidRDefault="00C97E9A">
      <w:pPr>
        <w:pStyle w:val="Tekstopmerking"/>
      </w:pPr>
      <w:r>
        <w:rPr>
          <w:rStyle w:val="Verwijzingopmerking"/>
        </w:rPr>
        <w:annotationRef/>
      </w:r>
      <w:r>
        <w:t>Welke problemen? Da zoeken? Of nog anderen?</w:t>
      </w:r>
    </w:p>
  </w:comment>
  <w:comment w:id="143" w:author="Fien Van Bael" w:date="2018-04-11T15:23:00Z" w:initials="FVB">
    <w:p w14:paraId="5F058408" w14:textId="2F8B889F" w:rsidR="00C97E9A" w:rsidRDefault="00C97E9A">
      <w:pPr>
        <w:pStyle w:val="Tekstopmerking"/>
      </w:pPr>
      <w:r>
        <w:rPr>
          <w:rStyle w:val="Verwijzingopmerking"/>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FEC84A" w15:done="1"/>
  <w15:commentEx w15:paraId="3A50BA34" w15:done="1"/>
  <w15:commentEx w15:paraId="3A6BF5A9" w15:done="1"/>
  <w15:commentEx w15:paraId="49157E25" w15:done="1"/>
  <w15:commentEx w15:paraId="68EE11A6" w15:done="1"/>
  <w15:commentEx w15:paraId="50FF8273" w15:done="0"/>
  <w15:commentEx w15:paraId="01B4B352" w15:done="0"/>
  <w15:commentEx w15:paraId="284AB5C3" w15:done="1"/>
  <w15:commentEx w15:paraId="231280FC" w15:done="1"/>
  <w15:commentEx w15:paraId="7BB0A735" w15:done="1"/>
  <w15:commentEx w15:paraId="5C2D694E" w15:done="1"/>
  <w15:commentEx w15:paraId="5F05840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FEC84A" w16cid:durableId="1E789DD2"/>
  <w16cid:commentId w16cid:paraId="49157E25" w16cid:durableId="1E78A0FE"/>
  <w16cid:commentId w16cid:paraId="68EE11A6" w16cid:durableId="1E78A1A1"/>
  <w16cid:commentId w16cid:paraId="50FF8273" w16cid:durableId="1E78A26D"/>
  <w16cid:commentId w16cid:paraId="01B4B352" w16cid:durableId="1E78A29E"/>
  <w16cid:commentId w16cid:paraId="284AB5C3" w16cid:durableId="1E78A2E3"/>
  <w16cid:commentId w16cid:paraId="231280FC" w16cid:durableId="1E78A4EF"/>
  <w16cid:commentId w16cid:paraId="7BB0A735" w16cid:durableId="1E78A5DA"/>
  <w16cid:commentId w16cid:paraId="5C2D694E" w16cid:durableId="1E78A6BB"/>
  <w16cid:commentId w16cid:paraId="5F058408" w16cid:durableId="1E78A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4D977" w14:textId="77777777" w:rsidR="006D70BD" w:rsidRDefault="006D70BD" w:rsidP="00986956">
      <w:pPr>
        <w:spacing w:line="240" w:lineRule="auto"/>
      </w:pPr>
      <w:r>
        <w:separator/>
      </w:r>
    </w:p>
  </w:endnote>
  <w:endnote w:type="continuationSeparator" w:id="0">
    <w:p w14:paraId="682BBDF6" w14:textId="77777777" w:rsidR="006D70BD" w:rsidRDefault="006D70BD"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C97E9A" w14:paraId="7CF5BA2F" w14:textId="77777777" w:rsidTr="000739D3">
      <w:trPr>
        <w:trHeight w:hRule="exact" w:val="2268"/>
      </w:trPr>
      <w:tc>
        <w:tcPr>
          <w:tcW w:w="11170" w:type="dxa"/>
          <w:shd w:val="clear" w:color="auto" w:fill="auto"/>
        </w:tcPr>
        <w:p w14:paraId="50B64EB1" w14:textId="77777777" w:rsidR="00C97E9A" w:rsidRDefault="00C97E9A" w:rsidP="000E50CE">
          <w:pPr>
            <w:pStyle w:val="Koptekst"/>
          </w:pPr>
        </w:p>
      </w:tc>
    </w:tr>
  </w:tbl>
  <w:p w14:paraId="79F48DC3" w14:textId="77777777" w:rsidR="00C97E9A" w:rsidRDefault="00C97E9A" w:rsidP="000E50CE">
    <w:pPr>
      <w:pStyle w:val="Voettekst"/>
    </w:pPr>
    <w:r>
      <w:rPr>
        <w:noProof/>
        <w:lang w:val="en-GB" w:eastAsia="en-GB"/>
      </w:rPr>
      <mc:AlternateContent>
        <mc:Choice Requires="wps">
          <w:drawing>
            <wp:anchor distT="0" distB="0" distL="114300" distR="114300" simplePos="0" relativeHeight="2516756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C97E9A" w:rsidRPr="00456A6F" w:rsidRDefault="00C97E9A"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2" type="#_x0000_t202" style="position:absolute;left:0;text-align:left;margin-left:34pt;margin-top:813.65pt;width:527.25pt;height:5.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C97E9A" w:rsidRPr="00456A6F" w:rsidRDefault="00C97E9A"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25D99F2" w:rsidR="00C97E9A" w:rsidRPr="001D78C1" w:rsidRDefault="00C97E9A" w:rsidP="000E50CE">
    <w:pPr>
      <w:pStyle w:val="Voettekst"/>
    </w:pPr>
    <w:r>
      <w:fldChar w:fldCharType="begin"/>
    </w:r>
    <w:r w:rsidRPr="00C64ECD">
      <w:rPr>
        <w:lang w:val="en-US"/>
      </w:rPr>
      <w:instrText xml:space="preserve"> STYLEREF  "Kop 1" \n  \* MERGEFORMAT </w:instrText>
    </w:r>
    <w:r>
      <w:fldChar w:fldCharType="separate"/>
    </w:r>
    <w:r w:rsidRPr="00491012">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491012">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012389"/>
      <w:docPartObj>
        <w:docPartGallery w:val="Page Numbers (Bottom of Page)"/>
        <w:docPartUnique/>
      </w:docPartObj>
    </w:sdtPr>
    <w:sdtContent>
      <w:p w14:paraId="53D5152C" w14:textId="77777777" w:rsidR="00C97E9A" w:rsidRDefault="00C97E9A">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C97E9A" w:rsidRDefault="00C97E9A">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821798"/>
      <w:docPartObj>
        <w:docPartGallery w:val="Page Numbers (Bottom of Page)"/>
        <w:docPartUnique/>
      </w:docPartObj>
    </w:sdtPr>
    <w:sdtContent>
      <w:p w14:paraId="4B23614D" w14:textId="4740F5D0" w:rsidR="00C97E9A" w:rsidRDefault="00C97E9A" w:rsidP="00EA4F95">
        <w:pPr>
          <w:pStyle w:val="Voettekst"/>
          <w:jc w:val="center"/>
        </w:pPr>
        <w:r>
          <w:fldChar w:fldCharType="begin"/>
        </w:r>
        <w:r>
          <w:instrText>PAGE   \* MERGEFORMAT</w:instrText>
        </w:r>
        <w:r>
          <w:fldChar w:fldCharType="separate"/>
        </w:r>
        <w:r w:rsidRPr="003E0A9A">
          <w:rPr>
            <w:noProof/>
            <w:lang w:val="nl-NL"/>
          </w:rPr>
          <w:t>xiv</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C97E9A" w:rsidRPr="009F4468" w:rsidRDefault="00C97E9A"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603313"/>
      <w:docPartObj>
        <w:docPartGallery w:val="Page Numbers (Bottom of Page)"/>
        <w:docPartUnique/>
      </w:docPartObj>
    </w:sdtPr>
    <w:sdtContent>
      <w:p w14:paraId="4E219DCC" w14:textId="4B0A7004" w:rsidR="00C97E9A" w:rsidRPr="00251CAB" w:rsidRDefault="00C97E9A" w:rsidP="00A16568">
        <w:pPr>
          <w:pStyle w:val="Voettekst"/>
          <w:jc w:val="center"/>
        </w:pPr>
        <w:r>
          <w:fldChar w:fldCharType="begin"/>
        </w:r>
        <w:r>
          <w:instrText>PAGE   \* MERGEFORMAT</w:instrText>
        </w:r>
        <w:r>
          <w:fldChar w:fldCharType="separate"/>
        </w:r>
        <w:r w:rsidRPr="003E0A9A">
          <w:rPr>
            <w:noProof/>
            <w:lang w:val="nl-NL"/>
          </w:rPr>
          <w:t>19</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255F4034" w:rsidR="00C97E9A" w:rsidRPr="001D78C1" w:rsidRDefault="00C97E9A" w:rsidP="000E50CE">
    <w:pPr>
      <w:pStyle w:val="Voettekst"/>
    </w:pPr>
    <w:r>
      <w:fldChar w:fldCharType="begin"/>
    </w:r>
    <w:r w:rsidRPr="00533DEF">
      <w:rPr>
        <w:rPrChange w:id="158" w:author="Fien Van Bael" w:date="2018-04-11T14:42:00Z">
          <w:rPr>
            <w:lang w:val="en-US"/>
          </w:rPr>
        </w:rPrChange>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406785"/>
      <w:docPartObj>
        <w:docPartGallery w:val="Page Numbers (Bottom of Page)"/>
        <w:docPartUnique/>
      </w:docPartObj>
    </w:sdtPr>
    <w:sdtContent>
      <w:p w14:paraId="5A52974B" w14:textId="700079CB" w:rsidR="00C97E9A" w:rsidRPr="00251CAB" w:rsidRDefault="00C97E9A" w:rsidP="00A16568">
        <w:pPr>
          <w:pStyle w:val="Voettekst"/>
          <w:jc w:val="center"/>
        </w:pPr>
        <w:r>
          <w:t xml:space="preserve">A. </w:t>
        </w:r>
        <w:r>
          <w:fldChar w:fldCharType="begin"/>
        </w:r>
        <w:r>
          <w:instrText>PAGE   \* MERGEFORMAT</w:instrText>
        </w:r>
        <w:r>
          <w:fldChar w:fldCharType="separate"/>
        </w:r>
        <w:r w:rsidRPr="003E0A9A">
          <w:rPr>
            <w:noProof/>
            <w:lang w:val="nl-NL"/>
          </w:rPr>
          <w:t>1</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C97E9A" w:rsidRPr="0004429D" w:rsidRDefault="00C97E9A" w:rsidP="0004429D">
    <w:pPr>
      <w:pStyle w:val="Voettekst"/>
    </w:pPr>
    <w:r>
      <w:rPr>
        <w:noProof/>
        <w:lang w:val="en-GB" w:eastAsia="en-GB"/>
      </w:rPr>
      <mc:AlternateContent>
        <mc:Choice Requires="wps">
          <w:drawing>
            <wp:anchor distT="0" distB="0" distL="114300" distR="114300" simplePos="0" relativeHeight="251657216"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C97E9A" w:rsidRPr="00394CF7" w:rsidRDefault="00C97E9A"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5" type="#_x0000_t202" style="position:absolute;left:0;text-align:left;margin-left:22.7pt;margin-top:756.95pt;width:549.9pt;height:5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C97E9A" w:rsidRPr="00394CF7" w:rsidRDefault="00C97E9A" w:rsidP="003C60E8">
                    <w:pPr>
                      <w:pStyle w:val="CoverKoptekst"/>
                    </w:pP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C97E9A" w:rsidRPr="002F050E" w:rsidRDefault="00C97E9A" w:rsidP="006F0085">
    <w:r>
      <w:rPr>
        <w:noProof/>
        <w:lang w:val="en-GB" w:eastAsia="en-GB"/>
      </w:rPr>
      <mc:AlternateContent>
        <mc:Choice Requires="wps">
          <w:drawing>
            <wp:anchor distT="0" distB="0" distL="114300" distR="114300" simplePos="0" relativeHeight="251688960"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C97E9A" w:rsidRPr="00394CF7" w:rsidRDefault="00C97E9A"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6" type="#_x0000_t202" style="position:absolute;left:0;text-align:left;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C97E9A" w:rsidRPr="00394CF7" w:rsidRDefault="00C97E9A"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C97E9A" w:rsidRDefault="00C97E9A" w:rsidP="000E50CE">
    <w:pPr>
      <w:pStyle w:val="Voettekst"/>
    </w:pPr>
    <w:r>
      <w:rPr>
        <w:noProof/>
        <w:lang w:val="en-GB" w:eastAsia="en-GB"/>
      </w:rPr>
      <mc:AlternateContent>
        <mc:Choice Requires="wps">
          <w:drawing>
            <wp:anchor distT="0" distB="0" distL="114300" distR="114300" simplePos="0" relativeHeight="251656192"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C97E9A" w:rsidRPr="00456A6F" w:rsidRDefault="00C97E9A"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4" type="#_x0000_t202" style="position:absolute;left:0;text-align:left;margin-left:22.7pt;margin-top:802.3pt;width:549.9pt;height:5.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C97E9A" w:rsidRPr="00456A6F" w:rsidRDefault="00C97E9A"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7186D4CE" w:rsidR="00C97E9A" w:rsidRPr="008B1D1F" w:rsidRDefault="00C97E9A"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C97E9A" w:rsidRPr="00251CAB" w:rsidRDefault="00C97E9A"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591B90E3" w:rsidR="00C97E9A" w:rsidRPr="00DC647F" w:rsidRDefault="00C97E9A" w:rsidP="000E50CE">
    <w:pPr>
      <w:pStyle w:val="Voettekst"/>
    </w:pPr>
    <w:r>
      <w:fldChar w:fldCharType="begin"/>
    </w:r>
    <w:r w:rsidRPr="00533DEF">
      <w:rPr>
        <w:rPrChange w:id="1"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32126079" w:rsidR="00C97E9A" w:rsidRPr="009F4468" w:rsidRDefault="00C97E9A"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763542"/>
      <w:docPartObj>
        <w:docPartGallery w:val="Page Numbers (Bottom of Page)"/>
        <w:docPartUnique/>
      </w:docPartObj>
    </w:sdtPr>
    <w:sdtContent>
      <w:p w14:paraId="1C123923" w14:textId="52CE4941" w:rsidR="00C97E9A" w:rsidRPr="00251CAB" w:rsidRDefault="00C97E9A" w:rsidP="00F01E7D">
        <w:pPr>
          <w:pStyle w:val="Voettekst"/>
          <w:jc w:val="center"/>
        </w:pPr>
        <w:r>
          <w:fldChar w:fldCharType="begin"/>
        </w:r>
        <w:r>
          <w:instrText>PAGE   \* MERGEFORMAT</w:instrText>
        </w:r>
        <w:r>
          <w:fldChar w:fldCharType="separate"/>
        </w:r>
        <w:r w:rsidRPr="003E0A9A">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40669B89" w:rsidR="00C97E9A" w:rsidRPr="001D78C1" w:rsidRDefault="00C97E9A" w:rsidP="000E50CE">
    <w:pPr>
      <w:pStyle w:val="Voettekst"/>
    </w:pPr>
    <w:r>
      <w:fldChar w:fldCharType="begin"/>
    </w:r>
    <w:r w:rsidRPr="00533DEF">
      <w:rPr>
        <w:rPrChange w:id="4" w:author="Fien Van Bael" w:date="2018-04-11T14:42:00Z">
          <w:rPr>
            <w:lang w:val="en-US"/>
          </w:rPr>
        </w:rPrChange>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5FFF89F9" w:rsidR="00C97E9A" w:rsidRPr="007A0E17" w:rsidRDefault="00C97E9A"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491012">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02CD0" w14:textId="77777777" w:rsidR="006D70BD" w:rsidRDefault="006D70BD" w:rsidP="00986956">
      <w:pPr>
        <w:spacing w:line="240" w:lineRule="auto"/>
      </w:pPr>
      <w:r>
        <w:separator/>
      </w:r>
    </w:p>
  </w:footnote>
  <w:footnote w:type="continuationSeparator" w:id="0">
    <w:p w14:paraId="7CD55EDD" w14:textId="77777777" w:rsidR="006D70BD" w:rsidRDefault="006D70BD" w:rsidP="00986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C97E9A" w:rsidRDefault="00C97E9A" w:rsidP="000E50CE">
    <w:pPr>
      <w:pStyle w:val="Koptekst"/>
    </w:pPr>
  </w:p>
  <w:p w14:paraId="42E1C550" w14:textId="77777777" w:rsidR="00C97E9A" w:rsidRDefault="00C97E9A" w:rsidP="000E50CE">
    <w:pPr>
      <w:pStyle w:val="Koptekst"/>
    </w:pPr>
    <w:r>
      <w:rPr>
        <w:noProof/>
        <w:lang w:val="en-GB" w:eastAsia="en-GB"/>
      </w:rPr>
      <mc:AlternateContent>
        <mc:Choice Requires="wps">
          <w:drawing>
            <wp:anchor distT="0" distB="0" distL="114300" distR="114300" simplePos="0" relativeHeight="251674624"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C97E9A" w:rsidRPr="00394CF7" w:rsidRDefault="00C97E9A" w:rsidP="00394CF7">
                          <w:pPr>
                            <w:pStyle w:val="CoverKoptekst"/>
                          </w:pPr>
                          <w:r w:rsidRPr="00394CF7">
                            <w:t xml:space="preserve">faculteit </w:t>
                          </w:r>
                          <w:r>
                            <w:t>bewegings- en revalidatiewetenschappen</w:t>
                          </w:r>
                        </w:p>
                        <w:p w14:paraId="4C66B63B" w14:textId="77777777" w:rsidR="00C97E9A" w:rsidRPr="00394CF7" w:rsidRDefault="00C97E9A"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41" type="#_x0000_t202" style="position:absolute;left:0;text-align:left;margin-left:34pt;margin-top:51.05pt;width:527.25pt;height:56.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C97E9A" w:rsidRPr="00394CF7" w:rsidRDefault="00C97E9A" w:rsidP="00394CF7">
                    <w:pPr>
                      <w:pStyle w:val="CoverKoptekst"/>
                    </w:pPr>
                    <w:r w:rsidRPr="00394CF7">
                      <w:t xml:space="preserve">faculteit </w:t>
                    </w:r>
                    <w:r>
                      <w:t>bewegings- en revalidatiewetenschappen</w:t>
                    </w:r>
                  </w:p>
                  <w:p w14:paraId="4C66B63B" w14:textId="77777777" w:rsidR="00C97E9A" w:rsidRPr="00394CF7" w:rsidRDefault="00C97E9A"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73600"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C97E9A" w:rsidRDefault="00C97E9A">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C97E9A" w:rsidRPr="009B0224" w:rsidRDefault="00C97E9A" w:rsidP="000E50CE">
    <w:pPr>
      <w:pStyle w:val="Koptekst"/>
    </w:pPr>
    <w:r w:rsidRPr="002E6327">
      <w:rPr>
        <w:noProof/>
        <w:lang w:val="en-GB" w:eastAsia="en-GB"/>
      </w:rPr>
      <w:drawing>
        <wp:anchor distT="0" distB="720090" distL="144145" distR="0" simplePos="0" relativeHeight="251664384"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200"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C97E9A" w:rsidRPr="009B0224" w:rsidRDefault="00C97E9A"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C97E9A" w:rsidRPr="009B0224" w:rsidRDefault="00C97E9A" w:rsidP="000E50CE">
    <w:pPr>
      <w:pStyle w:val="Koptekst"/>
    </w:pPr>
    <w:r>
      <w:rPr>
        <w:noProof/>
        <w:lang w:val="en-GB" w:eastAsia="en-GB"/>
      </w:rPr>
      <w:drawing>
        <wp:anchor distT="0" distB="0" distL="114300" distR="114300" simplePos="0" relativeHeight="251699200"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C97E9A" w:rsidRPr="008D663C" w:rsidRDefault="00C97E9A" w:rsidP="00740275">
    <w:pPr>
      <w:pStyle w:val="Geenafstand"/>
    </w:pPr>
    <w:r>
      <w:rPr>
        <w:noProof/>
        <w:lang w:val="en-GB" w:eastAsia="en-GB"/>
      </w:rPr>
      <w:drawing>
        <wp:anchor distT="0" distB="0" distL="114300" distR="114300" simplePos="0" relativeHeight="251691008"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C97E9A" w:rsidRDefault="00C97E9A" w:rsidP="000E50CE">
    <w:pPr>
      <w:pStyle w:val="Koptekst"/>
    </w:pPr>
    <w:r>
      <w:rPr>
        <w:noProof/>
        <w:lang w:val="en-GB" w:eastAsia="en-GB"/>
      </w:rPr>
      <mc:AlternateContent>
        <mc:Choice Requires="wps">
          <w:drawing>
            <wp:anchor distT="0" distB="0" distL="114300" distR="114300" simplePos="0" relativeHeight="251655168"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C97E9A" w:rsidRPr="00394CF7" w:rsidRDefault="00C97E9A"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3" type="#_x0000_t202" style="position:absolute;left:0;text-align:left;margin-left:22.5pt;margin-top:57pt;width:549.9pt;height:7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C97E9A" w:rsidRPr="00394CF7" w:rsidRDefault="00C97E9A"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61312"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0"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C97E9A" w:rsidRPr="00E73B78" w:rsidRDefault="00C97E9A"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C97E9A" w:rsidRPr="005C062C" w:rsidRDefault="00C97E9A"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C97E9A" w:rsidRDefault="00C97E9A"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C97E9A" w:rsidRPr="00E73B78" w:rsidRDefault="00C97E9A"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C97E9A" w:rsidRPr="000B0058" w:rsidRDefault="00C97E9A"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C97E9A" w:rsidRPr="000B0058" w:rsidRDefault="00C97E9A"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C97E9A" w:rsidRPr="009B0224" w:rsidRDefault="00C97E9A"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0"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5"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4"/>
  </w:num>
  <w:num w:numId="6">
    <w:abstractNumId w:val="9"/>
  </w:num>
  <w:num w:numId="7">
    <w:abstractNumId w:val="7"/>
  </w:num>
  <w:num w:numId="8">
    <w:abstractNumId w:val="6"/>
  </w:num>
  <w:num w:numId="9">
    <w:abstractNumId w:val="8"/>
  </w:num>
  <w:num w:numId="10">
    <w:abstractNumId w:val="17"/>
  </w:num>
  <w:num w:numId="11">
    <w:abstractNumId w:val="12"/>
  </w:num>
  <w:num w:numId="12">
    <w:abstractNumId w:val="10"/>
  </w:num>
  <w:num w:numId="13">
    <w:abstractNumId w:val="4"/>
  </w:num>
  <w:num w:numId="14">
    <w:abstractNumId w:val="15"/>
  </w:num>
  <w:num w:numId="15">
    <w:abstractNumId w:val="3"/>
  </w:num>
  <w:num w:numId="16">
    <w:abstractNumId w:val="13"/>
  </w:num>
  <w:num w:numId="17">
    <w:abstractNumId w:val="18"/>
  </w:num>
  <w:num w:numId="18">
    <w:abstractNumId w:val="16"/>
  </w:num>
  <w:num w:numId="19">
    <w:abstractNumId w:val="1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en Van Bael">
    <w15:presenceInfo w15:providerId="Windows Live" w15:userId="58430cfd8a0ffb49"/>
  </w15:person>
  <w15:person w15:author="lennert van looveren">
    <w15:presenceInfo w15:providerId="Windows Live" w15:userId="19bf9171b6e187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3723"/>
    <w:rsid w:val="0001272D"/>
    <w:rsid w:val="00014E86"/>
    <w:rsid w:val="00016047"/>
    <w:rsid w:val="00021CFE"/>
    <w:rsid w:val="00022BAC"/>
    <w:rsid w:val="00022C9E"/>
    <w:rsid w:val="00024C11"/>
    <w:rsid w:val="000250E2"/>
    <w:rsid w:val="00030C0A"/>
    <w:rsid w:val="0003581B"/>
    <w:rsid w:val="000361DC"/>
    <w:rsid w:val="00037B05"/>
    <w:rsid w:val="00041B25"/>
    <w:rsid w:val="0004429D"/>
    <w:rsid w:val="00044D37"/>
    <w:rsid w:val="00050AE7"/>
    <w:rsid w:val="00052A4D"/>
    <w:rsid w:val="00053E6D"/>
    <w:rsid w:val="000558A3"/>
    <w:rsid w:val="0005683D"/>
    <w:rsid w:val="0006019D"/>
    <w:rsid w:val="000606B3"/>
    <w:rsid w:val="00060C9B"/>
    <w:rsid w:val="0006181E"/>
    <w:rsid w:val="00064998"/>
    <w:rsid w:val="00064EB5"/>
    <w:rsid w:val="000661AC"/>
    <w:rsid w:val="00067011"/>
    <w:rsid w:val="0006752E"/>
    <w:rsid w:val="00071125"/>
    <w:rsid w:val="00071A08"/>
    <w:rsid w:val="0007205C"/>
    <w:rsid w:val="000739D3"/>
    <w:rsid w:val="000815D6"/>
    <w:rsid w:val="00083B7D"/>
    <w:rsid w:val="00083CD6"/>
    <w:rsid w:val="000840A7"/>
    <w:rsid w:val="000859D6"/>
    <w:rsid w:val="0009056B"/>
    <w:rsid w:val="00092EB0"/>
    <w:rsid w:val="000938E6"/>
    <w:rsid w:val="00095BBD"/>
    <w:rsid w:val="0009739E"/>
    <w:rsid w:val="000A25E5"/>
    <w:rsid w:val="000A2FCA"/>
    <w:rsid w:val="000A5E32"/>
    <w:rsid w:val="000A7E6B"/>
    <w:rsid w:val="000B0058"/>
    <w:rsid w:val="000B27EB"/>
    <w:rsid w:val="000B2D8D"/>
    <w:rsid w:val="000B3C3E"/>
    <w:rsid w:val="000B7AE3"/>
    <w:rsid w:val="000C0C2F"/>
    <w:rsid w:val="000C2614"/>
    <w:rsid w:val="000C44EB"/>
    <w:rsid w:val="000D1F51"/>
    <w:rsid w:val="000D37D1"/>
    <w:rsid w:val="000D4B22"/>
    <w:rsid w:val="000D6FF5"/>
    <w:rsid w:val="000E50CE"/>
    <w:rsid w:val="000E5533"/>
    <w:rsid w:val="000F167F"/>
    <w:rsid w:val="000F2054"/>
    <w:rsid w:val="000F206E"/>
    <w:rsid w:val="000F4CB3"/>
    <w:rsid w:val="000F4D28"/>
    <w:rsid w:val="000F72AF"/>
    <w:rsid w:val="001023CB"/>
    <w:rsid w:val="001023FE"/>
    <w:rsid w:val="00104D89"/>
    <w:rsid w:val="00105559"/>
    <w:rsid w:val="0011078E"/>
    <w:rsid w:val="00110D86"/>
    <w:rsid w:val="0011128E"/>
    <w:rsid w:val="00112DE8"/>
    <w:rsid w:val="00112DFA"/>
    <w:rsid w:val="00113104"/>
    <w:rsid w:val="001134BB"/>
    <w:rsid w:val="00115CDE"/>
    <w:rsid w:val="00117A65"/>
    <w:rsid w:val="00121AC1"/>
    <w:rsid w:val="001223D1"/>
    <w:rsid w:val="001227FE"/>
    <w:rsid w:val="001248ED"/>
    <w:rsid w:val="00124D1F"/>
    <w:rsid w:val="00124F4D"/>
    <w:rsid w:val="00126F28"/>
    <w:rsid w:val="001270C5"/>
    <w:rsid w:val="00130AE7"/>
    <w:rsid w:val="00130F8A"/>
    <w:rsid w:val="00134996"/>
    <w:rsid w:val="00143E95"/>
    <w:rsid w:val="00146636"/>
    <w:rsid w:val="00146A1C"/>
    <w:rsid w:val="001477E9"/>
    <w:rsid w:val="00150B1A"/>
    <w:rsid w:val="00150D79"/>
    <w:rsid w:val="00153B2A"/>
    <w:rsid w:val="00153D39"/>
    <w:rsid w:val="00154580"/>
    <w:rsid w:val="00156A11"/>
    <w:rsid w:val="001572A0"/>
    <w:rsid w:val="00165EC1"/>
    <w:rsid w:val="00171265"/>
    <w:rsid w:val="001714DA"/>
    <w:rsid w:val="0017395F"/>
    <w:rsid w:val="00174F6F"/>
    <w:rsid w:val="001777CF"/>
    <w:rsid w:val="0017785B"/>
    <w:rsid w:val="00177E46"/>
    <w:rsid w:val="00181D1F"/>
    <w:rsid w:val="00182FCE"/>
    <w:rsid w:val="0018756B"/>
    <w:rsid w:val="00187616"/>
    <w:rsid w:val="0019004C"/>
    <w:rsid w:val="0019069C"/>
    <w:rsid w:val="00190A77"/>
    <w:rsid w:val="001A012F"/>
    <w:rsid w:val="001A104F"/>
    <w:rsid w:val="001A498D"/>
    <w:rsid w:val="001A559B"/>
    <w:rsid w:val="001B0233"/>
    <w:rsid w:val="001B243F"/>
    <w:rsid w:val="001B31E8"/>
    <w:rsid w:val="001B3E42"/>
    <w:rsid w:val="001B3FF9"/>
    <w:rsid w:val="001B6313"/>
    <w:rsid w:val="001B7234"/>
    <w:rsid w:val="001B7CCF"/>
    <w:rsid w:val="001C0806"/>
    <w:rsid w:val="001C483F"/>
    <w:rsid w:val="001C55F1"/>
    <w:rsid w:val="001D0497"/>
    <w:rsid w:val="001D78C1"/>
    <w:rsid w:val="001E0F7F"/>
    <w:rsid w:val="001E13DF"/>
    <w:rsid w:val="001E317A"/>
    <w:rsid w:val="001E6425"/>
    <w:rsid w:val="001F123D"/>
    <w:rsid w:val="00201610"/>
    <w:rsid w:val="00204822"/>
    <w:rsid w:val="00204ABA"/>
    <w:rsid w:val="00204FAC"/>
    <w:rsid w:val="0020786E"/>
    <w:rsid w:val="002119D7"/>
    <w:rsid w:val="00212184"/>
    <w:rsid w:val="00212322"/>
    <w:rsid w:val="0021237C"/>
    <w:rsid w:val="00217021"/>
    <w:rsid w:val="00223D9D"/>
    <w:rsid w:val="00236390"/>
    <w:rsid w:val="00236623"/>
    <w:rsid w:val="00237372"/>
    <w:rsid w:val="002409A7"/>
    <w:rsid w:val="0024367B"/>
    <w:rsid w:val="0024460D"/>
    <w:rsid w:val="00246160"/>
    <w:rsid w:val="00247B62"/>
    <w:rsid w:val="00251318"/>
    <w:rsid w:val="00251CAB"/>
    <w:rsid w:val="002532A4"/>
    <w:rsid w:val="00253351"/>
    <w:rsid w:val="00253974"/>
    <w:rsid w:val="0025445B"/>
    <w:rsid w:val="002603DE"/>
    <w:rsid w:val="00260C13"/>
    <w:rsid w:val="00261580"/>
    <w:rsid w:val="0026378D"/>
    <w:rsid w:val="00264241"/>
    <w:rsid w:val="0026595B"/>
    <w:rsid w:val="00273D03"/>
    <w:rsid w:val="002757A1"/>
    <w:rsid w:val="00285E44"/>
    <w:rsid w:val="002909E6"/>
    <w:rsid w:val="00292E3F"/>
    <w:rsid w:val="00293D1B"/>
    <w:rsid w:val="00293F75"/>
    <w:rsid w:val="002944CE"/>
    <w:rsid w:val="002A06C8"/>
    <w:rsid w:val="002A1762"/>
    <w:rsid w:val="002A24EF"/>
    <w:rsid w:val="002A39B8"/>
    <w:rsid w:val="002A5261"/>
    <w:rsid w:val="002B05BC"/>
    <w:rsid w:val="002B08F4"/>
    <w:rsid w:val="002B2607"/>
    <w:rsid w:val="002B3984"/>
    <w:rsid w:val="002B3EDC"/>
    <w:rsid w:val="002B6381"/>
    <w:rsid w:val="002B67D3"/>
    <w:rsid w:val="002C0730"/>
    <w:rsid w:val="002C12A9"/>
    <w:rsid w:val="002C15A4"/>
    <w:rsid w:val="002C18A6"/>
    <w:rsid w:val="002C1AB2"/>
    <w:rsid w:val="002C415A"/>
    <w:rsid w:val="002D1D4E"/>
    <w:rsid w:val="002D2689"/>
    <w:rsid w:val="002D2CAC"/>
    <w:rsid w:val="002D6160"/>
    <w:rsid w:val="002E1CC8"/>
    <w:rsid w:val="002E1D1C"/>
    <w:rsid w:val="002E274C"/>
    <w:rsid w:val="002E3E78"/>
    <w:rsid w:val="002E461D"/>
    <w:rsid w:val="002E496C"/>
    <w:rsid w:val="002E59FA"/>
    <w:rsid w:val="002E6327"/>
    <w:rsid w:val="002E6DE4"/>
    <w:rsid w:val="002E7570"/>
    <w:rsid w:val="002F005B"/>
    <w:rsid w:val="002F050E"/>
    <w:rsid w:val="002F50B7"/>
    <w:rsid w:val="002F7844"/>
    <w:rsid w:val="00300432"/>
    <w:rsid w:val="003007B0"/>
    <w:rsid w:val="003045FD"/>
    <w:rsid w:val="00304C0D"/>
    <w:rsid w:val="00307FD3"/>
    <w:rsid w:val="00312224"/>
    <w:rsid w:val="00312707"/>
    <w:rsid w:val="00312F22"/>
    <w:rsid w:val="003133B0"/>
    <w:rsid w:val="0031414E"/>
    <w:rsid w:val="003146C7"/>
    <w:rsid w:val="00314CBB"/>
    <w:rsid w:val="0031667E"/>
    <w:rsid w:val="0032243A"/>
    <w:rsid w:val="00323B29"/>
    <w:rsid w:val="00331E2B"/>
    <w:rsid w:val="0033282A"/>
    <w:rsid w:val="00334316"/>
    <w:rsid w:val="003375FA"/>
    <w:rsid w:val="00341B1B"/>
    <w:rsid w:val="00347222"/>
    <w:rsid w:val="00347FB5"/>
    <w:rsid w:val="0035550D"/>
    <w:rsid w:val="00355E07"/>
    <w:rsid w:val="003601DE"/>
    <w:rsid w:val="00362699"/>
    <w:rsid w:val="00363B86"/>
    <w:rsid w:val="003654B1"/>
    <w:rsid w:val="003678E0"/>
    <w:rsid w:val="003712F3"/>
    <w:rsid w:val="00373164"/>
    <w:rsid w:val="00373BCC"/>
    <w:rsid w:val="0038119B"/>
    <w:rsid w:val="00382134"/>
    <w:rsid w:val="00383ABB"/>
    <w:rsid w:val="0038707D"/>
    <w:rsid w:val="0039361C"/>
    <w:rsid w:val="00394CF7"/>
    <w:rsid w:val="00394FE5"/>
    <w:rsid w:val="003A1150"/>
    <w:rsid w:val="003A78E7"/>
    <w:rsid w:val="003B0EC2"/>
    <w:rsid w:val="003B2C08"/>
    <w:rsid w:val="003C556D"/>
    <w:rsid w:val="003C60E8"/>
    <w:rsid w:val="003D0E9C"/>
    <w:rsid w:val="003D14BA"/>
    <w:rsid w:val="003D1A1C"/>
    <w:rsid w:val="003D40B0"/>
    <w:rsid w:val="003D5CDB"/>
    <w:rsid w:val="003D6BA7"/>
    <w:rsid w:val="003D78FF"/>
    <w:rsid w:val="003E0A9A"/>
    <w:rsid w:val="003E527D"/>
    <w:rsid w:val="003E5A1C"/>
    <w:rsid w:val="003E70FF"/>
    <w:rsid w:val="003E7729"/>
    <w:rsid w:val="003F04EE"/>
    <w:rsid w:val="003F1402"/>
    <w:rsid w:val="003F24BD"/>
    <w:rsid w:val="003F2C54"/>
    <w:rsid w:val="003F4894"/>
    <w:rsid w:val="003F719B"/>
    <w:rsid w:val="004007AD"/>
    <w:rsid w:val="00401225"/>
    <w:rsid w:val="00401B0E"/>
    <w:rsid w:val="004031EF"/>
    <w:rsid w:val="00406A11"/>
    <w:rsid w:val="00407DD6"/>
    <w:rsid w:val="00410BF7"/>
    <w:rsid w:val="0041135E"/>
    <w:rsid w:val="00417E2B"/>
    <w:rsid w:val="004203C0"/>
    <w:rsid w:val="00423D3F"/>
    <w:rsid w:val="00425820"/>
    <w:rsid w:val="00426163"/>
    <w:rsid w:val="0043087E"/>
    <w:rsid w:val="00432FCA"/>
    <w:rsid w:val="00433DCD"/>
    <w:rsid w:val="0043710B"/>
    <w:rsid w:val="004405F3"/>
    <w:rsid w:val="00440ACC"/>
    <w:rsid w:val="00444CC8"/>
    <w:rsid w:val="00445B23"/>
    <w:rsid w:val="00446874"/>
    <w:rsid w:val="00446DFA"/>
    <w:rsid w:val="00454CDC"/>
    <w:rsid w:val="0045576C"/>
    <w:rsid w:val="004565C1"/>
    <w:rsid w:val="00456A6F"/>
    <w:rsid w:val="00460C27"/>
    <w:rsid w:val="004631D8"/>
    <w:rsid w:val="00463D53"/>
    <w:rsid w:val="00464FA1"/>
    <w:rsid w:val="00465BCF"/>
    <w:rsid w:val="00476134"/>
    <w:rsid w:val="00483D44"/>
    <w:rsid w:val="00491012"/>
    <w:rsid w:val="004918FE"/>
    <w:rsid w:val="004927EE"/>
    <w:rsid w:val="00492C96"/>
    <w:rsid w:val="0049462D"/>
    <w:rsid w:val="004B122E"/>
    <w:rsid w:val="004B3C25"/>
    <w:rsid w:val="004B5FF3"/>
    <w:rsid w:val="004B605C"/>
    <w:rsid w:val="004B7091"/>
    <w:rsid w:val="004C2DB1"/>
    <w:rsid w:val="004C33D6"/>
    <w:rsid w:val="004C5559"/>
    <w:rsid w:val="004D356E"/>
    <w:rsid w:val="004D4760"/>
    <w:rsid w:val="004D7108"/>
    <w:rsid w:val="004E57F9"/>
    <w:rsid w:val="004E5844"/>
    <w:rsid w:val="004E7A76"/>
    <w:rsid w:val="004E7D8B"/>
    <w:rsid w:val="004F16AC"/>
    <w:rsid w:val="004F1824"/>
    <w:rsid w:val="004F34D0"/>
    <w:rsid w:val="00501CE5"/>
    <w:rsid w:val="00505BB1"/>
    <w:rsid w:val="00510A3C"/>
    <w:rsid w:val="00512BD9"/>
    <w:rsid w:val="005139E3"/>
    <w:rsid w:val="00521FCC"/>
    <w:rsid w:val="00522E45"/>
    <w:rsid w:val="0052454B"/>
    <w:rsid w:val="00526D9C"/>
    <w:rsid w:val="005330C5"/>
    <w:rsid w:val="00533DEF"/>
    <w:rsid w:val="0053536E"/>
    <w:rsid w:val="005446EF"/>
    <w:rsid w:val="0054795F"/>
    <w:rsid w:val="00550283"/>
    <w:rsid w:val="00550B83"/>
    <w:rsid w:val="005555B2"/>
    <w:rsid w:val="00561904"/>
    <w:rsid w:val="00564CF5"/>
    <w:rsid w:val="005653F7"/>
    <w:rsid w:val="0056552C"/>
    <w:rsid w:val="0056560E"/>
    <w:rsid w:val="00565AC4"/>
    <w:rsid w:val="005672D2"/>
    <w:rsid w:val="00573705"/>
    <w:rsid w:val="005747FC"/>
    <w:rsid w:val="00575D10"/>
    <w:rsid w:val="005811E6"/>
    <w:rsid w:val="00581B56"/>
    <w:rsid w:val="0058495E"/>
    <w:rsid w:val="00585394"/>
    <w:rsid w:val="005866F9"/>
    <w:rsid w:val="00586FF7"/>
    <w:rsid w:val="00587864"/>
    <w:rsid w:val="005902C3"/>
    <w:rsid w:val="00590A19"/>
    <w:rsid w:val="0059570F"/>
    <w:rsid w:val="005A5D0F"/>
    <w:rsid w:val="005A6CC1"/>
    <w:rsid w:val="005A70A3"/>
    <w:rsid w:val="005B07E9"/>
    <w:rsid w:val="005B3609"/>
    <w:rsid w:val="005B4301"/>
    <w:rsid w:val="005B6CDE"/>
    <w:rsid w:val="005B73BE"/>
    <w:rsid w:val="005C062C"/>
    <w:rsid w:val="005D0957"/>
    <w:rsid w:val="005D1B5C"/>
    <w:rsid w:val="005D4292"/>
    <w:rsid w:val="005D7CB5"/>
    <w:rsid w:val="005E1861"/>
    <w:rsid w:val="005E3B0B"/>
    <w:rsid w:val="005E3CA7"/>
    <w:rsid w:val="005F0B06"/>
    <w:rsid w:val="005F0B3D"/>
    <w:rsid w:val="005F3536"/>
    <w:rsid w:val="005F4B73"/>
    <w:rsid w:val="005F77B5"/>
    <w:rsid w:val="006075BA"/>
    <w:rsid w:val="006129C0"/>
    <w:rsid w:val="00621A49"/>
    <w:rsid w:val="0062343E"/>
    <w:rsid w:val="006244E6"/>
    <w:rsid w:val="00625F35"/>
    <w:rsid w:val="00633BD9"/>
    <w:rsid w:val="00633DE3"/>
    <w:rsid w:val="006365D8"/>
    <w:rsid w:val="00640BB3"/>
    <w:rsid w:val="006425D8"/>
    <w:rsid w:val="00642914"/>
    <w:rsid w:val="00643C61"/>
    <w:rsid w:val="00646301"/>
    <w:rsid w:val="00647355"/>
    <w:rsid w:val="00647500"/>
    <w:rsid w:val="00652EB9"/>
    <w:rsid w:val="006556A4"/>
    <w:rsid w:val="00657CCC"/>
    <w:rsid w:val="0066335C"/>
    <w:rsid w:val="006712C0"/>
    <w:rsid w:val="00672C49"/>
    <w:rsid w:val="006734E4"/>
    <w:rsid w:val="00673BF0"/>
    <w:rsid w:val="00674FDE"/>
    <w:rsid w:val="00675B00"/>
    <w:rsid w:val="00677D7E"/>
    <w:rsid w:val="00680C24"/>
    <w:rsid w:val="00686F3E"/>
    <w:rsid w:val="0069351A"/>
    <w:rsid w:val="006A0B76"/>
    <w:rsid w:val="006A0C16"/>
    <w:rsid w:val="006A1E49"/>
    <w:rsid w:val="006A31AB"/>
    <w:rsid w:val="006A74DE"/>
    <w:rsid w:val="006B1190"/>
    <w:rsid w:val="006B19E1"/>
    <w:rsid w:val="006B4158"/>
    <w:rsid w:val="006C005F"/>
    <w:rsid w:val="006C04A4"/>
    <w:rsid w:val="006C1C62"/>
    <w:rsid w:val="006C54AD"/>
    <w:rsid w:val="006D18C9"/>
    <w:rsid w:val="006D21B1"/>
    <w:rsid w:val="006D305D"/>
    <w:rsid w:val="006D339F"/>
    <w:rsid w:val="006D5BD4"/>
    <w:rsid w:val="006D70BD"/>
    <w:rsid w:val="006E0F39"/>
    <w:rsid w:val="006E140B"/>
    <w:rsid w:val="006E54D0"/>
    <w:rsid w:val="006E6538"/>
    <w:rsid w:val="006E7045"/>
    <w:rsid w:val="006F0085"/>
    <w:rsid w:val="006F4398"/>
    <w:rsid w:val="006F67CE"/>
    <w:rsid w:val="006F735F"/>
    <w:rsid w:val="006F7606"/>
    <w:rsid w:val="007016A4"/>
    <w:rsid w:val="00707F11"/>
    <w:rsid w:val="007119BC"/>
    <w:rsid w:val="0071392E"/>
    <w:rsid w:val="00720208"/>
    <w:rsid w:val="00722E62"/>
    <w:rsid w:val="00725403"/>
    <w:rsid w:val="00730891"/>
    <w:rsid w:val="007309F4"/>
    <w:rsid w:val="00732B96"/>
    <w:rsid w:val="00734966"/>
    <w:rsid w:val="00735D66"/>
    <w:rsid w:val="00740275"/>
    <w:rsid w:val="007402E3"/>
    <w:rsid w:val="007420BD"/>
    <w:rsid w:val="007433E3"/>
    <w:rsid w:val="00746C0D"/>
    <w:rsid w:val="00747A3C"/>
    <w:rsid w:val="00750CA1"/>
    <w:rsid w:val="00751A60"/>
    <w:rsid w:val="00752079"/>
    <w:rsid w:val="0075401C"/>
    <w:rsid w:val="0075635A"/>
    <w:rsid w:val="00760EFE"/>
    <w:rsid w:val="0077076A"/>
    <w:rsid w:val="00773F17"/>
    <w:rsid w:val="00777931"/>
    <w:rsid w:val="00777A83"/>
    <w:rsid w:val="00777D65"/>
    <w:rsid w:val="00780883"/>
    <w:rsid w:val="00784161"/>
    <w:rsid w:val="00784687"/>
    <w:rsid w:val="007923FE"/>
    <w:rsid w:val="007945B0"/>
    <w:rsid w:val="007976FD"/>
    <w:rsid w:val="007A0978"/>
    <w:rsid w:val="007A0E17"/>
    <w:rsid w:val="007A44EB"/>
    <w:rsid w:val="007A491B"/>
    <w:rsid w:val="007A6518"/>
    <w:rsid w:val="007A69E6"/>
    <w:rsid w:val="007B3E00"/>
    <w:rsid w:val="007B5A5F"/>
    <w:rsid w:val="007B66C2"/>
    <w:rsid w:val="007B7B00"/>
    <w:rsid w:val="007C05A6"/>
    <w:rsid w:val="007C0EDD"/>
    <w:rsid w:val="007C4569"/>
    <w:rsid w:val="007C73DB"/>
    <w:rsid w:val="007C788A"/>
    <w:rsid w:val="007D5FFC"/>
    <w:rsid w:val="007D77ED"/>
    <w:rsid w:val="007E0796"/>
    <w:rsid w:val="007E0EE3"/>
    <w:rsid w:val="007E71D0"/>
    <w:rsid w:val="007F2CF4"/>
    <w:rsid w:val="008003E0"/>
    <w:rsid w:val="00803146"/>
    <w:rsid w:val="008036B2"/>
    <w:rsid w:val="00804CCA"/>
    <w:rsid w:val="00810703"/>
    <w:rsid w:val="008117F0"/>
    <w:rsid w:val="00815A3B"/>
    <w:rsid w:val="00815CB5"/>
    <w:rsid w:val="008162CA"/>
    <w:rsid w:val="00816E0F"/>
    <w:rsid w:val="008206DD"/>
    <w:rsid w:val="00825D3C"/>
    <w:rsid w:val="008263A8"/>
    <w:rsid w:val="00827986"/>
    <w:rsid w:val="00831A5D"/>
    <w:rsid w:val="00832E0B"/>
    <w:rsid w:val="00833660"/>
    <w:rsid w:val="008343FC"/>
    <w:rsid w:val="008348EC"/>
    <w:rsid w:val="00835579"/>
    <w:rsid w:val="00840BA5"/>
    <w:rsid w:val="00843631"/>
    <w:rsid w:val="00851777"/>
    <w:rsid w:val="008521FF"/>
    <w:rsid w:val="00853961"/>
    <w:rsid w:val="00861D41"/>
    <w:rsid w:val="00863A20"/>
    <w:rsid w:val="00863C58"/>
    <w:rsid w:val="008705D4"/>
    <w:rsid w:val="0087144E"/>
    <w:rsid w:val="0087366D"/>
    <w:rsid w:val="0089596A"/>
    <w:rsid w:val="008A2C6F"/>
    <w:rsid w:val="008A4841"/>
    <w:rsid w:val="008A4B17"/>
    <w:rsid w:val="008B0CB5"/>
    <w:rsid w:val="008B1D1F"/>
    <w:rsid w:val="008B2F3E"/>
    <w:rsid w:val="008B5D79"/>
    <w:rsid w:val="008B7F75"/>
    <w:rsid w:val="008C1370"/>
    <w:rsid w:val="008D1F04"/>
    <w:rsid w:val="008D39E5"/>
    <w:rsid w:val="008D663C"/>
    <w:rsid w:val="008D77B8"/>
    <w:rsid w:val="008E5174"/>
    <w:rsid w:val="008E677E"/>
    <w:rsid w:val="008F149C"/>
    <w:rsid w:val="008F3F33"/>
    <w:rsid w:val="008F467C"/>
    <w:rsid w:val="008F620C"/>
    <w:rsid w:val="008F7054"/>
    <w:rsid w:val="008F75D4"/>
    <w:rsid w:val="0090271E"/>
    <w:rsid w:val="00903B94"/>
    <w:rsid w:val="009048BE"/>
    <w:rsid w:val="00904C1B"/>
    <w:rsid w:val="00911355"/>
    <w:rsid w:val="00913520"/>
    <w:rsid w:val="00915B4B"/>
    <w:rsid w:val="0092107B"/>
    <w:rsid w:val="009228B6"/>
    <w:rsid w:val="00924A62"/>
    <w:rsid w:val="009266C0"/>
    <w:rsid w:val="00930102"/>
    <w:rsid w:val="009312AF"/>
    <w:rsid w:val="00937B9C"/>
    <w:rsid w:val="00940E35"/>
    <w:rsid w:val="00945FCA"/>
    <w:rsid w:val="009463C0"/>
    <w:rsid w:val="00957B07"/>
    <w:rsid w:val="009610D8"/>
    <w:rsid w:val="00961363"/>
    <w:rsid w:val="0096737D"/>
    <w:rsid w:val="00970305"/>
    <w:rsid w:val="00972319"/>
    <w:rsid w:val="0097605E"/>
    <w:rsid w:val="00976AE1"/>
    <w:rsid w:val="00976B05"/>
    <w:rsid w:val="00983FF4"/>
    <w:rsid w:val="009844FB"/>
    <w:rsid w:val="00984A25"/>
    <w:rsid w:val="00986956"/>
    <w:rsid w:val="0098705E"/>
    <w:rsid w:val="00991191"/>
    <w:rsid w:val="009A0D12"/>
    <w:rsid w:val="009A1615"/>
    <w:rsid w:val="009A3B56"/>
    <w:rsid w:val="009A543B"/>
    <w:rsid w:val="009A5D26"/>
    <w:rsid w:val="009A7327"/>
    <w:rsid w:val="009A7E32"/>
    <w:rsid w:val="009A7EFF"/>
    <w:rsid w:val="009B0224"/>
    <w:rsid w:val="009B2309"/>
    <w:rsid w:val="009B3A60"/>
    <w:rsid w:val="009B43E2"/>
    <w:rsid w:val="009B4A1C"/>
    <w:rsid w:val="009B6E7A"/>
    <w:rsid w:val="009C148A"/>
    <w:rsid w:val="009C4C1D"/>
    <w:rsid w:val="009D3791"/>
    <w:rsid w:val="009D3C37"/>
    <w:rsid w:val="009E2E5A"/>
    <w:rsid w:val="009E59F9"/>
    <w:rsid w:val="009F00AF"/>
    <w:rsid w:val="009F025E"/>
    <w:rsid w:val="009F1E72"/>
    <w:rsid w:val="009F224F"/>
    <w:rsid w:val="009F3C8E"/>
    <w:rsid w:val="009F4064"/>
    <w:rsid w:val="009F430C"/>
    <w:rsid w:val="009F4468"/>
    <w:rsid w:val="00A01473"/>
    <w:rsid w:val="00A01B90"/>
    <w:rsid w:val="00A03887"/>
    <w:rsid w:val="00A05C4D"/>
    <w:rsid w:val="00A05F4A"/>
    <w:rsid w:val="00A06EDC"/>
    <w:rsid w:val="00A10F29"/>
    <w:rsid w:val="00A11E07"/>
    <w:rsid w:val="00A15926"/>
    <w:rsid w:val="00A16568"/>
    <w:rsid w:val="00A1672C"/>
    <w:rsid w:val="00A231F7"/>
    <w:rsid w:val="00A267E4"/>
    <w:rsid w:val="00A2707E"/>
    <w:rsid w:val="00A350BA"/>
    <w:rsid w:val="00A37DBA"/>
    <w:rsid w:val="00A40038"/>
    <w:rsid w:val="00A424E1"/>
    <w:rsid w:val="00A43DD5"/>
    <w:rsid w:val="00A46B28"/>
    <w:rsid w:val="00A50C09"/>
    <w:rsid w:val="00A5245C"/>
    <w:rsid w:val="00A53B58"/>
    <w:rsid w:val="00A5405E"/>
    <w:rsid w:val="00A5449F"/>
    <w:rsid w:val="00A57515"/>
    <w:rsid w:val="00A664BC"/>
    <w:rsid w:val="00A66AAD"/>
    <w:rsid w:val="00A71A4D"/>
    <w:rsid w:val="00A71C92"/>
    <w:rsid w:val="00A73632"/>
    <w:rsid w:val="00A74698"/>
    <w:rsid w:val="00A760F0"/>
    <w:rsid w:val="00A859C2"/>
    <w:rsid w:val="00A85B8F"/>
    <w:rsid w:val="00A86707"/>
    <w:rsid w:val="00A908A0"/>
    <w:rsid w:val="00A90939"/>
    <w:rsid w:val="00A91D44"/>
    <w:rsid w:val="00A96BD7"/>
    <w:rsid w:val="00A97086"/>
    <w:rsid w:val="00AA1B12"/>
    <w:rsid w:val="00AA3194"/>
    <w:rsid w:val="00AA358E"/>
    <w:rsid w:val="00AA4325"/>
    <w:rsid w:val="00AB0F92"/>
    <w:rsid w:val="00AB1071"/>
    <w:rsid w:val="00AB2A8F"/>
    <w:rsid w:val="00AB37B7"/>
    <w:rsid w:val="00AB4B7A"/>
    <w:rsid w:val="00AC1241"/>
    <w:rsid w:val="00AC3723"/>
    <w:rsid w:val="00AC54D6"/>
    <w:rsid w:val="00AC665C"/>
    <w:rsid w:val="00AC6F6A"/>
    <w:rsid w:val="00AD3047"/>
    <w:rsid w:val="00AD6277"/>
    <w:rsid w:val="00AE57BE"/>
    <w:rsid w:val="00AF033A"/>
    <w:rsid w:val="00AF1802"/>
    <w:rsid w:val="00AF547A"/>
    <w:rsid w:val="00AF56FC"/>
    <w:rsid w:val="00AF5F9E"/>
    <w:rsid w:val="00B0252A"/>
    <w:rsid w:val="00B046B6"/>
    <w:rsid w:val="00B0492F"/>
    <w:rsid w:val="00B060BE"/>
    <w:rsid w:val="00B0678E"/>
    <w:rsid w:val="00B074E7"/>
    <w:rsid w:val="00B11BF2"/>
    <w:rsid w:val="00B11ED0"/>
    <w:rsid w:val="00B14828"/>
    <w:rsid w:val="00B1734C"/>
    <w:rsid w:val="00B246A8"/>
    <w:rsid w:val="00B27611"/>
    <w:rsid w:val="00B32AEF"/>
    <w:rsid w:val="00B33E82"/>
    <w:rsid w:val="00B34AC2"/>
    <w:rsid w:val="00B40E57"/>
    <w:rsid w:val="00B4134E"/>
    <w:rsid w:val="00B42859"/>
    <w:rsid w:val="00B46447"/>
    <w:rsid w:val="00B4653C"/>
    <w:rsid w:val="00B47AB8"/>
    <w:rsid w:val="00B51FE1"/>
    <w:rsid w:val="00B53B14"/>
    <w:rsid w:val="00B5485B"/>
    <w:rsid w:val="00B55D7D"/>
    <w:rsid w:val="00B55EA4"/>
    <w:rsid w:val="00B56BEF"/>
    <w:rsid w:val="00B70254"/>
    <w:rsid w:val="00B710C7"/>
    <w:rsid w:val="00B7132D"/>
    <w:rsid w:val="00B71FF9"/>
    <w:rsid w:val="00B74F4F"/>
    <w:rsid w:val="00B760C5"/>
    <w:rsid w:val="00B769BF"/>
    <w:rsid w:val="00B771B3"/>
    <w:rsid w:val="00B82BC4"/>
    <w:rsid w:val="00B84DF6"/>
    <w:rsid w:val="00B861F2"/>
    <w:rsid w:val="00B92E7D"/>
    <w:rsid w:val="00B92FA4"/>
    <w:rsid w:val="00B97B49"/>
    <w:rsid w:val="00BA5531"/>
    <w:rsid w:val="00BB0FA2"/>
    <w:rsid w:val="00BB2867"/>
    <w:rsid w:val="00BB4AF7"/>
    <w:rsid w:val="00BB5386"/>
    <w:rsid w:val="00BB6300"/>
    <w:rsid w:val="00BB6D29"/>
    <w:rsid w:val="00BB75F9"/>
    <w:rsid w:val="00BC03C6"/>
    <w:rsid w:val="00BC064A"/>
    <w:rsid w:val="00BD3C83"/>
    <w:rsid w:val="00BD7E33"/>
    <w:rsid w:val="00BE2F30"/>
    <w:rsid w:val="00BE54E1"/>
    <w:rsid w:val="00BE59DF"/>
    <w:rsid w:val="00BE62A4"/>
    <w:rsid w:val="00BF3E08"/>
    <w:rsid w:val="00BF3F4C"/>
    <w:rsid w:val="00BF4821"/>
    <w:rsid w:val="00BF51D1"/>
    <w:rsid w:val="00BF54B9"/>
    <w:rsid w:val="00C02D85"/>
    <w:rsid w:val="00C04F2E"/>
    <w:rsid w:val="00C07F62"/>
    <w:rsid w:val="00C11549"/>
    <w:rsid w:val="00C12515"/>
    <w:rsid w:val="00C1577B"/>
    <w:rsid w:val="00C1690B"/>
    <w:rsid w:val="00C17D99"/>
    <w:rsid w:val="00C20A54"/>
    <w:rsid w:val="00C22176"/>
    <w:rsid w:val="00C23BD3"/>
    <w:rsid w:val="00C27E7E"/>
    <w:rsid w:val="00C35A03"/>
    <w:rsid w:val="00C37B53"/>
    <w:rsid w:val="00C41878"/>
    <w:rsid w:val="00C41E30"/>
    <w:rsid w:val="00C46920"/>
    <w:rsid w:val="00C47881"/>
    <w:rsid w:val="00C50E40"/>
    <w:rsid w:val="00C519C0"/>
    <w:rsid w:val="00C5349C"/>
    <w:rsid w:val="00C54DC9"/>
    <w:rsid w:val="00C5544B"/>
    <w:rsid w:val="00C573B5"/>
    <w:rsid w:val="00C576B3"/>
    <w:rsid w:val="00C61714"/>
    <w:rsid w:val="00C62E4E"/>
    <w:rsid w:val="00C64ECD"/>
    <w:rsid w:val="00C71332"/>
    <w:rsid w:val="00C719EA"/>
    <w:rsid w:val="00C73B8D"/>
    <w:rsid w:val="00C75CE0"/>
    <w:rsid w:val="00C80077"/>
    <w:rsid w:val="00C81247"/>
    <w:rsid w:val="00C83423"/>
    <w:rsid w:val="00C83CCB"/>
    <w:rsid w:val="00C84F38"/>
    <w:rsid w:val="00C85691"/>
    <w:rsid w:val="00C85F95"/>
    <w:rsid w:val="00C90B9B"/>
    <w:rsid w:val="00C93379"/>
    <w:rsid w:val="00C937F5"/>
    <w:rsid w:val="00C9514B"/>
    <w:rsid w:val="00C95BBD"/>
    <w:rsid w:val="00C97E53"/>
    <w:rsid w:val="00C97E9A"/>
    <w:rsid w:val="00CA3C13"/>
    <w:rsid w:val="00CA5CBD"/>
    <w:rsid w:val="00CA64AD"/>
    <w:rsid w:val="00CB0A4E"/>
    <w:rsid w:val="00CB262F"/>
    <w:rsid w:val="00CB3DE6"/>
    <w:rsid w:val="00CB5EE8"/>
    <w:rsid w:val="00CB614D"/>
    <w:rsid w:val="00CB76C7"/>
    <w:rsid w:val="00CC13F7"/>
    <w:rsid w:val="00CC146D"/>
    <w:rsid w:val="00CC4A03"/>
    <w:rsid w:val="00CC6C7C"/>
    <w:rsid w:val="00CD0085"/>
    <w:rsid w:val="00CD0365"/>
    <w:rsid w:val="00CD0FCF"/>
    <w:rsid w:val="00CD4BC9"/>
    <w:rsid w:val="00CD59C1"/>
    <w:rsid w:val="00CE1409"/>
    <w:rsid w:val="00CE22FB"/>
    <w:rsid w:val="00CE5779"/>
    <w:rsid w:val="00CE6221"/>
    <w:rsid w:val="00CF097E"/>
    <w:rsid w:val="00CF18E6"/>
    <w:rsid w:val="00D0008E"/>
    <w:rsid w:val="00D10005"/>
    <w:rsid w:val="00D13666"/>
    <w:rsid w:val="00D13FD6"/>
    <w:rsid w:val="00D16D64"/>
    <w:rsid w:val="00D205BD"/>
    <w:rsid w:val="00D21B6D"/>
    <w:rsid w:val="00D275C1"/>
    <w:rsid w:val="00D27844"/>
    <w:rsid w:val="00D3037D"/>
    <w:rsid w:val="00D3081D"/>
    <w:rsid w:val="00D317CA"/>
    <w:rsid w:val="00D36AB2"/>
    <w:rsid w:val="00D44BF3"/>
    <w:rsid w:val="00D4597C"/>
    <w:rsid w:val="00D46A49"/>
    <w:rsid w:val="00D46B77"/>
    <w:rsid w:val="00D53035"/>
    <w:rsid w:val="00D532C3"/>
    <w:rsid w:val="00D548CA"/>
    <w:rsid w:val="00D57614"/>
    <w:rsid w:val="00D5781A"/>
    <w:rsid w:val="00D6221B"/>
    <w:rsid w:val="00D70BDF"/>
    <w:rsid w:val="00D7181A"/>
    <w:rsid w:val="00D8497D"/>
    <w:rsid w:val="00D853EF"/>
    <w:rsid w:val="00D87161"/>
    <w:rsid w:val="00D93B62"/>
    <w:rsid w:val="00D94298"/>
    <w:rsid w:val="00D9716C"/>
    <w:rsid w:val="00DB267E"/>
    <w:rsid w:val="00DB2C4C"/>
    <w:rsid w:val="00DB2FB9"/>
    <w:rsid w:val="00DB3167"/>
    <w:rsid w:val="00DB3C18"/>
    <w:rsid w:val="00DB6EC1"/>
    <w:rsid w:val="00DB74BB"/>
    <w:rsid w:val="00DC2F28"/>
    <w:rsid w:val="00DC5A1C"/>
    <w:rsid w:val="00DC647F"/>
    <w:rsid w:val="00DD1452"/>
    <w:rsid w:val="00DD1AFE"/>
    <w:rsid w:val="00DD5875"/>
    <w:rsid w:val="00DD6505"/>
    <w:rsid w:val="00DD6A8A"/>
    <w:rsid w:val="00DE084D"/>
    <w:rsid w:val="00DE093A"/>
    <w:rsid w:val="00DE31AF"/>
    <w:rsid w:val="00DF3F4A"/>
    <w:rsid w:val="00DF4EA9"/>
    <w:rsid w:val="00DF54FA"/>
    <w:rsid w:val="00E118F5"/>
    <w:rsid w:val="00E119B8"/>
    <w:rsid w:val="00E14583"/>
    <w:rsid w:val="00E16F34"/>
    <w:rsid w:val="00E21929"/>
    <w:rsid w:val="00E26ABA"/>
    <w:rsid w:val="00E330A9"/>
    <w:rsid w:val="00E34317"/>
    <w:rsid w:val="00E36A9C"/>
    <w:rsid w:val="00E37013"/>
    <w:rsid w:val="00E40BB7"/>
    <w:rsid w:val="00E41C39"/>
    <w:rsid w:val="00E421C8"/>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3E70"/>
    <w:rsid w:val="00E77577"/>
    <w:rsid w:val="00E81E32"/>
    <w:rsid w:val="00E82D1C"/>
    <w:rsid w:val="00E859D3"/>
    <w:rsid w:val="00E902EE"/>
    <w:rsid w:val="00E92C96"/>
    <w:rsid w:val="00E92D0A"/>
    <w:rsid w:val="00E95554"/>
    <w:rsid w:val="00EA37F8"/>
    <w:rsid w:val="00EA4F95"/>
    <w:rsid w:val="00EB7939"/>
    <w:rsid w:val="00EC1CDC"/>
    <w:rsid w:val="00EC55E2"/>
    <w:rsid w:val="00EC62CD"/>
    <w:rsid w:val="00EC7088"/>
    <w:rsid w:val="00ED1055"/>
    <w:rsid w:val="00ED1C9E"/>
    <w:rsid w:val="00ED4722"/>
    <w:rsid w:val="00ED510F"/>
    <w:rsid w:val="00EE2D24"/>
    <w:rsid w:val="00EE4C3F"/>
    <w:rsid w:val="00EE679E"/>
    <w:rsid w:val="00EE773A"/>
    <w:rsid w:val="00EF0E25"/>
    <w:rsid w:val="00EF3C36"/>
    <w:rsid w:val="00EF3E12"/>
    <w:rsid w:val="00F01003"/>
    <w:rsid w:val="00F01E7D"/>
    <w:rsid w:val="00F06232"/>
    <w:rsid w:val="00F06CFA"/>
    <w:rsid w:val="00F14338"/>
    <w:rsid w:val="00F14EB4"/>
    <w:rsid w:val="00F15154"/>
    <w:rsid w:val="00F152BF"/>
    <w:rsid w:val="00F15B8C"/>
    <w:rsid w:val="00F2048E"/>
    <w:rsid w:val="00F2066A"/>
    <w:rsid w:val="00F22B68"/>
    <w:rsid w:val="00F2300B"/>
    <w:rsid w:val="00F23F4D"/>
    <w:rsid w:val="00F2712D"/>
    <w:rsid w:val="00F307C7"/>
    <w:rsid w:val="00F30B4C"/>
    <w:rsid w:val="00F330FE"/>
    <w:rsid w:val="00F37AF8"/>
    <w:rsid w:val="00F40ED1"/>
    <w:rsid w:val="00F43ED7"/>
    <w:rsid w:val="00F44943"/>
    <w:rsid w:val="00F45173"/>
    <w:rsid w:val="00F45D93"/>
    <w:rsid w:val="00F461C8"/>
    <w:rsid w:val="00F4649D"/>
    <w:rsid w:val="00F4660D"/>
    <w:rsid w:val="00F52B8C"/>
    <w:rsid w:val="00F53F1D"/>
    <w:rsid w:val="00F604AD"/>
    <w:rsid w:val="00F61102"/>
    <w:rsid w:val="00F645D1"/>
    <w:rsid w:val="00F64D90"/>
    <w:rsid w:val="00F71C36"/>
    <w:rsid w:val="00F72B9D"/>
    <w:rsid w:val="00F73C63"/>
    <w:rsid w:val="00F74050"/>
    <w:rsid w:val="00F77EC1"/>
    <w:rsid w:val="00F82B84"/>
    <w:rsid w:val="00F85848"/>
    <w:rsid w:val="00F8631F"/>
    <w:rsid w:val="00F91682"/>
    <w:rsid w:val="00F923BA"/>
    <w:rsid w:val="00F932C2"/>
    <w:rsid w:val="00F9402D"/>
    <w:rsid w:val="00F94332"/>
    <w:rsid w:val="00FA0714"/>
    <w:rsid w:val="00FA21F0"/>
    <w:rsid w:val="00FB04EF"/>
    <w:rsid w:val="00FB237F"/>
    <w:rsid w:val="00FB489E"/>
    <w:rsid w:val="00FB5277"/>
    <w:rsid w:val="00FB52EC"/>
    <w:rsid w:val="00FC20A9"/>
    <w:rsid w:val="00FC2F51"/>
    <w:rsid w:val="00FC34E6"/>
    <w:rsid w:val="00FC44DA"/>
    <w:rsid w:val="00FD1032"/>
    <w:rsid w:val="00FD175B"/>
    <w:rsid w:val="00FD1E32"/>
    <w:rsid w:val="00FD480B"/>
    <w:rsid w:val="00FD6913"/>
    <w:rsid w:val="00FD6A63"/>
    <w:rsid w:val="00FE13AA"/>
    <w:rsid w:val="00FE1D0B"/>
    <w:rsid w:val="00FF0A90"/>
    <w:rsid w:val="00FF21DB"/>
    <w:rsid w:val="00FF570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6E1A7511-DB52-49AE-988F-9701942B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3.PNG"/><Relationship Id="rId21" Type="http://schemas.openxmlformats.org/officeDocument/2006/relationships/footer" Target="footer7.xml"/><Relationship Id="rId34" Type="http://schemas.openxmlformats.org/officeDocument/2006/relationships/image" Target="media/image8.emf"/><Relationship Id="rId42" Type="http://schemas.openxmlformats.org/officeDocument/2006/relationships/image" Target="media/image16.png"/><Relationship Id="rId47" Type="http://schemas.openxmlformats.org/officeDocument/2006/relationships/footer" Target="footer11.xml"/><Relationship Id="rId50" Type="http://schemas.openxmlformats.org/officeDocument/2006/relationships/header" Target="header12.xml"/><Relationship Id="rId55" Type="http://schemas.openxmlformats.org/officeDocument/2006/relationships/hyperlink" Target="http://www.iiw.kuleuven.b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microsoft.com/office/2016/09/relationships/commentsIds" Target="commentsIds.xml"/><Relationship Id="rId41" Type="http://schemas.openxmlformats.org/officeDocument/2006/relationships/image" Target="media/image15.png"/><Relationship Id="rId54" Type="http://schemas.openxmlformats.org/officeDocument/2006/relationships/footer" Target="footer16.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5.xml"/><Relationship Id="rId58" Type="http://schemas.openxmlformats.org/officeDocument/2006/relationships/footer" Target="footer1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microsoft.com/office/2011/relationships/commentsExtended" Target="commentsExtended.xml"/><Relationship Id="rId36" Type="http://schemas.openxmlformats.org/officeDocument/2006/relationships/image" Target="media/image10.PNG"/><Relationship Id="rId49" Type="http://schemas.openxmlformats.org/officeDocument/2006/relationships/header" Target="header11.xml"/><Relationship Id="rId57" Type="http://schemas.openxmlformats.org/officeDocument/2006/relationships/header" Target="header14.xml"/><Relationship Id="rId61" Type="http://schemas.microsoft.com/office/2011/relationships/people" Target="peop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5.png"/><Relationship Id="rId44" Type="http://schemas.openxmlformats.org/officeDocument/2006/relationships/image" Target="media/image18.jpeg"/><Relationship Id="rId52" Type="http://schemas.openxmlformats.org/officeDocument/2006/relationships/footer" Target="footer14.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comments" Target="comments.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12.xml"/><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10.xml"/><Relationship Id="rId59" Type="http://schemas.openxmlformats.org/officeDocument/2006/relationships/footer" Target="footer18.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0.jpeg"/></Relationships>
</file>

<file path=word/_rels/header13.xml.rels><?xml version="1.0" encoding="UTF-8" standalone="yes"?>
<Relationships xmlns="http://schemas.openxmlformats.org/package/2006/relationships"><Relationship Id="rId1" Type="http://schemas.openxmlformats.org/officeDocument/2006/relationships/image" Target="media/image21.png"/></Relationships>
</file>

<file path=word/_rels/header1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1334C6"/>
    <w:rsid w:val="001E2FDE"/>
    <w:rsid w:val="002469D7"/>
    <w:rsid w:val="0029422A"/>
    <w:rsid w:val="00350D5B"/>
    <w:rsid w:val="005B1160"/>
    <w:rsid w:val="005D3D16"/>
    <w:rsid w:val="00603539"/>
    <w:rsid w:val="00703A78"/>
    <w:rsid w:val="007F2522"/>
    <w:rsid w:val="008573F5"/>
    <w:rsid w:val="0088076C"/>
    <w:rsid w:val="008B0D8C"/>
    <w:rsid w:val="0099372C"/>
    <w:rsid w:val="009E4BB1"/>
    <w:rsid w:val="009F27F7"/>
    <w:rsid w:val="00B31B57"/>
    <w:rsid w:val="00C466EC"/>
    <w:rsid w:val="00D913C2"/>
    <w:rsid w:val="00DF627C"/>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C466EC"/>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29</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30</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24</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26</b:RefOrder>
  </b:Source>
  <b:Source>
    <b:Tag>Apa18</b:Tag>
    <b:SourceType>InternetSite</b:SourceType>
    <b:Guid>{94A1B060-56F8-4146-BE49-E922820DB8CE}</b:Guid>
    <b:Title>Apache Cordova</b:Title>
    <b:YearAccessed>2018</b:YearAccessed>
    <b:MonthAccessed>April</b:MonthAccessed>
    <b:URL>https://en.wikipedia.org/wiki/Apache_Cordova</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27</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22</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23</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21</b:RefOrder>
  </b:Source>
</b:Sources>
</file>

<file path=customXml/itemProps1.xml><?xml version="1.0" encoding="utf-8"?>
<ds:datastoreItem xmlns:ds="http://schemas.openxmlformats.org/officeDocument/2006/customXml" ds:itemID="{8DBFCB1E-1908-4BB6-8C8C-9BFBD0A6F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3473</TotalTime>
  <Pages>38</Pages>
  <Words>8333</Words>
  <Characters>45832</Characters>
  <Application>Microsoft Office Word</Application>
  <DocSecurity>0</DocSecurity>
  <Lines>381</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Lennert Van Looveren</dc:creator>
  <dc:description/>
  <cp:lastModifiedBy>lennert van looveren</cp:lastModifiedBy>
  <cp:revision>11</cp:revision>
  <cp:lastPrinted>2018-03-20T15:04:00Z</cp:lastPrinted>
  <dcterms:created xsi:type="dcterms:W3CDTF">2018-04-11T15:08:00Z</dcterms:created>
  <dcterms:modified xsi:type="dcterms:W3CDTF">2018-04-17T14:10:00Z</dcterms:modified>
</cp:coreProperties>
</file>