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692740D5" w:rsidR="003601DE" w:rsidRPr="000418A2" w:rsidRDefault="003421F8"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69504"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3421F8" w:rsidRPr="003D78FF" w:rsidRDefault="003421F8" w:rsidP="003D78FF">
                                    <w:pPr>
                                      <w:pStyle w:val="CoverKoptekst"/>
                                      <w:spacing w:after="0"/>
                                    </w:pPr>
                                    <w:r w:rsidRPr="003D78FF">
                                      <w:t xml:space="preserve">faculteit industriËle </w:t>
                                    </w:r>
                                  </w:p>
                                  <w:p w14:paraId="0D316A71" w14:textId="77777777" w:rsidR="003421F8" w:rsidRPr="003D78FF" w:rsidRDefault="003421F8" w:rsidP="003D78FF">
                                    <w:pPr>
                                      <w:pStyle w:val="CoverKoptekst"/>
                                      <w:spacing w:after="0"/>
                                    </w:pPr>
                                    <w:r w:rsidRPr="003D78FF">
                                      <w:t>ingenieurswetenschappen</w:t>
                                    </w:r>
                                  </w:p>
                                  <w:p w14:paraId="3BCD36CF" w14:textId="77777777" w:rsidR="003421F8" w:rsidRPr="003D78FF" w:rsidRDefault="003421F8"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3421F8" w:rsidRPr="003D78FF" w:rsidRDefault="003421F8" w:rsidP="003D78FF">
                              <w:pPr>
                                <w:pStyle w:val="CoverKoptekst"/>
                                <w:spacing w:after="0"/>
                              </w:pPr>
                              <w:r w:rsidRPr="003D78FF">
                                <w:t xml:space="preserve">faculteit industriËle </w:t>
                              </w:r>
                            </w:p>
                            <w:p w14:paraId="0D316A71" w14:textId="77777777" w:rsidR="003421F8" w:rsidRPr="003D78FF" w:rsidRDefault="003421F8" w:rsidP="003D78FF">
                              <w:pPr>
                                <w:pStyle w:val="CoverKoptekst"/>
                                <w:spacing w:after="0"/>
                              </w:pPr>
                              <w:r w:rsidRPr="003D78FF">
                                <w:t>ingenieurswetenschappen</w:t>
                              </w:r>
                            </w:p>
                            <w:p w14:paraId="3BCD36CF" w14:textId="77777777" w:rsidR="003421F8" w:rsidRPr="003D78FF" w:rsidRDefault="003421F8"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201610">
                <w:rPr>
                  <w:color w:val="278E74"/>
                  <w:sz w:val="60"/>
                  <w:szCs w:val="60"/>
                </w:rPr>
                <w:t>API ontwikkeling in cross-platform en platform-specifieke frameworks</w:t>
              </w:r>
            </w:sdtContent>
          </w:sdt>
        </w:sdtContent>
      </w:sdt>
    </w:p>
    <w:p w14:paraId="24344426" w14:textId="249EAF64" w:rsidR="00F01E7D" w:rsidRDefault="003421F8"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533DEF">
        <w:rPr>
          <w:noProof/>
          <w:lang w:eastAsia="en-GB"/>
          <w:rPrChange w:id="0" w:author="Fien Van Bael" w:date="2018-04-11T14:42:00Z">
            <w:rPr>
              <w:noProof/>
              <w:lang w:val="en-GB" w:eastAsia="en-GB"/>
            </w:rPr>
          </w:rPrChange>
        </w:rPr>
        <w:t xml:space="preserve"> </w:t>
      </w:r>
      <w:r w:rsidR="00060C9B">
        <w:rPr>
          <w:noProof/>
          <w:lang w:val="en-GB" w:eastAsia="en-GB"/>
        </w:rPr>
        <mc:AlternateContent>
          <mc:Choice Requires="wps">
            <w:drawing>
              <wp:anchor distT="0" distB="0" distL="36195" distR="114300" simplePos="0" relativeHeight="251673600"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3421F8" w:rsidRPr="00AC5CEB" w:rsidRDefault="003421F8"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3421F8" w:rsidRPr="00AC5CEB" w:rsidRDefault="003421F8"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67456"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3421F8" w:rsidRDefault="003421F8" w:rsidP="003601DE">
                                <w:pPr>
                                  <w:pStyle w:val="CoverAuteur"/>
                                </w:pPr>
                                <w:r>
                                  <w:t>Lennert VAN LOOVEREN</w:t>
                                </w:r>
                              </w:p>
                            </w:sdtContent>
                          </w:sdt>
                          <w:p w14:paraId="7D53AF27" w14:textId="77777777" w:rsidR="003421F8" w:rsidRDefault="003421F8"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3421F8" w:rsidRDefault="003421F8" w:rsidP="003601DE">
                          <w:pPr>
                            <w:pStyle w:val="CoverAuteur"/>
                          </w:pPr>
                          <w:r>
                            <w:t>Lennert VAN LOOVEREN</w:t>
                          </w:r>
                        </w:p>
                      </w:sdtContent>
                    </w:sdt>
                    <w:p w14:paraId="7D53AF27" w14:textId="77777777" w:rsidR="003421F8" w:rsidRDefault="003421F8"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71552"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3421F8" w:rsidRDefault="003421F8" w:rsidP="003601DE">
                                <w:pPr>
                                  <w:pStyle w:val="CoverSubtekst"/>
                                  <w:spacing w:before="120"/>
                                  <w:jc w:val="left"/>
                                </w:pPr>
                                <w:r>
                                  <w:t>Promotor: Dr. Ing. Peter Karsmakers</w:t>
                                </w:r>
                              </w:p>
                              <w:p w14:paraId="655D8BDE" w14:textId="77777777" w:rsidR="003421F8" w:rsidRPr="00C93379" w:rsidRDefault="003421F8" w:rsidP="003601DE">
                                <w:pPr>
                                  <w:pStyle w:val="CoverSubtekst"/>
                                  <w:spacing w:before="240"/>
                                  <w:jc w:val="left"/>
                                </w:pPr>
                                <w:r>
                                  <w:t>Co-promotoren: Koen Swings,</w:t>
                                </w:r>
                                <w:r>
                                  <w:br/>
                                  <w:t>Bram Schrijvers</w:t>
                                </w:r>
                              </w:p>
                            </w:sdtContent>
                          </w:sdt>
                          <w:p w14:paraId="50CBA07C" w14:textId="77777777" w:rsidR="003421F8" w:rsidRPr="00C93379" w:rsidRDefault="003421F8"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3421F8" w:rsidRDefault="003421F8" w:rsidP="003601DE">
                          <w:pPr>
                            <w:pStyle w:val="CoverSubtekst"/>
                            <w:spacing w:before="120"/>
                            <w:jc w:val="left"/>
                          </w:pPr>
                          <w:r>
                            <w:t>Promotor: Dr. Ing. Peter Karsmakers</w:t>
                          </w:r>
                        </w:p>
                        <w:p w14:paraId="655D8BDE" w14:textId="77777777" w:rsidR="003421F8" w:rsidRPr="00C93379" w:rsidRDefault="003421F8" w:rsidP="003601DE">
                          <w:pPr>
                            <w:pStyle w:val="CoverSubtekst"/>
                            <w:spacing w:before="240"/>
                            <w:jc w:val="left"/>
                          </w:pPr>
                          <w:r>
                            <w:t>Co-promotoren: Koen Swings,</w:t>
                          </w:r>
                          <w:r>
                            <w:br/>
                            <w:t>Bram Schrijvers</w:t>
                          </w:r>
                        </w:p>
                      </w:sdtContent>
                    </w:sdt>
                    <w:p w14:paraId="50CBA07C" w14:textId="77777777" w:rsidR="003421F8" w:rsidRPr="00C93379" w:rsidRDefault="003421F8"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61312"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3421F8" w:rsidRPr="0096737D" w:rsidRDefault="003421F8"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3421F8" w:rsidRPr="0096737D" w:rsidRDefault="003421F8"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2" w:name="_Toc476121729"/>
      <w:bookmarkStart w:id="3" w:name="_Toc511216713"/>
      <w:r w:rsidRPr="006A0C7E">
        <w:lastRenderedPageBreak/>
        <w:t>Voorwoord</w:t>
      </w:r>
      <w:bookmarkEnd w:id="2"/>
      <w:bookmarkEnd w:id="3"/>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49D24701" w:rsidR="007420BD" w:rsidRDefault="003601DE" w:rsidP="00AA1B12">
      <w:r>
        <w:t>Ik heb deze masterproef kunnen verwezenlijken dankzij mijn ouders, via hun morele en financiële steun</w:t>
      </w:r>
      <w:r w:rsidR="007420BD">
        <w:t xml:space="preserve"> gedurende mijne hele studieperiode</w:t>
      </w:r>
      <w:r>
        <w:t>. Alsook door mijn promotoren die mij gedurende de hele weg begeleidt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77777777" w:rsidR="00B47AB8" w:rsidRDefault="00E21929" w:rsidP="004203C0">
      <w:pPr>
        <w:pStyle w:val="Kop1zondernummering"/>
      </w:pPr>
      <w:bookmarkStart w:id="5" w:name="_Toc511216714"/>
      <w:r>
        <w:lastRenderedPageBreak/>
        <w:t>Samenvatting</w:t>
      </w:r>
      <w:bookmarkEnd w:id="5"/>
    </w:p>
    <w:p w14:paraId="758FA8F8" w14:textId="77777777" w:rsidR="00E21929" w:rsidRDefault="00B47AB8" w:rsidP="00E73A60">
      <w:r>
        <w:t xml:space="preserve">De (korte) samenvatting, toegankelijk voor een breed publiek, wordt in het Nederlands geschreven en bevat </w:t>
      </w:r>
      <w:r w:rsidRPr="009A5D26">
        <w:rPr>
          <w:b/>
        </w:rPr>
        <w:t>maximum 3500 tekens</w:t>
      </w:r>
      <w:r>
        <w:t>. Deze samenvatting moet ook verplicht opgeladen worden in KU Loket.</w:t>
      </w:r>
    </w:p>
    <w:p w14:paraId="23522BB5" w14:textId="77777777" w:rsidR="00F01E7D" w:rsidRDefault="00F01E7D" w:rsidP="00E73A60"/>
    <w:p w14:paraId="22637647"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5CBD4C1F" w14:textId="77777777" w:rsidR="00F01E7D" w:rsidRDefault="00F01E7D" w:rsidP="00E73A60"/>
    <w:p w14:paraId="651E224B" w14:textId="77777777" w:rsidR="00E21929" w:rsidRDefault="00E21929" w:rsidP="002C18A6">
      <w:pPr>
        <w:pStyle w:val="Kop1zondernummering"/>
      </w:pPr>
      <w:bookmarkStart w:id="6" w:name="_Toc511216715"/>
      <w:r w:rsidRPr="002C18A6">
        <w:t>Abstract</w:t>
      </w:r>
      <w:bookmarkEnd w:id="6"/>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77777777" w:rsidR="00B47AB8" w:rsidRDefault="00E21929" w:rsidP="00E95554">
      <w:r w:rsidRPr="00E95554">
        <w:rPr>
          <w:b/>
        </w:rPr>
        <w:t>Keywords</w:t>
      </w:r>
      <w:r>
        <w:t>: Voeg een vijftal keywords in</w:t>
      </w:r>
      <w:r w:rsidR="009A5D26">
        <w:t>.</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00E727A3" w14:textId="3823F2B0" w:rsidR="007D5FFC"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1216713" w:history="1">
        <w:r w:rsidR="007D5FFC" w:rsidRPr="002A7CA2">
          <w:rPr>
            <w:rStyle w:val="Hyperlink"/>
          </w:rPr>
          <w:t>Voorwoord</w:t>
        </w:r>
        <w:r w:rsidR="007D5FFC">
          <w:rPr>
            <w:webHidden/>
          </w:rPr>
          <w:tab/>
        </w:r>
        <w:r w:rsidR="007D5FFC">
          <w:rPr>
            <w:webHidden/>
          </w:rPr>
          <w:fldChar w:fldCharType="begin"/>
        </w:r>
        <w:r w:rsidR="007D5FFC">
          <w:rPr>
            <w:webHidden/>
          </w:rPr>
          <w:instrText xml:space="preserve"> PAGEREF _Toc511216713 \h </w:instrText>
        </w:r>
        <w:r w:rsidR="007D5FFC">
          <w:rPr>
            <w:webHidden/>
          </w:rPr>
        </w:r>
        <w:r w:rsidR="007D5FFC">
          <w:rPr>
            <w:webHidden/>
          </w:rPr>
          <w:fldChar w:fldCharType="separate"/>
        </w:r>
        <w:r w:rsidR="007344FC">
          <w:rPr>
            <w:webHidden/>
          </w:rPr>
          <w:t>ii</w:t>
        </w:r>
        <w:r w:rsidR="007D5FFC">
          <w:rPr>
            <w:webHidden/>
          </w:rPr>
          <w:fldChar w:fldCharType="end"/>
        </w:r>
      </w:hyperlink>
    </w:p>
    <w:p w14:paraId="3EE83A3C" w14:textId="7F1919D4" w:rsidR="007D5FFC" w:rsidRDefault="003421F8">
      <w:pPr>
        <w:pStyle w:val="Inhopg1"/>
        <w:rPr>
          <w:rFonts w:asciiTheme="minorHAnsi" w:hAnsiTheme="minorHAnsi" w:cstheme="minorBidi"/>
          <w:b w:val="0"/>
          <w:szCs w:val="22"/>
          <w:lang w:eastAsia="nl-BE"/>
        </w:rPr>
      </w:pPr>
      <w:hyperlink w:anchor="_Toc511216714" w:history="1">
        <w:r w:rsidR="007D5FFC" w:rsidRPr="002A7CA2">
          <w:rPr>
            <w:rStyle w:val="Hyperlink"/>
          </w:rPr>
          <w:t>Samenvatting</w:t>
        </w:r>
        <w:r w:rsidR="007D5FFC">
          <w:rPr>
            <w:webHidden/>
          </w:rPr>
          <w:tab/>
        </w:r>
        <w:r w:rsidR="007D5FFC">
          <w:rPr>
            <w:webHidden/>
          </w:rPr>
          <w:fldChar w:fldCharType="begin"/>
        </w:r>
        <w:r w:rsidR="007D5FFC">
          <w:rPr>
            <w:webHidden/>
          </w:rPr>
          <w:instrText xml:space="preserve"> PAGEREF _Toc511216714 \h </w:instrText>
        </w:r>
        <w:r w:rsidR="007D5FFC">
          <w:rPr>
            <w:webHidden/>
          </w:rPr>
        </w:r>
        <w:r w:rsidR="007D5FFC">
          <w:rPr>
            <w:webHidden/>
          </w:rPr>
          <w:fldChar w:fldCharType="separate"/>
        </w:r>
        <w:r w:rsidR="007344FC">
          <w:rPr>
            <w:webHidden/>
          </w:rPr>
          <w:t>ii</w:t>
        </w:r>
        <w:r w:rsidR="007D5FFC">
          <w:rPr>
            <w:webHidden/>
          </w:rPr>
          <w:fldChar w:fldCharType="end"/>
        </w:r>
      </w:hyperlink>
    </w:p>
    <w:p w14:paraId="6E0ED51B" w14:textId="173979AF" w:rsidR="007D5FFC" w:rsidRDefault="003421F8">
      <w:pPr>
        <w:pStyle w:val="Inhopg1"/>
        <w:rPr>
          <w:rFonts w:asciiTheme="minorHAnsi" w:hAnsiTheme="minorHAnsi" w:cstheme="minorBidi"/>
          <w:b w:val="0"/>
          <w:szCs w:val="22"/>
          <w:lang w:eastAsia="nl-BE"/>
        </w:rPr>
      </w:pPr>
      <w:hyperlink w:anchor="_Toc511216715" w:history="1">
        <w:r w:rsidR="007D5FFC" w:rsidRPr="002A7CA2">
          <w:rPr>
            <w:rStyle w:val="Hyperlink"/>
          </w:rPr>
          <w:t>Abstract</w:t>
        </w:r>
        <w:r w:rsidR="007D5FFC">
          <w:rPr>
            <w:webHidden/>
          </w:rPr>
          <w:tab/>
        </w:r>
        <w:r w:rsidR="007D5FFC">
          <w:rPr>
            <w:webHidden/>
          </w:rPr>
          <w:fldChar w:fldCharType="begin"/>
        </w:r>
        <w:r w:rsidR="007D5FFC">
          <w:rPr>
            <w:webHidden/>
          </w:rPr>
          <w:instrText xml:space="preserve"> PAGEREF _Toc511216715 \h </w:instrText>
        </w:r>
        <w:r w:rsidR="007D5FFC">
          <w:rPr>
            <w:webHidden/>
          </w:rPr>
        </w:r>
        <w:r w:rsidR="007D5FFC">
          <w:rPr>
            <w:webHidden/>
          </w:rPr>
          <w:fldChar w:fldCharType="separate"/>
        </w:r>
        <w:r w:rsidR="007344FC">
          <w:rPr>
            <w:webHidden/>
          </w:rPr>
          <w:t>ii</w:t>
        </w:r>
        <w:r w:rsidR="007D5FFC">
          <w:rPr>
            <w:webHidden/>
          </w:rPr>
          <w:fldChar w:fldCharType="end"/>
        </w:r>
      </w:hyperlink>
    </w:p>
    <w:p w14:paraId="4A1252C9" w14:textId="2F911883" w:rsidR="007D5FFC" w:rsidRDefault="003421F8">
      <w:pPr>
        <w:pStyle w:val="Inhopg1"/>
        <w:rPr>
          <w:rFonts w:asciiTheme="minorHAnsi" w:hAnsiTheme="minorHAnsi" w:cstheme="minorBidi"/>
          <w:b w:val="0"/>
          <w:szCs w:val="22"/>
          <w:lang w:eastAsia="nl-BE"/>
        </w:rPr>
      </w:pPr>
      <w:hyperlink w:anchor="_Toc511216716" w:history="1">
        <w:r w:rsidR="007D5FFC" w:rsidRPr="002A7CA2">
          <w:rPr>
            <w:rStyle w:val="Hyperlink"/>
          </w:rPr>
          <w:t>1</w:t>
        </w:r>
        <w:r w:rsidR="007D5FFC">
          <w:rPr>
            <w:rFonts w:asciiTheme="minorHAnsi" w:hAnsiTheme="minorHAnsi" w:cstheme="minorBidi"/>
            <w:b w:val="0"/>
            <w:szCs w:val="22"/>
            <w:lang w:eastAsia="nl-BE"/>
          </w:rPr>
          <w:tab/>
        </w:r>
        <w:r w:rsidR="007D5FFC" w:rsidRPr="002A7CA2">
          <w:rPr>
            <w:rStyle w:val="Hyperlink"/>
          </w:rPr>
          <w:t>Inleiding</w:t>
        </w:r>
        <w:r w:rsidR="007D5FFC">
          <w:rPr>
            <w:webHidden/>
          </w:rPr>
          <w:tab/>
        </w:r>
        <w:r w:rsidR="007D5FFC">
          <w:rPr>
            <w:webHidden/>
          </w:rPr>
          <w:fldChar w:fldCharType="begin"/>
        </w:r>
        <w:r w:rsidR="007D5FFC">
          <w:rPr>
            <w:webHidden/>
          </w:rPr>
          <w:instrText xml:space="preserve"> PAGEREF _Toc511216716 \h </w:instrText>
        </w:r>
        <w:r w:rsidR="007D5FFC">
          <w:rPr>
            <w:webHidden/>
          </w:rPr>
        </w:r>
        <w:r w:rsidR="007D5FFC">
          <w:rPr>
            <w:webHidden/>
          </w:rPr>
          <w:fldChar w:fldCharType="separate"/>
        </w:r>
        <w:r w:rsidR="007344FC">
          <w:rPr>
            <w:webHidden/>
          </w:rPr>
          <w:t>ii</w:t>
        </w:r>
        <w:r w:rsidR="007D5FFC">
          <w:rPr>
            <w:webHidden/>
          </w:rPr>
          <w:fldChar w:fldCharType="end"/>
        </w:r>
      </w:hyperlink>
    </w:p>
    <w:p w14:paraId="3BFECB1A" w14:textId="24FCE529" w:rsidR="007D5FFC" w:rsidRDefault="003421F8">
      <w:pPr>
        <w:pStyle w:val="Inhopg2"/>
        <w:rPr>
          <w:rFonts w:asciiTheme="minorHAnsi" w:hAnsiTheme="minorHAnsi" w:cstheme="minorBidi"/>
          <w:i w:val="0"/>
          <w:szCs w:val="22"/>
          <w:lang w:eastAsia="nl-BE"/>
        </w:rPr>
      </w:pPr>
      <w:hyperlink w:anchor="_Toc511216717" w:history="1">
        <w:r w:rsidR="007D5FFC" w:rsidRPr="002A7CA2">
          <w:rPr>
            <w:rStyle w:val="Hyperlink"/>
          </w:rPr>
          <w:t>Zappware</w:t>
        </w:r>
        <w:r w:rsidR="007D5FFC">
          <w:rPr>
            <w:webHidden/>
          </w:rPr>
          <w:tab/>
        </w:r>
        <w:r w:rsidR="007D5FFC">
          <w:rPr>
            <w:webHidden/>
          </w:rPr>
          <w:fldChar w:fldCharType="begin"/>
        </w:r>
        <w:r w:rsidR="007D5FFC">
          <w:rPr>
            <w:webHidden/>
          </w:rPr>
          <w:instrText xml:space="preserve"> PAGEREF _Toc511216717 \h </w:instrText>
        </w:r>
        <w:r w:rsidR="007D5FFC">
          <w:rPr>
            <w:webHidden/>
          </w:rPr>
        </w:r>
        <w:r w:rsidR="007D5FFC">
          <w:rPr>
            <w:webHidden/>
          </w:rPr>
          <w:fldChar w:fldCharType="separate"/>
        </w:r>
        <w:r w:rsidR="007344FC">
          <w:rPr>
            <w:webHidden/>
          </w:rPr>
          <w:t>ii</w:t>
        </w:r>
        <w:r w:rsidR="007D5FFC">
          <w:rPr>
            <w:webHidden/>
          </w:rPr>
          <w:fldChar w:fldCharType="end"/>
        </w:r>
      </w:hyperlink>
    </w:p>
    <w:p w14:paraId="38C2755E" w14:textId="5A8FB18F" w:rsidR="007D5FFC" w:rsidRDefault="003421F8">
      <w:pPr>
        <w:pStyle w:val="Inhopg2"/>
        <w:rPr>
          <w:rFonts w:asciiTheme="minorHAnsi" w:hAnsiTheme="minorHAnsi" w:cstheme="minorBidi"/>
          <w:i w:val="0"/>
          <w:szCs w:val="22"/>
          <w:lang w:eastAsia="nl-BE"/>
        </w:rPr>
      </w:pPr>
      <w:hyperlink w:anchor="_Toc511216718" w:history="1">
        <w:r w:rsidR="007D5FFC" w:rsidRPr="002A7CA2">
          <w:rPr>
            <w:rStyle w:val="Hyperlink"/>
          </w:rPr>
          <w:t>Onderzoeksvraag</w:t>
        </w:r>
        <w:r w:rsidR="007D5FFC">
          <w:rPr>
            <w:webHidden/>
          </w:rPr>
          <w:tab/>
        </w:r>
        <w:r w:rsidR="007D5FFC">
          <w:rPr>
            <w:webHidden/>
          </w:rPr>
          <w:fldChar w:fldCharType="begin"/>
        </w:r>
        <w:r w:rsidR="007D5FFC">
          <w:rPr>
            <w:webHidden/>
          </w:rPr>
          <w:instrText xml:space="preserve"> PAGEREF _Toc511216718 \h </w:instrText>
        </w:r>
        <w:r w:rsidR="007D5FFC">
          <w:rPr>
            <w:webHidden/>
          </w:rPr>
        </w:r>
        <w:r w:rsidR="007D5FFC">
          <w:rPr>
            <w:webHidden/>
          </w:rPr>
          <w:fldChar w:fldCharType="separate"/>
        </w:r>
        <w:r w:rsidR="007344FC">
          <w:rPr>
            <w:webHidden/>
          </w:rPr>
          <w:t>ii</w:t>
        </w:r>
        <w:r w:rsidR="007D5FFC">
          <w:rPr>
            <w:webHidden/>
          </w:rPr>
          <w:fldChar w:fldCharType="end"/>
        </w:r>
      </w:hyperlink>
    </w:p>
    <w:p w14:paraId="171D7795" w14:textId="4CFE172D" w:rsidR="007D5FFC" w:rsidRDefault="003421F8">
      <w:pPr>
        <w:pStyle w:val="Inhopg1"/>
        <w:rPr>
          <w:rFonts w:asciiTheme="minorHAnsi" w:hAnsiTheme="minorHAnsi" w:cstheme="minorBidi"/>
          <w:b w:val="0"/>
          <w:szCs w:val="22"/>
          <w:lang w:eastAsia="nl-BE"/>
        </w:rPr>
      </w:pPr>
      <w:hyperlink w:anchor="_Toc511216719" w:history="1">
        <w:r w:rsidR="007D5FFC" w:rsidRPr="002A7CA2">
          <w:rPr>
            <w:rStyle w:val="Hyperlink"/>
          </w:rPr>
          <w:t>2</w:t>
        </w:r>
        <w:r w:rsidR="007D5FFC">
          <w:rPr>
            <w:rFonts w:asciiTheme="minorHAnsi" w:hAnsiTheme="minorHAnsi" w:cstheme="minorBidi"/>
            <w:b w:val="0"/>
            <w:szCs w:val="22"/>
            <w:lang w:eastAsia="nl-BE"/>
          </w:rPr>
          <w:tab/>
        </w:r>
        <w:r w:rsidR="007D5FFC" w:rsidRPr="002A7CA2">
          <w:rPr>
            <w:rStyle w:val="Hyperlink"/>
          </w:rPr>
          <w:t>Cross-platform frameworks</w:t>
        </w:r>
        <w:r w:rsidR="007D5FFC">
          <w:rPr>
            <w:webHidden/>
          </w:rPr>
          <w:tab/>
        </w:r>
        <w:r w:rsidR="007D5FFC">
          <w:rPr>
            <w:webHidden/>
          </w:rPr>
          <w:fldChar w:fldCharType="begin"/>
        </w:r>
        <w:r w:rsidR="007D5FFC">
          <w:rPr>
            <w:webHidden/>
          </w:rPr>
          <w:instrText xml:space="preserve"> PAGEREF _Toc511216719 \h </w:instrText>
        </w:r>
        <w:r w:rsidR="007D5FFC">
          <w:rPr>
            <w:webHidden/>
          </w:rPr>
        </w:r>
        <w:r w:rsidR="007D5FFC">
          <w:rPr>
            <w:webHidden/>
          </w:rPr>
          <w:fldChar w:fldCharType="separate"/>
        </w:r>
        <w:r w:rsidR="007344FC">
          <w:rPr>
            <w:webHidden/>
          </w:rPr>
          <w:t>ii</w:t>
        </w:r>
        <w:r w:rsidR="007D5FFC">
          <w:rPr>
            <w:webHidden/>
          </w:rPr>
          <w:fldChar w:fldCharType="end"/>
        </w:r>
      </w:hyperlink>
    </w:p>
    <w:p w14:paraId="60816033" w14:textId="0BE459A2" w:rsidR="007D5FFC" w:rsidRDefault="003421F8">
      <w:pPr>
        <w:pStyle w:val="Inhopg2"/>
        <w:rPr>
          <w:rFonts w:asciiTheme="minorHAnsi" w:hAnsiTheme="minorHAnsi" w:cstheme="minorBidi"/>
          <w:i w:val="0"/>
          <w:szCs w:val="22"/>
          <w:lang w:eastAsia="nl-BE"/>
        </w:rPr>
      </w:pPr>
      <w:hyperlink w:anchor="_Toc511216720" w:history="1">
        <w:r w:rsidR="007D5FFC" w:rsidRPr="002A7CA2">
          <w:rPr>
            <w:rStyle w:val="Hyperlink"/>
          </w:rPr>
          <w:t>2.1</w:t>
        </w:r>
        <w:r w:rsidR="007D5FFC">
          <w:rPr>
            <w:rFonts w:asciiTheme="minorHAnsi" w:hAnsiTheme="minorHAnsi" w:cstheme="minorBidi"/>
            <w:i w:val="0"/>
            <w:szCs w:val="22"/>
            <w:lang w:eastAsia="nl-BE"/>
          </w:rPr>
          <w:tab/>
        </w:r>
        <w:r w:rsidR="007D5FFC" w:rsidRPr="002A7CA2">
          <w:rPr>
            <w:rStyle w:val="Hyperlink"/>
          </w:rPr>
          <w:t>Qt</w:t>
        </w:r>
        <w:r w:rsidR="007D5FFC">
          <w:rPr>
            <w:webHidden/>
          </w:rPr>
          <w:tab/>
        </w:r>
        <w:r w:rsidR="007D5FFC">
          <w:rPr>
            <w:webHidden/>
          </w:rPr>
          <w:fldChar w:fldCharType="begin"/>
        </w:r>
        <w:r w:rsidR="007D5FFC">
          <w:rPr>
            <w:webHidden/>
          </w:rPr>
          <w:instrText xml:space="preserve"> PAGEREF _Toc511216720 \h </w:instrText>
        </w:r>
        <w:r w:rsidR="007D5FFC">
          <w:rPr>
            <w:webHidden/>
          </w:rPr>
        </w:r>
        <w:r w:rsidR="007D5FFC">
          <w:rPr>
            <w:webHidden/>
          </w:rPr>
          <w:fldChar w:fldCharType="separate"/>
        </w:r>
        <w:r w:rsidR="007344FC">
          <w:rPr>
            <w:webHidden/>
          </w:rPr>
          <w:t>ii</w:t>
        </w:r>
        <w:r w:rsidR="007D5FFC">
          <w:rPr>
            <w:webHidden/>
          </w:rPr>
          <w:fldChar w:fldCharType="end"/>
        </w:r>
      </w:hyperlink>
    </w:p>
    <w:p w14:paraId="5E5472E5" w14:textId="46F0E335" w:rsidR="007D5FFC" w:rsidRDefault="003421F8">
      <w:pPr>
        <w:pStyle w:val="Inhopg3"/>
        <w:tabs>
          <w:tab w:val="left" w:pos="1985"/>
        </w:tabs>
        <w:rPr>
          <w:rFonts w:asciiTheme="minorHAnsi" w:hAnsiTheme="minorHAnsi"/>
          <w:szCs w:val="22"/>
          <w:lang w:eastAsia="nl-BE"/>
        </w:rPr>
      </w:pPr>
      <w:hyperlink w:anchor="_Toc511216721" w:history="1">
        <w:r w:rsidR="007D5FFC" w:rsidRPr="002A7CA2">
          <w:rPr>
            <w:rStyle w:val="Hyperlink"/>
          </w:rPr>
          <w:t>2.1.1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_Toc511216721 \h </w:instrText>
        </w:r>
        <w:r w:rsidR="007D5FFC">
          <w:rPr>
            <w:webHidden/>
          </w:rPr>
        </w:r>
        <w:r w:rsidR="007D5FFC">
          <w:rPr>
            <w:webHidden/>
          </w:rPr>
          <w:fldChar w:fldCharType="separate"/>
        </w:r>
        <w:r w:rsidR="007344FC">
          <w:rPr>
            <w:webHidden/>
          </w:rPr>
          <w:t>ii</w:t>
        </w:r>
        <w:r w:rsidR="007D5FFC">
          <w:rPr>
            <w:webHidden/>
          </w:rPr>
          <w:fldChar w:fldCharType="end"/>
        </w:r>
      </w:hyperlink>
    </w:p>
    <w:p w14:paraId="68C8AA62" w14:textId="6D73FBAB" w:rsidR="007D5FFC" w:rsidRDefault="003421F8">
      <w:pPr>
        <w:pStyle w:val="Inhopg3"/>
        <w:tabs>
          <w:tab w:val="left" w:pos="1985"/>
        </w:tabs>
        <w:rPr>
          <w:rFonts w:asciiTheme="minorHAnsi" w:hAnsiTheme="minorHAnsi"/>
          <w:szCs w:val="22"/>
          <w:lang w:eastAsia="nl-BE"/>
        </w:rPr>
      </w:pPr>
      <w:hyperlink w:anchor="_Toc511216722" w:history="1">
        <w:r w:rsidR="007D5FFC" w:rsidRPr="002A7CA2">
          <w:rPr>
            <w:rStyle w:val="Hyperlink"/>
          </w:rPr>
          <w:t>2.1.2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_Toc511216722 \h </w:instrText>
        </w:r>
        <w:r w:rsidR="007D5FFC">
          <w:rPr>
            <w:webHidden/>
          </w:rPr>
        </w:r>
        <w:r w:rsidR="007D5FFC">
          <w:rPr>
            <w:webHidden/>
          </w:rPr>
          <w:fldChar w:fldCharType="separate"/>
        </w:r>
        <w:r w:rsidR="007344FC">
          <w:rPr>
            <w:webHidden/>
          </w:rPr>
          <w:t>ii</w:t>
        </w:r>
        <w:r w:rsidR="007D5FFC">
          <w:rPr>
            <w:webHidden/>
          </w:rPr>
          <w:fldChar w:fldCharType="end"/>
        </w:r>
      </w:hyperlink>
    </w:p>
    <w:p w14:paraId="753D60B8" w14:textId="055DE1A6" w:rsidR="007D5FFC" w:rsidRDefault="003421F8">
      <w:pPr>
        <w:pStyle w:val="Inhopg3"/>
        <w:tabs>
          <w:tab w:val="left" w:pos="1985"/>
        </w:tabs>
        <w:rPr>
          <w:rFonts w:asciiTheme="minorHAnsi" w:hAnsiTheme="minorHAnsi"/>
          <w:szCs w:val="22"/>
          <w:lang w:eastAsia="nl-BE"/>
        </w:rPr>
      </w:pPr>
      <w:hyperlink w:anchor="_Toc511216723" w:history="1">
        <w:r w:rsidR="007D5FFC" w:rsidRPr="002A7CA2">
          <w:rPr>
            <w:rStyle w:val="Hyperlink"/>
          </w:rPr>
          <w:t>2.1.3</w:t>
        </w:r>
        <w:r w:rsidR="007D5FFC">
          <w:rPr>
            <w:rFonts w:asciiTheme="minorHAnsi" w:hAnsiTheme="minorHAnsi"/>
            <w:szCs w:val="22"/>
            <w:lang w:eastAsia="nl-BE"/>
          </w:rPr>
          <w:tab/>
        </w:r>
        <w:r w:rsidR="007D5FFC" w:rsidRPr="002A7CA2">
          <w:rPr>
            <w:rStyle w:val="Hyperlink"/>
          </w:rPr>
          <w:t>Graphics architectuur</w:t>
        </w:r>
        <w:r w:rsidR="007D5FFC">
          <w:rPr>
            <w:webHidden/>
          </w:rPr>
          <w:tab/>
        </w:r>
        <w:r w:rsidR="007D5FFC">
          <w:rPr>
            <w:webHidden/>
          </w:rPr>
          <w:fldChar w:fldCharType="begin"/>
        </w:r>
        <w:r w:rsidR="007D5FFC">
          <w:rPr>
            <w:webHidden/>
          </w:rPr>
          <w:instrText xml:space="preserve"> PAGEREF _Toc511216723 \h </w:instrText>
        </w:r>
        <w:r w:rsidR="007D5FFC">
          <w:rPr>
            <w:webHidden/>
          </w:rPr>
        </w:r>
        <w:r w:rsidR="007D5FFC">
          <w:rPr>
            <w:webHidden/>
          </w:rPr>
          <w:fldChar w:fldCharType="separate"/>
        </w:r>
        <w:r w:rsidR="007344FC">
          <w:rPr>
            <w:webHidden/>
          </w:rPr>
          <w:t>ii</w:t>
        </w:r>
        <w:r w:rsidR="007D5FFC">
          <w:rPr>
            <w:webHidden/>
          </w:rPr>
          <w:fldChar w:fldCharType="end"/>
        </w:r>
      </w:hyperlink>
    </w:p>
    <w:p w14:paraId="4EB45AFE" w14:textId="726723F4" w:rsidR="007D5FFC" w:rsidRDefault="003421F8">
      <w:pPr>
        <w:pStyle w:val="Inhopg3"/>
        <w:tabs>
          <w:tab w:val="left" w:pos="1985"/>
        </w:tabs>
        <w:rPr>
          <w:rFonts w:asciiTheme="minorHAnsi" w:hAnsiTheme="minorHAnsi"/>
          <w:szCs w:val="22"/>
          <w:lang w:eastAsia="nl-BE"/>
        </w:rPr>
      </w:pPr>
      <w:hyperlink w:anchor="_Toc511216724" w:history="1">
        <w:r w:rsidR="007D5FFC" w:rsidRPr="002A7CA2">
          <w:rPr>
            <w:rStyle w:val="Hyperlink"/>
          </w:rPr>
          <w:t>2.1.4</w:t>
        </w:r>
        <w:r w:rsidR="007D5FFC">
          <w:rPr>
            <w:rFonts w:asciiTheme="minorHAnsi" w:hAnsiTheme="minorHAnsi"/>
            <w:szCs w:val="22"/>
            <w:lang w:eastAsia="nl-BE"/>
          </w:rPr>
          <w:tab/>
        </w:r>
        <w:r w:rsidR="007D5FFC" w:rsidRPr="002A7CA2">
          <w:rPr>
            <w:rStyle w:val="Hyperlink"/>
          </w:rPr>
          <w:t>Main feature: Signals and slots</w:t>
        </w:r>
        <w:r w:rsidR="007D5FFC">
          <w:rPr>
            <w:webHidden/>
          </w:rPr>
          <w:tab/>
        </w:r>
        <w:r w:rsidR="007D5FFC">
          <w:rPr>
            <w:webHidden/>
          </w:rPr>
          <w:fldChar w:fldCharType="begin"/>
        </w:r>
        <w:r w:rsidR="007D5FFC">
          <w:rPr>
            <w:webHidden/>
          </w:rPr>
          <w:instrText xml:space="preserve"> PAGEREF _Toc511216724 \h </w:instrText>
        </w:r>
        <w:r w:rsidR="007D5FFC">
          <w:rPr>
            <w:webHidden/>
          </w:rPr>
        </w:r>
        <w:r w:rsidR="007D5FFC">
          <w:rPr>
            <w:webHidden/>
          </w:rPr>
          <w:fldChar w:fldCharType="separate"/>
        </w:r>
        <w:r w:rsidR="007344FC">
          <w:rPr>
            <w:webHidden/>
          </w:rPr>
          <w:t>ii</w:t>
        </w:r>
        <w:r w:rsidR="007D5FFC">
          <w:rPr>
            <w:webHidden/>
          </w:rPr>
          <w:fldChar w:fldCharType="end"/>
        </w:r>
      </w:hyperlink>
    </w:p>
    <w:p w14:paraId="7813AEB1" w14:textId="68F62287" w:rsidR="007D5FFC" w:rsidRDefault="003421F8">
      <w:pPr>
        <w:pStyle w:val="Inhopg3"/>
        <w:tabs>
          <w:tab w:val="left" w:pos="1985"/>
        </w:tabs>
        <w:rPr>
          <w:rFonts w:asciiTheme="minorHAnsi" w:hAnsiTheme="minorHAnsi"/>
          <w:szCs w:val="22"/>
          <w:lang w:eastAsia="nl-BE"/>
        </w:rPr>
      </w:pPr>
      <w:hyperlink w:anchor="_Toc511216725" w:history="1">
        <w:r w:rsidR="007D5FFC" w:rsidRPr="002A7CA2">
          <w:rPr>
            <w:rStyle w:val="Hyperlink"/>
          </w:rPr>
          <w:t>2.1.5</w:t>
        </w:r>
        <w:r w:rsidR="007D5FFC">
          <w:rPr>
            <w:rFonts w:asciiTheme="minorHAnsi" w:hAnsiTheme="minorHAnsi"/>
            <w:szCs w:val="22"/>
            <w:lang w:eastAsia="nl-BE"/>
          </w:rPr>
          <w:tab/>
        </w:r>
        <w:r w:rsidR="007D5FFC" w:rsidRPr="002A7CA2">
          <w:rPr>
            <w:rStyle w:val="Hyperlink"/>
          </w:rPr>
          <w:t>Qt Creator</w:t>
        </w:r>
        <w:r w:rsidR="007D5FFC">
          <w:rPr>
            <w:webHidden/>
          </w:rPr>
          <w:tab/>
        </w:r>
        <w:r w:rsidR="007D5FFC">
          <w:rPr>
            <w:webHidden/>
          </w:rPr>
          <w:fldChar w:fldCharType="begin"/>
        </w:r>
        <w:r w:rsidR="007D5FFC">
          <w:rPr>
            <w:webHidden/>
          </w:rPr>
          <w:instrText xml:space="preserve"> PAGEREF _Toc511216725 \h </w:instrText>
        </w:r>
        <w:r w:rsidR="007D5FFC">
          <w:rPr>
            <w:webHidden/>
          </w:rPr>
        </w:r>
        <w:r w:rsidR="007D5FFC">
          <w:rPr>
            <w:webHidden/>
          </w:rPr>
          <w:fldChar w:fldCharType="separate"/>
        </w:r>
        <w:r w:rsidR="007344FC">
          <w:rPr>
            <w:webHidden/>
          </w:rPr>
          <w:t>ii</w:t>
        </w:r>
        <w:r w:rsidR="007D5FFC">
          <w:rPr>
            <w:webHidden/>
          </w:rPr>
          <w:fldChar w:fldCharType="end"/>
        </w:r>
      </w:hyperlink>
    </w:p>
    <w:p w14:paraId="2621B623" w14:textId="62486EF0" w:rsidR="007D5FFC" w:rsidRDefault="003421F8">
      <w:pPr>
        <w:pStyle w:val="Inhopg3"/>
        <w:tabs>
          <w:tab w:val="left" w:pos="1985"/>
        </w:tabs>
        <w:rPr>
          <w:rFonts w:asciiTheme="minorHAnsi" w:hAnsiTheme="minorHAnsi"/>
          <w:szCs w:val="22"/>
          <w:lang w:eastAsia="nl-BE"/>
        </w:rPr>
      </w:pPr>
      <w:hyperlink w:anchor="_Toc511216726" w:history="1">
        <w:r w:rsidR="007D5FFC" w:rsidRPr="002A7CA2">
          <w:rPr>
            <w:rStyle w:val="Hyperlink"/>
          </w:rPr>
          <w:t>2.1.6</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_Toc511216726 \h </w:instrText>
        </w:r>
        <w:r w:rsidR="007D5FFC">
          <w:rPr>
            <w:webHidden/>
          </w:rPr>
        </w:r>
        <w:r w:rsidR="007D5FFC">
          <w:rPr>
            <w:webHidden/>
          </w:rPr>
          <w:fldChar w:fldCharType="separate"/>
        </w:r>
        <w:r w:rsidR="007344FC">
          <w:rPr>
            <w:webHidden/>
          </w:rPr>
          <w:t>ii</w:t>
        </w:r>
        <w:r w:rsidR="007D5FFC">
          <w:rPr>
            <w:webHidden/>
          </w:rPr>
          <w:fldChar w:fldCharType="end"/>
        </w:r>
      </w:hyperlink>
    </w:p>
    <w:p w14:paraId="76551DAD" w14:textId="736DCBFC" w:rsidR="007D5FFC" w:rsidRDefault="003421F8">
      <w:pPr>
        <w:pStyle w:val="Inhopg2"/>
        <w:rPr>
          <w:rFonts w:asciiTheme="minorHAnsi" w:hAnsiTheme="minorHAnsi" w:cstheme="minorBidi"/>
          <w:i w:val="0"/>
          <w:szCs w:val="22"/>
          <w:lang w:eastAsia="nl-BE"/>
        </w:rPr>
      </w:pPr>
      <w:hyperlink w:anchor="_Toc511216727" w:history="1">
        <w:r w:rsidR="007D5FFC" w:rsidRPr="002A7CA2">
          <w:rPr>
            <w:rStyle w:val="Hyperlink"/>
          </w:rPr>
          <w:t>2.2</w:t>
        </w:r>
        <w:r w:rsidR="007D5FFC">
          <w:rPr>
            <w:rFonts w:asciiTheme="minorHAnsi" w:hAnsiTheme="minorHAnsi" w:cstheme="minorBidi"/>
            <w:i w:val="0"/>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_Toc511216727 \h </w:instrText>
        </w:r>
        <w:r w:rsidR="007D5FFC">
          <w:rPr>
            <w:webHidden/>
          </w:rPr>
        </w:r>
        <w:r w:rsidR="007D5FFC">
          <w:rPr>
            <w:webHidden/>
          </w:rPr>
          <w:fldChar w:fldCharType="separate"/>
        </w:r>
        <w:r w:rsidR="007344FC">
          <w:rPr>
            <w:webHidden/>
          </w:rPr>
          <w:t>ii</w:t>
        </w:r>
        <w:r w:rsidR="007D5FFC">
          <w:rPr>
            <w:webHidden/>
          </w:rPr>
          <w:fldChar w:fldCharType="end"/>
        </w:r>
      </w:hyperlink>
    </w:p>
    <w:p w14:paraId="3A606232" w14:textId="28F664A4" w:rsidR="007D5FFC" w:rsidRDefault="003421F8">
      <w:pPr>
        <w:pStyle w:val="Inhopg3"/>
        <w:tabs>
          <w:tab w:val="left" w:pos="1985"/>
        </w:tabs>
        <w:rPr>
          <w:rFonts w:asciiTheme="minorHAnsi" w:hAnsiTheme="minorHAnsi"/>
          <w:szCs w:val="22"/>
          <w:lang w:eastAsia="nl-BE"/>
        </w:rPr>
      </w:pPr>
      <w:hyperlink w:anchor="_Toc511216728" w:history="1">
        <w:r w:rsidR="007D5FFC" w:rsidRPr="002A7CA2">
          <w:rPr>
            <w:rStyle w:val="Hyperlink"/>
          </w:rPr>
          <w:t>2.2.1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_Toc511216728 \h </w:instrText>
        </w:r>
        <w:r w:rsidR="007D5FFC">
          <w:rPr>
            <w:webHidden/>
          </w:rPr>
        </w:r>
        <w:r w:rsidR="007D5FFC">
          <w:rPr>
            <w:webHidden/>
          </w:rPr>
          <w:fldChar w:fldCharType="separate"/>
        </w:r>
        <w:r w:rsidR="007344FC">
          <w:rPr>
            <w:webHidden/>
          </w:rPr>
          <w:t>ii</w:t>
        </w:r>
        <w:r w:rsidR="007D5FFC">
          <w:rPr>
            <w:webHidden/>
          </w:rPr>
          <w:fldChar w:fldCharType="end"/>
        </w:r>
      </w:hyperlink>
    </w:p>
    <w:p w14:paraId="1EA3E4D1" w14:textId="2DD0D53C" w:rsidR="007D5FFC" w:rsidRDefault="003421F8">
      <w:pPr>
        <w:pStyle w:val="Inhopg3"/>
        <w:tabs>
          <w:tab w:val="left" w:pos="1985"/>
        </w:tabs>
        <w:rPr>
          <w:rFonts w:asciiTheme="minorHAnsi" w:hAnsiTheme="minorHAnsi"/>
          <w:szCs w:val="22"/>
          <w:lang w:eastAsia="nl-BE"/>
        </w:rPr>
      </w:pPr>
      <w:hyperlink w:anchor="_Toc511216729" w:history="1">
        <w:r w:rsidR="007D5FFC" w:rsidRPr="002A7CA2">
          <w:rPr>
            <w:rStyle w:val="Hyperlink"/>
          </w:rPr>
          <w:t>2.2.2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_Toc511216729 \h </w:instrText>
        </w:r>
        <w:r w:rsidR="007D5FFC">
          <w:rPr>
            <w:webHidden/>
          </w:rPr>
        </w:r>
        <w:r w:rsidR="007D5FFC">
          <w:rPr>
            <w:webHidden/>
          </w:rPr>
          <w:fldChar w:fldCharType="separate"/>
        </w:r>
        <w:r w:rsidR="007344FC">
          <w:rPr>
            <w:webHidden/>
          </w:rPr>
          <w:t>ii</w:t>
        </w:r>
        <w:r w:rsidR="007D5FFC">
          <w:rPr>
            <w:webHidden/>
          </w:rPr>
          <w:fldChar w:fldCharType="end"/>
        </w:r>
      </w:hyperlink>
    </w:p>
    <w:p w14:paraId="108DF8CD" w14:textId="3CC729F9" w:rsidR="007D5FFC" w:rsidRDefault="003421F8">
      <w:pPr>
        <w:pStyle w:val="Inhopg3"/>
        <w:tabs>
          <w:tab w:val="left" w:pos="1985"/>
        </w:tabs>
        <w:rPr>
          <w:rFonts w:asciiTheme="minorHAnsi" w:hAnsiTheme="minorHAnsi"/>
          <w:szCs w:val="22"/>
          <w:lang w:eastAsia="nl-BE"/>
        </w:rPr>
      </w:pPr>
      <w:hyperlink w:anchor="_Toc511216730" w:history="1">
        <w:r w:rsidR="007D5FFC" w:rsidRPr="002A7CA2">
          <w:rPr>
            <w:rStyle w:val="Hyperlink"/>
          </w:rPr>
          <w:t>2.2.3</w:t>
        </w:r>
        <w:r w:rsidR="007D5FFC">
          <w:rPr>
            <w:rFonts w:asciiTheme="minorHAnsi" w:hAnsiTheme="minorHAnsi"/>
            <w:szCs w:val="22"/>
            <w:lang w:eastAsia="nl-BE"/>
          </w:rPr>
          <w:tab/>
        </w:r>
        <w:r w:rsidR="007D5FFC" w:rsidRPr="002A7CA2">
          <w:rPr>
            <w:rStyle w:val="Hyperlink"/>
          </w:rPr>
          <w:t>Features</w:t>
        </w:r>
        <w:r w:rsidR="007D5FFC">
          <w:rPr>
            <w:webHidden/>
          </w:rPr>
          <w:tab/>
        </w:r>
        <w:r w:rsidR="007D5FFC">
          <w:rPr>
            <w:webHidden/>
          </w:rPr>
          <w:fldChar w:fldCharType="begin"/>
        </w:r>
        <w:r w:rsidR="007D5FFC">
          <w:rPr>
            <w:webHidden/>
          </w:rPr>
          <w:instrText xml:space="preserve"> PAGEREF _Toc511216730 \h </w:instrText>
        </w:r>
        <w:r w:rsidR="007D5FFC">
          <w:rPr>
            <w:webHidden/>
          </w:rPr>
        </w:r>
        <w:r w:rsidR="007D5FFC">
          <w:rPr>
            <w:webHidden/>
          </w:rPr>
          <w:fldChar w:fldCharType="separate"/>
        </w:r>
        <w:r w:rsidR="007344FC">
          <w:rPr>
            <w:webHidden/>
          </w:rPr>
          <w:t>ii</w:t>
        </w:r>
        <w:r w:rsidR="007D5FFC">
          <w:rPr>
            <w:webHidden/>
          </w:rPr>
          <w:fldChar w:fldCharType="end"/>
        </w:r>
      </w:hyperlink>
    </w:p>
    <w:p w14:paraId="318E7FE7" w14:textId="43DBEEB1" w:rsidR="007D5FFC" w:rsidRDefault="003421F8">
      <w:pPr>
        <w:pStyle w:val="Inhopg3"/>
        <w:tabs>
          <w:tab w:val="left" w:pos="1985"/>
        </w:tabs>
        <w:rPr>
          <w:rFonts w:asciiTheme="minorHAnsi" w:hAnsiTheme="minorHAnsi"/>
          <w:szCs w:val="22"/>
          <w:lang w:eastAsia="nl-BE"/>
        </w:rPr>
      </w:pPr>
      <w:hyperlink w:anchor="_Toc511216731" w:history="1">
        <w:r w:rsidR="007D5FFC" w:rsidRPr="002A7CA2">
          <w:rPr>
            <w:rStyle w:val="Hyperlink"/>
          </w:rPr>
          <w:t>2.2.4</w:t>
        </w:r>
        <w:r w:rsidR="007D5FFC">
          <w:rPr>
            <w:rFonts w:asciiTheme="minorHAnsi" w:hAnsiTheme="minorHAnsi"/>
            <w:szCs w:val="22"/>
            <w:lang w:eastAsia="nl-BE"/>
          </w:rPr>
          <w:tab/>
        </w:r>
        <w:r w:rsidR="007D5FFC" w:rsidRPr="002A7CA2">
          <w:rPr>
            <w:rStyle w:val="Hyperlink"/>
          </w:rPr>
          <w:t>Gebruik</w:t>
        </w:r>
        <w:r w:rsidR="007D5FFC">
          <w:rPr>
            <w:webHidden/>
          </w:rPr>
          <w:tab/>
        </w:r>
        <w:r w:rsidR="007D5FFC">
          <w:rPr>
            <w:webHidden/>
          </w:rPr>
          <w:fldChar w:fldCharType="begin"/>
        </w:r>
        <w:r w:rsidR="007D5FFC">
          <w:rPr>
            <w:webHidden/>
          </w:rPr>
          <w:instrText xml:space="preserve"> PAGEREF _Toc511216731 \h </w:instrText>
        </w:r>
        <w:r w:rsidR="007D5FFC">
          <w:rPr>
            <w:webHidden/>
          </w:rPr>
        </w:r>
        <w:r w:rsidR="007D5FFC">
          <w:rPr>
            <w:webHidden/>
          </w:rPr>
          <w:fldChar w:fldCharType="separate"/>
        </w:r>
        <w:r w:rsidR="007344FC">
          <w:rPr>
            <w:webHidden/>
          </w:rPr>
          <w:t>ii</w:t>
        </w:r>
        <w:r w:rsidR="007D5FFC">
          <w:rPr>
            <w:webHidden/>
          </w:rPr>
          <w:fldChar w:fldCharType="end"/>
        </w:r>
      </w:hyperlink>
    </w:p>
    <w:p w14:paraId="42CD99EF" w14:textId="0865DBDE" w:rsidR="007D5FFC" w:rsidRDefault="003421F8">
      <w:pPr>
        <w:pStyle w:val="Inhopg3"/>
        <w:tabs>
          <w:tab w:val="left" w:pos="1985"/>
        </w:tabs>
        <w:rPr>
          <w:rFonts w:asciiTheme="minorHAnsi" w:hAnsiTheme="minorHAnsi"/>
          <w:szCs w:val="22"/>
          <w:lang w:eastAsia="nl-BE"/>
        </w:rPr>
      </w:pPr>
      <w:hyperlink w:anchor="_Toc511216732" w:history="1">
        <w:r w:rsidR="007D5FFC" w:rsidRPr="002A7CA2">
          <w:rPr>
            <w:rStyle w:val="Hyperlink"/>
          </w:rPr>
          <w:t>2.2.5</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_Toc511216732 \h </w:instrText>
        </w:r>
        <w:r w:rsidR="007D5FFC">
          <w:rPr>
            <w:webHidden/>
          </w:rPr>
        </w:r>
        <w:r w:rsidR="007D5FFC">
          <w:rPr>
            <w:webHidden/>
          </w:rPr>
          <w:fldChar w:fldCharType="separate"/>
        </w:r>
        <w:r w:rsidR="007344FC">
          <w:rPr>
            <w:webHidden/>
          </w:rPr>
          <w:t>ii</w:t>
        </w:r>
        <w:r w:rsidR="007D5FFC">
          <w:rPr>
            <w:webHidden/>
          </w:rPr>
          <w:fldChar w:fldCharType="end"/>
        </w:r>
      </w:hyperlink>
    </w:p>
    <w:p w14:paraId="64973792" w14:textId="7CA44F26" w:rsidR="007D5FFC" w:rsidRDefault="003421F8">
      <w:pPr>
        <w:pStyle w:val="Inhopg2"/>
        <w:rPr>
          <w:rFonts w:asciiTheme="minorHAnsi" w:hAnsiTheme="minorHAnsi" w:cstheme="minorBidi"/>
          <w:i w:val="0"/>
          <w:szCs w:val="22"/>
          <w:lang w:eastAsia="nl-BE"/>
        </w:rPr>
      </w:pPr>
      <w:hyperlink w:anchor="_Toc511216733" w:history="1">
        <w:r w:rsidR="007D5FFC" w:rsidRPr="002A7CA2">
          <w:rPr>
            <w:rStyle w:val="Hyperlink"/>
          </w:rPr>
          <w:t>2.3</w:t>
        </w:r>
        <w:r w:rsidR="007D5FFC">
          <w:rPr>
            <w:rFonts w:asciiTheme="minorHAnsi" w:hAnsiTheme="minorHAnsi" w:cstheme="minorBidi"/>
            <w:i w:val="0"/>
            <w:szCs w:val="22"/>
            <w:lang w:eastAsia="nl-BE"/>
          </w:rPr>
          <w:tab/>
        </w:r>
        <w:r w:rsidR="007D5FFC" w:rsidRPr="002A7CA2">
          <w:rPr>
            <w:rStyle w:val="Hyperlink"/>
          </w:rPr>
          <w:t>Xamarin</w:t>
        </w:r>
        <w:r w:rsidR="007D5FFC">
          <w:rPr>
            <w:webHidden/>
          </w:rPr>
          <w:tab/>
        </w:r>
        <w:r w:rsidR="007D5FFC">
          <w:rPr>
            <w:webHidden/>
          </w:rPr>
          <w:fldChar w:fldCharType="begin"/>
        </w:r>
        <w:r w:rsidR="007D5FFC">
          <w:rPr>
            <w:webHidden/>
          </w:rPr>
          <w:instrText xml:space="preserve"> PAGEREF _Toc511216733 \h </w:instrText>
        </w:r>
        <w:r w:rsidR="007D5FFC">
          <w:rPr>
            <w:webHidden/>
          </w:rPr>
        </w:r>
        <w:r w:rsidR="007D5FFC">
          <w:rPr>
            <w:webHidden/>
          </w:rPr>
          <w:fldChar w:fldCharType="separate"/>
        </w:r>
        <w:r w:rsidR="007344FC">
          <w:rPr>
            <w:webHidden/>
          </w:rPr>
          <w:t>ii</w:t>
        </w:r>
        <w:r w:rsidR="007D5FFC">
          <w:rPr>
            <w:webHidden/>
          </w:rPr>
          <w:fldChar w:fldCharType="end"/>
        </w:r>
      </w:hyperlink>
    </w:p>
    <w:p w14:paraId="183BBC66" w14:textId="51C4447A" w:rsidR="007D5FFC" w:rsidRDefault="003421F8">
      <w:pPr>
        <w:pStyle w:val="Inhopg3"/>
        <w:tabs>
          <w:tab w:val="left" w:pos="1985"/>
        </w:tabs>
        <w:rPr>
          <w:rFonts w:asciiTheme="minorHAnsi" w:hAnsiTheme="minorHAnsi"/>
          <w:szCs w:val="22"/>
          <w:lang w:eastAsia="nl-BE"/>
        </w:rPr>
      </w:pPr>
      <w:hyperlink w:anchor="_Toc511216734" w:history="1">
        <w:r w:rsidR="007D5FFC" w:rsidRPr="002A7CA2">
          <w:rPr>
            <w:rStyle w:val="Hyperlink"/>
          </w:rPr>
          <w:t>2.3.1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_Toc511216734 \h </w:instrText>
        </w:r>
        <w:r w:rsidR="007D5FFC">
          <w:rPr>
            <w:webHidden/>
          </w:rPr>
        </w:r>
        <w:r w:rsidR="007D5FFC">
          <w:rPr>
            <w:webHidden/>
          </w:rPr>
          <w:fldChar w:fldCharType="separate"/>
        </w:r>
        <w:r w:rsidR="007344FC">
          <w:rPr>
            <w:webHidden/>
          </w:rPr>
          <w:t>ii</w:t>
        </w:r>
        <w:r w:rsidR="007D5FFC">
          <w:rPr>
            <w:webHidden/>
          </w:rPr>
          <w:fldChar w:fldCharType="end"/>
        </w:r>
      </w:hyperlink>
    </w:p>
    <w:p w14:paraId="46B75F29" w14:textId="6C98B396" w:rsidR="007D5FFC" w:rsidRDefault="003421F8">
      <w:pPr>
        <w:pStyle w:val="Inhopg3"/>
        <w:tabs>
          <w:tab w:val="left" w:pos="1985"/>
        </w:tabs>
        <w:rPr>
          <w:rFonts w:asciiTheme="minorHAnsi" w:hAnsiTheme="minorHAnsi"/>
          <w:szCs w:val="22"/>
          <w:lang w:eastAsia="nl-BE"/>
        </w:rPr>
      </w:pPr>
      <w:hyperlink w:anchor="_Toc511216735" w:history="1">
        <w:r w:rsidR="007D5FFC" w:rsidRPr="002A7CA2">
          <w:rPr>
            <w:rStyle w:val="Hyperlink"/>
          </w:rPr>
          <w:t>2.3.2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_Toc511216735 \h </w:instrText>
        </w:r>
        <w:r w:rsidR="007D5FFC">
          <w:rPr>
            <w:webHidden/>
          </w:rPr>
        </w:r>
        <w:r w:rsidR="007D5FFC">
          <w:rPr>
            <w:webHidden/>
          </w:rPr>
          <w:fldChar w:fldCharType="separate"/>
        </w:r>
        <w:r w:rsidR="007344FC">
          <w:rPr>
            <w:webHidden/>
          </w:rPr>
          <w:t>ii</w:t>
        </w:r>
        <w:r w:rsidR="007D5FFC">
          <w:rPr>
            <w:webHidden/>
          </w:rPr>
          <w:fldChar w:fldCharType="end"/>
        </w:r>
      </w:hyperlink>
    </w:p>
    <w:p w14:paraId="03CA7407" w14:textId="45E2360D" w:rsidR="007D5FFC" w:rsidRDefault="003421F8">
      <w:pPr>
        <w:pStyle w:val="Inhopg3"/>
        <w:tabs>
          <w:tab w:val="left" w:pos="1985"/>
        </w:tabs>
        <w:rPr>
          <w:rFonts w:asciiTheme="minorHAnsi" w:hAnsiTheme="minorHAnsi"/>
          <w:szCs w:val="22"/>
          <w:lang w:eastAsia="nl-BE"/>
        </w:rPr>
      </w:pPr>
      <w:hyperlink w:anchor="_Toc511216736" w:history="1">
        <w:r w:rsidR="007D5FFC" w:rsidRPr="002A7CA2">
          <w:rPr>
            <w:rStyle w:val="Hyperlink"/>
          </w:rPr>
          <w:t>2.3.3</w:t>
        </w:r>
        <w:r w:rsidR="007D5FFC">
          <w:rPr>
            <w:rFonts w:asciiTheme="minorHAnsi" w:hAnsiTheme="minorHAnsi"/>
            <w:szCs w:val="22"/>
            <w:lang w:eastAsia="nl-BE"/>
          </w:rPr>
          <w:tab/>
        </w:r>
        <w:r w:rsidR="007D5FFC" w:rsidRPr="002A7CA2">
          <w:rPr>
            <w:rStyle w:val="Hyperlink"/>
          </w:rPr>
          <w:t>Main Feature: Xamarin.Forms</w:t>
        </w:r>
        <w:r w:rsidR="007D5FFC">
          <w:rPr>
            <w:webHidden/>
          </w:rPr>
          <w:tab/>
        </w:r>
        <w:r w:rsidR="007D5FFC">
          <w:rPr>
            <w:webHidden/>
          </w:rPr>
          <w:fldChar w:fldCharType="begin"/>
        </w:r>
        <w:r w:rsidR="007D5FFC">
          <w:rPr>
            <w:webHidden/>
          </w:rPr>
          <w:instrText xml:space="preserve"> PAGEREF _Toc511216736 \h </w:instrText>
        </w:r>
        <w:r w:rsidR="007D5FFC">
          <w:rPr>
            <w:webHidden/>
          </w:rPr>
        </w:r>
        <w:r w:rsidR="007D5FFC">
          <w:rPr>
            <w:webHidden/>
          </w:rPr>
          <w:fldChar w:fldCharType="separate"/>
        </w:r>
        <w:r w:rsidR="007344FC">
          <w:rPr>
            <w:webHidden/>
          </w:rPr>
          <w:t>ii</w:t>
        </w:r>
        <w:r w:rsidR="007D5FFC">
          <w:rPr>
            <w:webHidden/>
          </w:rPr>
          <w:fldChar w:fldCharType="end"/>
        </w:r>
      </w:hyperlink>
    </w:p>
    <w:p w14:paraId="08D1D2A4" w14:textId="4DFCB432" w:rsidR="007D5FFC" w:rsidRDefault="003421F8">
      <w:pPr>
        <w:pStyle w:val="Inhopg3"/>
        <w:tabs>
          <w:tab w:val="left" w:pos="1985"/>
        </w:tabs>
        <w:rPr>
          <w:rFonts w:asciiTheme="minorHAnsi" w:hAnsiTheme="minorHAnsi"/>
          <w:szCs w:val="22"/>
          <w:lang w:eastAsia="nl-BE"/>
        </w:rPr>
      </w:pPr>
      <w:hyperlink w:anchor="_Toc511216737" w:history="1">
        <w:r w:rsidR="007D5FFC" w:rsidRPr="002A7CA2">
          <w:rPr>
            <w:rStyle w:val="Hyperlink"/>
          </w:rPr>
          <w:t>2.3.4</w:t>
        </w:r>
        <w:r w:rsidR="007D5FFC">
          <w:rPr>
            <w:rFonts w:asciiTheme="minorHAnsi" w:hAnsiTheme="minorHAnsi"/>
            <w:szCs w:val="22"/>
            <w:lang w:eastAsia="nl-BE"/>
          </w:rPr>
          <w:tab/>
        </w:r>
        <w:r w:rsidR="007D5FFC" w:rsidRPr="002A7CA2">
          <w:rPr>
            <w:rStyle w:val="Hyperlink"/>
          </w:rPr>
          <w:t>Gebruik</w:t>
        </w:r>
        <w:r w:rsidR="007D5FFC">
          <w:rPr>
            <w:webHidden/>
          </w:rPr>
          <w:tab/>
        </w:r>
        <w:r w:rsidR="007D5FFC">
          <w:rPr>
            <w:webHidden/>
          </w:rPr>
          <w:fldChar w:fldCharType="begin"/>
        </w:r>
        <w:r w:rsidR="007D5FFC">
          <w:rPr>
            <w:webHidden/>
          </w:rPr>
          <w:instrText xml:space="preserve"> PAGEREF _Toc511216737 \h </w:instrText>
        </w:r>
        <w:r w:rsidR="007D5FFC">
          <w:rPr>
            <w:webHidden/>
          </w:rPr>
        </w:r>
        <w:r w:rsidR="007D5FFC">
          <w:rPr>
            <w:webHidden/>
          </w:rPr>
          <w:fldChar w:fldCharType="separate"/>
        </w:r>
        <w:r w:rsidR="007344FC">
          <w:rPr>
            <w:webHidden/>
          </w:rPr>
          <w:t>ii</w:t>
        </w:r>
        <w:r w:rsidR="007D5FFC">
          <w:rPr>
            <w:webHidden/>
          </w:rPr>
          <w:fldChar w:fldCharType="end"/>
        </w:r>
      </w:hyperlink>
    </w:p>
    <w:p w14:paraId="748A837D" w14:textId="11FBBF70" w:rsidR="007D5FFC" w:rsidRDefault="003421F8">
      <w:pPr>
        <w:pStyle w:val="Inhopg3"/>
        <w:tabs>
          <w:tab w:val="left" w:pos="1985"/>
        </w:tabs>
        <w:rPr>
          <w:rFonts w:asciiTheme="minorHAnsi" w:hAnsiTheme="minorHAnsi"/>
          <w:szCs w:val="22"/>
          <w:lang w:eastAsia="nl-BE"/>
        </w:rPr>
      </w:pPr>
      <w:hyperlink w:anchor="_Toc511216738" w:history="1">
        <w:r w:rsidR="007D5FFC" w:rsidRPr="002A7CA2">
          <w:rPr>
            <w:rStyle w:val="Hyperlink"/>
          </w:rPr>
          <w:t>2.3.5</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_Toc511216738 \h </w:instrText>
        </w:r>
        <w:r w:rsidR="007D5FFC">
          <w:rPr>
            <w:webHidden/>
          </w:rPr>
        </w:r>
        <w:r w:rsidR="007D5FFC">
          <w:rPr>
            <w:webHidden/>
          </w:rPr>
          <w:fldChar w:fldCharType="separate"/>
        </w:r>
        <w:r w:rsidR="007344FC">
          <w:rPr>
            <w:webHidden/>
          </w:rPr>
          <w:t>ii</w:t>
        </w:r>
        <w:r w:rsidR="007D5FFC">
          <w:rPr>
            <w:webHidden/>
          </w:rPr>
          <w:fldChar w:fldCharType="end"/>
        </w:r>
      </w:hyperlink>
    </w:p>
    <w:p w14:paraId="00E34F2C" w14:textId="544138DF" w:rsidR="007D5FFC" w:rsidRDefault="003421F8">
      <w:pPr>
        <w:pStyle w:val="Inhopg2"/>
        <w:rPr>
          <w:rFonts w:asciiTheme="minorHAnsi" w:hAnsiTheme="minorHAnsi" w:cstheme="minorBidi"/>
          <w:i w:val="0"/>
          <w:szCs w:val="22"/>
          <w:lang w:eastAsia="nl-BE"/>
        </w:rPr>
      </w:pPr>
      <w:hyperlink w:anchor="_Toc511216739" w:history="1">
        <w:r w:rsidR="007D5FFC" w:rsidRPr="002A7CA2">
          <w:rPr>
            <w:rStyle w:val="Hyperlink"/>
          </w:rPr>
          <w:t>2.4</w:t>
        </w:r>
        <w:r w:rsidR="007D5FFC">
          <w:rPr>
            <w:rFonts w:asciiTheme="minorHAnsi" w:hAnsiTheme="minorHAnsi" w:cstheme="minorBidi"/>
            <w:i w:val="0"/>
            <w:szCs w:val="22"/>
            <w:lang w:eastAsia="nl-BE"/>
          </w:rPr>
          <w:tab/>
        </w:r>
        <w:r w:rsidR="007D5FFC" w:rsidRPr="002A7CA2">
          <w:rPr>
            <w:rStyle w:val="Hyperlink"/>
          </w:rPr>
          <w:t>Apache Cordova/PhoneGap</w:t>
        </w:r>
        <w:r w:rsidR="007D5FFC">
          <w:rPr>
            <w:webHidden/>
          </w:rPr>
          <w:tab/>
        </w:r>
        <w:r w:rsidR="007D5FFC">
          <w:rPr>
            <w:webHidden/>
          </w:rPr>
          <w:fldChar w:fldCharType="begin"/>
        </w:r>
        <w:r w:rsidR="007D5FFC">
          <w:rPr>
            <w:webHidden/>
          </w:rPr>
          <w:instrText xml:space="preserve"> PAGEREF _Toc511216739 \h </w:instrText>
        </w:r>
        <w:r w:rsidR="007D5FFC">
          <w:rPr>
            <w:webHidden/>
          </w:rPr>
        </w:r>
        <w:r w:rsidR="007D5FFC">
          <w:rPr>
            <w:webHidden/>
          </w:rPr>
          <w:fldChar w:fldCharType="separate"/>
        </w:r>
        <w:r w:rsidR="007344FC">
          <w:rPr>
            <w:webHidden/>
          </w:rPr>
          <w:t>ii</w:t>
        </w:r>
        <w:r w:rsidR="007D5FFC">
          <w:rPr>
            <w:webHidden/>
          </w:rPr>
          <w:fldChar w:fldCharType="end"/>
        </w:r>
      </w:hyperlink>
    </w:p>
    <w:p w14:paraId="2B60E8BC" w14:textId="71C61BA8" w:rsidR="007D5FFC" w:rsidRDefault="003421F8">
      <w:pPr>
        <w:pStyle w:val="Inhopg3"/>
        <w:tabs>
          <w:tab w:val="left" w:pos="1985"/>
        </w:tabs>
        <w:rPr>
          <w:rFonts w:asciiTheme="minorHAnsi" w:hAnsiTheme="minorHAnsi"/>
          <w:szCs w:val="22"/>
          <w:lang w:eastAsia="nl-BE"/>
        </w:rPr>
      </w:pPr>
      <w:hyperlink w:anchor="_Toc511216740" w:history="1">
        <w:r w:rsidR="007D5FFC" w:rsidRPr="002A7CA2">
          <w:rPr>
            <w:rStyle w:val="Hyperlink"/>
          </w:rPr>
          <w:t>2.4.1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_Toc511216740 \h </w:instrText>
        </w:r>
        <w:r w:rsidR="007D5FFC">
          <w:rPr>
            <w:webHidden/>
          </w:rPr>
        </w:r>
        <w:r w:rsidR="007D5FFC">
          <w:rPr>
            <w:webHidden/>
          </w:rPr>
          <w:fldChar w:fldCharType="separate"/>
        </w:r>
        <w:r w:rsidR="007344FC">
          <w:rPr>
            <w:webHidden/>
          </w:rPr>
          <w:t>ii</w:t>
        </w:r>
        <w:r w:rsidR="007D5FFC">
          <w:rPr>
            <w:webHidden/>
          </w:rPr>
          <w:fldChar w:fldCharType="end"/>
        </w:r>
      </w:hyperlink>
    </w:p>
    <w:p w14:paraId="3FCD2C0C" w14:textId="5C3C5111" w:rsidR="007D5FFC" w:rsidRDefault="003421F8">
      <w:pPr>
        <w:pStyle w:val="Inhopg3"/>
        <w:tabs>
          <w:tab w:val="left" w:pos="1985"/>
        </w:tabs>
        <w:rPr>
          <w:rFonts w:asciiTheme="minorHAnsi" w:hAnsiTheme="minorHAnsi"/>
          <w:szCs w:val="22"/>
          <w:lang w:eastAsia="nl-BE"/>
        </w:rPr>
      </w:pPr>
      <w:hyperlink w:anchor="_Toc511216741" w:history="1">
        <w:r w:rsidR="007D5FFC" w:rsidRPr="002A7CA2">
          <w:rPr>
            <w:rStyle w:val="Hyperlink"/>
          </w:rPr>
          <w:t>2.4.2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_Toc511216741 \h </w:instrText>
        </w:r>
        <w:r w:rsidR="007D5FFC">
          <w:rPr>
            <w:webHidden/>
          </w:rPr>
        </w:r>
        <w:r w:rsidR="007D5FFC">
          <w:rPr>
            <w:webHidden/>
          </w:rPr>
          <w:fldChar w:fldCharType="separate"/>
        </w:r>
        <w:r w:rsidR="007344FC">
          <w:rPr>
            <w:webHidden/>
          </w:rPr>
          <w:t>ii</w:t>
        </w:r>
        <w:r w:rsidR="007D5FFC">
          <w:rPr>
            <w:webHidden/>
          </w:rPr>
          <w:fldChar w:fldCharType="end"/>
        </w:r>
      </w:hyperlink>
    </w:p>
    <w:p w14:paraId="3D1F8CBB" w14:textId="1A87B6EA" w:rsidR="007D5FFC" w:rsidRDefault="003421F8">
      <w:pPr>
        <w:pStyle w:val="Inhopg3"/>
        <w:tabs>
          <w:tab w:val="left" w:pos="1985"/>
        </w:tabs>
        <w:rPr>
          <w:rFonts w:asciiTheme="minorHAnsi" w:hAnsiTheme="minorHAnsi"/>
          <w:szCs w:val="22"/>
          <w:lang w:eastAsia="nl-BE"/>
        </w:rPr>
      </w:pPr>
      <w:hyperlink w:anchor="_Toc511216742" w:history="1">
        <w:r w:rsidR="007D5FFC" w:rsidRPr="002A7CA2">
          <w:rPr>
            <w:rStyle w:val="Hyperlink"/>
          </w:rPr>
          <w:t>2.4.3</w:t>
        </w:r>
        <w:r w:rsidR="007D5FFC">
          <w:rPr>
            <w:rFonts w:asciiTheme="minorHAnsi" w:hAnsiTheme="minorHAnsi"/>
            <w:szCs w:val="22"/>
            <w:lang w:eastAsia="nl-BE"/>
          </w:rPr>
          <w:tab/>
        </w:r>
        <w:r w:rsidR="007D5FFC" w:rsidRPr="002A7CA2">
          <w:rPr>
            <w:rStyle w:val="Hyperlink"/>
          </w:rPr>
          <w:t>Architectuur</w:t>
        </w:r>
        <w:r w:rsidR="007D5FFC">
          <w:rPr>
            <w:webHidden/>
          </w:rPr>
          <w:tab/>
        </w:r>
        <w:r w:rsidR="007D5FFC">
          <w:rPr>
            <w:webHidden/>
          </w:rPr>
          <w:fldChar w:fldCharType="begin"/>
        </w:r>
        <w:r w:rsidR="007D5FFC">
          <w:rPr>
            <w:webHidden/>
          </w:rPr>
          <w:instrText xml:space="preserve"> PAGEREF _Toc511216742 \h </w:instrText>
        </w:r>
        <w:r w:rsidR="007D5FFC">
          <w:rPr>
            <w:webHidden/>
          </w:rPr>
        </w:r>
        <w:r w:rsidR="007D5FFC">
          <w:rPr>
            <w:webHidden/>
          </w:rPr>
          <w:fldChar w:fldCharType="separate"/>
        </w:r>
        <w:r w:rsidR="007344FC">
          <w:rPr>
            <w:webHidden/>
          </w:rPr>
          <w:t>ii</w:t>
        </w:r>
        <w:r w:rsidR="007D5FFC">
          <w:rPr>
            <w:webHidden/>
          </w:rPr>
          <w:fldChar w:fldCharType="end"/>
        </w:r>
      </w:hyperlink>
    </w:p>
    <w:p w14:paraId="7E66C549" w14:textId="6246E32D" w:rsidR="007D5FFC" w:rsidRDefault="003421F8">
      <w:pPr>
        <w:pStyle w:val="Inhopg2"/>
        <w:rPr>
          <w:rFonts w:asciiTheme="minorHAnsi" w:hAnsiTheme="minorHAnsi" w:cstheme="minorBidi"/>
          <w:i w:val="0"/>
          <w:szCs w:val="22"/>
          <w:lang w:eastAsia="nl-BE"/>
        </w:rPr>
      </w:pPr>
      <w:hyperlink w:anchor="_Toc511216743" w:history="1">
        <w:r w:rsidR="007D5FFC" w:rsidRPr="002A7CA2">
          <w:rPr>
            <w:rStyle w:val="Hyperlink"/>
          </w:rPr>
          <w:t>2.5</w:t>
        </w:r>
        <w:r w:rsidR="007D5FFC">
          <w:rPr>
            <w:rFonts w:asciiTheme="minorHAnsi" w:hAnsiTheme="minorHAnsi" w:cstheme="minorBidi"/>
            <w:i w:val="0"/>
            <w:szCs w:val="22"/>
            <w:lang w:eastAsia="nl-BE"/>
          </w:rPr>
          <w:tab/>
        </w:r>
        <w:r w:rsidR="007D5FFC" w:rsidRPr="002A7CA2">
          <w:rPr>
            <w:rStyle w:val="Hyperlink"/>
          </w:rPr>
          <w:t>Kwaliteitscontrole van de applicaties</w:t>
        </w:r>
        <w:r w:rsidR="007D5FFC">
          <w:rPr>
            <w:webHidden/>
          </w:rPr>
          <w:tab/>
        </w:r>
        <w:r w:rsidR="007D5FFC">
          <w:rPr>
            <w:webHidden/>
          </w:rPr>
          <w:fldChar w:fldCharType="begin"/>
        </w:r>
        <w:r w:rsidR="007D5FFC">
          <w:rPr>
            <w:webHidden/>
          </w:rPr>
          <w:instrText xml:space="preserve"> PAGEREF _Toc511216743 \h </w:instrText>
        </w:r>
        <w:r w:rsidR="007D5FFC">
          <w:rPr>
            <w:webHidden/>
          </w:rPr>
        </w:r>
        <w:r w:rsidR="007D5FFC">
          <w:rPr>
            <w:webHidden/>
          </w:rPr>
          <w:fldChar w:fldCharType="separate"/>
        </w:r>
        <w:r w:rsidR="007344FC">
          <w:rPr>
            <w:webHidden/>
          </w:rPr>
          <w:t>ii</w:t>
        </w:r>
        <w:r w:rsidR="007D5FFC">
          <w:rPr>
            <w:webHidden/>
          </w:rPr>
          <w:fldChar w:fldCharType="end"/>
        </w:r>
      </w:hyperlink>
    </w:p>
    <w:p w14:paraId="47AB7C2D" w14:textId="362C942C" w:rsidR="007D5FFC" w:rsidRDefault="003421F8">
      <w:pPr>
        <w:pStyle w:val="Inhopg3"/>
        <w:tabs>
          <w:tab w:val="left" w:pos="1985"/>
        </w:tabs>
        <w:rPr>
          <w:rFonts w:asciiTheme="minorHAnsi" w:hAnsiTheme="minorHAnsi"/>
          <w:szCs w:val="22"/>
          <w:lang w:eastAsia="nl-BE"/>
        </w:rPr>
      </w:pPr>
      <w:hyperlink w:anchor="_Toc511216744" w:history="1">
        <w:r w:rsidR="007D5FFC" w:rsidRPr="002A7CA2">
          <w:rPr>
            <w:rStyle w:val="Hyperlink"/>
          </w:rPr>
          <w:t>2.5.1</w:t>
        </w:r>
        <w:r w:rsidR="007D5FFC">
          <w:rPr>
            <w:rFonts w:asciiTheme="minorHAnsi" w:hAnsiTheme="minorHAnsi"/>
            <w:szCs w:val="22"/>
            <w:lang w:eastAsia="nl-BE"/>
          </w:rPr>
          <w:tab/>
        </w:r>
        <w:r w:rsidR="007D5FFC" w:rsidRPr="002A7CA2">
          <w:rPr>
            <w:rStyle w:val="Hyperlink"/>
          </w:rPr>
          <w:t>Theoretisch</w:t>
        </w:r>
        <w:r w:rsidR="007D5FFC">
          <w:rPr>
            <w:webHidden/>
          </w:rPr>
          <w:tab/>
        </w:r>
        <w:r w:rsidR="007D5FFC">
          <w:rPr>
            <w:webHidden/>
          </w:rPr>
          <w:fldChar w:fldCharType="begin"/>
        </w:r>
        <w:r w:rsidR="007D5FFC">
          <w:rPr>
            <w:webHidden/>
          </w:rPr>
          <w:instrText xml:space="preserve"> PAGEREF _Toc511216744 \h </w:instrText>
        </w:r>
        <w:r w:rsidR="007D5FFC">
          <w:rPr>
            <w:webHidden/>
          </w:rPr>
        </w:r>
        <w:r w:rsidR="007D5FFC">
          <w:rPr>
            <w:webHidden/>
          </w:rPr>
          <w:fldChar w:fldCharType="separate"/>
        </w:r>
        <w:r w:rsidR="007344FC">
          <w:rPr>
            <w:webHidden/>
          </w:rPr>
          <w:t>ii</w:t>
        </w:r>
        <w:r w:rsidR="007D5FFC">
          <w:rPr>
            <w:webHidden/>
          </w:rPr>
          <w:fldChar w:fldCharType="end"/>
        </w:r>
      </w:hyperlink>
    </w:p>
    <w:p w14:paraId="18C7B187" w14:textId="2EB1BA95" w:rsidR="007D5FFC" w:rsidRDefault="003421F8">
      <w:pPr>
        <w:pStyle w:val="Inhopg3"/>
        <w:tabs>
          <w:tab w:val="left" w:pos="1985"/>
        </w:tabs>
        <w:rPr>
          <w:rFonts w:asciiTheme="minorHAnsi" w:hAnsiTheme="minorHAnsi"/>
          <w:szCs w:val="22"/>
          <w:lang w:eastAsia="nl-BE"/>
        </w:rPr>
      </w:pPr>
      <w:hyperlink w:anchor="_Toc511216745" w:history="1">
        <w:r w:rsidR="007D5FFC" w:rsidRPr="002A7CA2">
          <w:rPr>
            <w:rStyle w:val="Hyperlink"/>
          </w:rPr>
          <w:t>2.5.2</w:t>
        </w:r>
        <w:r w:rsidR="007D5FFC">
          <w:rPr>
            <w:rFonts w:asciiTheme="minorHAnsi" w:hAnsiTheme="minorHAnsi"/>
            <w:szCs w:val="22"/>
            <w:lang w:eastAsia="nl-BE"/>
          </w:rPr>
          <w:tab/>
        </w:r>
        <w:r w:rsidR="007D5FFC" w:rsidRPr="002A7CA2">
          <w:rPr>
            <w:rStyle w:val="Hyperlink"/>
          </w:rPr>
          <w:t>Hoe controleren we dit praktisch?</w:t>
        </w:r>
        <w:r w:rsidR="007D5FFC">
          <w:rPr>
            <w:webHidden/>
          </w:rPr>
          <w:tab/>
        </w:r>
        <w:r w:rsidR="007D5FFC">
          <w:rPr>
            <w:webHidden/>
          </w:rPr>
          <w:fldChar w:fldCharType="begin"/>
        </w:r>
        <w:r w:rsidR="007D5FFC">
          <w:rPr>
            <w:webHidden/>
          </w:rPr>
          <w:instrText xml:space="preserve"> PAGEREF _Toc511216745 \h </w:instrText>
        </w:r>
        <w:r w:rsidR="007D5FFC">
          <w:rPr>
            <w:webHidden/>
          </w:rPr>
        </w:r>
        <w:r w:rsidR="007D5FFC">
          <w:rPr>
            <w:webHidden/>
          </w:rPr>
          <w:fldChar w:fldCharType="separate"/>
        </w:r>
        <w:r w:rsidR="007344FC">
          <w:rPr>
            <w:webHidden/>
          </w:rPr>
          <w:t>ii</w:t>
        </w:r>
        <w:r w:rsidR="007D5FFC">
          <w:rPr>
            <w:webHidden/>
          </w:rPr>
          <w:fldChar w:fldCharType="end"/>
        </w:r>
      </w:hyperlink>
    </w:p>
    <w:p w14:paraId="3FF24017" w14:textId="513D300A" w:rsidR="007D5FFC" w:rsidRDefault="003421F8">
      <w:pPr>
        <w:pStyle w:val="Inhopg1"/>
        <w:rPr>
          <w:rFonts w:asciiTheme="minorHAnsi" w:hAnsiTheme="minorHAnsi" w:cstheme="minorBidi"/>
          <w:b w:val="0"/>
          <w:szCs w:val="22"/>
          <w:lang w:eastAsia="nl-BE"/>
        </w:rPr>
      </w:pPr>
      <w:hyperlink w:anchor="_Toc511216746" w:history="1">
        <w:r w:rsidR="007D5FFC" w:rsidRPr="002A7CA2">
          <w:rPr>
            <w:rStyle w:val="Hyperlink"/>
          </w:rPr>
          <w:t>3</w:t>
        </w:r>
        <w:r w:rsidR="007D5FFC">
          <w:rPr>
            <w:rFonts w:asciiTheme="minorHAnsi" w:hAnsiTheme="minorHAnsi" w:cstheme="minorBidi"/>
            <w:b w:val="0"/>
            <w:szCs w:val="22"/>
            <w:lang w:eastAsia="nl-BE"/>
          </w:rPr>
          <w:tab/>
        </w:r>
        <w:r w:rsidR="007D5FFC" w:rsidRPr="002A7CA2">
          <w:rPr>
            <w:rStyle w:val="Hyperlink"/>
          </w:rPr>
          <w:t>Applicatie</w:t>
        </w:r>
        <w:r w:rsidR="007D5FFC">
          <w:rPr>
            <w:webHidden/>
          </w:rPr>
          <w:tab/>
        </w:r>
        <w:r w:rsidR="007D5FFC">
          <w:rPr>
            <w:webHidden/>
          </w:rPr>
          <w:fldChar w:fldCharType="begin"/>
        </w:r>
        <w:r w:rsidR="007D5FFC">
          <w:rPr>
            <w:webHidden/>
          </w:rPr>
          <w:instrText xml:space="preserve"> PAGEREF _Toc511216746 \h </w:instrText>
        </w:r>
        <w:r w:rsidR="007D5FFC">
          <w:rPr>
            <w:webHidden/>
          </w:rPr>
        </w:r>
        <w:r w:rsidR="007D5FFC">
          <w:rPr>
            <w:webHidden/>
          </w:rPr>
          <w:fldChar w:fldCharType="separate"/>
        </w:r>
        <w:r w:rsidR="007344FC">
          <w:rPr>
            <w:webHidden/>
          </w:rPr>
          <w:t>ii</w:t>
        </w:r>
        <w:r w:rsidR="007D5FFC">
          <w:rPr>
            <w:webHidden/>
          </w:rPr>
          <w:fldChar w:fldCharType="end"/>
        </w:r>
      </w:hyperlink>
    </w:p>
    <w:p w14:paraId="4B918719" w14:textId="558D3E0F" w:rsidR="007D5FFC" w:rsidRDefault="003421F8">
      <w:pPr>
        <w:pStyle w:val="Inhopg1"/>
        <w:rPr>
          <w:rFonts w:asciiTheme="minorHAnsi" w:hAnsiTheme="minorHAnsi" w:cstheme="minorBidi"/>
          <w:b w:val="0"/>
          <w:szCs w:val="22"/>
          <w:lang w:eastAsia="nl-BE"/>
        </w:rPr>
      </w:pPr>
      <w:hyperlink w:anchor="_Toc511216747" w:history="1">
        <w:r w:rsidR="007D5FFC" w:rsidRPr="002A7CA2">
          <w:rPr>
            <w:rStyle w:val="Hyperlink"/>
          </w:rPr>
          <w:t>4</w:t>
        </w:r>
        <w:r w:rsidR="007D5FFC">
          <w:rPr>
            <w:rFonts w:asciiTheme="minorHAnsi" w:hAnsiTheme="minorHAnsi" w:cstheme="minorBidi"/>
            <w:b w:val="0"/>
            <w:szCs w:val="22"/>
            <w:lang w:eastAsia="nl-BE"/>
          </w:rPr>
          <w:tab/>
        </w:r>
        <w:r w:rsidR="007D5FFC" w:rsidRPr="002A7CA2">
          <w:rPr>
            <w:rStyle w:val="Hyperlink"/>
          </w:rPr>
          <w:t>Vergelijken performance</w:t>
        </w:r>
        <w:r w:rsidR="007D5FFC">
          <w:rPr>
            <w:webHidden/>
          </w:rPr>
          <w:tab/>
        </w:r>
        <w:r w:rsidR="007D5FFC">
          <w:rPr>
            <w:webHidden/>
          </w:rPr>
          <w:fldChar w:fldCharType="begin"/>
        </w:r>
        <w:r w:rsidR="007D5FFC">
          <w:rPr>
            <w:webHidden/>
          </w:rPr>
          <w:instrText xml:space="preserve"> PAGEREF _Toc511216747 \h </w:instrText>
        </w:r>
        <w:r w:rsidR="007D5FFC">
          <w:rPr>
            <w:webHidden/>
          </w:rPr>
        </w:r>
        <w:r w:rsidR="007D5FFC">
          <w:rPr>
            <w:webHidden/>
          </w:rPr>
          <w:fldChar w:fldCharType="separate"/>
        </w:r>
        <w:r w:rsidR="007344FC">
          <w:rPr>
            <w:webHidden/>
          </w:rPr>
          <w:t>ii</w:t>
        </w:r>
        <w:r w:rsidR="007D5FFC">
          <w:rPr>
            <w:webHidden/>
          </w:rPr>
          <w:fldChar w:fldCharType="end"/>
        </w:r>
      </w:hyperlink>
    </w:p>
    <w:p w14:paraId="28F8B4A2" w14:textId="64D58A72" w:rsidR="007D5FFC" w:rsidRDefault="003421F8">
      <w:pPr>
        <w:pStyle w:val="Inhopg2"/>
        <w:rPr>
          <w:rFonts w:asciiTheme="minorHAnsi" w:hAnsiTheme="minorHAnsi" w:cstheme="minorBidi"/>
          <w:i w:val="0"/>
          <w:szCs w:val="22"/>
          <w:lang w:eastAsia="nl-BE"/>
        </w:rPr>
      </w:pPr>
      <w:hyperlink w:anchor="_Toc511216748" w:history="1">
        <w:r w:rsidR="007D5FFC" w:rsidRPr="002A7CA2">
          <w:rPr>
            <w:rStyle w:val="Hyperlink"/>
          </w:rPr>
          <w:t>4.1</w:t>
        </w:r>
        <w:r w:rsidR="007D5FFC">
          <w:rPr>
            <w:rFonts w:asciiTheme="minorHAnsi" w:hAnsiTheme="minorHAnsi" w:cstheme="minorBidi"/>
            <w:i w:val="0"/>
            <w:szCs w:val="22"/>
            <w:lang w:eastAsia="nl-BE"/>
          </w:rPr>
          <w:tab/>
        </w:r>
        <w:r w:rsidR="007D5FFC" w:rsidRPr="002A7CA2">
          <w:rPr>
            <w:rStyle w:val="Hyperlink"/>
          </w:rPr>
          <w:t>Development effort</w:t>
        </w:r>
        <w:r w:rsidR="007D5FFC">
          <w:rPr>
            <w:webHidden/>
          </w:rPr>
          <w:tab/>
        </w:r>
        <w:r w:rsidR="007D5FFC">
          <w:rPr>
            <w:webHidden/>
          </w:rPr>
          <w:fldChar w:fldCharType="begin"/>
        </w:r>
        <w:r w:rsidR="007D5FFC">
          <w:rPr>
            <w:webHidden/>
          </w:rPr>
          <w:instrText xml:space="preserve"> PAGEREF _Toc511216748 \h </w:instrText>
        </w:r>
        <w:r w:rsidR="007D5FFC">
          <w:rPr>
            <w:webHidden/>
          </w:rPr>
        </w:r>
        <w:r w:rsidR="007D5FFC">
          <w:rPr>
            <w:webHidden/>
          </w:rPr>
          <w:fldChar w:fldCharType="separate"/>
        </w:r>
        <w:r w:rsidR="007344FC">
          <w:rPr>
            <w:webHidden/>
          </w:rPr>
          <w:t>ii</w:t>
        </w:r>
        <w:r w:rsidR="007D5FFC">
          <w:rPr>
            <w:webHidden/>
          </w:rPr>
          <w:fldChar w:fldCharType="end"/>
        </w:r>
      </w:hyperlink>
    </w:p>
    <w:p w14:paraId="68366990" w14:textId="31CA5BF4" w:rsidR="007D5FFC" w:rsidRDefault="003421F8">
      <w:pPr>
        <w:pStyle w:val="Inhopg3"/>
        <w:tabs>
          <w:tab w:val="left" w:pos="1985"/>
        </w:tabs>
        <w:rPr>
          <w:rFonts w:asciiTheme="minorHAnsi" w:hAnsiTheme="minorHAnsi"/>
          <w:szCs w:val="22"/>
          <w:lang w:eastAsia="nl-BE"/>
        </w:rPr>
      </w:pPr>
      <w:hyperlink w:anchor="_Toc511216749" w:history="1">
        <w:r w:rsidR="007D5FFC" w:rsidRPr="002A7CA2">
          <w:rPr>
            <w:rStyle w:val="Hyperlink"/>
          </w:rPr>
          <w:t>4.1.1</w:t>
        </w:r>
        <w:r w:rsidR="007D5FFC">
          <w:rPr>
            <w:rFonts w:asciiTheme="minorHAnsi" w:hAnsiTheme="minorHAnsi"/>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_Toc511216749 \h </w:instrText>
        </w:r>
        <w:r w:rsidR="007D5FFC">
          <w:rPr>
            <w:webHidden/>
          </w:rPr>
        </w:r>
        <w:r w:rsidR="007D5FFC">
          <w:rPr>
            <w:webHidden/>
          </w:rPr>
          <w:fldChar w:fldCharType="separate"/>
        </w:r>
        <w:r w:rsidR="007344FC">
          <w:rPr>
            <w:webHidden/>
          </w:rPr>
          <w:t>ii</w:t>
        </w:r>
        <w:r w:rsidR="007D5FFC">
          <w:rPr>
            <w:webHidden/>
          </w:rPr>
          <w:fldChar w:fldCharType="end"/>
        </w:r>
      </w:hyperlink>
    </w:p>
    <w:p w14:paraId="0A7CBACB" w14:textId="34A2AC90" w:rsidR="007D5FFC" w:rsidRDefault="003421F8">
      <w:pPr>
        <w:pStyle w:val="Inhopg3"/>
        <w:tabs>
          <w:tab w:val="left" w:pos="1985"/>
        </w:tabs>
        <w:rPr>
          <w:rFonts w:asciiTheme="minorHAnsi" w:hAnsiTheme="minorHAnsi"/>
          <w:szCs w:val="22"/>
          <w:lang w:eastAsia="nl-BE"/>
        </w:rPr>
      </w:pPr>
      <w:hyperlink w:anchor="_Toc511216750" w:history="1">
        <w:r w:rsidR="007D5FFC" w:rsidRPr="002A7CA2">
          <w:rPr>
            <w:rStyle w:val="Hyperlink"/>
          </w:rPr>
          <w:t>4.1.2</w:t>
        </w:r>
        <w:r w:rsidR="007D5FFC">
          <w:rPr>
            <w:rFonts w:asciiTheme="minorHAnsi" w:hAnsiTheme="minorHAnsi"/>
            <w:szCs w:val="22"/>
            <w:lang w:eastAsia="nl-BE"/>
          </w:rPr>
          <w:tab/>
        </w:r>
        <w:r w:rsidR="007D5FFC" w:rsidRPr="002A7CA2">
          <w:rPr>
            <w:rStyle w:val="Hyperlink"/>
          </w:rPr>
          <w:t>Xamarin</w:t>
        </w:r>
        <w:r w:rsidR="007D5FFC">
          <w:rPr>
            <w:webHidden/>
          </w:rPr>
          <w:tab/>
        </w:r>
        <w:r w:rsidR="007D5FFC">
          <w:rPr>
            <w:webHidden/>
          </w:rPr>
          <w:fldChar w:fldCharType="begin"/>
        </w:r>
        <w:r w:rsidR="007D5FFC">
          <w:rPr>
            <w:webHidden/>
          </w:rPr>
          <w:instrText xml:space="preserve"> PAGEREF _Toc511216750 \h </w:instrText>
        </w:r>
        <w:r w:rsidR="007D5FFC">
          <w:rPr>
            <w:webHidden/>
          </w:rPr>
        </w:r>
        <w:r w:rsidR="007D5FFC">
          <w:rPr>
            <w:webHidden/>
          </w:rPr>
          <w:fldChar w:fldCharType="separate"/>
        </w:r>
        <w:r w:rsidR="007344FC">
          <w:rPr>
            <w:webHidden/>
          </w:rPr>
          <w:t>ii</w:t>
        </w:r>
        <w:r w:rsidR="007D5FFC">
          <w:rPr>
            <w:webHidden/>
          </w:rPr>
          <w:fldChar w:fldCharType="end"/>
        </w:r>
      </w:hyperlink>
    </w:p>
    <w:p w14:paraId="6E16AC6D" w14:textId="51CC00CA" w:rsidR="007D5FFC" w:rsidRDefault="003421F8">
      <w:pPr>
        <w:pStyle w:val="Inhopg2"/>
        <w:rPr>
          <w:rFonts w:asciiTheme="minorHAnsi" w:hAnsiTheme="minorHAnsi" w:cstheme="minorBidi"/>
          <w:i w:val="0"/>
          <w:szCs w:val="22"/>
          <w:lang w:eastAsia="nl-BE"/>
        </w:rPr>
      </w:pPr>
      <w:hyperlink w:anchor="_Toc511216751" w:history="1">
        <w:r w:rsidR="007D5FFC" w:rsidRPr="002A7CA2">
          <w:rPr>
            <w:rStyle w:val="Hyperlink"/>
          </w:rPr>
          <w:t>4.2</w:t>
        </w:r>
        <w:r w:rsidR="007D5FFC">
          <w:rPr>
            <w:rFonts w:asciiTheme="minorHAnsi" w:hAnsiTheme="minorHAnsi" w:cstheme="minorBidi"/>
            <w:i w:val="0"/>
            <w:szCs w:val="22"/>
            <w:lang w:eastAsia="nl-BE"/>
          </w:rPr>
          <w:tab/>
        </w:r>
        <w:r w:rsidR="007D5FFC" w:rsidRPr="002A7CA2">
          <w:rPr>
            <w:rStyle w:val="Hyperlink"/>
          </w:rPr>
          <w:t>Snelheid</w:t>
        </w:r>
        <w:r w:rsidR="007D5FFC">
          <w:rPr>
            <w:webHidden/>
          </w:rPr>
          <w:tab/>
        </w:r>
        <w:r w:rsidR="007D5FFC">
          <w:rPr>
            <w:webHidden/>
          </w:rPr>
          <w:fldChar w:fldCharType="begin"/>
        </w:r>
        <w:r w:rsidR="007D5FFC">
          <w:rPr>
            <w:webHidden/>
          </w:rPr>
          <w:instrText xml:space="preserve"> PAGEREF _Toc511216751 \h </w:instrText>
        </w:r>
        <w:r w:rsidR="007D5FFC">
          <w:rPr>
            <w:webHidden/>
          </w:rPr>
        </w:r>
        <w:r w:rsidR="007D5FFC">
          <w:rPr>
            <w:webHidden/>
          </w:rPr>
          <w:fldChar w:fldCharType="separate"/>
        </w:r>
        <w:r w:rsidR="007344FC">
          <w:rPr>
            <w:webHidden/>
          </w:rPr>
          <w:t>ii</w:t>
        </w:r>
        <w:r w:rsidR="007D5FFC">
          <w:rPr>
            <w:webHidden/>
          </w:rPr>
          <w:fldChar w:fldCharType="end"/>
        </w:r>
      </w:hyperlink>
    </w:p>
    <w:p w14:paraId="76E1B1A7" w14:textId="37C48584" w:rsidR="007D5FFC" w:rsidRDefault="003421F8">
      <w:pPr>
        <w:pStyle w:val="Inhopg3"/>
        <w:tabs>
          <w:tab w:val="left" w:pos="1985"/>
        </w:tabs>
        <w:rPr>
          <w:rFonts w:asciiTheme="minorHAnsi" w:hAnsiTheme="minorHAnsi"/>
          <w:szCs w:val="22"/>
          <w:lang w:eastAsia="nl-BE"/>
        </w:rPr>
      </w:pPr>
      <w:hyperlink w:anchor="_Toc511216752" w:history="1">
        <w:r w:rsidR="007D5FFC" w:rsidRPr="002A7CA2">
          <w:rPr>
            <w:rStyle w:val="Hyperlink"/>
          </w:rPr>
          <w:t>4.2.1</w:t>
        </w:r>
        <w:r w:rsidR="007D5FFC">
          <w:rPr>
            <w:rFonts w:asciiTheme="minorHAnsi" w:hAnsiTheme="minorHAnsi"/>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_Toc511216752 \h </w:instrText>
        </w:r>
        <w:r w:rsidR="007D5FFC">
          <w:rPr>
            <w:webHidden/>
          </w:rPr>
        </w:r>
        <w:r w:rsidR="007D5FFC">
          <w:rPr>
            <w:webHidden/>
          </w:rPr>
          <w:fldChar w:fldCharType="separate"/>
        </w:r>
        <w:r w:rsidR="007344FC">
          <w:rPr>
            <w:webHidden/>
          </w:rPr>
          <w:t>ii</w:t>
        </w:r>
        <w:r w:rsidR="007D5FFC">
          <w:rPr>
            <w:webHidden/>
          </w:rPr>
          <w:fldChar w:fldCharType="end"/>
        </w:r>
      </w:hyperlink>
    </w:p>
    <w:p w14:paraId="4B694EC6" w14:textId="658F0844" w:rsidR="007D5FFC" w:rsidRDefault="003421F8">
      <w:pPr>
        <w:pStyle w:val="Inhopg2"/>
        <w:rPr>
          <w:rFonts w:asciiTheme="minorHAnsi" w:hAnsiTheme="minorHAnsi" w:cstheme="minorBidi"/>
          <w:i w:val="0"/>
          <w:szCs w:val="22"/>
          <w:lang w:eastAsia="nl-BE"/>
        </w:rPr>
      </w:pPr>
      <w:hyperlink w:anchor="_Toc511216753" w:history="1">
        <w:r w:rsidR="007D5FFC" w:rsidRPr="002A7CA2">
          <w:rPr>
            <w:rStyle w:val="Hyperlink"/>
          </w:rPr>
          <w:t>4.3</w:t>
        </w:r>
        <w:r w:rsidR="007D5FFC">
          <w:rPr>
            <w:rFonts w:asciiTheme="minorHAnsi" w:hAnsiTheme="minorHAnsi" w:cstheme="minorBidi"/>
            <w:i w:val="0"/>
            <w:szCs w:val="22"/>
            <w:lang w:eastAsia="nl-BE"/>
          </w:rPr>
          <w:tab/>
        </w:r>
        <w:r w:rsidR="007D5FFC" w:rsidRPr="002A7CA2">
          <w:rPr>
            <w:rStyle w:val="Hyperlink"/>
          </w:rPr>
          <w:t>Geheugen</w:t>
        </w:r>
        <w:r w:rsidR="007D5FFC">
          <w:rPr>
            <w:webHidden/>
          </w:rPr>
          <w:tab/>
        </w:r>
        <w:r w:rsidR="007D5FFC">
          <w:rPr>
            <w:webHidden/>
          </w:rPr>
          <w:fldChar w:fldCharType="begin"/>
        </w:r>
        <w:r w:rsidR="007D5FFC">
          <w:rPr>
            <w:webHidden/>
          </w:rPr>
          <w:instrText xml:space="preserve"> PAGEREF _Toc511216753 \h </w:instrText>
        </w:r>
        <w:r w:rsidR="007D5FFC">
          <w:rPr>
            <w:webHidden/>
          </w:rPr>
        </w:r>
        <w:r w:rsidR="007D5FFC">
          <w:rPr>
            <w:webHidden/>
          </w:rPr>
          <w:fldChar w:fldCharType="separate"/>
        </w:r>
        <w:r w:rsidR="007344FC">
          <w:rPr>
            <w:webHidden/>
          </w:rPr>
          <w:t>ii</w:t>
        </w:r>
        <w:r w:rsidR="007D5FFC">
          <w:rPr>
            <w:webHidden/>
          </w:rPr>
          <w:fldChar w:fldCharType="end"/>
        </w:r>
      </w:hyperlink>
    </w:p>
    <w:p w14:paraId="21FFEC8E" w14:textId="2DC3FE10" w:rsidR="007D5FFC" w:rsidRDefault="003421F8">
      <w:pPr>
        <w:pStyle w:val="Inhopg2"/>
        <w:rPr>
          <w:rFonts w:asciiTheme="minorHAnsi" w:hAnsiTheme="minorHAnsi" w:cstheme="minorBidi"/>
          <w:i w:val="0"/>
          <w:szCs w:val="22"/>
          <w:lang w:eastAsia="nl-BE"/>
        </w:rPr>
      </w:pPr>
      <w:hyperlink w:anchor="_Toc511216754" w:history="1">
        <w:r w:rsidR="007D5FFC" w:rsidRPr="002A7CA2">
          <w:rPr>
            <w:rStyle w:val="Hyperlink"/>
          </w:rPr>
          <w:t>4.4</w:t>
        </w:r>
        <w:r w:rsidR="007D5FFC">
          <w:rPr>
            <w:rFonts w:asciiTheme="minorHAnsi" w:hAnsiTheme="minorHAnsi" w:cstheme="minorBidi"/>
            <w:i w:val="0"/>
            <w:szCs w:val="22"/>
            <w:lang w:eastAsia="nl-BE"/>
          </w:rPr>
          <w:tab/>
        </w:r>
        <w:r w:rsidR="007D5FFC" w:rsidRPr="002A7CA2">
          <w:rPr>
            <w:rStyle w:val="Hyperlink"/>
          </w:rPr>
          <w:t>User experience</w:t>
        </w:r>
        <w:r w:rsidR="007D5FFC">
          <w:rPr>
            <w:webHidden/>
          </w:rPr>
          <w:tab/>
        </w:r>
        <w:r w:rsidR="007D5FFC">
          <w:rPr>
            <w:webHidden/>
          </w:rPr>
          <w:fldChar w:fldCharType="begin"/>
        </w:r>
        <w:r w:rsidR="007D5FFC">
          <w:rPr>
            <w:webHidden/>
          </w:rPr>
          <w:instrText xml:space="preserve"> PAGEREF _Toc511216754 \h </w:instrText>
        </w:r>
        <w:r w:rsidR="007D5FFC">
          <w:rPr>
            <w:webHidden/>
          </w:rPr>
        </w:r>
        <w:r w:rsidR="007D5FFC">
          <w:rPr>
            <w:webHidden/>
          </w:rPr>
          <w:fldChar w:fldCharType="separate"/>
        </w:r>
        <w:r w:rsidR="007344FC">
          <w:rPr>
            <w:webHidden/>
          </w:rPr>
          <w:t>ii</w:t>
        </w:r>
        <w:r w:rsidR="007D5FFC">
          <w:rPr>
            <w:webHidden/>
          </w:rPr>
          <w:fldChar w:fldCharType="end"/>
        </w:r>
      </w:hyperlink>
    </w:p>
    <w:p w14:paraId="7222C944" w14:textId="56276CB4" w:rsidR="007D5FFC" w:rsidRDefault="003421F8">
      <w:pPr>
        <w:pStyle w:val="Inhopg2"/>
        <w:rPr>
          <w:rFonts w:asciiTheme="minorHAnsi" w:hAnsiTheme="minorHAnsi" w:cstheme="minorBidi"/>
          <w:i w:val="0"/>
          <w:szCs w:val="22"/>
          <w:lang w:eastAsia="nl-BE"/>
        </w:rPr>
      </w:pPr>
      <w:hyperlink w:anchor="_Toc511216755" w:history="1">
        <w:r w:rsidR="007D5FFC" w:rsidRPr="002A7CA2">
          <w:rPr>
            <w:rStyle w:val="Hyperlink"/>
          </w:rPr>
          <w:t>4.5</w:t>
        </w:r>
        <w:r w:rsidR="007D5FFC">
          <w:rPr>
            <w:rFonts w:asciiTheme="minorHAnsi" w:hAnsiTheme="minorHAnsi" w:cstheme="minorBidi"/>
            <w:i w:val="0"/>
            <w:szCs w:val="22"/>
            <w:lang w:eastAsia="nl-BE"/>
          </w:rPr>
          <w:tab/>
        </w:r>
        <w:r w:rsidR="007D5FFC" w:rsidRPr="002A7CA2">
          <w:rPr>
            <w:rStyle w:val="Hyperlink"/>
          </w:rPr>
          <w:t>Conclusie</w:t>
        </w:r>
        <w:r w:rsidR="007D5FFC">
          <w:rPr>
            <w:webHidden/>
          </w:rPr>
          <w:tab/>
        </w:r>
        <w:r w:rsidR="007D5FFC">
          <w:rPr>
            <w:webHidden/>
          </w:rPr>
          <w:fldChar w:fldCharType="begin"/>
        </w:r>
        <w:r w:rsidR="007D5FFC">
          <w:rPr>
            <w:webHidden/>
          </w:rPr>
          <w:instrText xml:space="preserve"> PAGEREF _Toc511216755 \h </w:instrText>
        </w:r>
        <w:r w:rsidR="007D5FFC">
          <w:rPr>
            <w:webHidden/>
          </w:rPr>
        </w:r>
        <w:r w:rsidR="007D5FFC">
          <w:rPr>
            <w:webHidden/>
          </w:rPr>
          <w:fldChar w:fldCharType="separate"/>
        </w:r>
        <w:r w:rsidR="007344FC">
          <w:rPr>
            <w:webHidden/>
          </w:rPr>
          <w:t>ii</w:t>
        </w:r>
        <w:r w:rsidR="007D5FFC">
          <w:rPr>
            <w:webHidden/>
          </w:rPr>
          <w:fldChar w:fldCharType="end"/>
        </w:r>
      </w:hyperlink>
    </w:p>
    <w:p w14:paraId="3B90330F" w14:textId="344D2A97" w:rsidR="007D5FFC" w:rsidRDefault="003421F8">
      <w:pPr>
        <w:pStyle w:val="Inhopg1"/>
        <w:rPr>
          <w:rFonts w:asciiTheme="minorHAnsi" w:hAnsiTheme="minorHAnsi" w:cstheme="minorBidi"/>
          <w:b w:val="0"/>
          <w:szCs w:val="22"/>
          <w:lang w:eastAsia="nl-BE"/>
        </w:rPr>
      </w:pPr>
      <w:hyperlink w:anchor="_Toc511216756" w:history="1">
        <w:r w:rsidR="007D5FFC" w:rsidRPr="002A7CA2">
          <w:rPr>
            <w:rStyle w:val="Hyperlink"/>
          </w:rPr>
          <w:t>5</w:t>
        </w:r>
        <w:r w:rsidR="007D5FFC">
          <w:rPr>
            <w:rFonts w:asciiTheme="minorHAnsi" w:hAnsiTheme="minorHAnsi" w:cstheme="minorBidi"/>
            <w:b w:val="0"/>
            <w:szCs w:val="22"/>
            <w:lang w:eastAsia="nl-BE"/>
          </w:rPr>
          <w:tab/>
        </w:r>
        <w:r w:rsidR="007D5FFC" w:rsidRPr="002A7CA2">
          <w:rPr>
            <w:rStyle w:val="Hyperlink"/>
          </w:rPr>
          <w:t>Besluit</w:t>
        </w:r>
        <w:r w:rsidR="007D5FFC">
          <w:rPr>
            <w:webHidden/>
          </w:rPr>
          <w:tab/>
        </w:r>
        <w:r w:rsidR="007D5FFC">
          <w:rPr>
            <w:webHidden/>
          </w:rPr>
          <w:fldChar w:fldCharType="begin"/>
        </w:r>
        <w:r w:rsidR="007D5FFC">
          <w:rPr>
            <w:webHidden/>
          </w:rPr>
          <w:instrText xml:space="preserve"> PAGEREF _Toc511216756 \h </w:instrText>
        </w:r>
        <w:r w:rsidR="007D5FFC">
          <w:rPr>
            <w:webHidden/>
          </w:rPr>
        </w:r>
        <w:r w:rsidR="007D5FFC">
          <w:rPr>
            <w:webHidden/>
          </w:rPr>
          <w:fldChar w:fldCharType="separate"/>
        </w:r>
        <w:r w:rsidR="007344FC">
          <w:rPr>
            <w:webHidden/>
          </w:rPr>
          <w:t>ii</w:t>
        </w:r>
        <w:r w:rsidR="007D5FFC">
          <w:rPr>
            <w:webHidden/>
          </w:rPr>
          <w:fldChar w:fldCharType="end"/>
        </w:r>
      </w:hyperlink>
    </w:p>
    <w:p w14:paraId="26039BF2" w14:textId="19DB890C" w:rsidR="007D5FFC" w:rsidRDefault="003421F8">
      <w:pPr>
        <w:pStyle w:val="Inhopg1"/>
        <w:rPr>
          <w:rFonts w:asciiTheme="minorHAnsi" w:hAnsiTheme="minorHAnsi" w:cstheme="minorBidi"/>
          <w:b w:val="0"/>
          <w:szCs w:val="22"/>
          <w:lang w:eastAsia="nl-BE"/>
        </w:rPr>
      </w:pPr>
      <w:hyperlink w:anchor="_Toc511216757" w:history="1">
        <w:r w:rsidR="007D5FFC" w:rsidRPr="002A7CA2">
          <w:rPr>
            <w:rStyle w:val="Hyperlink"/>
          </w:rPr>
          <w:t>6</w:t>
        </w:r>
        <w:r w:rsidR="007D5FFC">
          <w:rPr>
            <w:rFonts w:asciiTheme="minorHAnsi" w:hAnsiTheme="minorHAnsi" w:cstheme="minorBidi"/>
            <w:b w:val="0"/>
            <w:szCs w:val="22"/>
            <w:lang w:eastAsia="nl-BE"/>
          </w:rPr>
          <w:tab/>
        </w:r>
        <w:r w:rsidR="007D5FFC" w:rsidRPr="002A7CA2">
          <w:rPr>
            <w:rStyle w:val="Hyperlink"/>
            <w:lang w:val="nl-NL"/>
          </w:rPr>
          <w:t>Verwijzingen</w:t>
        </w:r>
        <w:r w:rsidR="007D5FFC">
          <w:rPr>
            <w:webHidden/>
          </w:rPr>
          <w:tab/>
        </w:r>
        <w:r w:rsidR="007D5FFC">
          <w:rPr>
            <w:webHidden/>
          </w:rPr>
          <w:fldChar w:fldCharType="begin"/>
        </w:r>
        <w:r w:rsidR="007D5FFC">
          <w:rPr>
            <w:webHidden/>
          </w:rPr>
          <w:instrText xml:space="preserve"> PAGEREF _Toc511216757 \h </w:instrText>
        </w:r>
        <w:r w:rsidR="007D5FFC">
          <w:rPr>
            <w:webHidden/>
          </w:rPr>
        </w:r>
        <w:r w:rsidR="007D5FFC">
          <w:rPr>
            <w:webHidden/>
          </w:rPr>
          <w:fldChar w:fldCharType="separate"/>
        </w:r>
        <w:r w:rsidR="007344FC">
          <w:rPr>
            <w:webHidden/>
          </w:rPr>
          <w:t>2</w:t>
        </w:r>
        <w:r w:rsidR="007D5FFC">
          <w:rPr>
            <w:webHidden/>
          </w:rPr>
          <w:fldChar w:fldCharType="end"/>
        </w:r>
      </w:hyperlink>
    </w:p>
    <w:p w14:paraId="7382500D" w14:textId="2E501D1B" w:rsidR="007D5FFC" w:rsidRDefault="003421F8">
      <w:pPr>
        <w:pStyle w:val="Inhopg1"/>
        <w:rPr>
          <w:rFonts w:asciiTheme="minorHAnsi" w:hAnsiTheme="minorHAnsi" w:cstheme="minorBidi"/>
          <w:b w:val="0"/>
          <w:szCs w:val="22"/>
          <w:lang w:eastAsia="nl-BE"/>
        </w:rPr>
      </w:pPr>
      <w:hyperlink w:anchor="_Toc511216758" w:history="1">
        <w:r w:rsidR="007D5FFC" w:rsidRPr="002A7CA2">
          <w:rPr>
            <w:rStyle w:val="Hyperlink"/>
          </w:rPr>
          <w:t>Bijlagen</w:t>
        </w:r>
        <w:r w:rsidR="007D5FFC">
          <w:rPr>
            <w:webHidden/>
          </w:rPr>
          <w:tab/>
        </w:r>
        <w:r w:rsidR="007D5FFC">
          <w:rPr>
            <w:webHidden/>
          </w:rPr>
          <w:fldChar w:fldCharType="begin"/>
        </w:r>
        <w:r w:rsidR="007D5FFC">
          <w:rPr>
            <w:webHidden/>
          </w:rPr>
          <w:instrText xml:space="preserve"> PAGEREF _Toc511216758 \h </w:instrText>
        </w:r>
        <w:r w:rsidR="007D5FFC">
          <w:rPr>
            <w:webHidden/>
          </w:rPr>
        </w:r>
        <w:r w:rsidR="007D5FFC">
          <w:rPr>
            <w:webHidden/>
          </w:rPr>
          <w:fldChar w:fldCharType="separate"/>
        </w:r>
        <w:r w:rsidR="007344FC">
          <w:rPr>
            <w:webHidden/>
          </w:rPr>
          <w:t>2</w:t>
        </w:r>
        <w:r w:rsidR="007D5FFC">
          <w:rPr>
            <w:webHidden/>
          </w:rPr>
          <w:fldChar w:fldCharType="end"/>
        </w:r>
      </w:hyperlink>
    </w:p>
    <w:p w14:paraId="453F7F83" w14:textId="172EFE86"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7" w:name="_Toc476121733"/>
    </w:p>
    <w:bookmarkEnd w:id="7"/>
    <w:p w14:paraId="65AB6306" w14:textId="77777777" w:rsidR="00E14583" w:rsidRDefault="007420BD" w:rsidP="00E14583">
      <w:pPr>
        <w:pStyle w:val="Titelinhoudsopgave"/>
      </w:pPr>
      <w:r>
        <w:lastRenderedPageBreak/>
        <w:t>Lijst met figure</w:t>
      </w:r>
      <w:r w:rsidR="00E14583">
        <w:t>n</w:t>
      </w:r>
    </w:p>
    <w:p w14:paraId="2ACD4601" w14:textId="7E21AC42" w:rsidR="00C1628B"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C1628B">
        <w:rPr>
          <w:noProof/>
        </w:rPr>
        <w:t>Figuur 2</w:t>
      </w:r>
      <w:r w:rsidR="00C1628B">
        <w:rPr>
          <w:noProof/>
        </w:rPr>
        <w:noBreakHyphen/>
        <w:t>1: de grafische architectuur van Qt [30]</w:t>
      </w:r>
      <w:r w:rsidR="00C1628B">
        <w:rPr>
          <w:noProof/>
        </w:rPr>
        <w:tab/>
      </w:r>
      <w:r w:rsidR="00C1628B">
        <w:rPr>
          <w:noProof/>
        </w:rPr>
        <w:fldChar w:fldCharType="begin"/>
      </w:r>
      <w:r w:rsidR="00C1628B">
        <w:rPr>
          <w:noProof/>
        </w:rPr>
        <w:instrText xml:space="preserve"> PAGEREF _Toc511916388 \h </w:instrText>
      </w:r>
      <w:r w:rsidR="00C1628B">
        <w:rPr>
          <w:noProof/>
        </w:rPr>
      </w:r>
      <w:r w:rsidR="00C1628B">
        <w:rPr>
          <w:noProof/>
        </w:rPr>
        <w:fldChar w:fldCharType="separate"/>
      </w:r>
      <w:r w:rsidR="00C1628B">
        <w:rPr>
          <w:noProof/>
        </w:rPr>
        <w:t>iii</w:t>
      </w:r>
      <w:r w:rsidR="00C1628B">
        <w:rPr>
          <w:noProof/>
        </w:rPr>
        <w:fldChar w:fldCharType="end"/>
      </w:r>
    </w:p>
    <w:p w14:paraId="20035A46" w14:textId="6DAD74E7"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2: Voorbeeld Signals and Slots [8]</w:t>
      </w:r>
      <w:r>
        <w:rPr>
          <w:noProof/>
        </w:rPr>
        <w:tab/>
      </w:r>
      <w:r>
        <w:rPr>
          <w:noProof/>
        </w:rPr>
        <w:fldChar w:fldCharType="begin"/>
      </w:r>
      <w:r>
        <w:rPr>
          <w:noProof/>
        </w:rPr>
        <w:instrText xml:space="preserve"> PAGEREF _Toc511916389 \h </w:instrText>
      </w:r>
      <w:r>
        <w:rPr>
          <w:noProof/>
        </w:rPr>
      </w:r>
      <w:r>
        <w:rPr>
          <w:noProof/>
        </w:rPr>
        <w:fldChar w:fldCharType="separate"/>
      </w:r>
      <w:r>
        <w:rPr>
          <w:noProof/>
        </w:rPr>
        <w:t>iii</w:t>
      </w:r>
      <w:r>
        <w:rPr>
          <w:noProof/>
        </w:rPr>
        <w:fldChar w:fldCharType="end"/>
      </w:r>
    </w:p>
    <w:p w14:paraId="3BAAF4F7" w14:textId="02293ADA"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3: Voorbeeld DOM</w:t>
      </w:r>
      <w:r>
        <w:rPr>
          <w:noProof/>
        </w:rPr>
        <w:tab/>
      </w:r>
      <w:r>
        <w:rPr>
          <w:noProof/>
        </w:rPr>
        <w:fldChar w:fldCharType="begin"/>
      </w:r>
      <w:r>
        <w:rPr>
          <w:noProof/>
        </w:rPr>
        <w:instrText xml:space="preserve"> PAGEREF _Toc511916390 \h </w:instrText>
      </w:r>
      <w:r>
        <w:rPr>
          <w:noProof/>
        </w:rPr>
      </w:r>
      <w:r>
        <w:rPr>
          <w:noProof/>
        </w:rPr>
        <w:fldChar w:fldCharType="separate"/>
      </w:r>
      <w:r>
        <w:rPr>
          <w:noProof/>
        </w:rPr>
        <w:t>v</w:t>
      </w:r>
      <w:r>
        <w:rPr>
          <w:noProof/>
        </w:rPr>
        <w:fldChar w:fldCharType="end"/>
      </w:r>
    </w:p>
    <w:p w14:paraId="288470CA" w14:textId="36226D12"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4: Voorbeeld Virtual DOM [12]</w:t>
      </w:r>
      <w:r>
        <w:rPr>
          <w:noProof/>
        </w:rPr>
        <w:tab/>
      </w:r>
      <w:r>
        <w:rPr>
          <w:noProof/>
        </w:rPr>
        <w:fldChar w:fldCharType="begin"/>
      </w:r>
      <w:r>
        <w:rPr>
          <w:noProof/>
        </w:rPr>
        <w:instrText xml:space="preserve"> PAGEREF _Toc511916391 \h </w:instrText>
      </w:r>
      <w:r>
        <w:rPr>
          <w:noProof/>
        </w:rPr>
      </w:r>
      <w:r>
        <w:rPr>
          <w:noProof/>
        </w:rPr>
        <w:fldChar w:fldCharType="separate"/>
      </w:r>
      <w:r>
        <w:rPr>
          <w:noProof/>
        </w:rPr>
        <w:t>v</w:t>
      </w:r>
      <w:r>
        <w:rPr>
          <w:noProof/>
        </w:rPr>
        <w:fldChar w:fldCharType="end"/>
      </w:r>
    </w:p>
    <w:p w14:paraId="7BE7ACAD" w14:textId="39446727"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5: Voorbeeld Browser DOM [12]</w:t>
      </w:r>
      <w:r>
        <w:rPr>
          <w:noProof/>
        </w:rPr>
        <w:tab/>
      </w:r>
      <w:r>
        <w:rPr>
          <w:noProof/>
        </w:rPr>
        <w:fldChar w:fldCharType="begin"/>
      </w:r>
      <w:r>
        <w:rPr>
          <w:noProof/>
        </w:rPr>
        <w:instrText xml:space="preserve"> PAGEREF _Toc511916392 \h </w:instrText>
      </w:r>
      <w:r>
        <w:rPr>
          <w:noProof/>
        </w:rPr>
      </w:r>
      <w:r>
        <w:rPr>
          <w:noProof/>
        </w:rPr>
        <w:fldChar w:fldCharType="separate"/>
      </w:r>
      <w:r>
        <w:rPr>
          <w:noProof/>
        </w:rPr>
        <w:t>v</w:t>
      </w:r>
      <w:r>
        <w:rPr>
          <w:noProof/>
        </w:rPr>
        <w:fldChar w:fldCharType="end"/>
      </w:r>
    </w:p>
    <w:p w14:paraId="01D86B01" w14:textId="28791EEA"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6: Voorbeeld MVC [14]</w:t>
      </w:r>
      <w:r>
        <w:rPr>
          <w:noProof/>
        </w:rPr>
        <w:tab/>
      </w:r>
      <w:r>
        <w:rPr>
          <w:noProof/>
        </w:rPr>
        <w:fldChar w:fldCharType="begin"/>
      </w:r>
      <w:r>
        <w:rPr>
          <w:noProof/>
        </w:rPr>
        <w:instrText xml:space="preserve"> PAGEREF _Toc511916393 \h </w:instrText>
      </w:r>
      <w:r>
        <w:rPr>
          <w:noProof/>
        </w:rPr>
      </w:r>
      <w:r>
        <w:rPr>
          <w:noProof/>
        </w:rPr>
        <w:fldChar w:fldCharType="separate"/>
      </w:r>
      <w:r>
        <w:rPr>
          <w:noProof/>
        </w:rPr>
        <w:t>vi</w:t>
      </w:r>
      <w:r>
        <w:rPr>
          <w:noProof/>
        </w:rPr>
        <w:fldChar w:fldCharType="end"/>
      </w:r>
    </w:p>
    <w:p w14:paraId="668DA61B" w14:textId="32253689"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7: Complexer voorbeeld MVC [14]</w:t>
      </w:r>
      <w:r>
        <w:rPr>
          <w:noProof/>
        </w:rPr>
        <w:tab/>
      </w:r>
      <w:r>
        <w:rPr>
          <w:noProof/>
        </w:rPr>
        <w:fldChar w:fldCharType="begin"/>
      </w:r>
      <w:r>
        <w:rPr>
          <w:noProof/>
        </w:rPr>
        <w:instrText xml:space="preserve"> PAGEREF _Toc511916394 \h </w:instrText>
      </w:r>
      <w:r>
        <w:rPr>
          <w:noProof/>
        </w:rPr>
      </w:r>
      <w:r>
        <w:rPr>
          <w:noProof/>
        </w:rPr>
        <w:fldChar w:fldCharType="separate"/>
      </w:r>
      <w:r>
        <w:rPr>
          <w:noProof/>
        </w:rPr>
        <w:t>vi</w:t>
      </w:r>
      <w:r>
        <w:rPr>
          <w:noProof/>
        </w:rPr>
        <w:fldChar w:fldCharType="end"/>
      </w:r>
    </w:p>
    <w:p w14:paraId="632A421C" w14:textId="5A19D0CA"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8: Voorbeeld Flux [14]</w:t>
      </w:r>
      <w:r>
        <w:rPr>
          <w:noProof/>
        </w:rPr>
        <w:tab/>
      </w:r>
      <w:r>
        <w:rPr>
          <w:noProof/>
        </w:rPr>
        <w:fldChar w:fldCharType="begin"/>
      </w:r>
      <w:r>
        <w:rPr>
          <w:noProof/>
        </w:rPr>
        <w:instrText xml:space="preserve"> PAGEREF _Toc511916395 \h </w:instrText>
      </w:r>
      <w:r>
        <w:rPr>
          <w:noProof/>
        </w:rPr>
      </w:r>
      <w:r>
        <w:rPr>
          <w:noProof/>
        </w:rPr>
        <w:fldChar w:fldCharType="separate"/>
      </w:r>
      <w:r>
        <w:rPr>
          <w:noProof/>
        </w:rPr>
        <w:t>vii</w:t>
      </w:r>
      <w:r>
        <w:rPr>
          <w:noProof/>
        </w:rPr>
        <w:fldChar w:fldCharType="end"/>
      </w:r>
    </w:p>
    <w:p w14:paraId="67371704" w14:textId="4DC1A8C7"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9: Complexer voorbeeld Flux [14]</w:t>
      </w:r>
      <w:r>
        <w:rPr>
          <w:noProof/>
        </w:rPr>
        <w:tab/>
      </w:r>
      <w:r>
        <w:rPr>
          <w:noProof/>
        </w:rPr>
        <w:fldChar w:fldCharType="begin"/>
      </w:r>
      <w:r>
        <w:rPr>
          <w:noProof/>
        </w:rPr>
        <w:instrText xml:space="preserve"> PAGEREF _Toc511916396 \h </w:instrText>
      </w:r>
      <w:r>
        <w:rPr>
          <w:noProof/>
        </w:rPr>
      </w:r>
      <w:r>
        <w:rPr>
          <w:noProof/>
        </w:rPr>
        <w:fldChar w:fldCharType="separate"/>
      </w:r>
      <w:r>
        <w:rPr>
          <w:noProof/>
        </w:rPr>
        <w:t>vii</w:t>
      </w:r>
      <w:r>
        <w:rPr>
          <w:noProof/>
        </w:rPr>
        <w:fldChar w:fldCharType="end"/>
      </w:r>
    </w:p>
    <w:p w14:paraId="477AF568" w14:textId="51F5A838"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10: Opbouw Xamarin [19]</w:t>
      </w:r>
      <w:r>
        <w:rPr>
          <w:noProof/>
        </w:rPr>
        <w:tab/>
      </w:r>
      <w:r>
        <w:rPr>
          <w:noProof/>
        </w:rPr>
        <w:fldChar w:fldCharType="begin"/>
      </w:r>
      <w:r>
        <w:rPr>
          <w:noProof/>
        </w:rPr>
        <w:instrText xml:space="preserve"> PAGEREF _Toc511916397 \h </w:instrText>
      </w:r>
      <w:r>
        <w:rPr>
          <w:noProof/>
        </w:rPr>
      </w:r>
      <w:r>
        <w:rPr>
          <w:noProof/>
        </w:rPr>
        <w:fldChar w:fldCharType="separate"/>
      </w:r>
      <w:r>
        <w:rPr>
          <w:noProof/>
        </w:rPr>
        <w:t>ix</w:t>
      </w:r>
      <w:r>
        <w:rPr>
          <w:noProof/>
        </w:rPr>
        <w:fldChar w:fldCharType="end"/>
      </w:r>
    </w:p>
    <w:p w14:paraId="53256169" w14:textId="4E44AB05"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11: Xamarin.Forms’ oplossing architectuur [19]</w:t>
      </w:r>
      <w:r>
        <w:rPr>
          <w:noProof/>
        </w:rPr>
        <w:tab/>
      </w:r>
      <w:r>
        <w:rPr>
          <w:noProof/>
        </w:rPr>
        <w:fldChar w:fldCharType="begin"/>
      </w:r>
      <w:r>
        <w:rPr>
          <w:noProof/>
        </w:rPr>
        <w:instrText xml:space="preserve"> PAGEREF _Toc511916398 \h </w:instrText>
      </w:r>
      <w:r>
        <w:rPr>
          <w:noProof/>
        </w:rPr>
      </w:r>
      <w:r>
        <w:rPr>
          <w:noProof/>
        </w:rPr>
        <w:fldChar w:fldCharType="separate"/>
      </w:r>
      <w:r>
        <w:rPr>
          <w:noProof/>
        </w:rPr>
        <w:t>x</w:t>
      </w:r>
      <w:r>
        <w:rPr>
          <w:noProof/>
        </w:rPr>
        <w:fldChar w:fldCharType="end"/>
      </w:r>
    </w:p>
    <w:p w14:paraId="5C16CFAF" w14:textId="659E74E5"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12: De relaties tussen de 3 kerncomponenten van MVVM [21]</w:t>
      </w:r>
      <w:r>
        <w:rPr>
          <w:noProof/>
        </w:rPr>
        <w:tab/>
      </w:r>
      <w:r>
        <w:rPr>
          <w:noProof/>
        </w:rPr>
        <w:fldChar w:fldCharType="begin"/>
      </w:r>
      <w:r>
        <w:rPr>
          <w:noProof/>
        </w:rPr>
        <w:instrText xml:space="preserve"> PAGEREF _Toc511916399 \h </w:instrText>
      </w:r>
      <w:r>
        <w:rPr>
          <w:noProof/>
        </w:rPr>
      </w:r>
      <w:r>
        <w:rPr>
          <w:noProof/>
        </w:rPr>
        <w:fldChar w:fldCharType="separate"/>
      </w:r>
      <w:r>
        <w:rPr>
          <w:noProof/>
        </w:rPr>
        <w:t>x</w:t>
      </w:r>
      <w:r>
        <w:rPr>
          <w:noProof/>
        </w:rPr>
        <w:fldChar w:fldCharType="end"/>
      </w:r>
    </w:p>
    <w:p w14:paraId="722A64E8" w14:textId="3B1F31C0" w:rsidR="00C1628B" w:rsidRDefault="00C1628B">
      <w:pPr>
        <w:pStyle w:val="Lijstmetafbeeldingen"/>
        <w:tabs>
          <w:tab w:val="right" w:leader="dot" w:pos="9060"/>
        </w:tabs>
        <w:rPr>
          <w:rFonts w:asciiTheme="minorHAnsi" w:hAnsiTheme="minorHAnsi"/>
          <w:noProof/>
          <w:szCs w:val="22"/>
        </w:rPr>
      </w:pPr>
      <w:r>
        <w:rPr>
          <w:noProof/>
        </w:rPr>
        <w:t>Figuur 2</w:t>
      </w:r>
      <w:r>
        <w:rPr>
          <w:noProof/>
        </w:rPr>
        <w:noBreakHyphen/>
        <w:t>13: Architectuur van een Cordova applicatie [28]</w:t>
      </w:r>
      <w:r>
        <w:rPr>
          <w:noProof/>
        </w:rPr>
        <w:tab/>
      </w:r>
      <w:r>
        <w:rPr>
          <w:noProof/>
        </w:rPr>
        <w:fldChar w:fldCharType="begin"/>
      </w:r>
      <w:r>
        <w:rPr>
          <w:noProof/>
        </w:rPr>
        <w:instrText xml:space="preserve"> PAGEREF _Toc511916400 \h </w:instrText>
      </w:r>
      <w:r>
        <w:rPr>
          <w:noProof/>
        </w:rPr>
      </w:r>
      <w:r>
        <w:rPr>
          <w:noProof/>
        </w:rPr>
        <w:fldChar w:fldCharType="separate"/>
      </w:r>
      <w:r>
        <w:rPr>
          <w:noProof/>
        </w:rPr>
        <w:t>xii</w:t>
      </w:r>
      <w:r>
        <w:rPr>
          <w:noProof/>
        </w:rPr>
        <w:fldChar w:fldCharType="end"/>
      </w:r>
    </w:p>
    <w:p w14:paraId="5F6E0D8B" w14:textId="41F07B48" w:rsidR="00C1628B" w:rsidRDefault="00C1628B">
      <w:pPr>
        <w:pStyle w:val="Lijstmetafbeeldingen"/>
        <w:tabs>
          <w:tab w:val="right" w:leader="dot" w:pos="9060"/>
        </w:tabs>
        <w:rPr>
          <w:rFonts w:asciiTheme="minorHAnsi" w:hAnsiTheme="minorHAnsi"/>
          <w:noProof/>
          <w:szCs w:val="22"/>
        </w:rPr>
      </w:pPr>
      <w:r>
        <w:rPr>
          <w:noProof/>
        </w:rPr>
        <w:t>Figuur 3</w:t>
      </w:r>
      <w:r>
        <w:rPr>
          <w:noProof/>
        </w:rPr>
        <w:noBreakHyphen/>
        <w:t>1: Einddoel applicatie</w:t>
      </w:r>
      <w:r>
        <w:rPr>
          <w:noProof/>
        </w:rPr>
        <w:tab/>
      </w:r>
      <w:r>
        <w:rPr>
          <w:noProof/>
        </w:rPr>
        <w:fldChar w:fldCharType="begin"/>
      </w:r>
      <w:r>
        <w:rPr>
          <w:noProof/>
        </w:rPr>
        <w:instrText xml:space="preserve"> PAGEREF _Toc511916401 \h </w:instrText>
      </w:r>
      <w:r>
        <w:rPr>
          <w:noProof/>
        </w:rPr>
      </w:r>
      <w:r>
        <w:rPr>
          <w:noProof/>
        </w:rPr>
        <w:fldChar w:fldCharType="separate"/>
      </w:r>
      <w:r>
        <w:rPr>
          <w:noProof/>
        </w:rPr>
        <w:t>xvi</w:t>
      </w:r>
      <w:r>
        <w:rPr>
          <w:noProof/>
        </w:rPr>
        <w:fldChar w:fldCharType="end"/>
      </w:r>
    </w:p>
    <w:p w14:paraId="1C0A71AE" w14:textId="4F540941" w:rsidR="00C1628B" w:rsidRDefault="00C1628B">
      <w:pPr>
        <w:pStyle w:val="Lijstmetafbeeldingen"/>
        <w:tabs>
          <w:tab w:val="right" w:leader="dot" w:pos="9060"/>
        </w:tabs>
        <w:rPr>
          <w:rFonts w:asciiTheme="minorHAnsi" w:hAnsiTheme="minorHAnsi"/>
          <w:noProof/>
          <w:szCs w:val="22"/>
        </w:rPr>
      </w:pPr>
      <w:r>
        <w:rPr>
          <w:noProof/>
        </w:rPr>
        <w:t>Figuur 4</w:t>
      </w:r>
      <w:r>
        <w:rPr>
          <w:noProof/>
        </w:rPr>
        <w:noBreakHyphen/>
        <w:t>1: React Native applicatie</w:t>
      </w:r>
      <w:r>
        <w:rPr>
          <w:noProof/>
        </w:rPr>
        <w:tab/>
      </w:r>
      <w:r>
        <w:rPr>
          <w:noProof/>
        </w:rPr>
        <w:fldChar w:fldCharType="begin"/>
      </w:r>
      <w:r>
        <w:rPr>
          <w:noProof/>
        </w:rPr>
        <w:instrText xml:space="preserve"> PAGEREF _Toc511916402 \h </w:instrText>
      </w:r>
      <w:r>
        <w:rPr>
          <w:noProof/>
        </w:rPr>
      </w:r>
      <w:r>
        <w:rPr>
          <w:noProof/>
        </w:rPr>
        <w:fldChar w:fldCharType="separate"/>
      </w:r>
      <w:r>
        <w:rPr>
          <w:noProof/>
        </w:rPr>
        <w:t>xviii</w:t>
      </w:r>
      <w:r>
        <w:rPr>
          <w:noProof/>
        </w:rPr>
        <w:fldChar w:fldCharType="end"/>
      </w:r>
    </w:p>
    <w:p w14:paraId="7CA64B09" w14:textId="4EB903A2"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533DEF"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533DEF"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16C0456E" w14:textId="485A9724" w:rsidR="00573705" w:rsidRDefault="000F2054" w:rsidP="00EA4F95">
            <w:r>
              <w:t>APK</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137AD73B" w14:textId="7ED6074B" w:rsidR="00573705" w:rsidRPr="00DD1452" w:rsidRDefault="000F2054" w:rsidP="00EA4F95">
            <w:pPr>
              <w:rPr>
                <w:lang w:val="en-US"/>
              </w:rPr>
            </w:pPr>
            <w:r w:rsidRPr="00DD1452">
              <w:rPr>
                <w:lang w:val="en-US"/>
              </w:rPr>
              <w:t>Android Package File</w:t>
            </w:r>
          </w:p>
        </w:tc>
        <w:tc>
          <w:tcPr>
            <w:tcW w:w="1985" w:type="dxa"/>
          </w:tcPr>
          <w:p w14:paraId="6A9FACBA" w14:textId="77777777" w:rsidR="003601DE" w:rsidRPr="00DD1452" w:rsidRDefault="003601DE" w:rsidP="00EA4F95">
            <w:pPr>
              <w:rPr>
                <w:lang w:val="en-US"/>
              </w:rPr>
            </w:pPr>
          </w:p>
        </w:tc>
      </w:tr>
    </w:tbl>
    <w:p w14:paraId="1D08C5C7" w14:textId="359D8A7A" w:rsidR="00F01E7D" w:rsidRPr="00533DEF" w:rsidRDefault="00F01E7D" w:rsidP="00D27844">
      <w:pPr>
        <w:rPr>
          <w:lang w:val="en-US" w:eastAsia="en-US"/>
          <w:rPrChange w:id="9" w:author="Fien Van Bael" w:date="2018-04-11T14:42:00Z">
            <w:rPr>
              <w:lang w:eastAsia="en-US"/>
            </w:rPr>
          </w:rPrChange>
        </w:rPr>
        <w:sectPr w:rsidR="00F01E7D" w:rsidRPr="00533DEF"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0" w:name="_Toc499557189"/>
      <w:bookmarkStart w:id="11" w:name="_Toc511216716"/>
      <w:r>
        <w:t>Inleiding</w:t>
      </w:r>
      <w:bookmarkEnd w:id="10"/>
      <w:bookmarkEnd w:id="11"/>
    </w:p>
    <w:p w14:paraId="7ABA5224" w14:textId="77777777" w:rsidR="003601DE" w:rsidRDefault="003601DE" w:rsidP="003601DE">
      <w:pPr>
        <w:pStyle w:val="Kop2"/>
        <w:numPr>
          <w:ilvl w:val="0"/>
          <w:numId w:val="0"/>
        </w:numPr>
        <w:ind w:left="578" w:hanging="578"/>
      </w:pPr>
      <w:bookmarkStart w:id="12" w:name="_Toc499557190"/>
      <w:bookmarkStart w:id="13" w:name="_Toc511216717"/>
      <w:r>
        <w:t>Zappware</w:t>
      </w:r>
      <w:bookmarkEnd w:id="12"/>
      <w:bookmarkEnd w:id="13"/>
    </w:p>
    <w:p w14:paraId="42E0E2C4" w14:textId="5B8C79E7" w:rsidR="003601DE" w:rsidRDefault="003601DE" w:rsidP="003601DE">
      <w:r>
        <w:t xml:space="preserve">Deze masterproef werd uitgevoerd bij Zappware </w:t>
      </w:r>
      <w:r w:rsidR="00121AC1">
        <w:t>gestationeerd in</w:t>
      </w:r>
      <w:r>
        <w:t xml:space="preserve"> Hasselt. Een globaal bedrijf dat zich zowel bezig houdt met het ontwerpen van video UI design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9610D8" w:rsidRPr="009610D8">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Hierbij werden er oplossingen gezocht om het proces van individuele </w:t>
      </w:r>
      <w:commentRangeStart w:id="14"/>
      <w:r>
        <w:t>API</w:t>
      </w:r>
      <w:r w:rsidR="00266B78">
        <w:t>’</w:t>
      </w:r>
      <w:ins w:id="15" w:author="lennert van looveren" w:date="2018-04-11T16:15:00Z">
        <w:r w:rsidR="00DD1452">
          <w:t>’</w:t>
        </w:r>
      </w:ins>
      <w:r>
        <w:t>s</w:t>
      </w:r>
      <w:commentRangeEnd w:id="14"/>
      <w:r w:rsidR="00533DEF">
        <w:rPr>
          <w:rStyle w:val="Verwijzingopmerking"/>
        </w:rPr>
        <w:commentReference w:id="14"/>
      </w:r>
      <w:r>
        <w:t xml:space="preserve"> niet te moeten gebruiken bij het programmeren van </w:t>
      </w:r>
      <w:r w:rsidR="000B27EB">
        <w:t xml:space="preserve">mobiele </w:t>
      </w:r>
      <w:r>
        <w:t>applicaties.</w:t>
      </w:r>
      <w:r w:rsidR="00D53035">
        <w:t xml:space="preserve"> </w:t>
      </w:r>
      <w:r w:rsidR="00C519C0">
        <w:t xml:space="preserve">Deze oplossing zou het mogelijk maken om een snel prototype van hun typische UI implementaties te bouwen om deze te kunnen demonstreren, of bij zeer goede resultaten </w:t>
      </w:r>
      <w:r w:rsidR="00FE1D0B">
        <w:t>de</w:t>
      </w:r>
      <w:r w:rsidR="00C519C0">
        <w:t xml:space="preserve"> originele Android</w:t>
      </w:r>
      <w:r w:rsidR="00FE1D0B">
        <w:t>-</w:t>
      </w:r>
      <w:r w:rsidR="00C519C0">
        <w:t xml:space="preserve"> en iOS</w:t>
      </w:r>
      <w:r w:rsidR="00FE1D0B">
        <w:t xml:space="preserve">-ontwikkeling zelfs te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6" w:name="_Toc499557191"/>
      <w:bookmarkStart w:id="17" w:name="_Toc511216718"/>
      <w:r>
        <w:t>Onderzoeksvraag</w:t>
      </w:r>
      <w:bookmarkEnd w:id="16"/>
      <w:bookmarkEnd w:id="17"/>
    </w:p>
    <w:p w14:paraId="1C6DC401" w14:textId="77777777"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6E4754D6" w:rsidR="003601DE" w:rsidRDefault="003601DE" w:rsidP="003601DE">
      <w:r>
        <w:t>Het doel is om een crossplatform</w:t>
      </w:r>
      <w:r w:rsidR="00121AC1">
        <w:t xml:space="preserve"> framework</w:t>
      </w:r>
      <w:r>
        <w:t xml:space="preserve"> te vinden dat aan de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crossplatforms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8" w:name="_Toc499557192"/>
      <w:bookmarkStart w:id="19" w:name="_Toc511216719"/>
      <w:r>
        <w:lastRenderedPageBreak/>
        <w:t>Cross</w:t>
      </w:r>
      <w:r w:rsidR="0031414E">
        <w:t>-</w:t>
      </w:r>
      <w:r>
        <w:t>platform</w:t>
      </w:r>
      <w:bookmarkEnd w:id="18"/>
      <w:r w:rsidR="0031414E">
        <w:t xml:space="preserve"> frameworks</w:t>
      </w:r>
      <w:bookmarkEnd w:id="19"/>
    </w:p>
    <w:p w14:paraId="577F2081" w14:textId="77777777" w:rsidR="003601DE" w:rsidRDefault="003601DE" w:rsidP="003601DE">
      <w:pPr>
        <w:pStyle w:val="Kop2"/>
        <w:spacing w:before="120" w:after="120"/>
        <w:ind w:left="578" w:hanging="578"/>
      </w:pPr>
      <w:bookmarkStart w:id="20" w:name="_Toc499557193"/>
      <w:bookmarkStart w:id="21" w:name="_Toc511216720"/>
      <w:r>
        <w:t>Qt</w:t>
      </w:r>
      <w:bookmarkEnd w:id="20"/>
      <w:bookmarkEnd w:id="21"/>
    </w:p>
    <w:p w14:paraId="430ED42C" w14:textId="77777777" w:rsidR="003601DE" w:rsidRPr="0040512C" w:rsidRDefault="003601DE" w:rsidP="003601DE">
      <w:pPr>
        <w:pStyle w:val="Kop3"/>
        <w:spacing w:before="40"/>
      </w:pPr>
      <w:bookmarkStart w:id="22" w:name="_Toc499557194"/>
      <w:bookmarkStart w:id="23" w:name="_Toc511216721"/>
      <w:r>
        <w:t>Oorsprong</w:t>
      </w:r>
      <w:bookmarkEnd w:id="22"/>
      <w:bookmarkEnd w:id="23"/>
    </w:p>
    <w:p w14:paraId="2AEE77A0" w14:textId="37C2DECD"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Hiervoor </w:t>
      </w:r>
      <w:r w:rsidR="00DD1452">
        <w:t>be</w:t>
      </w:r>
      <w:r>
        <w:t xml:space="preserve">dachten ze een object-georiënteerd display systeem nodig te hebben. </w:t>
      </w:r>
      <w:r w:rsidR="00533DEF">
        <w:t xml:space="preserve">Dat </w:t>
      </w:r>
      <w:r>
        <w:t xml:space="preserve">resulteerde een basis voor de object-georiënteerde cross-platform GUI framework dat later </w:t>
      </w:r>
      <w:r w:rsidR="00533DEF">
        <w:t>gebouwd werd</w:t>
      </w:r>
      <w:r w:rsidR="00DD1452">
        <w:t xml:space="preserve"> </w:t>
      </w:r>
      <w:r w:rsidR="00533DEF">
        <w:t>onder de</w:t>
      </w:r>
      <w:r>
        <w:t xml:space="preserve"> naam Qt, Q-toolkit.</w:t>
      </w:r>
    </w:p>
    <w:p w14:paraId="196FEE39" w14:textId="3E4F0547"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streefden zij om Qt het </w:t>
      </w:r>
      <w:r w:rsidR="0031414E">
        <w:t>meest gebruikte</w:t>
      </w:r>
      <w:r>
        <w:t xml:space="preserve"> development platform te maken voor hun apparaten.</w:t>
      </w:r>
    </w:p>
    <w:p w14:paraId="7612C3EA" w14:textId="02E9376C"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open-source governance,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9610D8" w:rsidRPr="009610D8">
            <w:rPr>
              <w:noProof/>
            </w:rPr>
            <w:t>[2]</w:t>
          </w:r>
          <w:r w:rsidR="008F149C">
            <w:fldChar w:fldCharType="end"/>
          </w:r>
        </w:sdtContent>
      </w:sdt>
    </w:p>
    <w:p w14:paraId="48F2E596" w14:textId="60FA6107"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9610D8" w:rsidRPr="009610D8">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4" w:name="_Toc499557195"/>
      <w:bookmarkStart w:id="25" w:name="_Toc511216722"/>
      <w:r>
        <w:t>Basis</w:t>
      </w:r>
      <w:bookmarkEnd w:id="24"/>
      <w:bookmarkEnd w:id="25"/>
    </w:p>
    <w:p w14:paraId="0168FD90" w14:textId="6A88557D" w:rsidR="003601DE" w:rsidRDefault="003601DE" w:rsidP="003601DE">
      <w:pPr>
        <w:jc w:val="left"/>
      </w:pPr>
      <w:r>
        <w:t xml:space="preserve">Qt is een cross-platform applicatie framework dat in C++ geschreven is en </w:t>
      </w:r>
      <w:r w:rsidR="00E40BB7">
        <w:t>Android</w:t>
      </w:r>
      <w:r>
        <w:t xml:space="preserve">, iOS en WindowsPhone, … ondersteunt. Het doel van Qt was om zonder codewijzigingen op elk platform zonder performance-verlies te draaien en native te lijken. </w:t>
      </w:r>
      <w:r>
        <w:br/>
      </w:r>
      <w:r w:rsidR="00533DEF">
        <w:rPr>
          <w:rStyle w:val="Verwijzingopmerking"/>
        </w:rPr>
        <w:commentReference w:id="26"/>
      </w:r>
      <w: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9610D8">
            <w:rPr>
              <w:noProof/>
            </w:rPr>
            <w:t xml:space="preserve"> </w:t>
          </w:r>
          <w:r w:rsidR="009610D8" w:rsidRPr="009610D8">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 xml:space="preserve">-taal die Javascript gebruikt voor de logica. </w:t>
      </w:r>
      <w:r w:rsidR="00533DEF">
        <w:rPr>
          <w:rStyle w:val="Verwijzingopmerking"/>
        </w:rPr>
        <w:commentReference w:id="27"/>
      </w:r>
    </w:p>
    <w:p w14:paraId="33D42ADF" w14:textId="26C429EC" w:rsidR="003601DE" w:rsidRDefault="003601DE" w:rsidP="003601DE">
      <w:pPr>
        <w:jc w:val="left"/>
      </w:pPr>
      <w:r>
        <w:t>Qt dankt zijn cross-platform eigenschap aan het feit dat bij de C preprocessor (</w:t>
      </w:r>
      <w:r w:rsidRPr="00E40BB7">
        <w:rPr>
          <w:i/>
        </w:rPr>
        <w:t>cpp</w:t>
      </w:r>
      <w:r>
        <w:t>) condities sommige code chuncks worden enabled/disabled afhankelijk van het platform. Het build proces gaat configuratie scripts runnen om preprocessor flags op te merken, afzetten en aan te passen.</w:t>
      </w:r>
      <w:sdt>
        <w:sdtPr>
          <w:id w:val="1665662873"/>
          <w:citation/>
        </w:sdtPr>
        <w:sdtContent>
          <w:r w:rsidR="00AB2A8F">
            <w:fldChar w:fldCharType="begin"/>
          </w:r>
          <w:r w:rsidR="00AB2A8F">
            <w:instrText xml:space="preserve"> CITATION Bas18 \l 2067 </w:instrText>
          </w:r>
          <w:r w:rsidR="00AB2A8F">
            <w:fldChar w:fldCharType="separate"/>
          </w:r>
          <w:r w:rsidR="009610D8">
            <w:rPr>
              <w:noProof/>
            </w:rPr>
            <w:t xml:space="preserve"> </w:t>
          </w:r>
          <w:r w:rsidR="009610D8" w:rsidRPr="009610D8">
            <w:rPr>
              <w:noProof/>
            </w:rPr>
            <w:t>[5]</w:t>
          </w:r>
          <w:r w:rsidR="00AB2A8F">
            <w:fldChar w:fldCharType="end"/>
          </w:r>
        </w:sdtContent>
      </w:sdt>
    </w:p>
    <w:p w14:paraId="006F5B9E" w14:textId="77777777" w:rsidR="003601DE" w:rsidRDefault="003601DE" w:rsidP="003601DE">
      <w:pPr>
        <w:jc w:val="left"/>
      </w:pPr>
    </w:p>
    <w:p w14:paraId="4B1A7BB6" w14:textId="77777777"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259EF74F" w:rsidR="007344FC" w:rsidRDefault="007344FC" w:rsidP="003601DE">
      <w:pPr>
        <w:jc w:val="left"/>
      </w:pPr>
    </w:p>
    <w:p w14:paraId="5E825056" w14:textId="77777777" w:rsidR="007344FC" w:rsidRDefault="007344FC" w:rsidP="003601DE">
      <w:pPr>
        <w:jc w:val="left"/>
      </w:pPr>
    </w:p>
    <w:p w14:paraId="39C429F0" w14:textId="139B1FCF" w:rsidR="003601DE" w:rsidRDefault="00E40BB7" w:rsidP="003601DE">
      <w:pPr>
        <w:pStyle w:val="Kop3"/>
        <w:spacing w:before="40"/>
      </w:pPr>
      <w:bookmarkStart w:id="28" w:name="_Toc499557196"/>
      <w:bookmarkStart w:id="29" w:name="_Toc511216723"/>
      <w:r>
        <w:lastRenderedPageBreak/>
        <w:t>Graphics</w:t>
      </w:r>
      <w:r w:rsidR="003601DE">
        <w:t xml:space="preserve"> architectuur</w:t>
      </w:r>
      <w:bookmarkEnd w:id="28"/>
      <w:bookmarkEnd w:id="29"/>
    </w:p>
    <w:p w14:paraId="3589B73A" w14:textId="65936D1D" w:rsidR="003601DE" w:rsidRDefault="003601DE" w:rsidP="003601DE">
      <w:pPr>
        <w:spacing w:before="120" w:after="0"/>
        <w:rPr>
          <w:ins w:id="30" w:author="Fien Van Bael" w:date="2018-04-11T14:56:00Z"/>
        </w:rPr>
      </w:pPr>
      <w:r>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9610D8">
            <w:rPr>
              <w:noProof/>
            </w:rPr>
            <w:t xml:space="preserve"> </w:t>
          </w:r>
          <w:r w:rsidR="009610D8" w:rsidRPr="009610D8">
            <w:rPr>
              <w:noProof/>
            </w:rPr>
            <w:t>[6]</w:t>
          </w:r>
          <w:r w:rsidR="00AB2A8F">
            <w:fldChar w:fldCharType="end"/>
          </w:r>
        </w:sdtContent>
      </w:sdt>
      <w:r>
        <w:t xml:space="preserve"> </w:t>
      </w:r>
      <w:r>
        <w:br/>
        <w:t xml:space="preserve">Dit terwijl het </w:t>
      </w:r>
      <w:commentRangeStart w:id="31"/>
      <w:r>
        <w:t xml:space="preserve">Windowing </w:t>
      </w:r>
      <w:commentRangeEnd w:id="31"/>
      <w:r w:rsidR="00AA1B12">
        <w:rPr>
          <w:rStyle w:val="Verwijzingopmerking"/>
        </w:rPr>
        <w:commentReference w:id="31"/>
      </w:r>
      <w:r>
        <w:t>systeem de windows genereren, de events, window aanpassingen, … controleert. Het Windowing systeem heeft een eigen API voor programmeren, dat meestal in het OS is geïntegreerd zoals Microsoft Windows en MAC OS.</w:t>
      </w:r>
      <w:r w:rsidR="00DD1452">
        <w:t xml:space="preserve"> </w:t>
      </w:r>
    </w:p>
    <w:p w14:paraId="626451FC" w14:textId="416FCEF5" w:rsidR="00AA1B12" w:rsidRDefault="00AA1B12" w:rsidP="003601DE">
      <w:pPr>
        <w:spacing w:before="120" w:after="0"/>
        <w:rPr>
          <w:ins w:id="32" w:author="Fien Van Bael" w:date="2018-04-11T14:56:00Z"/>
        </w:rPr>
      </w:pPr>
      <w:r>
        <w:rPr>
          <w:noProof/>
        </w:rPr>
        <w:drawing>
          <wp:anchor distT="0" distB="0" distL="114300" distR="114300" simplePos="0" relativeHeight="251675648" behindDoc="0" locked="0" layoutInCell="1" allowOverlap="1" wp14:anchorId="66F39440" wp14:editId="3AAD44E9">
            <wp:simplePos x="0" y="0"/>
            <wp:positionH relativeFrom="page">
              <wp:posOffset>977900</wp:posOffset>
            </wp:positionH>
            <wp:positionV relativeFrom="paragraph">
              <wp:posOffset>86360</wp:posOffset>
            </wp:positionV>
            <wp:extent cx="4286250" cy="212344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62031" w14:textId="6F623F03" w:rsidR="00AA1B12" w:rsidRDefault="00AA1B12" w:rsidP="003601DE">
      <w:pPr>
        <w:spacing w:before="120" w:after="0"/>
        <w:rPr>
          <w:ins w:id="33" w:author="Fien Van Bael" w:date="2018-04-11T14:56:00Z"/>
        </w:rPr>
      </w:pPr>
    </w:p>
    <w:p w14:paraId="3A9F42CA" w14:textId="34902371" w:rsidR="00AA1B12" w:rsidRDefault="00AA1B12" w:rsidP="003601DE">
      <w:pPr>
        <w:spacing w:before="120" w:after="0"/>
        <w:rPr>
          <w:ins w:id="34" w:author="Fien Van Bael" w:date="2018-04-11T14:56:00Z"/>
        </w:rPr>
      </w:pPr>
    </w:p>
    <w:p w14:paraId="742E2C7E" w14:textId="59DA7252" w:rsidR="00AA1B12" w:rsidRDefault="00AA1B12" w:rsidP="003601DE">
      <w:pPr>
        <w:spacing w:before="120" w:after="0"/>
        <w:rPr>
          <w:ins w:id="35" w:author="Fien Van Bael" w:date="2018-04-11T14:56:00Z"/>
        </w:rPr>
      </w:pPr>
    </w:p>
    <w:p w14:paraId="043D69C5" w14:textId="678A7A7A" w:rsidR="00AA1B12" w:rsidRDefault="00AA1B12" w:rsidP="003601DE">
      <w:pPr>
        <w:spacing w:before="120" w:after="0"/>
        <w:rPr>
          <w:ins w:id="36" w:author="Fien Van Bael" w:date="2018-04-11T14:56:00Z"/>
        </w:rPr>
      </w:pPr>
    </w:p>
    <w:p w14:paraId="40A011C5" w14:textId="5F8425DB" w:rsidR="00AA1B12" w:rsidRDefault="00AA1B12" w:rsidP="003601DE">
      <w:pPr>
        <w:spacing w:before="120" w:after="0"/>
        <w:rPr>
          <w:ins w:id="37" w:author="Fien Van Bael" w:date="2018-04-11T14:56:00Z"/>
        </w:rPr>
      </w:pPr>
    </w:p>
    <w:p w14:paraId="5D707C78" w14:textId="74B1C5C1" w:rsidR="00AA1B12" w:rsidRDefault="00AA1B12" w:rsidP="003601DE">
      <w:pPr>
        <w:spacing w:before="120" w:after="0"/>
        <w:rPr>
          <w:ins w:id="38" w:author="Fien Van Bael" w:date="2018-04-11T14:56:00Z"/>
        </w:rPr>
      </w:pPr>
    </w:p>
    <w:p w14:paraId="76E02494" w14:textId="77777777" w:rsidR="00AA1B12" w:rsidRDefault="00AA1B12" w:rsidP="003601DE">
      <w:pPr>
        <w:spacing w:before="120" w:after="0"/>
        <w:rPr>
          <w:ins w:id="39" w:author="Fien Van Bael" w:date="2018-04-11T14:56:00Z"/>
        </w:rPr>
      </w:pPr>
    </w:p>
    <w:p w14:paraId="36A04E17" w14:textId="08178970" w:rsidR="00AA1B12" w:rsidRDefault="00AA1B12" w:rsidP="003601DE">
      <w:pPr>
        <w:spacing w:before="120" w:after="0"/>
        <w:rPr>
          <w:ins w:id="40" w:author="Fien Van Bael" w:date="2018-04-11T14:56:00Z"/>
        </w:rPr>
      </w:pPr>
      <w:r>
        <w:rPr>
          <w:noProof/>
        </w:rPr>
        <mc:AlternateContent>
          <mc:Choice Requires="wps">
            <w:drawing>
              <wp:anchor distT="0" distB="0" distL="114300" distR="114300" simplePos="0" relativeHeight="251694080" behindDoc="0" locked="0" layoutInCell="1" allowOverlap="1" wp14:anchorId="3D0A3D47" wp14:editId="0ADAF166">
                <wp:simplePos x="0" y="0"/>
                <wp:positionH relativeFrom="column">
                  <wp:posOffset>654050</wp:posOffset>
                </wp:positionH>
                <wp:positionV relativeFrom="paragraph">
                  <wp:posOffset>128270</wp:posOffset>
                </wp:positionV>
                <wp:extent cx="3433445" cy="635"/>
                <wp:effectExtent l="0" t="0" r="0" b="0"/>
                <wp:wrapSquare wrapText="bothSides"/>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1A651394" w:rsidR="003421F8" w:rsidRPr="00773215" w:rsidRDefault="003421F8" w:rsidP="00C75CE0">
                            <w:pPr>
                              <w:pStyle w:val="Bijschrift"/>
                              <w:jc w:val="center"/>
                              <w:rPr>
                                <w:noProof/>
                              </w:rPr>
                            </w:pPr>
                            <w:bookmarkStart w:id="41" w:name="_Toc511916388"/>
                            <w:r>
                              <w:t xml:space="preserve">Figuur </w:t>
                            </w:r>
                            <w:fldSimple w:instr=" STYLEREF 1 \s ">
                              <w:r>
                                <w:rPr>
                                  <w:noProof/>
                                </w:rPr>
                                <w:t>2</w:t>
                              </w:r>
                            </w:fldSimple>
                            <w:r>
                              <w:noBreakHyphen/>
                            </w:r>
                            <w:fldSimple w:instr=" SEQ Figuur \* ARABIC \s 1 ">
                              <w:r>
                                <w:rPr>
                                  <w:noProof/>
                                </w:rPr>
                                <w:t>1</w:t>
                              </w:r>
                            </w:fldSimple>
                            <w:r>
                              <w:t>: de grafische architectuur van Qt</w:t>
                            </w:r>
                            <w:sdt>
                              <w:sdtPr>
                                <w:id w:val="-736250745"/>
                                <w:citation/>
                              </w:sdtPr>
                              <w:sdtContent>
                                <w:r>
                                  <w:fldChar w:fldCharType="begin"/>
                                </w:r>
                                <w:r>
                                  <w:instrText xml:space="preserve"> CITATION Bri18 \l 2067 </w:instrText>
                                </w:r>
                                <w:r>
                                  <w:fldChar w:fldCharType="separate"/>
                                </w:r>
                                <w:r>
                                  <w:rPr>
                                    <w:noProof/>
                                  </w:rPr>
                                  <w:t xml:space="preserve"> </w:t>
                                </w:r>
                                <w:r w:rsidRPr="009610D8">
                                  <w:rPr>
                                    <w:noProof/>
                                  </w:rPr>
                                  <w:t>[30]</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3D47" id="Tekstvak 37" o:spid="_x0000_s1031" type="#_x0000_t202" style="position:absolute;left:0;text-align:left;margin-left:51.5pt;margin-top:10.1pt;width:27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" stroked="f">
                <v:textbox style="mso-fit-shape-to-text:t" inset="0,0,0,0">
                  <w:txbxContent>
                    <w:p w14:paraId="61429E98" w14:textId="1A651394" w:rsidR="003421F8" w:rsidRPr="00773215" w:rsidRDefault="003421F8" w:rsidP="00C75CE0">
                      <w:pPr>
                        <w:pStyle w:val="Bijschrift"/>
                        <w:jc w:val="center"/>
                        <w:rPr>
                          <w:noProof/>
                        </w:rPr>
                      </w:pPr>
                      <w:bookmarkStart w:id="42" w:name="_Toc511916388"/>
                      <w:r>
                        <w:t xml:space="preserve">Figuur </w:t>
                      </w:r>
                      <w:fldSimple w:instr=" STYLEREF 1 \s ">
                        <w:r>
                          <w:rPr>
                            <w:noProof/>
                          </w:rPr>
                          <w:t>2</w:t>
                        </w:r>
                      </w:fldSimple>
                      <w:r>
                        <w:noBreakHyphen/>
                      </w:r>
                      <w:fldSimple w:instr=" SEQ Figuur \* ARABIC \s 1 ">
                        <w:r>
                          <w:rPr>
                            <w:noProof/>
                          </w:rPr>
                          <w:t>1</w:t>
                        </w:r>
                      </w:fldSimple>
                      <w:r>
                        <w:t>: de grafische architectuur van Qt</w:t>
                      </w:r>
                      <w:sdt>
                        <w:sdtPr>
                          <w:id w:val="-736250745"/>
                          <w:citation/>
                        </w:sdtPr>
                        <w:sdtContent>
                          <w:r>
                            <w:fldChar w:fldCharType="begin"/>
                          </w:r>
                          <w:r>
                            <w:instrText xml:space="preserve"> CITATION Bri18 \l 2067 </w:instrText>
                          </w:r>
                          <w:r>
                            <w:fldChar w:fldCharType="separate"/>
                          </w:r>
                          <w:r>
                            <w:rPr>
                              <w:noProof/>
                            </w:rPr>
                            <w:t xml:space="preserve"> </w:t>
                          </w:r>
                          <w:r w:rsidRPr="009610D8">
                            <w:rPr>
                              <w:noProof/>
                            </w:rPr>
                            <w:t>[30]</w:t>
                          </w:r>
                          <w:r>
                            <w:fldChar w:fldCharType="end"/>
                          </w:r>
                        </w:sdtContent>
                      </w:sdt>
                      <w:bookmarkEnd w:id="42"/>
                    </w:p>
                  </w:txbxContent>
                </v:textbox>
                <w10:wrap type="square"/>
              </v:shape>
            </w:pict>
          </mc:Fallback>
        </mc:AlternateContent>
      </w:r>
    </w:p>
    <w:p w14:paraId="49C9B4B3" w14:textId="77777777" w:rsidR="00AA1B12" w:rsidRDefault="00AA1B12" w:rsidP="003601DE">
      <w:pPr>
        <w:spacing w:before="120" w:after="0"/>
      </w:pPr>
    </w:p>
    <w:p w14:paraId="7F46FA24" w14:textId="6B229490" w:rsidR="003601DE" w:rsidRDefault="003601DE" w:rsidP="003601DE">
      <w:pPr>
        <w:spacing w:before="120" w:after="0"/>
      </w:pPr>
      <w:r>
        <w:t>GLUT is een interface dat de communicatie tussen het window system en het graphic system verzorgt, deze gebruikt GLU en GL voor graphics en controleert operating en windowing systemen door voornamelijk GLX, AGL, …</w:t>
      </w:r>
      <w:r w:rsidR="00E40BB7">
        <w:t xml:space="preserve"> te gebruiken.</w:t>
      </w:r>
      <w:sdt>
        <w:sdtPr>
          <w:id w:val="888765389"/>
          <w:citation/>
        </w:sdtPr>
        <w:sdtContent>
          <w:r w:rsidR="00AB2A8F">
            <w:fldChar w:fldCharType="begin"/>
          </w:r>
          <w:r w:rsidR="00AB2A8F">
            <w:instrText xml:space="preserve"> CITATION GLU18 \l 2067 </w:instrText>
          </w:r>
          <w:r w:rsidR="00AB2A8F">
            <w:fldChar w:fldCharType="separate"/>
          </w:r>
          <w:r w:rsidR="009610D8">
            <w:rPr>
              <w:noProof/>
            </w:rPr>
            <w:t xml:space="preserve"> </w:t>
          </w:r>
          <w:r w:rsidR="009610D8" w:rsidRPr="009610D8">
            <w:rPr>
              <w:noProof/>
            </w:rPr>
            <w:t>[7]</w:t>
          </w:r>
          <w:r w:rsidR="00AB2A8F">
            <w:fldChar w:fldCharType="end"/>
          </w:r>
        </w:sdtContent>
      </w:sdt>
      <w:r>
        <w:t xml:space="preserve"> Dit zijn OpenGL extensies voor specifieke </w:t>
      </w:r>
      <w:r w:rsidR="00DD1452">
        <w:t>W</w:t>
      </w:r>
      <w:r>
        <w:t>indowing systemen.</w:t>
      </w:r>
    </w:p>
    <w:p w14:paraId="60F7419E" w14:textId="77777777" w:rsidR="003601DE" w:rsidRDefault="003601DE" w:rsidP="003601DE">
      <w:pPr>
        <w:spacing w:before="120" w:after="0"/>
      </w:pPr>
      <w:r>
        <w:t xml:space="preserve">Qt zal op hetzelfde niveau als GLUT zowel het windowing als het graphics systeem kunnen raadplegen. Hierdoor kan het dus zowel Windowing functions als graphic functions oproepen. </w:t>
      </w:r>
    </w:p>
    <w:p w14:paraId="089D450F" w14:textId="77777777" w:rsidR="003601DE" w:rsidRDefault="003601DE" w:rsidP="003601DE">
      <w:pPr>
        <w:spacing w:before="120" w:after="0"/>
      </w:pPr>
    </w:p>
    <w:p w14:paraId="146F1131" w14:textId="730943EB" w:rsidR="003601DE" w:rsidRDefault="00940E35" w:rsidP="003601DE">
      <w:pPr>
        <w:pStyle w:val="Kop3"/>
        <w:spacing w:before="40"/>
      </w:pPr>
      <w:bookmarkStart w:id="43" w:name="_Toc499557197"/>
      <w:bookmarkStart w:id="44" w:name="_Toc511216724"/>
      <w:r>
        <w:t xml:space="preserve">Main feature: </w:t>
      </w:r>
      <w:r w:rsidR="003601DE">
        <w:t>Signals and slots</w:t>
      </w:r>
      <w:bookmarkEnd w:id="43"/>
      <w:bookmarkEnd w:id="44"/>
    </w:p>
    <w:p w14:paraId="03F335E2" w14:textId="4C688CF0" w:rsidR="003601DE" w:rsidRDefault="00C75CE0" w:rsidP="003601DE">
      <w:pPr>
        <w:spacing w:before="120" w:after="0"/>
      </w:pPr>
      <w:r>
        <w:rPr>
          <w:noProof/>
        </w:rPr>
        <mc:AlternateContent>
          <mc:Choice Requires="wps">
            <w:drawing>
              <wp:anchor distT="0" distB="0" distL="114300" distR="114300" simplePos="0" relativeHeight="251696128" behindDoc="0" locked="0" layoutInCell="1" allowOverlap="1" wp14:anchorId="4DB26436" wp14:editId="51EE6436">
                <wp:simplePos x="0" y="0"/>
                <wp:positionH relativeFrom="column">
                  <wp:posOffset>3637915</wp:posOffset>
                </wp:positionH>
                <wp:positionV relativeFrom="paragraph">
                  <wp:posOffset>2782570</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6C9FBC0B" w:rsidR="003421F8" w:rsidRPr="003503E3" w:rsidRDefault="003421F8" w:rsidP="00C75CE0">
                            <w:pPr>
                              <w:pStyle w:val="Bijschrift"/>
                              <w:jc w:val="center"/>
                              <w:rPr>
                                <w:noProof/>
                              </w:rPr>
                            </w:pPr>
                            <w:bookmarkStart w:id="45" w:name="_Toc511916389"/>
                            <w:r>
                              <w:t xml:space="preserve">Figuur </w:t>
                            </w:r>
                            <w:fldSimple w:instr=" STYLEREF 1 \s ">
                              <w:r>
                                <w:rPr>
                                  <w:noProof/>
                                </w:rPr>
                                <w:t>2</w:t>
                              </w:r>
                            </w:fldSimple>
                            <w:r>
                              <w:noBreakHyphen/>
                            </w:r>
                            <w:fldSimple w:instr=" SEQ Figuur \* ARABIC \s 1 ">
                              <w:r>
                                <w:rPr>
                                  <w:noProof/>
                                </w:rPr>
                                <w:t>2</w:t>
                              </w:r>
                            </w:fldSimple>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Pr="009610D8">
                                  <w:rPr>
                                    <w:noProof/>
                                  </w:rPr>
                                  <w:t>[8]</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286.45pt;margin-top:219.1pt;width:22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" stroked="f">
                <v:textbox style="mso-fit-shape-to-text:t" inset="0,0,0,0">
                  <w:txbxContent>
                    <w:p w14:paraId="62D8E3C6" w14:textId="6C9FBC0B" w:rsidR="003421F8" w:rsidRPr="003503E3" w:rsidRDefault="003421F8" w:rsidP="00C75CE0">
                      <w:pPr>
                        <w:pStyle w:val="Bijschrift"/>
                        <w:jc w:val="center"/>
                        <w:rPr>
                          <w:noProof/>
                        </w:rPr>
                      </w:pPr>
                      <w:bookmarkStart w:id="46" w:name="_Toc511916389"/>
                      <w:r>
                        <w:t xml:space="preserve">Figuur </w:t>
                      </w:r>
                      <w:fldSimple w:instr=" STYLEREF 1 \s ">
                        <w:r>
                          <w:rPr>
                            <w:noProof/>
                          </w:rPr>
                          <w:t>2</w:t>
                        </w:r>
                      </w:fldSimple>
                      <w:r>
                        <w:noBreakHyphen/>
                      </w:r>
                      <w:fldSimple w:instr=" SEQ Figuur \* ARABIC \s 1 ">
                        <w:r>
                          <w:rPr>
                            <w:noProof/>
                          </w:rPr>
                          <w:t>2</w:t>
                        </w:r>
                      </w:fldSimple>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Pr="009610D8">
                            <w:rPr>
                              <w:noProof/>
                            </w:rPr>
                            <w:t>[8]</w:t>
                          </w:r>
                          <w:r>
                            <w:fldChar w:fldCharType="end"/>
                          </w:r>
                        </w:sdtContent>
                      </w:sdt>
                      <w:bookmarkEnd w:id="46"/>
                    </w:p>
                  </w:txbxContent>
                </v:textbox>
                <w10:wrap type="square"/>
              </v:shape>
            </w:pict>
          </mc:Fallback>
        </mc:AlternateContent>
      </w:r>
      <w:r w:rsidR="003601DE">
        <w:rPr>
          <w:noProof/>
        </w:rPr>
        <w:drawing>
          <wp:anchor distT="0" distB="0" distL="114300" distR="114300" simplePos="0" relativeHeight="251676672" behindDoc="0" locked="0" layoutInCell="1" allowOverlap="1" wp14:anchorId="5FF2FD53" wp14:editId="07ED335F">
            <wp:simplePos x="0" y="0"/>
            <wp:positionH relativeFrom="column">
              <wp:posOffset>3637915</wp:posOffset>
            </wp:positionH>
            <wp:positionV relativeFrom="paragraph">
              <wp:posOffset>6350</wp:posOffset>
            </wp:positionV>
            <wp:extent cx="2800350" cy="2719070"/>
            <wp:effectExtent l="0" t="0" r="0" b="508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ogenaamde callback functions</w:t>
      </w:r>
      <w:r w:rsidR="00AA1B12">
        <w:t xml:space="preserve"> hebben een alternatief</w:t>
      </w:r>
      <w:r w:rsidR="00E40BB7">
        <w:t>,</w:t>
      </w:r>
      <w:r w:rsidR="003601DE">
        <w:t xml:space="preserve"> </w:t>
      </w:r>
      <w:r w:rsidR="00E40BB7">
        <w:t>n</w:t>
      </w:r>
      <w:r w:rsidR="003601DE">
        <w:t xml:space="preserve">amelijk signals and slots. </w:t>
      </w:r>
      <w:r w:rsidR="003601DE">
        <w:br/>
        <w:t xml:space="preserve">Hierbij wordt een signaal verzonden wanneer een bepaald evenement gebeurt of een verandering van status plaatsvindt. Een slot is een functie die opgeroepen wordt als er een bepaald signaal verzonden wordt. Deze signal-slot relatie zit al in vele Qt-widgets (interface objecten) ingebouwd, maar zelf slots bepalen voor bepaalde signalen is ook veel gebruikt. Dit signal-slot gebruik is zeer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9610D8">
            <w:rPr>
              <w:noProof/>
            </w:rPr>
            <w:t xml:space="preserve"> </w:t>
          </w:r>
          <w:r w:rsidR="009610D8" w:rsidRPr="009610D8">
            <w:rPr>
              <w:noProof/>
            </w:rPr>
            <w:t>[8]</w:t>
          </w:r>
          <w:r w:rsidR="00DF3F4A">
            <w:fldChar w:fldCharType="end"/>
          </w:r>
        </w:sdtContent>
      </w:sdt>
    </w:p>
    <w:p w14:paraId="2466D19B" w14:textId="6A026AE4" w:rsidR="003601DE" w:rsidRDefault="003601DE" w:rsidP="003601DE">
      <w:pPr>
        <w:spacing w:before="120" w:after="0"/>
      </w:pPr>
      <w:r>
        <w:rPr>
          <w:noProof/>
        </w:rPr>
        <mc:AlternateContent>
          <mc:Choice Requires="wps">
            <w:drawing>
              <wp:anchor distT="45720" distB="45720" distL="114300" distR="114300" simplePos="0" relativeHeight="251677696" behindDoc="0" locked="0" layoutInCell="1" allowOverlap="1" wp14:anchorId="31D86B4D" wp14:editId="7F979EC4">
                <wp:simplePos x="0" y="0"/>
                <wp:positionH relativeFrom="margin">
                  <wp:posOffset>-212725</wp:posOffset>
                </wp:positionH>
                <wp:positionV relativeFrom="paragraph">
                  <wp:posOffset>-6946265</wp:posOffset>
                </wp:positionV>
                <wp:extent cx="6177915" cy="2296795"/>
                <wp:effectExtent l="0" t="0" r="13335" b="273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2296795"/>
                        </a:xfrm>
                        <a:prstGeom prst="rect">
                          <a:avLst/>
                        </a:prstGeom>
                        <a:solidFill>
                          <a:srgbClr val="FFFFFF"/>
                        </a:solidFill>
                        <a:ln w="9525">
                          <a:solidFill>
                            <a:srgbClr val="000000"/>
                          </a:solidFill>
                          <a:miter lim="800000"/>
                          <a:headEnd/>
                          <a:tailEnd/>
                        </a:ln>
                      </wps:spPr>
                      <wps:txbx>
                        <w:txbxContent>
                          <w:p w14:paraId="322ED382" w14:textId="77777777" w:rsidR="003421F8" w:rsidRPr="00934A06" w:rsidRDefault="003421F8" w:rsidP="003601DE">
                            <w:pPr>
                              <w:rPr>
                                <w:rFonts w:ascii="Courier New" w:hAnsi="Courier New" w:cs="Courier New"/>
                                <w:sz w:val="20"/>
                                <w:lang w:val="en-US"/>
                                <w:rPrChange w:id="47" w:author="Fien Van Bael" w:date="2018-04-11T14:42:00Z">
                                  <w:rPr>
                                    <w:rFonts w:ascii="Courier New" w:hAnsi="Courier New" w:cs="Courier New"/>
                                  </w:rPr>
                                </w:rPrChange>
                              </w:rPr>
                            </w:pPr>
                            <w:r w:rsidRPr="00934A06">
                              <w:rPr>
                                <w:rFonts w:ascii="Courier New" w:hAnsi="Courier New" w:cs="Courier New"/>
                                <w:sz w:val="20"/>
                                <w:lang w:val="en-US"/>
                                <w:rPrChange w:id="48" w:author="Fien Van Bael" w:date="2018-04-11T14:42:00Z">
                                  <w:rPr>
                                    <w:rFonts w:ascii="Courier New" w:hAnsi="Courier New" w:cs="Courier New"/>
                                  </w:rPr>
                                </w:rPrChange>
                              </w:rPr>
                              <w:t>Int main (int argc, char *argv[])</w:t>
                            </w:r>
                          </w:p>
                          <w:p w14:paraId="497501FC" w14:textId="5738DBA6" w:rsidR="003421F8" w:rsidRPr="00934A06" w:rsidRDefault="003421F8" w:rsidP="003601DE">
                            <w:pPr>
                              <w:rPr>
                                <w:rFonts w:ascii="Courier New" w:hAnsi="Courier New" w:cs="Courier New"/>
                                <w:sz w:val="20"/>
                                <w:lang w:val="en-US"/>
                                <w:rPrChange w:id="49" w:author="Fien Van Bael" w:date="2018-04-11T14:42:00Z">
                                  <w:rPr>
                                    <w:rFonts w:ascii="Courier New" w:hAnsi="Courier New" w:cs="Courier New"/>
                                  </w:rPr>
                                </w:rPrChange>
                              </w:rPr>
                            </w:pPr>
                            <w:r w:rsidRPr="00934A06">
                              <w:rPr>
                                <w:rFonts w:ascii="Courier New" w:hAnsi="Courier New" w:cs="Courier New"/>
                                <w:sz w:val="20"/>
                                <w:lang w:val="en-US"/>
                                <w:rPrChange w:id="50" w:author="Fien Van Bael" w:date="2018-04-11T14:42:00Z">
                                  <w:rPr>
                                    <w:rFonts w:ascii="Courier New" w:hAnsi="Courier New" w:cs="Courier New"/>
                                  </w:rPr>
                                </w:rPrChange>
                              </w:rPr>
                              <w:t>{ QApplication app(argc, argv);</w:t>
                            </w:r>
                            <w:r w:rsidRPr="00934A06">
                              <w:rPr>
                                <w:rFonts w:ascii="Courier New" w:hAnsi="Courier New" w:cs="Courier New"/>
                                <w:sz w:val="18"/>
                                <w:lang w:val="en-US"/>
                              </w:rPr>
                              <w:t xml:space="preserve"> </w:t>
                            </w:r>
                            <w:r w:rsidRPr="00934A06">
                              <w:rPr>
                                <w:rFonts w:ascii="Courier New" w:hAnsi="Courier New" w:cs="Courier New"/>
                                <w:sz w:val="20"/>
                                <w:lang w:val="en-US"/>
                                <w:rPrChange w:id="51" w:author="Fien Van Bael" w:date="2018-04-11T14:42:00Z">
                                  <w:rPr>
                                    <w:rFonts w:ascii="Courier New" w:hAnsi="Courier New" w:cs="Courier New"/>
                                  </w:rPr>
                                </w:rPrChange>
                              </w:rPr>
                              <w:t>// applicatie object creëren</w:t>
                            </w:r>
                          </w:p>
                          <w:p w14:paraId="28D9FFA2" w14:textId="6FB53412" w:rsidR="003421F8" w:rsidRPr="00934A06" w:rsidRDefault="003421F8" w:rsidP="003601DE">
                            <w:pPr>
                              <w:rPr>
                                <w:rFonts w:ascii="Courier New" w:hAnsi="Courier New" w:cs="Courier New"/>
                                <w:sz w:val="20"/>
                                <w:lang w:val="en-US"/>
                                <w:rPrChange w:id="52" w:author="Fien Van Bael" w:date="2018-04-11T14:42:00Z">
                                  <w:rPr>
                                    <w:rFonts w:ascii="Courier New" w:hAnsi="Courier New" w:cs="Courier New"/>
                                  </w:rPr>
                                </w:rPrChange>
                              </w:rPr>
                            </w:pPr>
                            <w:r w:rsidRPr="00934A06">
                              <w:rPr>
                                <w:rFonts w:ascii="Courier New" w:hAnsi="Courier New" w:cs="Courier New"/>
                                <w:sz w:val="18"/>
                                <w:lang w:val="en-US"/>
                              </w:rPr>
                              <w:t xml:space="preserve"> </w:t>
                            </w:r>
                            <w:r w:rsidRPr="00934A06">
                              <w:rPr>
                                <w:rFonts w:ascii="Courier New" w:hAnsi="Courier New" w:cs="Courier New"/>
                                <w:sz w:val="20"/>
                                <w:lang w:val="en-US"/>
                                <w:rPrChange w:id="53" w:author="Fien Van Bael" w:date="2018-04-11T14:42:00Z">
                                  <w:rPr>
                                    <w:rFonts w:ascii="Courier New" w:hAnsi="Courier New" w:cs="Courier New"/>
                                  </w:rPr>
                                </w:rPrChange>
                              </w:rPr>
                              <w:t xml:space="preserve">QPushButton *button = new QPushButton(“Quit”); </w:t>
                            </w:r>
                            <w:r w:rsidRPr="00934A06">
                              <w:rPr>
                                <w:rFonts w:ascii="Courier New" w:hAnsi="Courier New" w:cs="Courier New"/>
                                <w:sz w:val="20"/>
                                <w:lang w:val="en-US"/>
                                <w:rPrChange w:id="54" w:author="Fien Van Bael" w:date="2018-04-11T14:42:00Z">
                                  <w:rPr>
                                    <w:rFonts w:ascii="Courier New" w:hAnsi="Courier New" w:cs="Courier New"/>
                                  </w:rPr>
                                </w:rPrChange>
                              </w:rPr>
                              <w:br/>
                            </w:r>
                            <w:r w:rsidRPr="00934A06">
                              <w:rPr>
                                <w:rFonts w:ascii="Courier New" w:hAnsi="Courier New" w:cs="Courier New"/>
                                <w:sz w:val="18"/>
                                <w:lang w:val="en-US"/>
                                <w:rPrChange w:id="55" w:author="Fien Van Bael" w:date="2018-04-11T14:42:00Z">
                                  <w:rPr>
                                    <w:rFonts w:ascii="Courier New" w:hAnsi="Courier New" w:cs="Courier New"/>
                                    <w:sz w:val="20"/>
                                  </w:rPr>
                                </w:rPrChange>
                              </w:rPr>
                              <w:t>// Creëren gelabelde knop</w:t>
                            </w:r>
                          </w:p>
                          <w:p w14:paraId="4E30B095" w14:textId="0B7D1996" w:rsidR="003421F8" w:rsidRPr="00934A06" w:rsidRDefault="003421F8" w:rsidP="003601DE">
                            <w:pPr>
                              <w:rPr>
                                <w:rFonts w:ascii="Courier New" w:hAnsi="Courier New" w:cs="Courier New"/>
                                <w:sz w:val="20"/>
                                <w:lang w:val="en-US"/>
                                <w:rPrChange w:id="56" w:author="Fien Van Bael" w:date="2018-04-11T14:42:00Z">
                                  <w:rPr>
                                    <w:rFonts w:ascii="Courier New" w:hAnsi="Courier New" w:cs="Courier New"/>
                                  </w:rPr>
                                </w:rPrChange>
                              </w:rPr>
                            </w:pPr>
                            <w:r w:rsidRPr="00934A06">
                              <w:rPr>
                                <w:rFonts w:ascii="Courier New" w:hAnsi="Courier New" w:cs="Courier New"/>
                                <w:sz w:val="18"/>
                                <w:lang w:val="en-US"/>
                              </w:rPr>
                              <w:t xml:space="preserve"> </w:t>
                            </w:r>
                            <w:r w:rsidRPr="00934A06">
                              <w:rPr>
                                <w:rFonts w:ascii="Courier New" w:hAnsi="Courier New" w:cs="Courier New"/>
                                <w:sz w:val="20"/>
                                <w:lang w:val="en-US"/>
                                <w:rPrChange w:id="57" w:author="Fien Van Bael" w:date="2018-04-11T14:42:00Z">
                                  <w:rPr>
                                    <w:rFonts w:ascii="Courier New" w:hAnsi="Courier New" w:cs="Courier New"/>
                                  </w:rPr>
                                </w:rPrChange>
                              </w:rPr>
                              <w:t>QObject::connect (button, SIGNAL(clicked()), &amp;app, SLOT(quit());</w:t>
                            </w:r>
                          </w:p>
                          <w:p w14:paraId="3CF32FF4" w14:textId="381B4CD8" w:rsidR="003421F8" w:rsidRPr="00934A06" w:rsidRDefault="003421F8" w:rsidP="003601DE">
                            <w:pPr>
                              <w:rPr>
                                <w:rFonts w:ascii="Courier New" w:hAnsi="Courier New" w:cs="Courier New"/>
                                <w:sz w:val="14"/>
                              </w:rPr>
                            </w:pPr>
                            <w:r w:rsidRPr="00934A06">
                              <w:rPr>
                                <w:rFonts w:ascii="Courier New" w:hAnsi="Courier New" w:cs="Courier New"/>
                                <w:sz w:val="14"/>
                                <w:lang w:val="en-US"/>
                              </w:rPr>
                              <w:t xml:space="preserve"> </w:t>
                            </w:r>
                            <w:r w:rsidRPr="00934A06">
                              <w:rPr>
                                <w:rFonts w:ascii="Courier New" w:hAnsi="Courier New" w:cs="Courier New"/>
                                <w:sz w:val="14"/>
                              </w:rPr>
                              <w:t>// als signal “clicked” op object “button” wordt verzonden</w:t>
                            </w:r>
                            <w:r w:rsidRPr="00934A06">
                              <w:rPr>
                                <w:rFonts w:ascii="Courier New" w:hAnsi="Courier New" w:cs="Courier New"/>
                                <w:sz w:val="14"/>
                              </w:rPr>
                              <w:br/>
                              <w:t>, roep functie “quit” op in object “app”</w:t>
                            </w:r>
                          </w:p>
                          <w:p w14:paraId="588365BA" w14:textId="16F0E870" w:rsidR="003421F8" w:rsidRPr="00934A06" w:rsidRDefault="003421F8" w:rsidP="003601DE">
                            <w:pPr>
                              <w:rPr>
                                <w:rFonts w:ascii="Courier New" w:hAnsi="Courier New" w:cs="Courier New"/>
                                <w:sz w:val="20"/>
                                <w:lang w:val="en-US"/>
                                <w:rPrChange w:id="58" w:author="Fien Van Bael" w:date="2018-04-11T14:42:00Z">
                                  <w:rPr>
                                    <w:rFonts w:ascii="Courier New" w:hAnsi="Courier New" w:cs="Courier New"/>
                                  </w:rPr>
                                </w:rPrChange>
                              </w:rPr>
                            </w:pPr>
                            <w:r w:rsidRPr="00934A06">
                              <w:rPr>
                                <w:rFonts w:ascii="Courier New" w:hAnsi="Courier New" w:cs="Courier New"/>
                                <w:sz w:val="18"/>
                              </w:rPr>
                              <w:t xml:space="preserve"> </w:t>
                            </w:r>
                            <w:r w:rsidRPr="00934A06">
                              <w:rPr>
                                <w:rFonts w:ascii="Courier New" w:hAnsi="Courier New" w:cs="Courier New"/>
                                <w:sz w:val="20"/>
                                <w:lang w:val="en-US"/>
                                <w:rPrChange w:id="59" w:author="Fien Van Bael" w:date="2018-04-11T14:42:00Z">
                                  <w:rPr>
                                    <w:rFonts w:ascii="Courier New" w:hAnsi="Courier New" w:cs="Courier New"/>
                                  </w:rPr>
                                </w:rPrChange>
                              </w:rPr>
                              <w:t>button-&gt;show();</w:t>
                            </w:r>
                          </w:p>
                          <w:p w14:paraId="43E2725A" w14:textId="4D571D24" w:rsidR="003421F8" w:rsidRPr="00934A06" w:rsidRDefault="003421F8" w:rsidP="003601DE">
                            <w:pPr>
                              <w:rPr>
                                <w:rFonts w:ascii="Courier New" w:hAnsi="Courier New" w:cs="Courier New"/>
                                <w:sz w:val="20"/>
                                <w:lang w:val="en-US"/>
                                <w:rPrChange w:id="60" w:author="Fien Van Bael" w:date="2018-04-11T14:42:00Z">
                                  <w:rPr>
                                    <w:rFonts w:ascii="Courier New" w:hAnsi="Courier New" w:cs="Courier New"/>
                                  </w:rPr>
                                </w:rPrChange>
                              </w:rPr>
                            </w:pPr>
                            <w:r w:rsidRPr="00934A06">
                              <w:rPr>
                                <w:rFonts w:ascii="Courier New" w:hAnsi="Courier New" w:cs="Courier New"/>
                                <w:sz w:val="18"/>
                                <w:lang w:val="en-US"/>
                              </w:rPr>
                              <w:t xml:space="preserve"> </w:t>
                            </w:r>
                            <w:r w:rsidRPr="00934A06">
                              <w:rPr>
                                <w:rFonts w:ascii="Courier New" w:hAnsi="Courier New" w:cs="Courier New"/>
                                <w:sz w:val="20"/>
                                <w:lang w:val="en-US"/>
                                <w:rPrChange w:id="61" w:author="Fien Van Bael" w:date="2018-04-11T14:42:00Z">
                                  <w:rPr>
                                    <w:rFonts w:ascii="Courier New" w:hAnsi="Courier New" w:cs="Courier New"/>
                                  </w:rPr>
                                </w:rPrChange>
                              </w:rPr>
                              <w:t>return app.exec();</w:t>
                            </w:r>
                          </w:p>
                          <w:p w14:paraId="6149C21B" w14:textId="77777777" w:rsidR="003421F8" w:rsidRPr="00934A06" w:rsidRDefault="003421F8" w:rsidP="003601DE">
                            <w:pPr>
                              <w:rPr>
                                <w:rFonts w:ascii="Courier New" w:hAnsi="Courier New" w:cs="Courier New"/>
                                <w:sz w:val="18"/>
                              </w:rPr>
                            </w:pPr>
                            <w:r w:rsidRPr="00934A06">
                              <w:rPr>
                                <w:rFonts w:ascii="Courier New" w:hAnsi="Courier New" w:cs="Courier New"/>
                                <w:sz w:val="18"/>
                              </w:rPr>
                              <w:t xml:space="preserve">} </w:t>
                            </w:r>
                          </w:p>
                          <w:p w14:paraId="65A876B9" w14:textId="77777777" w:rsidR="003421F8" w:rsidRDefault="003421F8" w:rsidP="003601DE"/>
                          <w:p w14:paraId="0ADF8D26" w14:textId="77777777" w:rsidR="003421F8" w:rsidRDefault="003421F8" w:rsidP="003601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6B4D" id="Tekstvak 2" o:spid="_x0000_s1033" type="#_x0000_t202" style="position:absolute;left:0;text-align:left;margin-left:-16.75pt;margin-top:-546.95pt;width:486.45pt;height:180.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">
                <v:textbox>
                  <w:txbxContent>
                    <w:p w14:paraId="322ED382" w14:textId="77777777" w:rsidR="003421F8" w:rsidRPr="00934A06" w:rsidRDefault="003421F8" w:rsidP="003601DE">
                      <w:pPr>
                        <w:rPr>
                          <w:rFonts w:ascii="Courier New" w:hAnsi="Courier New" w:cs="Courier New"/>
                          <w:sz w:val="20"/>
                          <w:lang w:val="en-US"/>
                          <w:rPrChange w:id="62" w:author="Fien Van Bael" w:date="2018-04-11T14:42:00Z">
                            <w:rPr>
                              <w:rFonts w:ascii="Courier New" w:hAnsi="Courier New" w:cs="Courier New"/>
                            </w:rPr>
                          </w:rPrChange>
                        </w:rPr>
                      </w:pPr>
                      <w:r w:rsidRPr="00934A06">
                        <w:rPr>
                          <w:rFonts w:ascii="Courier New" w:hAnsi="Courier New" w:cs="Courier New"/>
                          <w:sz w:val="20"/>
                          <w:lang w:val="en-US"/>
                          <w:rPrChange w:id="63" w:author="Fien Van Bael" w:date="2018-04-11T14:42:00Z">
                            <w:rPr>
                              <w:rFonts w:ascii="Courier New" w:hAnsi="Courier New" w:cs="Courier New"/>
                            </w:rPr>
                          </w:rPrChange>
                        </w:rPr>
                        <w:t>Int main (int argc, char *argv[])</w:t>
                      </w:r>
                    </w:p>
                    <w:p w14:paraId="497501FC" w14:textId="5738DBA6" w:rsidR="003421F8" w:rsidRPr="00934A06" w:rsidRDefault="003421F8" w:rsidP="003601DE">
                      <w:pPr>
                        <w:rPr>
                          <w:rFonts w:ascii="Courier New" w:hAnsi="Courier New" w:cs="Courier New"/>
                          <w:sz w:val="20"/>
                          <w:lang w:val="en-US"/>
                          <w:rPrChange w:id="64" w:author="Fien Van Bael" w:date="2018-04-11T14:42:00Z">
                            <w:rPr>
                              <w:rFonts w:ascii="Courier New" w:hAnsi="Courier New" w:cs="Courier New"/>
                            </w:rPr>
                          </w:rPrChange>
                        </w:rPr>
                      </w:pPr>
                      <w:r w:rsidRPr="00934A06">
                        <w:rPr>
                          <w:rFonts w:ascii="Courier New" w:hAnsi="Courier New" w:cs="Courier New"/>
                          <w:sz w:val="20"/>
                          <w:lang w:val="en-US"/>
                          <w:rPrChange w:id="65" w:author="Fien Van Bael" w:date="2018-04-11T14:42:00Z">
                            <w:rPr>
                              <w:rFonts w:ascii="Courier New" w:hAnsi="Courier New" w:cs="Courier New"/>
                            </w:rPr>
                          </w:rPrChange>
                        </w:rPr>
                        <w:t>{ QApplication app(argc, argv);</w:t>
                      </w:r>
                      <w:r w:rsidRPr="00934A06">
                        <w:rPr>
                          <w:rFonts w:ascii="Courier New" w:hAnsi="Courier New" w:cs="Courier New"/>
                          <w:sz w:val="18"/>
                          <w:lang w:val="en-US"/>
                        </w:rPr>
                        <w:t xml:space="preserve"> </w:t>
                      </w:r>
                      <w:r w:rsidRPr="00934A06">
                        <w:rPr>
                          <w:rFonts w:ascii="Courier New" w:hAnsi="Courier New" w:cs="Courier New"/>
                          <w:sz w:val="20"/>
                          <w:lang w:val="en-US"/>
                          <w:rPrChange w:id="66" w:author="Fien Van Bael" w:date="2018-04-11T14:42:00Z">
                            <w:rPr>
                              <w:rFonts w:ascii="Courier New" w:hAnsi="Courier New" w:cs="Courier New"/>
                            </w:rPr>
                          </w:rPrChange>
                        </w:rPr>
                        <w:t>// applicatie object creëren</w:t>
                      </w:r>
                    </w:p>
                    <w:p w14:paraId="28D9FFA2" w14:textId="6FB53412" w:rsidR="003421F8" w:rsidRPr="00934A06" w:rsidRDefault="003421F8" w:rsidP="003601DE">
                      <w:pPr>
                        <w:rPr>
                          <w:rFonts w:ascii="Courier New" w:hAnsi="Courier New" w:cs="Courier New"/>
                          <w:sz w:val="20"/>
                          <w:lang w:val="en-US"/>
                          <w:rPrChange w:id="67" w:author="Fien Van Bael" w:date="2018-04-11T14:42:00Z">
                            <w:rPr>
                              <w:rFonts w:ascii="Courier New" w:hAnsi="Courier New" w:cs="Courier New"/>
                            </w:rPr>
                          </w:rPrChange>
                        </w:rPr>
                      </w:pPr>
                      <w:r w:rsidRPr="00934A06">
                        <w:rPr>
                          <w:rFonts w:ascii="Courier New" w:hAnsi="Courier New" w:cs="Courier New"/>
                          <w:sz w:val="18"/>
                          <w:lang w:val="en-US"/>
                        </w:rPr>
                        <w:t xml:space="preserve"> </w:t>
                      </w:r>
                      <w:r w:rsidRPr="00934A06">
                        <w:rPr>
                          <w:rFonts w:ascii="Courier New" w:hAnsi="Courier New" w:cs="Courier New"/>
                          <w:sz w:val="20"/>
                          <w:lang w:val="en-US"/>
                          <w:rPrChange w:id="68" w:author="Fien Van Bael" w:date="2018-04-11T14:42:00Z">
                            <w:rPr>
                              <w:rFonts w:ascii="Courier New" w:hAnsi="Courier New" w:cs="Courier New"/>
                            </w:rPr>
                          </w:rPrChange>
                        </w:rPr>
                        <w:t xml:space="preserve">QPushButton *button = new QPushButton(“Quit”); </w:t>
                      </w:r>
                      <w:r w:rsidRPr="00934A06">
                        <w:rPr>
                          <w:rFonts w:ascii="Courier New" w:hAnsi="Courier New" w:cs="Courier New"/>
                          <w:sz w:val="20"/>
                          <w:lang w:val="en-US"/>
                          <w:rPrChange w:id="69" w:author="Fien Van Bael" w:date="2018-04-11T14:42:00Z">
                            <w:rPr>
                              <w:rFonts w:ascii="Courier New" w:hAnsi="Courier New" w:cs="Courier New"/>
                            </w:rPr>
                          </w:rPrChange>
                        </w:rPr>
                        <w:br/>
                      </w:r>
                      <w:r w:rsidRPr="00934A06">
                        <w:rPr>
                          <w:rFonts w:ascii="Courier New" w:hAnsi="Courier New" w:cs="Courier New"/>
                          <w:sz w:val="18"/>
                          <w:lang w:val="en-US"/>
                          <w:rPrChange w:id="70" w:author="Fien Van Bael" w:date="2018-04-11T14:42:00Z">
                            <w:rPr>
                              <w:rFonts w:ascii="Courier New" w:hAnsi="Courier New" w:cs="Courier New"/>
                              <w:sz w:val="20"/>
                            </w:rPr>
                          </w:rPrChange>
                        </w:rPr>
                        <w:t>// Creëren gelabelde knop</w:t>
                      </w:r>
                    </w:p>
                    <w:p w14:paraId="4E30B095" w14:textId="0B7D1996" w:rsidR="003421F8" w:rsidRPr="00934A06" w:rsidRDefault="003421F8" w:rsidP="003601DE">
                      <w:pPr>
                        <w:rPr>
                          <w:rFonts w:ascii="Courier New" w:hAnsi="Courier New" w:cs="Courier New"/>
                          <w:sz w:val="20"/>
                          <w:lang w:val="en-US"/>
                          <w:rPrChange w:id="71" w:author="Fien Van Bael" w:date="2018-04-11T14:42:00Z">
                            <w:rPr>
                              <w:rFonts w:ascii="Courier New" w:hAnsi="Courier New" w:cs="Courier New"/>
                            </w:rPr>
                          </w:rPrChange>
                        </w:rPr>
                      </w:pPr>
                      <w:r w:rsidRPr="00934A06">
                        <w:rPr>
                          <w:rFonts w:ascii="Courier New" w:hAnsi="Courier New" w:cs="Courier New"/>
                          <w:sz w:val="18"/>
                          <w:lang w:val="en-US"/>
                        </w:rPr>
                        <w:t xml:space="preserve"> </w:t>
                      </w:r>
                      <w:r w:rsidRPr="00934A06">
                        <w:rPr>
                          <w:rFonts w:ascii="Courier New" w:hAnsi="Courier New" w:cs="Courier New"/>
                          <w:sz w:val="20"/>
                          <w:lang w:val="en-US"/>
                          <w:rPrChange w:id="72" w:author="Fien Van Bael" w:date="2018-04-11T14:42:00Z">
                            <w:rPr>
                              <w:rFonts w:ascii="Courier New" w:hAnsi="Courier New" w:cs="Courier New"/>
                            </w:rPr>
                          </w:rPrChange>
                        </w:rPr>
                        <w:t>QObject::connect (button, SIGNAL(clicked()), &amp;app, SLOT(quit());</w:t>
                      </w:r>
                    </w:p>
                    <w:p w14:paraId="3CF32FF4" w14:textId="381B4CD8" w:rsidR="003421F8" w:rsidRPr="00934A06" w:rsidRDefault="003421F8" w:rsidP="003601DE">
                      <w:pPr>
                        <w:rPr>
                          <w:rFonts w:ascii="Courier New" w:hAnsi="Courier New" w:cs="Courier New"/>
                          <w:sz w:val="14"/>
                        </w:rPr>
                      </w:pPr>
                      <w:r w:rsidRPr="00934A06">
                        <w:rPr>
                          <w:rFonts w:ascii="Courier New" w:hAnsi="Courier New" w:cs="Courier New"/>
                          <w:sz w:val="14"/>
                          <w:lang w:val="en-US"/>
                        </w:rPr>
                        <w:t xml:space="preserve"> </w:t>
                      </w:r>
                      <w:r w:rsidRPr="00934A06">
                        <w:rPr>
                          <w:rFonts w:ascii="Courier New" w:hAnsi="Courier New" w:cs="Courier New"/>
                          <w:sz w:val="14"/>
                        </w:rPr>
                        <w:t>// als signal “clicked” op object “button” wordt verzonden</w:t>
                      </w:r>
                      <w:r w:rsidRPr="00934A06">
                        <w:rPr>
                          <w:rFonts w:ascii="Courier New" w:hAnsi="Courier New" w:cs="Courier New"/>
                          <w:sz w:val="14"/>
                        </w:rPr>
                        <w:br/>
                        <w:t>, roep functie “quit” op in object “app”</w:t>
                      </w:r>
                    </w:p>
                    <w:p w14:paraId="588365BA" w14:textId="16F0E870" w:rsidR="003421F8" w:rsidRPr="00934A06" w:rsidRDefault="003421F8" w:rsidP="003601DE">
                      <w:pPr>
                        <w:rPr>
                          <w:rFonts w:ascii="Courier New" w:hAnsi="Courier New" w:cs="Courier New"/>
                          <w:sz w:val="20"/>
                          <w:lang w:val="en-US"/>
                          <w:rPrChange w:id="73" w:author="Fien Van Bael" w:date="2018-04-11T14:42:00Z">
                            <w:rPr>
                              <w:rFonts w:ascii="Courier New" w:hAnsi="Courier New" w:cs="Courier New"/>
                            </w:rPr>
                          </w:rPrChange>
                        </w:rPr>
                      </w:pPr>
                      <w:r w:rsidRPr="00934A06">
                        <w:rPr>
                          <w:rFonts w:ascii="Courier New" w:hAnsi="Courier New" w:cs="Courier New"/>
                          <w:sz w:val="18"/>
                        </w:rPr>
                        <w:t xml:space="preserve"> </w:t>
                      </w:r>
                      <w:r w:rsidRPr="00934A06">
                        <w:rPr>
                          <w:rFonts w:ascii="Courier New" w:hAnsi="Courier New" w:cs="Courier New"/>
                          <w:sz w:val="20"/>
                          <w:lang w:val="en-US"/>
                          <w:rPrChange w:id="74" w:author="Fien Van Bael" w:date="2018-04-11T14:42:00Z">
                            <w:rPr>
                              <w:rFonts w:ascii="Courier New" w:hAnsi="Courier New" w:cs="Courier New"/>
                            </w:rPr>
                          </w:rPrChange>
                        </w:rPr>
                        <w:t>button-&gt;show();</w:t>
                      </w:r>
                    </w:p>
                    <w:p w14:paraId="43E2725A" w14:textId="4D571D24" w:rsidR="003421F8" w:rsidRPr="00934A06" w:rsidRDefault="003421F8" w:rsidP="003601DE">
                      <w:pPr>
                        <w:rPr>
                          <w:rFonts w:ascii="Courier New" w:hAnsi="Courier New" w:cs="Courier New"/>
                          <w:sz w:val="20"/>
                          <w:lang w:val="en-US"/>
                          <w:rPrChange w:id="75" w:author="Fien Van Bael" w:date="2018-04-11T14:42:00Z">
                            <w:rPr>
                              <w:rFonts w:ascii="Courier New" w:hAnsi="Courier New" w:cs="Courier New"/>
                            </w:rPr>
                          </w:rPrChange>
                        </w:rPr>
                      </w:pPr>
                      <w:r w:rsidRPr="00934A06">
                        <w:rPr>
                          <w:rFonts w:ascii="Courier New" w:hAnsi="Courier New" w:cs="Courier New"/>
                          <w:sz w:val="18"/>
                          <w:lang w:val="en-US"/>
                        </w:rPr>
                        <w:t xml:space="preserve"> </w:t>
                      </w:r>
                      <w:r w:rsidRPr="00934A06">
                        <w:rPr>
                          <w:rFonts w:ascii="Courier New" w:hAnsi="Courier New" w:cs="Courier New"/>
                          <w:sz w:val="20"/>
                          <w:lang w:val="en-US"/>
                          <w:rPrChange w:id="76" w:author="Fien Van Bael" w:date="2018-04-11T14:42:00Z">
                            <w:rPr>
                              <w:rFonts w:ascii="Courier New" w:hAnsi="Courier New" w:cs="Courier New"/>
                            </w:rPr>
                          </w:rPrChange>
                        </w:rPr>
                        <w:t>return app.exec();</w:t>
                      </w:r>
                    </w:p>
                    <w:p w14:paraId="6149C21B" w14:textId="77777777" w:rsidR="003421F8" w:rsidRPr="00934A06" w:rsidRDefault="003421F8" w:rsidP="003601DE">
                      <w:pPr>
                        <w:rPr>
                          <w:rFonts w:ascii="Courier New" w:hAnsi="Courier New" w:cs="Courier New"/>
                          <w:sz w:val="18"/>
                        </w:rPr>
                      </w:pPr>
                      <w:r w:rsidRPr="00934A06">
                        <w:rPr>
                          <w:rFonts w:ascii="Courier New" w:hAnsi="Courier New" w:cs="Courier New"/>
                          <w:sz w:val="18"/>
                        </w:rPr>
                        <w:t xml:space="preserve">} </w:t>
                      </w:r>
                    </w:p>
                    <w:p w14:paraId="65A876B9" w14:textId="77777777" w:rsidR="003421F8" w:rsidRDefault="003421F8" w:rsidP="003601DE"/>
                    <w:p w14:paraId="0ADF8D26" w14:textId="77777777" w:rsidR="003421F8" w:rsidRDefault="003421F8" w:rsidP="003601DE"/>
                  </w:txbxContent>
                </v:textbox>
                <w10:wrap type="square" anchorx="margin"/>
              </v:shape>
            </w:pict>
          </mc:Fallback>
        </mc:AlternateContent>
      </w:r>
      <w:r>
        <w:t xml:space="preserve">Een voorbeeld voor dit signal-slot gebeuren: een </w:t>
      </w:r>
      <w:r w:rsidR="006129C0">
        <w:t>eenvoudige</w:t>
      </w:r>
      <w:r>
        <w:t xml:space="preserve"> </w:t>
      </w:r>
      <w:r w:rsidRPr="00C11549">
        <w:rPr>
          <w:i/>
        </w:rPr>
        <w:t>quit()</w:t>
      </w:r>
      <w:r>
        <w:t xml:space="preserve"> functie:</w:t>
      </w:r>
    </w:p>
    <w:p w14:paraId="1783EB1F" w14:textId="77777777" w:rsidR="003601DE" w:rsidRDefault="003601DE" w:rsidP="003601DE">
      <w:pPr>
        <w:spacing w:before="120" w:after="0"/>
      </w:pPr>
    </w:p>
    <w:p w14:paraId="3ADFC680" w14:textId="7C5396EE" w:rsidR="003601DE" w:rsidRDefault="00CD0365" w:rsidP="00CD0365">
      <w:pPr>
        <w:pStyle w:val="Kop3"/>
      </w:pPr>
      <w:bookmarkStart w:id="77" w:name="_Toc511216725"/>
      <w:r>
        <w:lastRenderedPageBreak/>
        <w:t xml:space="preserve">Qt </w:t>
      </w:r>
      <w:r w:rsidR="00573705">
        <w:t>C</w:t>
      </w:r>
      <w:r>
        <w:t>reator</w:t>
      </w:r>
      <w:bookmarkEnd w:id="77"/>
      <w:r>
        <w:t xml:space="preserve"> </w:t>
      </w:r>
    </w:p>
    <w:p w14:paraId="2C639179" w14:textId="2C16B0CA" w:rsidR="00C75CE0" w:rsidRDefault="00573705" w:rsidP="00C75CE0">
      <w:pPr>
        <w:keepNext/>
      </w:pPr>
      <w:r>
        <w:t xml:space="preserve">Qt Creator is het C++,, JavaScript en QML IDE dat deel is van het SDK voor de Qt GUI applicatie development framework. Deze houdt een visuele debugger en een geïntegreerde GUI layout in. In deze IDE zit een eigen editor in die de typische kenmerken bevat zoals syntax highlighting en het automatisch aanvullen van code die zou ontbreken. </w:t>
      </w:r>
    </w:p>
    <w:p w14:paraId="2050DB7D" w14:textId="4FFF2D14" w:rsidR="00573705" w:rsidRDefault="00573705" w:rsidP="006129C0">
      <w:r>
        <w:t xml:space="preserve">In verband met de installatie van Qt Creator </w:t>
      </w:r>
      <w:r w:rsidR="00AA1B12">
        <w:t xml:space="preserve">is het mogelijk om </w:t>
      </w:r>
      <w:r>
        <w:t xml:space="preserve">online een gratis open source versie </w:t>
      </w:r>
      <w:r w:rsidR="005F0B3D">
        <w:t>downloaden die Qt zelf aanbied. Voor commerciële doeleinden heeft Qt een uitgebreider pakket tegen betaling die meer tools, features en support zal</w:t>
      </w:r>
      <w:r w:rsidR="0071392E">
        <w:t xml:space="preserve"> </w:t>
      </w:r>
      <w:r w:rsidR="005F0B3D">
        <w:t xml:space="preserve">bieden. </w:t>
      </w:r>
    </w:p>
    <w:p w14:paraId="4B9BEC5C" w14:textId="0CEBFCF6" w:rsidR="00261580" w:rsidRPr="006129C0" w:rsidRDefault="005B4301" w:rsidP="006129C0">
      <w:r>
        <w:t>De installatie zelf is rechtuit: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Hierbij zijn de mogelijkheden eindeloos: van verschillende versies Android tot desktop applicatie op Windows, analoog op MAC.</w:t>
      </w:r>
    </w:p>
    <w:p w14:paraId="6589EB62" w14:textId="623872FF" w:rsidR="00CD0365" w:rsidRPr="00CD0365" w:rsidRDefault="00CD0365" w:rsidP="00CD0365">
      <w:pPr>
        <w:pStyle w:val="Kop3"/>
      </w:pPr>
      <w:bookmarkStart w:id="78" w:name="_Toc511216726"/>
      <w:r>
        <w:t>Portfolio</w:t>
      </w:r>
      <w:bookmarkEnd w:id="78"/>
    </w:p>
    <w:p w14:paraId="35CEE5DB" w14:textId="6D3B16ED"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9610D8">
            <w:rPr>
              <w:noProof/>
            </w:rPr>
            <w:t xml:space="preserve"> </w:t>
          </w:r>
          <w:r w:rsidR="009610D8" w:rsidRPr="009610D8">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3F8F578C" w14:textId="76B2B67E" w:rsidR="003601DE" w:rsidRDefault="003601DE" w:rsidP="003601DE"/>
    <w:p w14:paraId="564CDE27" w14:textId="4C344809" w:rsidR="00934A06" w:rsidRDefault="00934A06" w:rsidP="003601DE"/>
    <w:p w14:paraId="0CBC4E26" w14:textId="77777777" w:rsidR="00934A06" w:rsidRPr="0064714F" w:rsidRDefault="00934A06" w:rsidP="003601DE"/>
    <w:p w14:paraId="791E6821" w14:textId="77777777" w:rsidR="003601DE" w:rsidRDefault="003601DE" w:rsidP="003601DE">
      <w:pPr>
        <w:pStyle w:val="Kop2"/>
        <w:spacing w:before="120" w:after="120"/>
        <w:ind w:left="578" w:hanging="578"/>
      </w:pPr>
      <w:bookmarkStart w:id="79" w:name="_Toc499557198"/>
      <w:bookmarkStart w:id="80" w:name="_Toc511216727"/>
      <w:r>
        <w:t>React Native</w:t>
      </w:r>
      <w:bookmarkEnd w:id="79"/>
      <w:bookmarkEnd w:id="80"/>
    </w:p>
    <w:p w14:paraId="1E8DA4C3" w14:textId="77777777" w:rsidR="003601DE" w:rsidRDefault="003601DE" w:rsidP="003601DE">
      <w:pPr>
        <w:pStyle w:val="Kop3"/>
        <w:spacing w:before="40"/>
      </w:pPr>
      <w:bookmarkStart w:id="81" w:name="_Toc511216728"/>
      <w:r>
        <w:t>Oorsprong</w:t>
      </w:r>
      <w:bookmarkEnd w:id="81"/>
    </w:p>
    <w:p w14:paraId="3AF6A089" w14:textId="4451DD59" w:rsidR="003601DE" w:rsidRDefault="003601DE" w:rsidP="003601DE">
      <w:r>
        <w:t>React (soms geschreven als react.js of ReactJS)</w:t>
      </w:r>
      <w:commentRangeStart w:id="82"/>
      <w:r>
        <w:t xml:space="preserve"> </w:t>
      </w:r>
      <w:commentRangeEnd w:id="82"/>
      <w:r w:rsidR="00AA1B12">
        <w:rPr>
          <w:rStyle w:val="Verwijzingopmerking"/>
        </w:rPr>
        <w:commentReference w:id="82"/>
      </w:r>
      <w:r>
        <w:t>is een JavaScript library die gemaakt is om UI’s te bouwen. Gebouwd door Facebook en Instagram teams in 2013. Het doel van React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9610D8" w:rsidRPr="009610D8">
            <w:rPr>
              <w:noProof/>
            </w:rPr>
            <w:t>[10]</w:t>
          </w:r>
          <w:r w:rsidR="00991191">
            <w:fldChar w:fldCharType="end"/>
          </w:r>
        </w:sdtContent>
      </w:sdt>
    </w:p>
    <w:p w14:paraId="22797D7D" w14:textId="21958311"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9610D8">
            <w:rPr>
              <w:noProof/>
            </w:rPr>
            <w:t xml:space="preserve"> </w:t>
          </w:r>
          <w:r w:rsidR="009610D8" w:rsidRPr="009610D8">
            <w:rPr>
              <w:noProof/>
            </w:rPr>
            <w:t>[11]</w:t>
          </w:r>
          <w:r w:rsidR="00991191">
            <w:fldChar w:fldCharType="end"/>
          </w:r>
        </w:sdtContent>
      </w:sdt>
      <w:r>
        <w:t xml:space="preserve">. Na een jaar werken aan een prototype, kreeg React Native zijn eerste job: een onafhankelijk werkende iOS app. Het doel was om een volledige React Native aangedreven app te maken die volgens user experience identiek was aan een app die in Objective-C geschreven was. Dit </w:t>
      </w:r>
      <w:r w:rsidR="003B0EC2">
        <w:t xml:space="preserve">doel werd behaald </w:t>
      </w:r>
      <w:r>
        <w:t>en er werd beslist om RN cross-platform te maken</w:t>
      </w:r>
      <w:r w:rsidR="006F4398">
        <w:t>.</w:t>
      </w:r>
      <w:r>
        <w:t xml:space="preserve"> </w:t>
      </w:r>
      <w:r w:rsidR="006F4398">
        <w:t>Dit begon</w:t>
      </w:r>
      <w:r>
        <w:t xml:space="preserve"> met een RN Android team die de basi</w:t>
      </w:r>
      <w:r w:rsidR="006F4398">
        <w:t>c</w:t>
      </w:r>
      <w:r>
        <w:t xml:space="preserve"> Android Runtime </w:t>
      </w:r>
      <w:r w:rsidR="006F4398">
        <w:t>-</w:t>
      </w:r>
      <w:r>
        <w:t>een applicatie omgeving gebruikt door de Android OS</w:t>
      </w:r>
      <w:r w:rsidR="006F4398">
        <w:t>-</w:t>
      </w:r>
      <w:r>
        <w:t xml:space="preserve"> en componenten schreef. Begin 2015 werd RN publiek tentoongesteld en</w:t>
      </w:r>
      <w:r w:rsidR="00DD1452">
        <w:t xml:space="preserve"> </w:t>
      </w:r>
      <w:r>
        <w:t>tegen eind 2015 werd React Native volledig open source.</w:t>
      </w:r>
      <w:sdt>
        <w:sdtPr>
          <w:id w:val="606926886"/>
          <w:citation/>
        </w:sdtPr>
        <w:sdtContent>
          <w:r w:rsidR="00991191">
            <w:fldChar w:fldCharType="begin"/>
          </w:r>
          <w:r w:rsidR="00991191">
            <w:instrText xml:space="preserve"> CITATION Rea18 \l 2067 </w:instrText>
          </w:r>
          <w:r w:rsidR="00991191">
            <w:fldChar w:fldCharType="separate"/>
          </w:r>
          <w:r w:rsidR="009610D8">
            <w:rPr>
              <w:noProof/>
            </w:rPr>
            <w:t xml:space="preserve"> </w:t>
          </w:r>
          <w:r w:rsidR="009610D8" w:rsidRPr="009610D8">
            <w:rPr>
              <w:noProof/>
            </w:rPr>
            <w:t>[10]</w:t>
          </w:r>
          <w:r w:rsidR="00991191">
            <w:fldChar w:fldCharType="end"/>
          </w:r>
        </w:sdtContent>
      </w:sdt>
    </w:p>
    <w:p w14:paraId="29CFF675" w14:textId="77777777" w:rsidR="003601DE" w:rsidRPr="008F2439" w:rsidRDefault="003601DE" w:rsidP="003601DE">
      <w:pPr>
        <w:pStyle w:val="Kop3"/>
        <w:spacing w:before="40"/>
      </w:pPr>
      <w:bookmarkStart w:id="83" w:name="_Toc511216729"/>
      <w:r>
        <w:lastRenderedPageBreak/>
        <w:t>Basis</w:t>
      </w:r>
      <w:bookmarkEnd w:id="83"/>
    </w:p>
    <w:p w14:paraId="2A2EBC60" w14:textId="083AF7DA" w:rsidR="003601DE" w:rsidRDefault="003601DE" w:rsidP="003601DE">
      <w:r>
        <w:t>React Native is volledig gebaseerd op React. Enerzijds is het een open</w:t>
      </w:r>
      <w:r w:rsidR="00C23BD3">
        <w:t>-s</w:t>
      </w:r>
      <w:r>
        <w:t>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3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BE54E1">
        <w:t xml:space="preserve">look en feel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9610D8">
            <w:rPr>
              <w:noProof/>
            </w:rPr>
            <w:t xml:space="preserve"> </w:t>
          </w:r>
          <w:r w:rsidR="009610D8" w:rsidRPr="009610D8">
            <w:rPr>
              <w:noProof/>
            </w:rPr>
            <w:t>[12]</w:t>
          </w:r>
          <w:r w:rsidR="00991191">
            <w:fldChar w:fldCharType="end"/>
          </w:r>
        </w:sdtContent>
      </w:sdt>
    </w:p>
    <w:p w14:paraId="5DFD687E" w14:textId="6BFE95D0" w:rsidR="003601DE" w:rsidRDefault="003601DE" w:rsidP="003601DE">
      <w:pPr>
        <w:pStyle w:val="Kop3"/>
        <w:spacing w:before="40"/>
      </w:pPr>
      <w:bookmarkStart w:id="84" w:name="_Toc511216730"/>
      <w:r>
        <w:t>Features</w:t>
      </w:r>
      <w:bookmarkEnd w:id="84"/>
    </w:p>
    <w:p w14:paraId="5D9E9DC3" w14:textId="6ED5CE2E" w:rsidR="003601DE" w:rsidRDefault="00C75CE0" w:rsidP="003601DE">
      <w:pPr>
        <w:pStyle w:val="Kop4"/>
        <w:spacing w:before="40" w:after="0"/>
      </w:pPr>
      <w:r>
        <w:rPr>
          <w:noProof/>
        </w:rPr>
        <mc:AlternateContent>
          <mc:Choice Requires="wps">
            <w:drawing>
              <wp:anchor distT="0" distB="0" distL="114300" distR="114300" simplePos="0" relativeHeight="251698176" behindDoc="0" locked="0" layoutInCell="1" allowOverlap="1" wp14:anchorId="1B53A543" wp14:editId="6D2F4C3E">
                <wp:simplePos x="0" y="0"/>
                <wp:positionH relativeFrom="column">
                  <wp:posOffset>2769870</wp:posOffset>
                </wp:positionH>
                <wp:positionV relativeFrom="paragraph">
                  <wp:posOffset>3026410</wp:posOffset>
                </wp:positionV>
                <wp:extent cx="299085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4E80E9D" w:rsidR="003421F8" w:rsidRPr="00E77034" w:rsidRDefault="003421F8" w:rsidP="00C75CE0">
                            <w:pPr>
                              <w:pStyle w:val="Bijschrift"/>
                              <w:jc w:val="center"/>
                              <w:rPr>
                                <w:bCs/>
                                <w:noProof/>
                              </w:rPr>
                            </w:pPr>
                            <w:bookmarkStart w:id="85" w:name="_Toc511916390"/>
                            <w:r>
                              <w:t xml:space="preserve">Figuur </w:t>
                            </w:r>
                            <w:fldSimple w:instr=" STYLEREF 1 \s ">
                              <w:r>
                                <w:rPr>
                                  <w:noProof/>
                                </w:rPr>
                                <w:t>2</w:t>
                              </w:r>
                            </w:fldSimple>
                            <w:r>
                              <w:noBreakHyphen/>
                            </w:r>
                            <w:fldSimple w:instr=" SEQ Figuur \* ARABIC \s 1 ">
                              <w:r>
                                <w:rPr>
                                  <w:noProof/>
                                </w:rPr>
                                <w:t>3</w:t>
                              </w:r>
                            </w:fldSimple>
                            <w:r>
                              <w:t>: Voorbeeld DOM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218.1pt;margin-top:238.3pt;width:2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" stroked="f">
                <v:textbox style="mso-fit-shape-to-text:t" inset="0,0,0,0">
                  <w:txbxContent>
                    <w:p w14:paraId="7A62C494" w14:textId="04E80E9D" w:rsidR="003421F8" w:rsidRPr="00E77034" w:rsidRDefault="003421F8" w:rsidP="00C75CE0">
                      <w:pPr>
                        <w:pStyle w:val="Bijschrift"/>
                        <w:jc w:val="center"/>
                        <w:rPr>
                          <w:bCs/>
                          <w:noProof/>
                        </w:rPr>
                      </w:pPr>
                      <w:bookmarkStart w:id="86" w:name="_Toc511916390"/>
                      <w:r>
                        <w:t xml:space="preserve">Figuur </w:t>
                      </w:r>
                      <w:fldSimple w:instr=" STYLEREF 1 \s ">
                        <w:r>
                          <w:rPr>
                            <w:noProof/>
                          </w:rPr>
                          <w:t>2</w:t>
                        </w:r>
                      </w:fldSimple>
                      <w:r>
                        <w:noBreakHyphen/>
                      </w:r>
                      <w:fldSimple w:instr=" SEQ Figuur \* ARABIC \s 1 ">
                        <w:r>
                          <w:rPr>
                            <w:noProof/>
                          </w:rPr>
                          <w:t>3</w:t>
                        </w:r>
                      </w:fldSimple>
                      <w:r>
                        <w:t>: Voorbeeld DOM</w:t>
                      </w:r>
                      <w:bookmarkEnd w:id="86"/>
                    </w:p>
                  </w:txbxContent>
                </v:textbox>
                <w10:wrap type="square"/>
              </v:shape>
            </w:pict>
          </mc:Fallback>
        </mc:AlternateContent>
      </w:r>
      <w:r w:rsidR="00BE54E1">
        <w:rPr>
          <w:noProof/>
        </w:rPr>
        <w:drawing>
          <wp:anchor distT="0" distB="0" distL="114300" distR="114300" simplePos="0" relativeHeight="251659264" behindDoc="0" locked="0" layoutInCell="1" allowOverlap="1" wp14:anchorId="4D7D3B93" wp14:editId="5940174A">
            <wp:simplePos x="0" y="0"/>
            <wp:positionH relativeFrom="margin">
              <wp:align>right</wp:align>
            </wp:positionH>
            <wp:positionV relativeFrom="paragraph">
              <wp:posOffset>5080</wp:posOffset>
            </wp:positionV>
            <wp:extent cx="2990850" cy="309435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Virtual DOM</w:t>
      </w:r>
    </w:p>
    <w:p w14:paraId="29172293" w14:textId="7D297F40" w:rsidR="003601DE" w:rsidRDefault="003601DE" w:rsidP="003601DE">
      <w:pPr>
        <w:keepNext/>
      </w:pPr>
      <w:r>
        <w:t xml:space="preserve">In een web applicatie is één van de meest belastende operaties het veranderen van de DOM, een applicatie programmerende interface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9610D8" w:rsidRPr="009610D8">
            <w:rPr>
              <w:noProof/>
            </w:rPr>
            <w:t>[13]</w:t>
          </w:r>
          <w:r w:rsidR="00273D03">
            <w:fldChar w:fldCharType="end"/>
          </w:r>
        </w:sdtContent>
      </w:sdt>
    </w:p>
    <w:p w14:paraId="779627FB" w14:textId="4A3C311E" w:rsidR="003601DE" w:rsidRDefault="003601DE" w:rsidP="003601DE">
      <w:pPr>
        <w:keepNext/>
      </w:pPr>
      <w:r>
        <w:t>React onderhoudt een virtuele representatie van deze DOM, Virtual DOM dus. Samen met een ‘diffing’ algoritme, deze vergelijkt twee trees, kan RN het verschil t.o.v. de oorspronkelijke DOM bepalen en enkel het deel updaten</w:t>
      </w:r>
      <w:r w:rsidR="00976AE1">
        <w:t xml:space="preserve"> </w:t>
      </w:r>
      <w:r>
        <w:t>dat</w:t>
      </w:r>
      <w:r w:rsidR="00976AE1">
        <w:t xml:space="preserve"> </w:t>
      </w:r>
      <w:r>
        <w:t xml:space="preserve">veranderd is. </w:t>
      </w:r>
      <w:r w:rsidR="00976AE1">
        <w:br/>
      </w:r>
      <w:r>
        <w:t>Deze</w:t>
      </w:r>
      <w:r w:rsidR="00976AE1">
        <w:t xml:space="preserve"> </w:t>
      </w:r>
      <w:r>
        <w:t>eigenschap is noodzakelijk voor real time applicaties die enige complexiteit bevatten.</w:t>
      </w:r>
      <w:r w:rsidR="00DD1452">
        <w:t xml:space="preserve"> </w:t>
      </w:r>
      <w:r>
        <w:t xml:space="preserve"> </w:t>
      </w:r>
    </w:p>
    <w:p w14:paraId="46567187" w14:textId="0A740BEC" w:rsidR="00A15926" w:rsidRDefault="00AA1B12" w:rsidP="003601DE">
      <w:pPr>
        <w:keepNext/>
        <w:rPr>
          <w:noProof/>
        </w:rPr>
      </w:pPr>
      <w:commentRangeStart w:id="87"/>
      <w:r>
        <w:rPr>
          <w:noProof/>
        </w:rPr>
        <mc:AlternateContent>
          <mc:Choice Requires="wps">
            <w:drawing>
              <wp:anchor distT="0" distB="0" distL="114300" distR="114300" simplePos="0" relativeHeight="251702272" behindDoc="0" locked="0" layoutInCell="1" allowOverlap="1" wp14:anchorId="75912C2C" wp14:editId="25CFC355">
                <wp:simplePos x="0" y="0"/>
                <wp:positionH relativeFrom="page">
                  <wp:posOffset>3600450</wp:posOffset>
                </wp:positionH>
                <wp:positionV relativeFrom="paragraph">
                  <wp:posOffset>1133475</wp:posOffset>
                </wp:positionV>
                <wp:extent cx="3457575" cy="154305"/>
                <wp:effectExtent l="0" t="0" r="9525" b="0"/>
                <wp:wrapSquare wrapText="bothSides"/>
                <wp:docPr id="43" name="Tekstvak 43"/>
                <wp:cNvGraphicFramePr/>
                <a:graphic xmlns:a="http://schemas.openxmlformats.org/drawingml/2006/main">
                  <a:graphicData uri="http://schemas.microsoft.com/office/word/2010/wordprocessingShape">
                    <wps:wsp>
                      <wps:cNvSpPr txBox="1"/>
                      <wps:spPr>
                        <a:xfrm>
                          <a:off x="0" y="0"/>
                          <a:ext cx="3457575" cy="154305"/>
                        </a:xfrm>
                        <a:prstGeom prst="rect">
                          <a:avLst/>
                        </a:prstGeom>
                        <a:solidFill>
                          <a:prstClr val="white"/>
                        </a:solidFill>
                        <a:ln>
                          <a:noFill/>
                        </a:ln>
                      </wps:spPr>
                      <wps:txbx>
                        <w:txbxContent>
                          <w:p w14:paraId="63C3BF9C" w14:textId="3A17C01F" w:rsidR="003421F8" w:rsidRPr="00991191" w:rsidRDefault="003421F8" w:rsidP="00A91D44">
                            <w:pPr>
                              <w:pStyle w:val="Bijschrift"/>
                              <w:rPr>
                                <w:noProof/>
                              </w:rPr>
                            </w:pPr>
                            <w:bookmarkStart w:id="88" w:name="_Toc511916391"/>
                            <w:r w:rsidRPr="00991191">
                              <w:t xml:space="preserve">Figuur </w:t>
                            </w:r>
                            <w:fldSimple w:instr=" STYLEREF 1 \s ">
                              <w:r>
                                <w:rPr>
                                  <w:noProof/>
                                </w:rPr>
                                <w:t>2</w:t>
                              </w:r>
                            </w:fldSimple>
                            <w:r>
                              <w:noBreakHyphen/>
                            </w:r>
                            <w:fldSimple w:instr=" SEQ Figuur \* ARABIC \s 1 ">
                              <w:r>
                                <w:rPr>
                                  <w:noProof/>
                                </w:rPr>
                                <w:t>4</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Pr="009610D8">
                                  <w:rPr>
                                    <w:noProof/>
                                  </w:rPr>
                                  <w:t>[12]</w:t>
                                </w:r>
                                <w:r>
                                  <w:fldChar w:fldCharType="end"/>
                                </w:r>
                              </w:sdtContent>
                            </w:sdt>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12C2C" id="Tekstvak 43" o:spid="_x0000_s1035" type="#_x0000_t202" style="position:absolute;left:0;text-align:left;margin-left:283.5pt;margin-top:89.25pt;width:272.25pt;height:12.15pt;z-index:2517022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" stroked="f">
                <v:textbox inset="0,0,0,0">
                  <w:txbxContent>
                    <w:p w14:paraId="63C3BF9C" w14:textId="3A17C01F" w:rsidR="003421F8" w:rsidRPr="00991191" w:rsidRDefault="003421F8" w:rsidP="00A91D44">
                      <w:pPr>
                        <w:pStyle w:val="Bijschrift"/>
                        <w:rPr>
                          <w:noProof/>
                        </w:rPr>
                      </w:pPr>
                      <w:bookmarkStart w:id="89" w:name="_Toc511916391"/>
                      <w:r w:rsidRPr="00991191">
                        <w:t xml:space="preserve">Figuur </w:t>
                      </w:r>
                      <w:fldSimple w:instr=" STYLEREF 1 \s ">
                        <w:r>
                          <w:rPr>
                            <w:noProof/>
                          </w:rPr>
                          <w:t>2</w:t>
                        </w:r>
                      </w:fldSimple>
                      <w:r>
                        <w:noBreakHyphen/>
                      </w:r>
                      <w:fldSimple w:instr=" SEQ Figuur \* ARABIC \s 1 ">
                        <w:r>
                          <w:rPr>
                            <w:noProof/>
                          </w:rPr>
                          <w:t>4</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Pr="009610D8">
                            <w:rPr>
                              <w:noProof/>
                            </w:rPr>
                            <w:t>[12]</w:t>
                          </w:r>
                          <w:r>
                            <w:fldChar w:fldCharType="end"/>
                          </w:r>
                        </w:sdtContent>
                      </w:sdt>
                      <w:bookmarkEnd w:id="89"/>
                    </w:p>
                  </w:txbxContent>
                </v:textbox>
                <w10:wrap type="square" anchorx="page"/>
              </v:shape>
            </w:pict>
          </mc:Fallback>
        </mc:AlternateContent>
      </w:r>
      <w:r w:rsidR="00A91D44">
        <w:rPr>
          <w:noProof/>
        </w:rPr>
        <w:drawing>
          <wp:anchor distT="0" distB="0" distL="114300" distR="114300" simplePos="0" relativeHeight="251688960" behindDoc="0" locked="0" layoutInCell="1" allowOverlap="1" wp14:anchorId="6B0233EE" wp14:editId="33D4C011">
            <wp:simplePos x="0" y="0"/>
            <wp:positionH relativeFrom="column">
              <wp:posOffset>2624455</wp:posOffset>
            </wp:positionH>
            <wp:positionV relativeFrom="paragraph">
              <wp:posOffset>1411539</wp:posOffset>
            </wp:positionV>
            <wp:extent cx="3353268" cy="990738"/>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3">
                      <a:extLst>
                        <a:ext uri="{28A0092B-C50C-407E-A947-70E740481C1C}">
                          <a14:useLocalDpi xmlns:a14="http://schemas.microsoft.com/office/drawing/2010/main" val="0"/>
                        </a:ext>
                      </a:extLst>
                    </a:blip>
                    <a:stretch>
                      <a:fillRect/>
                    </a:stretch>
                  </pic:blipFill>
                  <pic:spPr>
                    <a:xfrm>
                      <a:off x="0" y="0"/>
                      <a:ext cx="3353268" cy="990738"/>
                    </a:xfrm>
                    <a:prstGeom prst="rect">
                      <a:avLst/>
                    </a:prstGeom>
                  </pic:spPr>
                </pic:pic>
              </a:graphicData>
            </a:graphic>
          </wp:anchor>
        </w:drawing>
      </w:r>
      <w:r w:rsidR="00187616">
        <w:rPr>
          <w:noProof/>
        </w:rPr>
        <mc:AlternateContent>
          <mc:Choice Requires="wps">
            <w:drawing>
              <wp:anchor distT="0" distB="0" distL="114300" distR="114300" simplePos="0" relativeHeight="251687936" behindDoc="0" locked="0" layoutInCell="1" allowOverlap="1" wp14:anchorId="15AC8B13" wp14:editId="65609F31">
                <wp:simplePos x="0" y="0"/>
                <wp:positionH relativeFrom="column">
                  <wp:posOffset>4567555</wp:posOffset>
                </wp:positionH>
                <wp:positionV relativeFrom="paragraph">
                  <wp:posOffset>1159510</wp:posOffset>
                </wp:positionV>
                <wp:extent cx="104775" cy="0"/>
                <wp:effectExtent l="0" t="76200" r="9525" b="95250"/>
                <wp:wrapNone/>
                <wp:docPr id="20" name="Rechte verbindingslijn met pijl 20"/>
                <wp:cNvGraphicFramePr/>
                <a:graphic xmlns:a="http://schemas.openxmlformats.org/drawingml/2006/main">
                  <a:graphicData uri="http://schemas.microsoft.com/office/word/2010/wordprocessingShape">
                    <wps:wsp>
                      <wps:cNvCnPr/>
                      <wps:spPr>
                        <a:xfrm>
                          <a:off x="0" y="0"/>
                          <a:ext cx="1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6940C9" id="_x0000_t32" coordsize="21600,21600" o:spt="32" o:oned="t" path="m,l21600,21600e" filled="f">
                <v:path arrowok="t" fillok="f" o:connecttype="none"/>
                <o:lock v:ext="edit" shapetype="t"/>
              </v:shapetype>
              <v:shape id="Rechte verbindingslijn met pijl 20" o:spid="_x0000_s1026" type="#_x0000_t32" style="position:absolute;margin-left:359.65pt;margin-top:91.3pt;width:8.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" strokecolor="#1b85a6 [3044]">
                <v:stroke endarrow="block"/>
              </v:shape>
            </w:pict>
          </mc:Fallback>
        </mc:AlternateContent>
      </w:r>
      <w:r w:rsidR="00187616">
        <w:rPr>
          <w:noProof/>
        </w:rPr>
        <mc:AlternateContent>
          <mc:Choice Requires="wps">
            <w:drawing>
              <wp:anchor distT="0" distB="0" distL="114300" distR="114300" simplePos="0" relativeHeight="251686912" behindDoc="0" locked="0" layoutInCell="1" allowOverlap="1" wp14:anchorId="6EA039E2" wp14:editId="56B20B2D">
                <wp:simplePos x="0" y="0"/>
                <wp:positionH relativeFrom="column">
                  <wp:posOffset>3643630</wp:posOffset>
                </wp:positionH>
                <wp:positionV relativeFrom="paragraph">
                  <wp:posOffset>1159510</wp:posOffset>
                </wp:positionV>
                <wp:extent cx="85725" cy="0"/>
                <wp:effectExtent l="0" t="76200" r="9525" b="95250"/>
                <wp:wrapNone/>
                <wp:docPr id="17" name="Rechte verbindingslijn met pijl 17"/>
                <wp:cNvGraphicFramePr/>
                <a:graphic xmlns:a="http://schemas.openxmlformats.org/drawingml/2006/main">
                  <a:graphicData uri="http://schemas.microsoft.com/office/word/2010/wordprocessingShape">
                    <wps:wsp>
                      <wps:cNvCnPr/>
                      <wps:spPr>
                        <a:xfrm>
                          <a:off x="0" y="0"/>
                          <a:ext cx="8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E8C8" id="Rechte verbindingslijn met pijl 17" o:spid="_x0000_s1026" type="#_x0000_t32" style="position:absolute;margin-left:286.9pt;margin-top:91.3pt;width:6.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" strokecolor="#1b85a6 [3044]">
                <v:stroke endarrow="block"/>
              </v:shape>
            </w:pict>
          </mc:Fallback>
        </mc:AlternateContent>
      </w:r>
      <w:r w:rsidR="00187616">
        <w:rPr>
          <w:noProof/>
        </w:rPr>
        <mc:AlternateContent>
          <mc:Choice Requires="wps">
            <w:drawing>
              <wp:anchor distT="0" distB="0" distL="114300" distR="114300" simplePos="0" relativeHeight="251683840" behindDoc="0" locked="0" layoutInCell="1" allowOverlap="1" wp14:anchorId="1442D4A9" wp14:editId="413CB73F">
                <wp:simplePos x="0" y="0"/>
                <wp:positionH relativeFrom="column">
                  <wp:posOffset>3681730</wp:posOffset>
                </wp:positionH>
                <wp:positionV relativeFrom="paragraph">
                  <wp:posOffset>1045210</wp:posOffset>
                </wp:positionV>
                <wp:extent cx="933450" cy="238125"/>
                <wp:effectExtent l="0" t="0" r="0" b="9525"/>
                <wp:wrapSquare wrapText="bothSides"/>
                <wp:docPr id="14" name="Tekstvak 14"/>
                <wp:cNvGraphicFramePr/>
                <a:graphic xmlns:a="http://schemas.openxmlformats.org/drawingml/2006/main">
                  <a:graphicData uri="http://schemas.microsoft.com/office/word/2010/wordprocessingShape">
                    <wps:wsp>
                      <wps:cNvSpPr txBox="1"/>
                      <wps:spPr>
                        <a:xfrm>
                          <a:off x="0" y="0"/>
                          <a:ext cx="933450" cy="238125"/>
                        </a:xfrm>
                        <a:prstGeom prst="rect">
                          <a:avLst/>
                        </a:prstGeom>
                        <a:solidFill>
                          <a:schemeClr val="lt1"/>
                        </a:solidFill>
                        <a:ln w="6350">
                          <a:noFill/>
                        </a:ln>
                      </wps:spPr>
                      <wps:txbx>
                        <w:txbxContent>
                          <w:p w14:paraId="7DF31FE7" w14:textId="60851CCF" w:rsidR="003421F8" w:rsidRPr="00187616" w:rsidRDefault="003421F8"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4A9" id="Tekstvak 14" o:spid="_x0000_s1036" type="#_x0000_t202" style="position:absolute;left:0;text-align:left;margin-left:289.9pt;margin-top:82.3pt;width:73.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" fillcolor="white [3201]" stroked="f" strokeweight=".5pt">
                <v:textbox>
                  <w:txbxContent>
                    <w:p w14:paraId="7DF31FE7" w14:textId="60851CCF" w:rsidR="003421F8" w:rsidRPr="00187616" w:rsidRDefault="003421F8"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v:textbox>
                <w10:wrap type="square"/>
              </v:shape>
            </w:pict>
          </mc:Fallback>
        </mc:AlternateContent>
      </w:r>
      <w:r w:rsidR="00187616">
        <w:rPr>
          <w:noProof/>
        </w:rPr>
        <mc:AlternateContent>
          <mc:Choice Requires="wps">
            <w:drawing>
              <wp:anchor distT="0" distB="0" distL="114300" distR="114300" simplePos="0" relativeHeight="251685888" behindDoc="0" locked="0" layoutInCell="1" allowOverlap="1" wp14:anchorId="666B32EE" wp14:editId="0BC8F485">
                <wp:simplePos x="0" y="0"/>
                <wp:positionH relativeFrom="margin">
                  <wp:align>right</wp:align>
                </wp:positionH>
                <wp:positionV relativeFrom="paragraph">
                  <wp:posOffset>1054735</wp:posOffset>
                </wp:positionV>
                <wp:extent cx="1123950" cy="23812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noFill/>
                        </a:ln>
                      </wps:spPr>
                      <wps:txbx>
                        <w:txbxContent>
                          <w:p w14:paraId="39445432" w14:textId="363A5DFC" w:rsidR="003421F8" w:rsidRPr="00187616" w:rsidRDefault="003421F8" w:rsidP="00187616">
                            <w:pPr>
                              <w:rPr>
                                <w:sz w:val="18"/>
                              </w:rPr>
                            </w:pPr>
                            <w:r>
                              <w:rPr>
                                <w:sz w:val="18"/>
                              </w:rPr>
                              <w:t>Opnieuw renderen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32EE" id="Tekstvak 15" o:spid="_x0000_s1037" type="#_x0000_t202" style="position:absolute;left:0;text-align:left;margin-left:37.3pt;margin-top:83.05pt;width:88.5pt;height:1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" fillcolor="white [3201]" stroked="f" strokeweight=".5pt">
                <v:textbox>
                  <w:txbxContent>
                    <w:p w14:paraId="39445432" w14:textId="363A5DFC" w:rsidR="003421F8" w:rsidRPr="00187616" w:rsidRDefault="003421F8" w:rsidP="00187616">
                      <w:pPr>
                        <w:rPr>
                          <w:sz w:val="18"/>
                        </w:rPr>
                      </w:pPr>
                      <w:r>
                        <w:rPr>
                          <w:sz w:val="18"/>
                        </w:rPr>
                        <w:t>Opnieuw renderen</w:t>
                      </w:r>
                    </w:p>
                  </w:txbxContent>
                </v:textbox>
                <w10:wrap type="square" anchorx="margin"/>
              </v:shape>
            </w:pict>
          </mc:Fallback>
        </mc:AlternateContent>
      </w:r>
      <w:r w:rsidR="00187616">
        <w:rPr>
          <w:noProof/>
        </w:rPr>
        <mc:AlternateContent>
          <mc:Choice Requires="wps">
            <w:drawing>
              <wp:anchor distT="0" distB="0" distL="114300" distR="114300" simplePos="0" relativeHeight="251681792" behindDoc="0" locked="0" layoutInCell="1" allowOverlap="1" wp14:anchorId="24BB79E9" wp14:editId="48618C9A">
                <wp:simplePos x="0" y="0"/>
                <wp:positionH relativeFrom="column">
                  <wp:posOffset>2595880</wp:posOffset>
                </wp:positionH>
                <wp:positionV relativeFrom="paragraph">
                  <wp:posOffset>1045210</wp:posOffset>
                </wp:positionV>
                <wp:extent cx="1171575" cy="238125"/>
                <wp:effectExtent l="0" t="0" r="9525" b="9525"/>
                <wp:wrapSquare wrapText="bothSides"/>
                <wp:docPr id="13" name="Tekstvak 13"/>
                <wp:cNvGraphicFramePr/>
                <a:graphic xmlns:a="http://schemas.openxmlformats.org/drawingml/2006/main">
                  <a:graphicData uri="http://schemas.microsoft.com/office/word/2010/wordprocessingShape">
                    <wps:wsp>
                      <wps:cNvSpPr txBox="1"/>
                      <wps:spPr>
                        <a:xfrm>
                          <a:off x="0" y="0"/>
                          <a:ext cx="1171575" cy="238125"/>
                        </a:xfrm>
                        <a:prstGeom prst="rect">
                          <a:avLst/>
                        </a:prstGeom>
                        <a:solidFill>
                          <a:schemeClr val="lt1"/>
                        </a:solidFill>
                        <a:ln w="6350">
                          <a:noFill/>
                        </a:ln>
                      </wps:spPr>
                      <wps:txbx>
                        <w:txbxContent>
                          <w:p w14:paraId="6705641E" w14:textId="0781379E" w:rsidR="003421F8" w:rsidRPr="00187616" w:rsidRDefault="003421F8">
                            <w:pPr>
                              <w:rPr>
                                <w:sz w:val="18"/>
                              </w:rPr>
                            </w:pPr>
                            <w:r w:rsidRPr="00187616">
                              <w:rPr>
                                <w:sz w:val="18"/>
                              </w:rPr>
                              <w:t>State-verandering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79E9" id="Tekstvak 13" o:spid="_x0000_s1038" type="#_x0000_t202" style="position:absolute;left:0;text-align:left;margin-left:204.4pt;margin-top:82.3pt;width:92.2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" fillcolor="white [3201]" stroked="f" strokeweight=".5pt">
                <v:textbox>
                  <w:txbxContent>
                    <w:p w14:paraId="6705641E" w14:textId="0781379E" w:rsidR="003421F8" w:rsidRPr="00187616" w:rsidRDefault="003421F8">
                      <w:pPr>
                        <w:rPr>
                          <w:sz w:val="18"/>
                        </w:rPr>
                      </w:pPr>
                      <w:r w:rsidRPr="00187616">
                        <w:rPr>
                          <w:sz w:val="18"/>
                        </w:rPr>
                        <w:t>State-verandering</w:t>
                      </w:r>
                    </w:p>
                  </w:txbxContent>
                </v:textbox>
                <w10:wrap type="square"/>
              </v:shape>
            </w:pict>
          </mc:Fallback>
        </mc:AlternateContent>
      </w:r>
      <w:r w:rsidR="00187616">
        <w:rPr>
          <w:noProof/>
        </w:rPr>
        <w:drawing>
          <wp:anchor distT="0" distB="0" distL="114300" distR="114300" simplePos="0" relativeHeight="251680768" behindDoc="0" locked="0" layoutInCell="1" allowOverlap="1" wp14:anchorId="237B4C0F" wp14:editId="4561C2B7">
            <wp:simplePos x="0" y="0"/>
            <wp:positionH relativeFrom="column">
              <wp:posOffset>2602865</wp:posOffset>
            </wp:positionH>
            <wp:positionV relativeFrom="paragraph">
              <wp:posOffset>51435</wp:posOffset>
            </wp:positionV>
            <wp:extent cx="3457575" cy="102870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5">
                      <a:extLst>
                        <a:ext uri="{28A0092B-C50C-407E-A947-70E740481C1C}">
                          <a14:useLocalDpi xmlns:a14="http://schemas.microsoft.com/office/drawing/2010/main" val="0"/>
                        </a:ext>
                      </a:extLst>
                    </a:blip>
                    <a:srcRect b="15625"/>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 xml:space="preserve">In plaats van de veranderingen die gebeuren op een pagina direct te renderen zal React de benodigde veranderingen berekenen in zijn memory en het minimaal mogelijke van de pagina </w:t>
      </w:r>
      <w:r w:rsidR="00BE54E1">
        <w:t xml:space="preserve">opnieuw </w:t>
      </w:r>
      <w:r w:rsidR="00187616">
        <w:t>renderen</w:t>
      </w:r>
      <w:r w:rsidR="00DD1452">
        <w:t>.</w:t>
      </w:r>
      <w:r w:rsidR="00187616">
        <w:t xml:space="preserve"> </w:t>
      </w:r>
      <w:r w:rsidR="00DD1452">
        <w:t>Z</w:t>
      </w:r>
      <w:r w:rsidR="00187616">
        <w:t xml:space="preserve">o zal niet de gehele pagina moeten worden </w:t>
      </w:r>
      <w:commentRangeEnd w:id="87"/>
      <w:r>
        <w:rPr>
          <w:rStyle w:val="Verwijzingopmerking"/>
        </w:rPr>
        <w:commentReference w:id="87"/>
      </w:r>
      <w:r w:rsidR="00187616">
        <w:t>herladen.</w:t>
      </w:r>
      <w:r w:rsidR="00187616" w:rsidRPr="00187616">
        <w:rPr>
          <w:noProof/>
        </w:rPr>
        <w:t xml:space="preserve"> </w:t>
      </w:r>
    </w:p>
    <w:p w14:paraId="30706DE2" w14:textId="1BD1B5C9" w:rsidR="00187616" w:rsidRDefault="00A91D44" w:rsidP="003601DE">
      <w:pPr>
        <w:keepNext/>
      </w:pPr>
      <w:r>
        <w:rPr>
          <w:noProof/>
        </w:rPr>
        <mc:AlternateContent>
          <mc:Choice Requires="wps">
            <w:drawing>
              <wp:anchor distT="0" distB="0" distL="114300" distR="114300" simplePos="0" relativeHeight="251704320" behindDoc="0" locked="0" layoutInCell="1" allowOverlap="1" wp14:anchorId="46552351" wp14:editId="49ACEC2D">
                <wp:simplePos x="0" y="0"/>
                <wp:positionH relativeFrom="column">
                  <wp:posOffset>2636331</wp:posOffset>
                </wp:positionH>
                <wp:positionV relativeFrom="paragraph">
                  <wp:posOffset>869892</wp:posOffset>
                </wp:positionV>
                <wp:extent cx="3352800" cy="635"/>
                <wp:effectExtent l="0" t="0" r="0" b="0"/>
                <wp:wrapSquare wrapText="bothSides"/>
                <wp:docPr id="44" name="Tekstvak 4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1BBFE0C" w14:textId="570E1D02" w:rsidR="003421F8" w:rsidRPr="000A5A88" w:rsidRDefault="003421F8" w:rsidP="00991191">
                            <w:pPr>
                              <w:pStyle w:val="Bijschrift"/>
                              <w:jc w:val="center"/>
                              <w:rPr>
                                <w:noProof/>
                              </w:rPr>
                            </w:pPr>
                            <w:bookmarkStart w:id="90" w:name="_Toc511916392"/>
                            <w:r>
                              <w:t xml:space="preserve">Figuur </w:t>
                            </w:r>
                            <w:fldSimple w:instr=" STYLEREF 1 \s ">
                              <w:r>
                                <w:rPr>
                                  <w:noProof/>
                                </w:rPr>
                                <w:t>2</w:t>
                              </w:r>
                            </w:fldSimple>
                            <w:r>
                              <w:noBreakHyphen/>
                            </w:r>
                            <w:fldSimple w:instr=" SEQ Figuur \* ARABIC \s 1 ">
                              <w:r>
                                <w:rPr>
                                  <w:noProof/>
                                </w:rPr>
                                <w:t>5</w:t>
                              </w:r>
                            </w:fldSimple>
                            <w:r>
                              <w:t xml:space="preserve">: Voorbeeld Browser DOM </w:t>
                            </w:r>
                            <w:sdt>
                              <w:sdtPr>
                                <w:id w:val="-1831509939"/>
                                <w:citation/>
                              </w:sdtPr>
                              <w:sdtContent>
                                <w:r>
                                  <w:fldChar w:fldCharType="begin"/>
                                </w:r>
                                <w:r>
                                  <w:instrText xml:space="preserve"> CITATION Eis16 \l 2067 </w:instrText>
                                </w:r>
                                <w:r>
                                  <w:fldChar w:fldCharType="separate"/>
                                </w:r>
                                <w:r w:rsidRPr="009610D8">
                                  <w:rPr>
                                    <w:noProof/>
                                  </w:rPr>
                                  <w:t>[12]</w:t>
                                </w:r>
                                <w:r>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52351" id="Tekstvak 44" o:spid="_x0000_s1039" type="#_x0000_t202" style="position:absolute;left:0;text-align:left;margin-left:207.6pt;margin-top:68.5pt;width:2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" stroked="f">
                <v:textbox style="mso-fit-shape-to-text:t" inset="0,0,0,0">
                  <w:txbxContent>
                    <w:p w14:paraId="11BBFE0C" w14:textId="570E1D02" w:rsidR="003421F8" w:rsidRPr="000A5A88" w:rsidRDefault="003421F8" w:rsidP="00991191">
                      <w:pPr>
                        <w:pStyle w:val="Bijschrift"/>
                        <w:jc w:val="center"/>
                        <w:rPr>
                          <w:noProof/>
                        </w:rPr>
                      </w:pPr>
                      <w:bookmarkStart w:id="91" w:name="_Toc511916392"/>
                      <w:r>
                        <w:t xml:space="preserve">Figuur </w:t>
                      </w:r>
                      <w:fldSimple w:instr=" STYLEREF 1 \s ">
                        <w:r>
                          <w:rPr>
                            <w:noProof/>
                          </w:rPr>
                          <w:t>2</w:t>
                        </w:r>
                      </w:fldSimple>
                      <w:r>
                        <w:noBreakHyphen/>
                      </w:r>
                      <w:fldSimple w:instr=" SEQ Figuur \* ARABIC \s 1 ">
                        <w:r>
                          <w:rPr>
                            <w:noProof/>
                          </w:rPr>
                          <w:t>5</w:t>
                        </w:r>
                      </w:fldSimple>
                      <w:r>
                        <w:t xml:space="preserve">: Voorbeeld Browser DOM </w:t>
                      </w:r>
                      <w:sdt>
                        <w:sdtPr>
                          <w:id w:val="-1831509939"/>
                          <w:citation/>
                        </w:sdtPr>
                        <w:sdtContent>
                          <w:r>
                            <w:fldChar w:fldCharType="begin"/>
                          </w:r>
                          <w:r>
                            <w:instrText xml:space="preserve"> CITATION Eis16 \l 2067 </w:instrText>
                          </w:r>
                          <w:r>
                            <w:fldChar w:fldCharType="separate"/>
                          </w:r>
                          <w:r w:rsidRPr="009610D8">
                            <w:rPr>
                              <w:noProof/>
                            </w:rPr>
                            <w:t>[12]</w:t>
                          </w:r>
                          <w:r>
                            <w:fldChar w:fldCharType="end"/>
                          </w:r>
                        </w:sdtContent>
                      </w:sdt>
                      <w:bookmarkEnd w:id="91"/>
                    </w:p>
                  </w:txbxContent>
                </v:textbox>
                <w10:wrap type="square"/>
              </v:shape>
            </w:pict>
          </mc:Fallback>
        </mc:AlternateContent>
      </w:r>
      <w:r w:rsidR="006A74DE">
        <w:t xml:space="preserve">De Virtual DOM heeft dus zijn performance voordelen. Maar het potentieel is veel groter dan enkel performance voordelen. Wat als React een ander doel kon renderen dan de browser z’n DOM? </w:t>
      </w:r>
    </w:p>
    <w:p w14:paraId="55619446" w14:textId="5924DBFC" w:rsidR="00187616" w:rsidRDefault="006A74DE" w:rsidP="003601DE">
      <w:pPr>
        <w:keepNext/>
      </w:pPr>
      <w:commentRangeStart w:id="92"/>
      <w:r>
        <w:t>React Native werkt zo.</w:t>
      </w:r>
      <w:ins w:id="93" w:author="Fien Van Bael" w:date="2018-04-11T15:04:00Z">
        <w:r w:rsidR="00AA1B12">
          <w:t xml:space="preserve"> </w:t>
        </w:r>
      </w:ins>
      <w:commentRangeEnd w:id="92"/>
      <w:ins w:id="94" w:author="Fien Van Bael" w:date="2018-04-11T15:05:00Z">
        <w:r w:rsidR="00AA1B12">
          <w:rPr>
            <w:rStyle w:val="Verwijzingopmerking"/>
          </w:rPr>
          <w:commentReference w:id="92"/>
        </w:r>
      </w:ins>
      <w:r>
        <w:t xml:space="preserve">In plaats van de browser z’n DOM te renderen, zal React Native Objective-C APIS gebruiken om iOS componenten te renderen en analoog Java APIs om </w:t>
      </w:r>
      <w:r>
        <w:lastRenderedPageBreak/>
        <w:t xml:space="preserve">Android componenten te renderen. Met deze eigenschap onderscheidt RN zich van andere cross-platform development opties, die </w:t>
      </w:r>
      <w:del w:id="95" w:author="Fien Van Bael" w:date="2018-04-11T15:05:00Z">
        <w:r w:rsidDel="00AA1B12">
          <w:delText>meestel</w:delText>
        </w:r>
      </w:del>
      <w:ins w:id="96" w:author="Fien Van Bael" w:date="2018-04-11T15:05:00Z">
        <w:r w:rsidR="00AA1B12">
          <w:t>meestal</w:t>
        </w:r>
      </w:ins>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9610D8" w:rsidRPr="009610D8">
            <w:rPr>
              <w:noProof/>
            </w:rPr>
            <w:t>[12]</w:t>
          </w:r>
          <w:r w:rsidR="00273D03">
            <w:fldChar w:fldCharType="end"/>
          </w:r>
        </w:sdtContent>
      </w:sdt>
    </w:p>
    <w:p w14:paraId="591788BA" w14:textId="491DE4F7" w:rsidR="003601DE" w:rsidRDefault="003601DE" w:rsidP="003601DE">
      <w:pPr>
        <w:keepNext/>
      </w:pPr>
    </w:p>
    <w:p w14:paraId="2658A05F" w14:textId="77777777" w:rsidR="002B6381" w:rsidRDefault="002B6381" w:rsidP="003601DE">
      <w:pPr>
        <w:keepNext/>
      </w:pPr>
    </w:p>
    <w:p w14:paraId="515ED260" w14:textId="6744D285" w:rsidR="003601DE" w:rsidRPr="00533DEF" w:rsidRDefault="003601DE" w:rsidP="003601DE">
      <w:pPr>
        <w:pStyle w:val="Kop4"/>
        <w:spacing w:before="40" w:after="0"/>
        <w:rPr>
          <w:lang w:val="en-US"/>
          <w:rPrChange w:id="97" w:author="Fien Van Bael" w:date="2018-04-11T14:42:00Z">
            <w:rPr/>
          </w:rPrChange>
        </w:rPr>
      </w:pPr>
      <w:r w:rsidRPr="00533DEF">
        <w:rPr>
          <w:lang w:val="en-US"/>
          <w:rPrChange w:id="98" w:author="Fien Van Bael" w:date="2018-04-11T14:42:00Z">
            <w:rPr/>
          </w:rPrChange>
        </w:rPr>
        <w:t>One-way data flow</w:t>
      </w:r>
      <w:r w:rsidR="002B6381" w:rsidRPr="00533DEF">
        <w:rPr>
          <w:lang w:val="en-US"/>
          <w:rPrChange w:id="99" w:author="Fien Van Bael" w:date="2018-04-11T14:42:00Z">
            <w:rPr/>
          </w:rPrChange>
        </w:rPr>
        <w:t>: MVC – Flux - Redux</w:t>
      </w:r>
    </w:p>
    <w:p w14:paraId="083A8404" w14:textId="68735E39" w:rsidR="00BE54E1" w:rsidRDefault="00312707" w:rsidP="002B6381">
      <w:pPr>
        <w:keepNext/>
      </w:pPr>
      <w:r>
        <w:t xml:space="preserve">React </w:t>
      </w:r>
      <w:r w:rsidR="00AA1B12">
        <w:t xml:space="preserve">maakt gebruik van een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commentRangeStart w:id="100"/>
      <w:r w:rsidR="00751A60">
        <w:t>toegepast</w:t>
      </w:r>
      <w:commentRangeEnd w:id="100"/>
      <w:r w:rsidR="00751A60">
        <w:rPr>
          <w:rStyle w:val="Verwijzingopmerking"/>
        </w:rPr>
        <w:commentReference w:id="100"/>
      </w:r>
      <w:r w:rsidR="00DD6505">
        <w:t>. MVC heeft als architectuur het nadeel dat als de applicatie complexer en groter wordt dat</w:t>
      </w:r>
      <w:r w:rsidR="00BE54E1">
        <w:t>:</w:t>
      </w:r>
      <w:r w:rsidR="00DD6505">
        <w:t xml:space="preserve"> </w:t>
      </w:r>
    </w:p>
    <w:p w14:paraId="6A441CE4" w14:textId="40BF3D44"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654942E5"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49BCB600" w:rsidR="00BE54E1" w:rsidRDefault="000D1F51" w:rsidP="009A0D12">
      <w:pPr>
        <w:pStyle w:val="Lijstalinea"/>
        <w:keepNext/>
        <w:numPr>
          <w:ilvl w:val="0"/>
          <w:numId w:val="9"/>
        </w:numPr>
      </w:pPr>
      <w:r>
        <w:t xml:space="preserve">oneindige loops te gemakkelijk </w:t>
      </w:r>
      <w:r w:rsidR="00BF3E08">
        <w:t>geactiveerd</w:t>
      </w:r>
      <w:r>
        <w:t xml:space="preserve"> worden</w:t>
      </w:r>
      <w:r w:rsidR="00DD6505">
        <w:t>.</w:t>
      </w:r>
      <w:r>
        <w:t xml:space="preserve"> </w:t>
      </w:r>
    </w:p>
    <w:p w14:paraId="5B6B2D62" w14:textId="77777777" w:rsidR="00C75CE0" w:rsidRDefault="002B6381" w:rsidP="00C75CE0">
      <w:pPr>
        <w:pStyle w:val="Lijstalinea"/>
        <w:keepNext/>
      </w:pPr>
      <w:r>
        <w:rPr>
          <w:noProof/>
        </w:rPr>
        <w:drawing>
          <wp:inline distT="0" distB="0" distL="0" distR="0" wp14:anchorId="375F5521" wp14:editId="109C7CF1">
            <wp:extent cx="3810000" cy="793330"/>
            <wp:effectExtent l="0" t="0" r="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6">
                      <a:extLst>
                        <a:ext uri="{28A0092B-C50C-407E-A947-70E740481C1C}">
                          <a14:useLocalDpi xmlns:a14="http://schemas.microsoft.com/office/drawing/2010/main" val="0"/>
                        </a:ext>
                      </a:extLst>
                    </a:blip>
                    <a:stretch>
                      <a:fillRect/>
                    </a:stretch>
                  </pic:blipFill>
                  <pic:spPr>
                    <a:xfrm>
                      <a:off x="0" y="0"/>
                      <a:ext cx="3849627" cy="801581"/>
                    </a:xfrm>
                    <a:prstGeom prst="rect">
                      <a:avLst/>
                    </a:prstGeom>
                  </pic:spPr>
                </pic:pic>
              </a:graphicData>
            </a:graphic>
          </wp:inline>
        </w:drawing>
      </w:r>
    </w:p>
    <w:p w14:paraId="0D7B571E" w14:textId="4114A885" w:rsidR="002B6381" w:rsidRDefault="00C75CE0" w:rsidP="00C75CE0">
      <w:pPr>
        <w:pStyle w:val="Bijschrift"/>
      </w:pPr>
      <w:bookmarkStart w:id="101" w:name="_Ref509316668"/>
      <w:bookmarkStart w:id="102" w:name="_Toc511916393"/>
      <w:r>
        <w:t xml:space="preserve">Figuur </w:t>
      </w:r>
      <w:fldSimple w:instr=" STYLEREF 1 \s ">
        <w:r w:rsidR="00C1628B">
          <w:rPr>
            <w:noProof/>
          </w:rPr>
          <w:t>2</w:t>
        </w:r>
      </w:fldSimple>
      <w:r w:rsidR="00C1628B">
        <w:noBreakHyphen/>
      </w:r>
      <w:fldSimple w:instr=" SEQ Figuur \* ARABIC \s 1 ">
        <w:r w:rsidR="00C1628B">
          <w:rPr>
            <w:noProof/>
          </w:rPr>
          <w:t>6</w:t>
        </w:r>
      </w:fldSimple>
      <w:r>
        <w:t>: Voorbeeld MVC</w:t>
      </w:r>
      <w:bookmarkEnd w:id="101"/>
      <w:r w:rsidR="00030C0A" w:rsidRPr="00030C0A">
        <w:t xml:space="preserve"> </w:t>
      </w:r>
      <w:sdt>
        <w:sdtPr>
          <w:id w:val="-1821190442"/>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2"/>
    </w:p>
    <w:p w14:paraId="455F8B3B" w14:textId="77777777" w:rsidR="00C75CE0" w:rsidRDefault="002B6381" w:rsidP="00C75CE0">
      <w:pPr>
        <w:keepNext/>
      </w:pPr>
      <w:r>
        <w:rPr>
          <w:noProof/>
          <w:lang w:eastAsia="en-US"/>
        </w:rPr>
        <w:drawing>
          <wp:inline distT="0" distB="0" distL="0" distR="0" wp14:anchorId="300B4841" wp14:editId="3D7D6798">
            <wp:extent cx="4248150" cy="288688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7">
                      <a:extLst>
                        <a:ext uri="{28A0092B-C50C-407E-A947-70E740481C1C}">
                          <a14:useLocalDpi xmlns:a14="http://schemas.microsoft.com/office/drawing/2010/main" val="0"/>
                        </a:ext>
                      </a:extLst>
                    </a:blip>
                    <a:stretch>
                      <a:fillRect/>
                    </a:stretch>
                  </pic:blipFill>
                  <pic:spPr>
                    <a:xfrm>
                      <a:off x="0" y="0"/>
                      <a:ext cx="4268570" cy="2900764"/>
                    </a:xfrm>
                    <a:prstGeom prst="rect">
                      <a:avLst/>
                    </a:prstGeom>
                  </pic:spPr>
                </pic:pic>
              </a:graphicData>
            </a:graphic>
          </wp:inline>
        </w:drawing>
      </w:r>
    </w:p>
    <w:p w14:paraId="449DEA9D" w14:textId="400C5D55" w:rsidR="002B6381" w:rsidRDefault="00C75CE0" w:rsidP="00C75CE0">
      <w:pPr>
        <w:pStyle w:val="Bijschrift"/>
      </w:pPr>
      <w:bookmarkStart w:id="103" w:name="_Toc511916394"/>
      <w:r>
        <w:t xml:space="preserve">Figuur </w:t>
      </w:r>
      <w:fldSimple w:instr=" STYLEREF 1 \s ">
        <w:r w:rsidR="00C1628B">
          <w:rPr>
            <w:noProof/>
          </w:rPr>
          <w:t>2</w:t>
        </w:r>
      </w:fldSimple>
      <w:r w:rsidR="00C1628B">
        <w:noBreakHyphen/>
      </w:r>
      <w:fldSimple w:instr=" SEQ Figuur \* ARABIC \s 1 ">
        <w:r w:rsidR="00C1628B">
          <w:rPr>
            <w:noProof/>
          </w:rPr>
          <w:t>7</w:t>
        </w:r>
      </w:fldSimple>
      <w:r>
        <w:t>: Complexer voorbeeld MVC</w:t>
      </w:r>
      <w:r w:rsidR="00030C0A" w:rsidRPr="00030C0A">
        <w:t xml:space="preserve"> </w:t>
      </w:r>
      <w:sdt>
        <w:sdtPr>
          <w:id w:val="-1864586618"/>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3"/>
    </w:p>
    <w:p w14:paraId="30F77A08" w14:textId="77777777" w:rsidR="002B6381" w:rsidRDefault="002B6381" w:rsidP="003601DE"/>
    <w:p w14:paraId="3DB97ABA" w14:textId="718B2549" w:rsidR="003601DE" w:rsidRDefault="000D1F51" w:rsidP="003601DE">
      <w:r>
        <w:t>De Flux architectuur zorgt ervoor dat elke interactie met de View via één enkel pad naar de dispatcher gaat, deze is dan een centraal punt voor alle acties naar de alle Stores te sturen. De Stores zelf bezitten dan de logica om te bepalen of deze actie dan iets verander</w:t>
      </w:r>
      <w:r w:rsidR="00BE54E1">
        <w:t>t</w:t>
      </w:r>
      <w:r>
        <w:t xml:space="preserve"> in de eigen data. Elke Store is verantwoordelijk voor een domein van de applicatie</w:t>
      </w:r>
      <w:r w:rsidR="00F932C2">
        <w:t xml:space="preserve">. </w:t>
      </w:r>
      <w:r w:rsidR="00751A60">
        <w:t>Dit</w:t>
      </w:r>
      <w:r w:rsidR="00DD1452">
        <w:t xml:space="preserve"> </w:t>
      </w:r>
      <w:r>
        <w:t xml:space="preserve">update enkel zichzelf als reactie op de acties die worden doorgezonden vanuit de Dispatcher. Het grootste voordeel van Flux is </w:t>
      </w:r>
      <w:r w:rsidR="00EE773A">
        <w:t xml:space="preserve">het feit dat de data maar in één richting gaat, hiermee vermijd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p>
    <w:p w14:paraId="0AF74816" w14:textId="77777777" w:rsidR="00C75CE0" w:rsidRDefault="00976AE1" w:rsidP="00C75CE0">
      <w:pPr>
        <w:keepNext/>
      </w:pPr>
      <w:r>
        <w:rPr>
          <w:noProof/>
        </w:rPr>
        <w:lastRenderedPageBreak/>
        <w:drawing>
          <wp:inline distT="0" distB="0" distL="0" distR="0" wp14:anchorId="4D456C5A" wp14:editId="5418C86E">
            <wp:extent cx="4343400" cy="1117449"/>
            <wp:effectExtent l="0" t="0" r="0" b="698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8">
                      <a:extLst>
                        <a:ext uri="{28A0092B-C50C-407E-A947-70E740481C1C}">
                          <a14:useLocalDpi xmlns:a14="http://schemas.microsoft.com/office/drawing/2010/main" val="0"/>
                        </a:ext>
                      </a:extLst>
                    </a:blip>
                    <a:stretch>
                      <a:fillRect/>
                    </a:stretch>
                  </pic:blipFill>
                  <pic:spPr>
                    <a:xfrm>
                      <a:off x="0" y="0"/>
                      <a:ext cx="4359483" cy="1121587"/>
                    </a:xfrm>
                    <a:prstGeom prst="rect">
                      <a:avLst/>
                    </a:prstGeom>
                  </pic:spPr>
                </pic:pic>
              </a:graphicData>
            </a:graphic>
          </wp:inline>
        </w:drawing>
      </w:r>
    </w:p>
    <w:p w14:paraId="6CE2EBD5" w14:textId="3BCBA2DF" w:rsidR="00976AE1" w:rsidRDefault="00C75CE0" w:rsidP="00976AE1">
      <w:pPr>
        <w:pStyle w:val="Bijschrift"/>
      </w:pPr>
      <w:bookmarkStart w:id="104" w:name="_Toc511916395"/>
      <w:r>
        <w:t xml:space="preserve">Figuur </w:t>
      </w:r>
      <w:fldSimple w:instr=" STYLEREF 1 \s ">
        <w:r w:rsidR="00C1628B">
          <w:rPr>
            <w:noProof/>
          </w:rPr>
          <w:t>2</w:t>
        </w:r>
      </w:fldSimple>
      <w:r w:rsidR="00C1628B">
        <w:noBreakHyphen/>
      </w:r>
      <w:fldSimple w:instr=" SEQ Figuur \* ARABIC \s 1 ">
        <w:r w:rsidR="00C1628B">
          <w:rPr>
            <w:noProof/>
          </w:rPr>
          <w:t>8</w:t>
        </w:r>
      </w:fldSimple>
      <w:r>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4"/>
    </w:p>
    <w:p w14:paraId="143F41FE" w14:textId="77777777" w:rsidR="00C75CE0" w:rsidRDefault="00976AE1" w:rsidP="00C75CE0">
      <w:pPr>
        <w:keepNext/>
      </w:pPr>
      <w:r>
        <w:rPr>
          <w:noProof/>
          <w:lang w:eastAsia="en-US"/>
        </w:rPr>
        <w:drawing>
          <wp:inline distT="0" distB="0" distL="0" distR="0" wp14:anchorId="328B2678" wp14:editId="06AC1448">
            <wp:extent cx="4391025" cy="3815042"/>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9">
                      <a:extLst>
                        <a:ext uri="{28A0092B-C50C-407E-A947-70E740481C1C}">
                          <a14:useLocalDpi xmlns:a14="http://schemas.microsoft.com/office/drawing/2010/main" val="0"/>
                        </a:ext>
                      </a:extLst>
                    </a:blip>
                    <a:stretch>
                      <a:fillRect/>
                    </a:stretch>
                  </pic:blipFill>
                  <pic:spPr>
                    <a:xfrm>
                      <a:off x="0" y="0"/>
                      <a:ext cx="4396819" cy="3820076"/>
                    </a:xfrm>
                    <a:prstGeom prst="rect">
                      <a:avLst/>
                    </a:prstGeom>
                  </pic:spPr>
                </pic:pic>
              </a:graphicData>
            </a:graphic>
          </wp:inline>
        </w:drawing>
      </w:r>
    </w:p>
    <w:p w14:paraId="0EEDF6C3" w14:textId="1DD755A9" w:rsidR="00976AE1" w:rsidRDefault="00C75CE0" w:rsidP="00C75CE0">
      <w:pPr>
        <w:pStyle w:val="Bijschrift"/>
      </w:pPr>
      <w:bookmarkStart w:id="105" w:name="_Toc511916396"/>
      <w:r>
        <w:t xml:space="preserve">Figuur </w:t>
      </w:r>
      <w:fldSimple w:instr=" STYLEREF 1 \s ">
        <w:r w:rsidR="00C1628B">
          <w:rPr>
            <w:noProof/>
          </w:rPr>
          <w:t>2</w:t>
        </w:r>
      </w:fldSimple>
      <w:r w:rsidR="00C1628B">
        <w:noBreakHyphen/>
      </w:r>
      <w:fldSimple w:instr=" SEQ Figuur \* ARABIC \s 1 ">
        <w:r w:rsidR="00C1628B">
          <w:rPr>
            <w:noProof/>
          </w:rPr>
          <w:t>9</w:t>
        </w:r>
      </w:fldSimple>
      <w:r>
        <w:t>: Complexer voorbeeld Flux</w:t>
      </w:r>
      <w:r w:rsidR="00030C0A" w:rsidRPr="00030C0A">
        <w:t xml:space="preserve"> </w:t>
      </w:r>
      <w:sdt>
        <w:sdtPr>
          <w:id w:val="-2084445555"/>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5"/>
    </w:p>
    <w:p w14:paraId="71595B7E" w14:textId="77777777" w:rsidR="002B6381" w:rsidRDefault="002B6381" w:rsidP="003601DE"/>
    <w:p w14:paraId="5110D6E8" w14:textId="0EED75C5" w:rsidR="005F4B73" w:rsidRDefault="00EE773A" w:rsidP="003601DE">
      <w:r>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51267240" w:rsidR="005F4B73" w:rsidRDefault="005F4B73" w:rsidP="009A0D12">
      <w:pPr>
        <w:pStyle w:val="Lijstalinea"/>
        <w:numPr>
          <w:ilvl w:val="0"/>
          <w:numId w:val="13"/>
        </w:numPr>
      </w:pPr>
      <w:r>
        <w:t>Het gebruikt geen Dispatcher en vertrouwd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9610D8">
            <w:rPr>
              <w:noProof/>
            </w:rPr>
            <w:t xml:space="preserve"> </w:t>
          </w:r>
          <w:r w:rsidR="009610D8" w:rsidRPr="009610D8">
            <w:rPr>
              <w:noProof/>
            </w:rPr>
            <w:t>[15]</w:t>
          </w:r>
          <w:r>
            <w:fldChar w:fldCharType="end"/>
          </w:r>
        </w:sdtContent>
      </w:sdt>
    </w:p>
    <w:p w14:paraId="1AA80854" w14:textId="58B7614B"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t>Door dit laatste</w:t>
      </w:r>
      <w:r w:rsidR="007A6518">
        <w:t xml:space="preserve"> is Redux </w:t>
      </w:r>
      <w:r w:rsidR="006712C0">
        <w:t xml:space="preserve">dan ook </w:t>
      </w:r>
      <w:r w:rsidR="007A6518">
        <w:t xml:space="preserve">zeer </w:t>
      </w:r>
      <w:r w:rsidR="00D205BD">
        <w:t>flexibel in termen van redundantie.</w:t>
      </w:r>
      <w:sdt>
        <w:sdtPr>
          <w:id w:val="-1588909778"/>
          <w:citation/>
        </w:sdtPr>
        <w:sdtContent>
          <w:r w:rsidR="00672C49">
            <w:fldChar w:fldCharType="begin"/>
          </w:r>
          <w:r w:rsidR="00672C49">
            <w:instrText xml:space="preserve"> CITATION Dan18 \l 2067 </w:instrText>
          </w:r>
          <w:r w:rsidR="00672C49">
            <w:fldChar w:fldCharType="separate"/>
          </w:r>
          <w:r w:rsidR="009610D8">
            <w:rPr>
              <w:noProof/>
            </w:rPr>
            <w:t xml:space="preserve"> </w:t>
          </w:r>
          <w:r w:rsidR="009610D8" w:rsidRPr="009610D8">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106" w:name="_Toc511216731"/>
      <w:r>
        <w:t>Gebruik</w:t>
      </w:r>
      <w:bookmarkEnd w:id="106"/>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7777777"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Nu kan het project worden gecreëerd eveneens via de command line. Daarna kan de app gebruiksvriendelijk aangepast worden in een tekst-editor naar keuze sinds dit enkel pure Javascript code inhoudt.</w:t>
      </w:r>
      <w:r w:rsidR="00A86707">
        <w:t xml:space="preserve"> </w:t>
      </w:r>
    </w:p>
    <w:p w14:paraId="4B48440F" w14:textId="55CE0FEE" w:rsidR="00AC1241" w:rsidRPr="000859D6" w:rsidRDefault="00A86707" w:rsidP="000859D6">
      <w:r>
        <w:t xml:space="preserve">Om een simulatie van die applicatie te kunnen verkrijgen zijn er enkele mogelijkheden. </w:t>
      </w:r>
      <w:del w:id="107"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108" w:author="Fien Van Bael" w:date="2018-04-11T15:11:00Z">
        <w:r w:rsidR="00751A60">
          <w:t>,</w:t>
        </w:r>
      </w:ins>
      <w:del w:id="109" w:author="Fien Van Bael" w:date="2018-04-11T15:11:00Z">
        <w:r w:rsidDel="00751A60">
          <w:delText xml:space="preserve">– </w:delText>
        </w:r>
      </w:del>
      <w:r>
        <w:t>die de terminal weergeeft bij het runnen van het project</w:t>
      </w:r>
      <w:ins w:id="110" w:author="Fien Van Bael" w:date="2018-04-11T15:11:00Z">
        <w:r w:rsidR="00751A60">
          <w:t>,</w:t>
        </w:r>
      </w:ins>
      <w:del w:id="111"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Het is dan ook zeer </w:t>
      </w:r>
      <w:r w:rsidR="00751A60">
        <w:t xml:space="preserve">gemakkelijk </w:t>
      </w:r>
      <w:r w:rsidR="00446874">
        <w:t xml:space="preserve">dat we via Android Studio </w:t>
      </w:r>
      <w:r w:rsidR="00751A60">
        <w:t>bijvoorbeeld</w:t>
      </w:r>
      <w:r w:rsidR="00446874">
        <w:t>. onze app op hetzelfde apparaat simuleren om deze dan te bekijken en vergelijken op performantie, geheugen en snelheid.</w:t>
      </w:r>
    </w:p>
    <w:p w14:paraId="0ACAF975" w14:textId="56D634F6" w:rsidR="00976AE1" w:rsidRDefault="00F43ED7" w:rsidP="003601DE">
      <w:pPr>
        <w:pStyle w:val="Kop3"/>
      </w:pPr>
      <w:bookmarkStart w:id="112" w:name="_Toc511216732"/>
      <w:r>
        <w:t>Portfolio</w:t>
      </w:r>
      <w:bookmarkEnd w:id="112"/>
    </w:p>
    <w:p w14:paraId="013A00A0" w14:textId="6620934F"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9610D8" w:rsidRPr="009610D8">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ADBBE6F" w14:textId="7C4606A4" w:rsidR="000859D6" w:rsidRDefault="00FC2F51" w:rsidP="000859D6">
      <w:pPr>
        <w:pStyle w:val="Lijstalinea"/>
        <w:numPr>
          <w:ilvl w:val="0"/>
          <w:numId w:val="10"/>
        </w:numPr>
      </w:pPr>
      <w:r>
        <w:t>Tencent QQ (Android): het grootste messaging platform van China</w:t>
      </w:r>
    </w:p>
    <w:p w14:paraId="27CAD44B" w14:textId="0EFC108F" w:rsidR="00976AE1" w:rsidRDefault="00976AE1" w:rsidP="003601DE"/>
    <w:p w14:paraId="7713F3BF" w14:textId="537AD042" w:rsidR="00F125CF" w:rsidRDefault="00F125CF" w:rsidP="003601DE"/>
    <w:p w14:paraId="29946725" w14:textId="4CE2ED37" w:rsidR="00F125CF" w:rsidRDefault="00F125CF" w:rsidP="003601DE"/>
    <w:p w14:paraId="38B3480C" w14:textId="77777777" w:rsidR="00F125CF" w:rsidRPr="0064714F" w:rsidRDefault="00F125CF" w:rsidP="003601DE"/>
    <w:p w14:paraId="6E7B3F0C" w14:textId="77777777" w:rsidR="003601DE" w:rsidRDefault="003601DE" w:rsidP="003601DE">
      <w:pPr>
        <w:pStyle w:val="Kop2"/>
        <w:spacing w:before="120" w:after="120"/>
        <w:ind w:left="578" w:hanging="578"/>
      </w:pPr>
      <w:bookmarkStart w:id="113" w:name="_Toc499557200"/>
      <w:bookmarkStart w:id="114" w:name="_Toc511216733"/>
      <w:r>
        <w:lastRenderedPageBreak/>
        <w:t>Xamarin</w:t>
      </w:r>
      <w:bookmarkEnd w:id="113"/>
      <w:bookmarkEnd w:id="114"/>
    </w:p>
    <w:p w14:paraId="092EB4BC" w14:textId="0942E0CF" w:rsidR="003601DE" w:rsidRDefault="00AC665C" w:rsidP="003601DE">
      <w:pPr>
        <w:pStyle w:val="Kop3"/>
        <w:spacing w:before="40"/>
      </w:pPr>
      <w:bookmarkStart w:id="115" w:name="_Toc511216734"/>
      <w:r>
        <w:t>Oorsprong</w:t>
      </w:r>
      <w:bookmarkEnd w:id="115"/>
    </w:p>
    <w:p w14:paraId="65B72988" w14:textId="17FC384B" w:rsidR="00260C13" w:rsidRDefault="00092EB0" w:rsidP="00260C13">
      <w:r>
        <w:t xml:space="preserve">Xamarin </w:t>
      </w:r>
      <w:r w:rsidR="005811E6">
        <w:t xml:space="preserve">is een </w:t>
      </w:r>
      <w:r w:rsidR="007A44EB">
        <w:t>ontwikkelings</w:t>
      </w:r>
      <w:r w:rsidR="005811E6">
        <w:t xml:space="preserve">platform </w:t>
      </w:r>
      <w:r w:rsidR="00751A60">
        <w:t xml:space="preserve">ontwikkeld </w:t>
      </w:r>
      <w:r w:rsidR="00D548CA">
        <w:t>door het gelijknamige</w:t>
      </w:r>
      <w:r>
        <w:t xml:space="preserve"> software</w:t>
      </w:r>
      <w:r w:rsidR="00071125">
        <w:t xml:space="preserve"> bedrijf opgericht in 2011 door de ingenieurs die Mono, Mono for Android and MonoTouch hebb</w:t>
      </w:r>
      <w:r w:rsidR="008A4B17">
        <w:t xml:space="preserve">en gecreëerd, dit zijn cross-platforme implementaties van het Common Language Infrastructure (CLI) en </w:t>
      </w:r>
      <w:r w:rsidR="00CE1409">
        <w:t>Microsoft .NET.</w:t>
      </w:r>
      <w:r w:rsidR="00590A19">
        <w:t xml:space="preserve"> In 2013 werd</w:t>
      </w:r>
      <w:r w:rsidR="00FC44DA">
        <w:t xml:space="preserve"> het development platform</w:t>
      </w:r>
      <w:r w:rsidR="00590A19">
        <w:t xml:space="preserve"> Xamarin 2.0 uitgebracht. Deze </w:t>
      </w:r>
      <w:r w:rsidR="006425D8">
        <w:t xml:space="preserve">release </w:t>
      </w:r>
      <w:r w:rsidR="00394FE5">
        <w:t>had 2 voornamelijke componenten: Xamarin Studio</w:t>
      </w:r>
      <w:r w:rsidR="00A96BD7">
        <w:t>, een open-source IDE</w:t>
      </w:r>
      <w:r w:rsidR="00D27844">
        <w:t xml:space="preserve"> </w:t>
      </w:r>
      <w:r w:rsidR="002944CE">
        <w:t>,</w:t>
      </w:r>
      <w:r w:rsidR="00A96BD7">
        <w:t xml:space="preserve"> en een integratie met Visual Studio, Microsoft’s IDE voor het .NET framework,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t xml:space="preserve">In 2016 werd Xamarin opgekocht door Microsoft en </w:t>
      </w:r>
      <w:r w:rsidR="004D4760">
        <w:t xml:space="preserve">kondigde Microsoft aan dat de Xamarin SDK </w:t>
      </w:r>
      <w:r w:rsidR="007976FD">
        <w:t xml:space="preserve">open-sourced zal worden en dat deze zal gebundeld worden als een gratis </w:t>
      </w:r>
      <w:r w:rsidR="001134BB">
        <w:t>deel binnen Visual Studio’s geintegreerde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9610D8">
            <w:rPr>
              <w:noProof/>
            </w:rPr>
            <w:t xml:space="preserve"> </w:t>
          </w:r>
          <w:r w:rsidR="009610D8" w:rsidRPr="009610D8">
            <w:rPr>
              <w:noProof/>
            </w:rPr>
            <w:t>[18]</w:t>
          </w:r>
          <w:r w:rsidR="00672C49">
            <w:fldChar w:fldCharType="end"/>
          </w:r>
        </w:sdtContent>
      </w:sdt>
    </w:p>
    <w:p w14:paraId="34D6D4B0" w14:textId="1FB657B2" w:rsidR="0052454B" w:rsidRDefault="00293F75" w:rsidP="00293F75">
      <w:pPr>
        <w:pStyle w:val="Kop3"/>
      </w:pPr>
      <w:bookmarkStart w:id="116" w:name="_Toc511216735"/>
      <w:r>
        <w:t>Basis</w:t>
      </w:r>
      <w:bookmarkEnd w:id="116"/>
    </w:p>
    <w:p w14:paraId="5FD8500F" w14:textId="7624BA39" w:rsidR="003601DE" w:rsidRDefault="002B3984" w:rsidP="003601DE">
      <w:r>
        <w:t>Het Xamarin platfor</w:t>
      </w:r>
      <w:r w:rsidR="002E1CC8">
        <w:t xml:space="preserve">m </w:t>
      </w:r>
      <w:r w:rsidR="00970305">
        <w:t>is een .NET omgeving met iOS en Android C#</w:t>
      </w:r>
      <w:r w:rsidR="002603DE">
        <w:t xml:space="preserve"> verbonden libraries</w:t>
      </w:r>
      <w:r w:rsidR="00204FAC">
        <w:t>. Onderliggend Xamarin.Android is Mono for Android, en onder Xamarin.iOS is MonoTouch</w:t>
      </w:r>
      <w:r w:rsidR="008D77B8">
        <w:t>. Deze zijn de C# verbindingen tot het native Android en iOS API’s voor het ontwikkelen op mobiele devices en tablets.</w:t>
      </w:r>
      <w:r w:rsidR="0056560E">
        <w:t xml:space="preserve"> Dit geeft het vermogen de Android</w:t>
      </w:r>
      <w:r w:rsidR="00FB04EF">
        <w:t>/</w:t>
      </w:r>
      <w:r w:rsidR="0056560E">
        <w:t xml:space="preserve">iOS </w:t>
      </w:r>
      <w:r w:rsidR="009B3A60">
        <w:t xml:space="preserve">UI, graphics, </w:t>
      </w:r>
      <w:r w:rsidR="00751A60">
        <w:t xml:space="preserve">enz. </w:t>
      </w:r>
      <w:r w:rsidR="009B3A60">
        <w:t>te gebruiken terwijl we enkel C# schrijven.</w:t>
      </w:r>
      <w:r w:rsidR="00DB3C18">
        <w:t xml:space="preserve"> Xamarin.Forms is een laag boven de andere UI </w:t>
      </w:r>
      <w:r w:rsidR="00575D10">
        <w:t>verbindingen</w:t>
      </w:r>
      <w:r w:rsidR="00300432">
        <w:t>, die zorgt voor een volledig cross-platform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p>
    <w:p w14:paraId="04934E20" w14:textId="77777777" w:rsidR="00C75CE0" w:rsidRDefault="007016A4" w:rsidP="00C75CE0">
      <w:pPr>
        <w:keepNext/>
      </w:pPr>
      <w:r>
        <w:rPr>
          <w:noProof/>
        </w:rPr>
        <w:drawing>
          <wp:inline distT="0" distB="0" distL="0" distR="0" wp14:anchorId="66281DCF" wp14:editId="34CCD2F3">
            <wp:extent cx="2402693" cy="20955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0320" cy="2119594"/>
                    </a:xfrm>
                    <a:prstGeom prst="rect">
                      <a:avLst/>
                    </a:prstGeom>
                  </pic:spPr>
                </pic:pic>
              </a:graphicData>
            </a:graphic>
          </wp:inline>
        </w:drawing>
      </w:r>
    </w:p>
    <w:p w14:paraId="7BB3BEA7" w14:textId="544CC314" w:rsidR="007016A4" w:rsidRDefault="00C75CE0" w:rsidP="00C75CE0">
      <w:pPr>
        <w:pStyle w:val="Bijschrift"/>
      </w:pPr>
      <w:bookmarkStart w:id="117" w:name="_Toc511916397"/>
      <w:r>
        <w:t xml:space="preserve">Figuur </w:t>
      </w:r>
      <w:fldSimple w:instr=" STYLEREF 1 \s ">
        <w:r w:rsidR="00C1628B">
          <w:rPr>
            <w:noProof/>
          </w:rPr>
          <w:t>2</w:t>
        </w:r>
      </w:fldSimple>
      <w:r w:rsidR="00C1628B">
        <w:noBreakHyphen/>
      </w:r>
      <w:fldSimple w:instr=" SEQ Figuur \* ARABIC \s 1 ">
        <w:r w:rsidR="00C1628B">
          <w:rPr>
            <w:noProof/>
          </w:rPr>
          <w:t>10</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bookmarkEnd w:id="117"/>
    </w:p>
    <w:p w14:paraId="32ECED76" w14:textId="532B0C14" w:rsidR="00095BBD" w:rsidRDefault="00095BBD" w:rsidP="00F2712D">
      <w:pPr>
        <w:pStyle w:val="Kop3"/>
      </w:pPr>
      <w:bookmarkStart w:id="118" w:name="_Toc511216736"/>
      <w:r>
        <w:t>Features</w:t>
      </w:r>
    </w:p>
    <w:p w14:paraId="365AA182" w14:textId="6B6453B4" w:rsidR="00F2712D" w:rsidRDefault="00F2712D" w:rsidP="00095BBD">
      <w:pPr>
        <w:pStyle w:val="Kop4"/>
      </w:pPr>
      <w:r>
        <w:t>Xamarin.Forms</w:t>
      </w:r>
      <w:bookmarkEnd w:id="118"/>
    </w:p>
    <w:p w14:paraId="414E95B5" w14:textId="1C86E191" w:rsidR="003F1402" w:rsidRDefault="009C148A" w:rsidP="00F2712D">
      <w:r>
        <w:t xml:space="preserve">Xamarin.Forms is een toolkit van cross-platforme UI-klassen </w:t>
      </w:r>
      <w:r w:rsidR="00B760C5">
        <w:t xml:space="preserve">gebouwd boven de meer fundamentele platform-spcifieke UI klassen: Xamarin.Android en Xamarin.iOS. </w:t>
      </w:r>
      <w:r w:rsidR="00A97086">
        <w:t>Xamarin.</w:t>
      </w:r>
      <w:r w:rsidR="00B760C5">
        <w:t>Android en Xamarin.</w:t>
      </w:r>
      <w:r w:rsidR="00A97086">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r w:rsidR="00423D3F">
        <w:t xml:space="preserve"> </w:t>
      </w:r>
      <w:r w:rsidR="00833660">
        <w:t xml:space="preserve">Xamarin.Forms verbind </w:t>
      </w:r>
      <w:r w:rsidR="003D40B0">
        <w:t xml:space="preserve">zich ook direct aan de native Windows Phone SDK. Dit voorziet een </w:t>
      </w:r>
      <w:r w:rsidR="00D57614">
        <w:t xml:space="preserve">set van UI-componenten die allemaal in de 3 native operating systemen kunnen </w:t>
      </w:r>
      <w:r w:rsidR="005E1861">
        <w:t>gerendered worden</w:t>
      </w:r>
      <w:r w:rsidR="00D57614">
        <w:t xml:space="preserve"> en dus allen cross-platform zijn.</w:t>
      </w:r>
      <w:r w:rsidR="005E1861">
        <w:t xml:space="preserve"> Deze elementen zijn </w:t>
      </w:r>
      <w:commentRangeStart w:id="119"/>
      <w:r w:rsidR="005E1861">
        <w:t xml:space="preserve">gebuild </w:t>
      </w:r>
      <w:commentRangeEnd w:id="119"/>
      <w:r w:rsidR="00751A60">
        <w:rPr>
          <w:rStyle w:val="Verwijzingopmerking"/>
        </w:rPr>
        <w:commentReference w:id="119"/>
      </w:r>
      <w:r w:rsidR="005E1861">
        <w:t>met Extensible Application Markup Language (XAML) of zijn gecodeerd in C#</w:t>
      </w:r>
      <w:r w:rsidR="004C33D6">
        <w:t xml:space="preserve"> via de Page, Layout en View klassen. </w:t>
      </w:r>
      <w:r w:rsidR="002757A1">
        <w:t xml:space="preserve">Hierdoor </w:t>
      </w:r>
      <w:r w:rsidR="001E0F7F">
        <w:t xml:space="preserve">kunnen we dus native mobiele apps voor </w:t>
      </w:r>
      <w:r w:rsidR="001E0F7F">
        <w:lastRenderedPageBreak/>
        <w:t>verschillende platformen tegelijk creëren</w:t>
      </w:r>
      <w:r w:rsidR="00BF51D1">
        <w:t xml:space="preserve">. </w:t>
      </w:r>
      <w:r w:rsidR="00B84DF6">
        <w:t xml:space="preserve">Om </w:t>
      </w:r>
      <w:r w:rsidR="00647500">
        <w:t xml:space="preserve">een goede architectuur en herbruikbaarheid te bekomen, gebruikt een Xamarin.Forms cross-platform oplossing </w:t>
      </w:r>
      <w:r w:rsidR="008E677E">
        <w:t>dikwijls gedeelde C# applicatie code die de business logic en de data access layer bevat</w:t>
      </w:r>
      <w:r w:rsidR="00ED1055">
        <w:t>. Dit wordt aangeduid als de Core Library</w:t>
      </w:r>
      <w:r w:rsidR="00EC1CDC">
        <w:t xml:space="preserve">. De Xamarin.Forms UI layer is ook C# </w:t>
      </w:r>
      <w:r w:rsidR="001E6425">
        <w:t xml:space="preserve">en de kleine layers is </w:t>
      </w:r>
      <w:r w:rsidR="00804CCA">
        <w:t xml:space="preserve">een </w:t>
      </w:r>
      <w:r w:rsidR="001E6425">
        <w:t xml:space="preserve">minimum </w:t>
      </w:r>
      <w:r w:rsidR="00804CCA">
        <w:t>aan</w:t>
      </w:r>
      <w:r w:rsidR="001E6425">
        <w:t xml:space="preserve"> platform-specifieke C# UI code </w:t>
      </w:r>
      <w:r w:rsidR="00804CCA">
        <w:t xml:space="preserve">die nodig is voor </w:t>
      </w:r>
      <w:r w:rsidR="00957B07">
        <w:t>de applicatie op elke native OS te initialiseren en op te starten.</w:t>
      </w:r>
    </w:p>
    <w:p w14:paraId="1F715395" w14:textId="77777777" w:rsidR="00C75CE0" w:rsidRDefault="003F1402" w:rsidP="00C75CE0">
      <w:pPr>
        <w:keepNext/>
      </w:pPr>
      <w:r>
        <w:rPr>
          <w:noProof/>
        </w:rPr>
        <w:drawing>
          <wp:inline distT="0" distB="0" distL="0" distR="0" wp14:anchorId="0538DCB2" wp14:editId="66D11EEB">
            <wp:extent cx="3981450" cy="204207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3020" cy="2058265"/>
                    </a:xfrm>
                    <a:prstGeom prst="rect">
                      <a:avLst/>
                    </a:prstGeom>
                  </pic:spPr>
                </pic:pic>
              </a:graphicData>
            </a:graphic>
          </wp:inline>
        </w:drawing>
      </w:r>
    </w:p>
    <w:p w14:paraId="59A03353" w14:textId="40BD5FA2" w:rsidR="00C75CE0" w:rsidRDefault="00C75CE0" w:rsidP="00C75CE0">
      <w:pPr>
        <w:pStyle w:val="Bijschrift"/>
      </w:pPr>
      <w:bookmarkStart w:id="120" w:name="_Toc511916398"/>
      <w:r>
        <w:t xml:space="preserve">Figuur </w:t>
      </w:r>
      <w:fldSimple w:instr=" STYLEREF 1 \s ">
        <w:r w:rsidR="00C1628B">
          <w:rPr>
            <w:noProof/>
          </w:rPr>
          <w:t>2</w:t>
        </w:r>
      </w:fldSimple>
      <w:r w:rsidR="00C1628B">
        <w:noBreakHyphen/>
      </w:r>
      <w:fldSimple w:instr=" SEQ Figuur \* ARABIC \s 1 ">
        <w:r w:rsidR="00C1628B">
          <w:rPr>
            <w:noProof/>
          </w:rPr>
          <w:t>11</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bookmarkEnd w:id="120"/>
    </w:p>
    <w:p w14:paraId="460066F2" w14:textId="578B8B71" w:rsidR="00C85F95" w:rsidRPr="00F2712D" w:rsidRDefault="001E0F7F" w:rsidP="00F2712D">
      <w:r>
        <w:t xml:space="preserve"> </w:t>
      </w:r>
    </w:p>
    <w:p w14:paraId="56444FB7" w14:textId="2579B99D" w:rsidR="004C0C4D" w:rsidRDefault="00A05C4D" w:rsidP="003601DE">
      <w:r>
        <w:t xml:space="preserve">De trade-off is </w:t>
      </w:r>
      <w:r w:rsidR="006E7045">
        <w:t>dus de veelz</w:t>
      </w:r>
      <w:r w:rsidR="00A05F4A">
        <w:t>ij</w:t>
      </w:r>
      <w:r w:rsidR="006E7045">
        <w:t>digheid van Xamarin.Forms tegenover de volledige features en functionaliteit van de platform</w:t>
      </w:r>
      <w:r w:rsidR="00A05F4A">
        <w:t>-specifieke UI’s.</w:t>
      </w:r>
    </w:p>
    <w:p w14:paraId="0F5AF333" w14:textId="77777777" w:rsidR="004C0C4D" w:rsidRDefault="004C0C4D" w:rsidP="003601DE"/>
    <w:p w14:paraId="53943443" w14:textId="474BB287" w:rsidR="00095BBD" w:rsidRDefault="00095BBD" w:rsidP="00095BBD">
      <w:pPr>
        <w:pStyle w:val="Kop4"/>
      </w:pPr>
      <w:r>
        <w:t>MVVM (Model-View-View</w:t>
      </w:r>
      <w:r w:rsidR="00D13666">
        <w:t>model)</w:t>
      </w:r>
    </w:p>
    <w:p w14:paraId="3E0CC95F" w14:textId="40CBF9A0" w:rsidR="001023FE" w:rsidRPr="001023FE" w:rsidRDefault="001023FE" w:rsidP="001023FE">
      <w:r>
        <w:t>De Xamarin.Forms ontwikkelaar creëert zijn UI typisch in XAML</w:t>
      </w:r>
      <w:r w:rsidR="008F3F33">
        <w:t>, en voegt daarna zijn back-end code toe dat op de user interface werkt</w:t>
      </w:r>
      <w:r>
        <w:t xml:space="preserve">. </w:t>
      </w:r>
      <w:r w:rsidR="008F3F33">
        <w:t>Als applicaties groter en complexer worden kunnen onderhoudsproblemen toedreden.</w:t>
      </w:r>
    </w:p>
    <w:p w14:paraId="7FF4E6E9" w14:textId="4CFA6F9F" w:rsidR="001023FE" w:rsidRDefault="00D13666" w:rsidP="00D13666">
      <w:r>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problemen te voorkomen en de applicatie makkelijker testbaar en onderhoudbaar te maken.</w:t>
      </w:r>
      <w:r w:rsidR="00C576B3">
        <w:t xml:space="preserve"> Het View</w:t>
      </w:r>
      <w:r w:rsidR="001023FE">
        <w:t xml:space="preserve"> M</w:t>
      </w:r>
      <w:r w:rsidR="00C576B3">
        <w:t xml:space="preserve">odel van de MVVM is de tussenstap die de data objecten van het model verandert zodat deze gemakkelijk zijn te beheren en te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9610D8">
            <w:rPr>
              <w:noProof/>
            </w:rPr>
            <w:t xml:space="preserve"> </w:t>
          </w:r>
          <w:r w:rsidR="009610D8" w:rsidRPr="009610D8">
            <w:rPr>
              <w:noProof/>
            </w:rPr>
            <w:t>[20]</w:t>
          </w:r>
          <w:r w:rsidR="00C576B3">
            <w:fldChar w:fldCharType="end"/>
          </w:r>
        </w:sdtContent>
      </w:sdt>
      <w:r w:rsidR="00C576B3">
        <w:t xml:space="preserve"> </w:t>
      </w:r>
    </w:p>
    <w:p w14:paraId="108008CB" w14:textId="77777777" w:rsidR="001023FE" w:rsidRDefault="001023FE" w:rsidP="001023FE">
      <w:pPr>
        <w:keepNext/>
      </w:pPr>
      <w:r>
        <w:rPr>
          <w:noProof/>
        </w:rPr>
        <w:drawing>
          <wp:inline distT="0" distB="0" distL="0" distR="0" wp14:anchorId="2A3422AA" wp14:editId="1C40B9D8">
            <wp:extent cx="2581275" cy="1772801"/>
            <wp:effectExtent l="0" t="0" r="0" b="0"/>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066" cy="1811118"/>
                    </a:xfrm>
                    <a:prstGeom prst="rect">
                      <a:avLst/>
                    </a:prstGeom>
                    <a:noFill/>
                    <a:ln>
                      <a:noFill/>
                    </a:ln>
                  </pic:spPr>
                </pic:pic>
              </a:graphicData>
            </a:graphic>
          </wp:inline>
        </w:drawing>
      </w:r>
    </w:p>
    <w:p w14:paraId="05B42D1F" w14:textId="6E25DA8D" w:rsidR="001023FE" w:rsidRDefault="001023FE" w:rsidP="001023FE">
      <w:pPr>
        <w:pStyle w:val="Bijschrift"/>
      </w:pPr>
      <w:bookmarkStart w:id="121" w:name="_Toc511916399"/>
      <w:r>
        <w:t xml:space="preserve">Figuur </w:t>
      </w:r>
      <w:fldSimple w:instr=" STYLEREF 1 \s ">
        <w:r w:rsidR="00C1628B">
          <w:rPr>
            <w:noProof/>
          </w:rPr>
          <w:t>2</w:t>
        </w:r>
      </w:fldSimple>
      <w:r w:rsidR="00C1628B">
        <w:noBreakHyphen/>
      </w:r>
      <w:fldSimple w:instr=" SEQ Figuur \* ARABIC \s 1 ">
        <w:r w:rsidR="00C1628B">
          <w:rPr>
            <w:noProof/>
          </w:rPr>
          <w:t>12</w:t>
        </w:r>
      </w:fldSimple>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Content>
          <w:r w:rsidR="006D21B1">
            <w:rPr>
              <w:noProof/>
            </w:rPr>
            <w:fldChar w:fldCharType="begin"/>
          </w:r>
          <w:r w:rsidR="006D21B1">
            <w:rPr>
              <w:noProof/>
            </w:rPr>
            <w:instrText xml:space="preserve"> CITATION Mic182 \l 2067 </w:instrText>
          </w:r>
          <w:r w:rsidR="006D21B1">
            <w:rPr>
              <w:noProof/>
            </w:rPr>
            <w:fldChar w:fldCharType="separate"/>
          </w:r>
          <w:r w:rsidR="009610D8">
            <w:rPr>
              <w:noProof/>
            </w:rPr>
            <w:t xml:space="preserve"> </w:t>
          </w:r>
          <w:r w:rsidR="009610D8" w:rsidRPr="009610D8">
            <w:rPr>
              <w:noProof/>
            </w:rPr>
            <w:t>[21]</w:t>
          </w:r>
          <w:r w:rsidR="006D21B1">
            <w:rPr>
              <w:noProof/>
            </w:rPr>
            <w:fldChar w:fldCharType="end"/>
          </w:r>
        </w:sdtContent>
      </w:sdt>
      <w:bookmarkEnd w:id="121"/>
    </w:p>
    <w:p w14:paraId="294BE242" w14:textId="18B84817" w:rsidR="00D13666" w:rsidRDefault="00C576B3" w:rsidP="00D13666">
      <w:r>
        <w:lastRenderedPageBreak/>
        <w:t xml:space="preserve">Het </w:t>
      </w:r>
      <w:r w:rsidR="001023FE">
        <w:t>M</w:t>
      </w:r>
      <w:r>
        <w:t>odel stelt een deel klassen voor die de business logica en data voor</w:t>
      </w:r>
      <w:r w:rsidR="001023FE">
        <w:t xml:space="preserve">. Het definieert ook de regels voor deze data hoe deze data kan veranderd en gemanipuleerd worden. </w:t>
      </w:r>
    </w:p>
    <w:p w14:paraId="14760583" w14:textId="2B3A249F" w:rsidR="001023FE" w:rsidRDefault="001023FE" w:rsidP="00D13666">
      <w:r>
        <w:t>Het View stelt de UI componenten voor. Deze is enkel verantwoordelijk voor de data weer te  geven die het verkrijgt van de controller, het ViewModel dus.</w:t>
      </w:r>
    </w:p>
    <w:p w14:paraId="709BB589" w14:textId="1A524E8C" w:rsidR="001023FE" w:rsidRDefault="001023FE" w:rsidP="00D13666">
      <w:r>
        <w:t>Het View Model is verantwoordelijk voor het onderhouden van de methodes, commands en andere eigenschappen die de state van het View moeten onderhouden, het model moet manipuleren als resultaat van de acties op het view, en events in het view zelf te triggeren.</w:t>
      </w:r>
      <w:sdt>
        <w:sdtPr>
          <w:id w:val="-1720664065"/>
          <w:citation/>
        </w:sdtPr>
        <w:sdtContent>
          <w:r>
            <w:fldChar w:fldCharType="begin"/>
          </w:r>
          <w:r>
            <w:instrText xml:space="preserve"> CITATION Und18 \l 2067 </w:instrText>
          </w:r>
          <w:r>
            <w:fldChar w:fldCharType="separate"/>
          </w:r>
          <w:r w:rsidR="009610D8">
            <w:rPr>
              <w:noProof/>
            </w:rPr>
            <w:t xml:space="preserve"> </w:t>
          </w:r>
          <w:r w:rsidR="009610D8" w:rsidRPr="009610D8">
            <w:rPr>
              <w:noProof/>
            </w:rPr>
            <w:t>[22]</w:t>
          </w:r>
          <w:r>
            <w:fldChar w:fldCharType="end"/>
          </w:r>
        </w:sdtContent>
      </w:sdt>
    </w:p>
    <w:p w14:paraId="622D3D27" w14:textId="129CC9FB" w:rsidR="001023FE" w:rsidRDefault="008F3F33" w:rsidP="00D13666">
      <w:r>
        <w:t>De voordelen  die het MVVM patroon aanbiedt:</w:t>
      </w:r>
    </w:p>
    <w:p w14:paraId="23FD4A92" w14:textId="0B575F6E" w:rsidR="008F3F33" w:rsidRDefault="008F3F33" w:rsidP="008F3F33">
      <w:pPr>
        <w:pStyle w:val="Lijstalinea"/>
        <w:numPr>
          <w:ilvl w:val="0"/>
          <w:numId w:val="19"/>
        </w:numPr>
      </w:pPr>
      <w:r>
        <w:t>Het model, de back-end basis, aanpassen qua logica kan riskant of moeilijk zijn. In dit scenario kan het viewmodel bescherming bieden aan deze model klassen en voorkomt dat er schadelijke veranderingen zouden gebeuren in de model-code.</w:t>
      </w:r>
    </w:p>
    <w:p w14:paraId="770682B0" w14:textId="4A9BB17C" w:rsidR="008F3F33" w:rsidRDefault="008F3F33" w:rsidP="008F3F33">
      <w:pPr>
        <w:pStyle w:val="Lijstalinea"/>
        <w:numPr>
          <w:ilvl w:val="0"/>
          <w:numId w:val="19"/>
        </w:numPr>
      </w:pPr>
      <w:r>
        <w:t xml:space="preserve">Ontwikkelaars kunnen </w:t>
      </w:r>
      <w:r w:rsidR="006D21B1">
        <w:t>testen zonder de view te moeten gebruiken. Deze tests kunnen exact hetzelfde functioneren alsof ze gebruikt worden door een view.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78CC5C1E" w14:textId="0C597843" w:rsidR="00D13666" w:rsidRDefault="006D21B1" w:rsidP="006D21B1">
      <w:pPr>
        <w:pStyle w:val="Lijstalinea"/>
        <w:numPr>
          <w:ilvl w:val="0"/>
          <w:numId w:val="19"/>
        </w:numPr>
      </w:pPr>
      <w:r>
        <w:t xml:space="preserve">Deze separatie van view en de andere componenten zorgt er ook voor dat designers en ontwikkelaars volledig apart kunnen werken aan hun eigen componenten. </w:t>
      </w:r>
      <w:sdt>
        <w:sdtPr>
          <w:id w:val="-1112439304"/>
          <w:citation/>
        </w:sdtPr>
        <w:sdtContent>
          <w:r>
            <w:fldChar w:fldCharType="begin"/>
          </w:r>
          <w:r>
            <w:instrText xml:space="preserve"> CITATION Mic181 \l 2067 </w:instrText>
          </w:r>
          <w:r>
            <w:fldChar w:fldCharType="separate"/>
          </w:r>
          <w:r w:rsidR="009610D8" w:rsidRPr="009610D8">
            <w:rPr>
              <w:noProof/>
            </w:rPr>
            <w:t>[23]</w:t>
          </w:r>
          <w:r>
            <w:fldChar w:fldCharType="end"/>
          </w:r>
        </w:sdtContent>
      </w:sdt>
    </w:p>
    <w:p w14:paraId="29FFC7E9" w14:textId="4C65E480" w:rsidR="00201610" w:rsidRDefault="00201610" w:rsidP="00201610">
      <w:pPr>
        <w:pStyle w:val="Kop3"/>
      </w:pPr>
      <w:bookmarkStart w:id="122" w:name="_Toc511216737"/>
      <w:r>
        <w:t>Gebruik</w:t>
      </w:r>
      <w:bookmarkEnd w:id="122"/>
    </w:p>
    <w:p w14:paraId="7BAF76D4" w14:textId="77777777" w:rsidR="00083CD6" w:rsidRDefault="00083CD6" w:rsidP="00083CD6">
      <w:r>
        <w:t>Xamarin gebruikt de Visual Studio IDE van Microsoft als ontwikkelingsomgeving. Xamarin kan geïnstalleerd worden als deel van een nieuwe Visual Studio installatie, of kan achteraf erbij geïnstalleerd worden. Nu kan de code voor applicaties geschreven worden in de editor van Visual Studio.</w:t>
      </w:r>
    </w:p>
    <w:p w14:paraId="156EAAA4" w14:textId="0F73F745" w:rsidR="00083CD6" w:rsidRDefault="00083CD6" w:rsidP="00083CD6">
      <w:r>
        <w:rPr>
          <w:noProof/>
        </w:rPr>
        <w:t xml:space="preserve">Met een installatie van Xamarin.Forms zal </w:t>
      </w:r>
      <w:r w:rsidR="00751A60">
        <w:rPr>
          <w:noProof/>
        </w:rPr>
        <w:t xml:space="preserve">men </w:t>
      </w:r>
      <w:r>
        <w:rPr>
          <w:noProof/>
        </w:rPr>
        <w:t xml:space="preserve">enkel 1 code moeten schrijven, en deze wordt automatisch overgebracht naar Xamarin.iOS en Xamarin.Android. Een simulatie kan dan bekeken worden met de Xamarin.Forms Previewer die rechtstreeks in de IDE is geintegreerd. </w:t>
      </w:r>
    </w:p>
    <w:p w14:paraId="7446E831" w14:textId="5BABF419" w:rsidR="00FB04EF" w:rsidRPr="00646301" w:rsidRDefault="00FB04EF" w:rsidP="00646301"/>
    <w:p w14:paraId="4F6845CA" w14:textId="0D56A954" w:rsidR="00446874" w:rsidRPr="00446874" w:rsidRDefault="00446874" w:rsidP="00446874">
      <w:pPr>
        <w:pStyle w:val="Kop3"/>
      </w:pPr>
      <w:bookmarkStart w:id="123" w:name="_Toc511216738"/>
      <w:r>
        <w:t>Portfolio</w:t>
      </w:r>
      <w:bookmarkEnd w:id="123"/>
    </w:p>
    <w:p w14:paraId="6FD3F9D7" w14:textId="43BBC578" w:rsidR="002D1D4E" w:rsidRDefault="002F7844" w:rsidP="003601DE">
      <w:r>
        <w:t>Lijst van applicaties developped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9610D8">
            <w:rPr>
              <w:noProof/>
            </w:rPr>
            <w:t xml:space="preserve"> </w:t>
          </w:r>
          <w:r w:rsidR="009610D8" w:rsidRPr="009610D8">
            <w:rPr>
              <w:noProof/>
            </w:rPr>
            <w:t>[24]</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3B47563C" w14:textId="2F30B57C" w:rsidR="00212184" w:rsidRDefault="00212184" w:rsidP="003601DE"/>
    <w:p w14:paraId="6AE130FB" w14:textId="242250F9" w:rsidR="004C0C4D" w:rsidRDefault="004C0C4D" w:rsidP="003601DE"/>
    <w:p w14:paraId="53892D1C" w14:textId="77777777" w:rsidR="004C0C4D" w:rsidRPr="006A267E" w:rsidRDefault="004C0C4D" w:rsidP="003601DE"/>
    <w:p w14:paraId="5480C767" w14:textId="0A7EA7DA" w:rsidR="003601DE" w:rsidRDefault="003601DE" w:rsidP="007A44EB">
      <w:pPr>
        <w:pStyle w:val="Kop2"/>
        <w:spacing w:before="120" w:after="120"/>
        <w:ind w:left="578" w:hanging="578"/>
      </w:pPr>
      <w:bookmarkStart w:id="124" w:name="_Toc499557202"/>
      <w:bookmarkStart w:id="125" w:name="_Toc511216739"/>
      <w:r>
        <w:lastRenderedPageBreak/>
        <w:t>Apache Cordova</w:t>
      </w:r>
      <w:bookmarkEnd w:id="124"/>
      <w:r w:rsidR="003F04EE">
        <w:t>/PhoneGap</w:t>
      </w:r>
      <w:bookmarkEnd w:id="125"/>
    </w:p>
    <w:p w14:paraId="6B6E9FB8" w14:textId="40DD4BA6" w:rsidR="003601DE" w:rsidRDefault="007A44EB" w:rsidP="007A44EB">
      <w:pPr>
        <w:pStyle w:val="Kop3"/>
      </w:pPr>
      <w:bookmarkStart w:id="126" w:name="_Toc511216740"/>
      <w:r>
        <w:t>Oorsprong</w:t>
      </w:r>
      <w:bookmarkEnd w:id="126"/>
    </w:p>
    <w:p w14:paraId="1702E0BB" w14:textId="4426A5A9" w:rsidR="008117F0" w:rsidRDefault="007A44EB" w:rsidP="003601DE">
      <w:pPr>
        <w:spacing w:before="120" w:after="0"/>
      </w:pPr>
      <w:r>
        <w:t xml:space="preserve">Apache Cordova is een ontwikkelingsframework voor mobiele applicaties gemaakt door het Canadese bedrijf Nitobi. </w:t>
      </w:r>
      <w:r w:rsidR="00B70254">
        <w:t>Eerst noemde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9610D8" w:rsidRPr="009610D8">
            <w:rPr>
              <w:noProof/>
            </w:rPr>
            <w:t>[25]</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FD1E32">
        <w:t>, die dan ook open source werd</w:t>
      </w:r>
      <w:r w:rsidR="003F04EE">
        <w:t>.</w:t>
      </w:r>
      <w:r w:rsidR="00FD1E32">
        <w:t xml:space="preserve"> Dit terwijl PhoneGap de naam Adobe PhoneGap kreeg.</w:t>
      </w:r>
      <w:sdt>
        <w:sdtPr>
          <w:id w:val="2059899246"/>
          <w:citation/>
        </w:sdtPr>
        <w:sdtContent>
          <w:r w:rsidR="00FD1E32">
            <w:fldChar w:fldCharType="begin"/>
          </w:r>
          <w:r w:rsidR="00FD1E32">
            <w:instrText xml:space="preserve"> CITATION Bri181 \l 2067 </w:instrText>
          </w:r>
          <w:r w:rsidR="00FD1E32">
            <w:fldChar w:fldCharType="separate"/>
          </w:r>
          <w:r w:rsidR="009610D8">
            <w:rPr>
              <w:noProof/>
            </w:rPr>
            <w:t xml:space="preserve"> </w:t>
          </w:r>
          <w:r w:rsidR="009610D8" w:rsidRPr="009610D8">
            <w:rPr>
              <w:noProof/>
            </w:rPr>
            <w:t>[26]</w:t>
          </w:r>
          <w:r w:rsidR="00FD1E32">
            <w:fldChar w:fldCharType="end"/>
          </w:r>
        </w:sdtContent>
      </w:sdt>
      <w:r w:rsidR="00FD1E32">
        <w:t xml:space="preserve"> Wat is nu het verschil tussen 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9610D8">
            <w:rPr>
              <w:noProof/>
            </w:rPr>
            <w:t xml:space="preserve"> </w:t>
          </w:r>
          <w:r w:rsidR="009610D8" w:rsidRPr="009610D8">
            <w:rPr>
              <w:noProof/>
            </w:rPr>
            <w:t>[27]</w:t>
          </w:r>
          <w:r w:rsidR="00FD1E32">
            <w:fldChar w:fldCharType="end"/>
          </w:r>
        </w:sdtContent>
      </w:sdt>
    </w:p>
    <w:p w14:paraId="226EF80B" w14:textId="7A6F3E19" w:rsidR="003601DE" w:rsidRDefault="008117F0" w:rsidP="008117F0">
      <w:pPr>
        <w:pStyle w:val="Kop3"/>
      </w:pPr>
      <w:bookmarkStart w:id="127" w:name="_Toc511216741"/>
      <w:r>
        <w:t>Basis</w:t>
      </w:r>
      <w:bookmarkEnd w:id="127"/>
    </w:p>
    <w:p w14:paraId="47E3D7E6" w14:textId="38021D31"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oor de applicatie, voor sommige platformen kan dit ook een component zijn binnnenin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9610D8" w:rsidRPr="009610D8">
            <w:rPr>
              <w:noProof/>
            </w:rPr>
            <w:t>[28]</w:t>
          </w:r>
          <w:r w:rsidR="00747A3C">
            <w:fldChar w:fldCharType="end"/>
          </w:r>
        </w:sdtContent>
      </w:sdt>
    </w:p>
    <w:p w14:paraId="124D2C3A" w14:textId="08ED6695" w:rsidR="00747A3C" w:rsidRDefault="00747A3C" w:rsidP="00747A3C">
      <w:pPr>
        <w:pStyle w:val="Kop3"/>
      </w:pPr>
      <w:bookmarkStart w:id="128" w:name="_Toc511216742"/>
      <w:r>
        <w:t>Architectuur</w:t>
      </w:r>
      <w:bookmarkEnd w:id="128"/>
    </w:p>
    <w:p w14:paraId="7B7CC0D4" w14:textId="77777777" w:rsidR="00747A3C" w:rsidRDefault="00747A3C" w:rsidP="00747A3C">
      <w:pPr>
        <w:keepNext/>
      </w:pPr>
      <w:r>
        <w:rPr>
          <w:noProof/>
        </w:rPr>
        <w:drawing>
          <wp:inline distT="0" distB="0" distL="0" distR="0" wp14:anchorId="24497A95" wp14:editId="166D92C3">
            <wp:extent cx="3090545" cy="2443017"/>
            <wp:effectExtent l="0" t="0" r="0" b="0"/>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13512" cy="2461172"/>
                    </a:xfrm>
                    <a:prstGeom prst="rect">
                      <a:avLst/>
                    </a:prstGeom>
                    <a:noFill/>
                    <a:ln>
                      <a:noFill/>
                    </a:ln>
                  </pic:spPr>
                </pic:pic>
              </a:graphicData>
            </a:graphic>
          </wp:inline>
        </w:drawing>
      </w:r>
    </w:p>
    <w:p w14:paraId="16850D5E" w14:textId="7A158D49" w:rsidR="00747A3C" w:rsidRDefault="00747A3C" w:rsidP="00747A3C">
      <w:pPr>
        <w:pStyle w:val="Bijschrift"/>
      </w:pPr>
      <w:bookmarkStart w:id="129" w:name="_Toc511916400"/>
      <w:r>
        <w:t xml:space="preserve">Figuur </w:t>
      </w:r>
      <w:fldSimple w:instr=" STYLEREF 1 \s ">
        <w:r w:rsidR="00C1628B">
          <w:rPr>
            <w:noProof/>
          </w:rPr>
          <w:t>2</w:t>
        </w:r>
      </w:fldSimple>
      <w:r w:rsidR="00C1628B">
        <w:noBreakHyphen/>
      </w:r>
      <w:fldSimple w:instr=" SEQ Figuur \* ARABIC \s 1 ">
        <w:r w:rsidR="00C1628B">
          <w:rPr>
            <w:noProof/>
          </w:rPr>
          <w:t>13</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9610D8" w:rsidRPr="009610D8">
            <w:rPr>
              <w:noProof/>
            </w:rPr>
            <w:t>[28]</w:t>
          </w:r>
          <w:r w:rsidR="00A01473">
            <w:fldChar w:fldCharType="end"/>
          </w:r>
        </w:sdtContent>
      </w:sdt>
      <w:bookmarkEnd w:id="129"/>
    </w:p>
    <w:p w14:paraId="351BE0B1" w14:textId="69B2AAF4" w:rsidR="00CB3DE6" w:rsidRPr="00A01473"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applicatie code zit. De applicatie zelf is geïmplementeerd als een web pagina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9610D8" w:rsidRPr="009610D8">
            <w:rPr>
              <w:noProof/>
            </w:rPr>
            <w:t>[28]</w:t>
          </w:r>
          <w:r w:rsidR="00AB1071">
            <w:fldChar w:fldCharType="end"/>
          </w:r>
        </w:sdtContent>
      </w:sdt>
    </w:p>
    <w:p w14:paraId="183F1186" w14:textId="38BE629F" w:rsidR="00A01473" w:rsidRDefault="00FC34E6" w:rsidP="00FC34E6">
      <w:pPr>
        <w:pStyle w:val="Kop2"/>
        <w:rPr>
          <w:lang w:eastAsia="en-US"/>
        </w:rPr>
      </w:pPr>
      <w:bookmarkStart w:id="130" w:name="_Toc511216743"/>
      <w:r>
        <w:rPr>
          <w:lang w:eastAsia="en-US"/>
        </w:rPr>
        <w:lastRenderedPageBreak/>
        <w:t>Kwaliteitscontrole van de applicaties</w:t>
      </w:r>
      <w:bookmarkEnd w:id="130"/>
    </w:p>
    <w:p w14:paraId="7ADA5010" w14:textId="3C4025AA" w:rsidR="00FC34E6" w:rsidRDefault="00FC34E6" w:rsidP="00FC34E6">
      <w:pPr>
        <w:pStyle w:val="Kop3"/>
        <w:rPr>
          <w:lang w:eastAsia="en-US"/>
        </w:rPr>
      </w:pPr>
      <w:bookmarkStart w:id="131" w:name="_Toc511216744"/>
      <w:r>
        <w:rPr>
          <w:lang w:eastAsia="en-US"/>
        </w:rPr>
        <w:t>Theoretisch</w:t>
      </w:r>
      <w:bookmarkEnd w:id="131"/>
    </w:p>
    <w:p w14:paraId="03F1BCF5" w14:textId="039EF4B1" w:rsidR="00264241" w:rsidRDefault="00CB3DE6" w:rsidP="00264241">
      <w:pPr>
        <w:rPr>
          <w:lang w:eastAsia="en-US"/>
        </w:rPr>
      </w:pPr>
      <w:r>
        <w:rPr>
          <w:lang w:eastAsia="en-US"/>
        </w:rPr>
        <w:t xml:space="preserve">Om </w:t>
      </w:r>
      <w:r w:rsidR="00F44943">
        <w:rPr>
          <w:lang w:eastAsia="en-US"/>
        </w:rPr>
        <w:t>uit 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een conclusie</w:t>
      </w:r>
      <w:r w:rsidR="00EA7ADD">
        <w:rPr>
          <w:lang w:eastAsia="en-US"/>
        </w:rPr>
        <w:t>s</w:t>
      </w:r>
      <w:r w:rsidR="008A4841">
        <w:rPr>
          <w:lang w:eastAsia="en-US"/>
        </w:rPr>
        <w:t xml:space="preserve"> trekken om in te schatten dewelke het meest geschikt is om een native Android/iOS implementatie te vervangen.</w:t>
      </w:r>
    </w:p>
    <w:tbl>
      <w:tblPr>
        <w:tblStyle w:val="Tabelraster"/>
        <w:tblW w:w="9639" w:type="dxa"/>
        <w:tblInd w:w="-5" w:type="dxa"/>
        <w:tblLook w:val="04A0" w:firstRow="1" w:lastRow="0" w:firstColumn="1" w:lastColumn="0" w:noHBand="0" w:noVBand="1"/>
      </w:tblPr>
      <w:tblGrid>
        <w:gridCol w:w="1552"/>
        <w:gridCol w:w="2026"/>
        <w:gridCol w:w="1537"/>
        <w:gridCol w:w="1831"/>
        <w:gridCol w:w="2693"/>
      </w:tblGrid>
      <w:tr w:rsidR="00C5544B" w14:paraId="7F97F972" w14:textId="103EE447" w:rsidTr="00F125CF">
        <w:tc>
          <w:tcPr>
            <w:tcW w:w="1552" w:type="dxa"/>
          </w:tcPr>
          <w:p w14:paraId="68BD875E" w14:textId="742D2F26" w:rsidR="00C5544B" w:rsidRPr="008A4841" w:rsidRDefault="00C5544B" w:rsidP="00C5544B">
            <w:pPr>
              <w:jc w:val="left"/>
              <w:rPr>
                <w:b/>
                <w:lang w:eastAsia="en-US"/>
              </w:rPr>
            </w:pPr>
            <w:r w:rsidRPr="008A4841">
              <w:rPr>
                <w:b/>
                <w:lang w:eastAsia="en-US"/>
              </w:rPr>
              <w:t>Platform</w:t>
            </w:r>
          </w:p>
        </w:tc>
        <w:tc>
          <w:tcPr>
            <w:tcW w:w="2026" w:type="dxa"/>
          </w:tcPr>
          <w:p w14:paraId="49FF0C38" w14:textId="46E461B3" w:rsidR="00C5544B" w:rsidRPr="008A4841" w:rsidRDefault="00C5544B" w:rsidP="00C5544B">
            <w:pPr>
              <w:jc w:val="left"/>
              <w:rPr>
                <w:b/>
                <w:lang w:eastAsia="en-US"/>
              </w:rPr>
            </w:pPr>
            <w:r w:rsidRPr="008A4841">
              <w:rPr>
                <w:b/>
                <w:lang w:eastAsia="en-US"/>
              </w:rPr>
              <w:t>Programmeertaal</w:t>
            </w:r>
          </w:p>
        </w:tc>
        <w:tc>
          <w:tcPr>
            <w:tcW w:w="1537" w:type="dxa"/>
          </w:tcPr>
          <w:p w14:paraId="5884AFD6" w14:textId="06A38BED" w:rsidR="00C5544B" w:rsidRPr="008A4841" w:rsidRDefault="00C5544B" w:rsidP="00C5544B">
            <w:pPr>
              <w:jc w:val="left"/>
              <w:rPr>
                <w:b/>
                <w:lang w:eastAsia="en-US"/>
              </w:rPr>
            </w:pPr>
            <w:r w:rsidRPr="008A4841">
              <w:rPr>
                <w:b/>
                <w:lang w:eastAsia="en-US"/>
              </w:rPr>
              <w:t>WebView</w:t>
            </w:r>
            <w:r>
              <w:rPr>
                <w:b/>
                <w:lang w:eastAsia="en-US"/>
              </w:rPr>
              <w:t xml:space="preserve"> gebaseerd</w:t>
            </w:r>
            <w:r w:rsidRPr="008A4841">
              <w:rPr>
                <w:b/>
                <w:lang w:eastAsia="en-US"/>
              </w:rPr>
              <w:t>?</w:t>
            </w:r>
          </w:p>
        </w:tc>
        <w:tc>
          <w:tcPr>
            <w:tcW w:w="1831" w:type="dxa"/>
          </w:tcPr>
          <w:p w14:paraId="755A895E" w14:textId="48B213A1" w:rsidR="00C5544B" w:rsidRPr="008A4841" w:rsidRDefault="00C5544B" w:rsidP="00C5544B">
            <w:pPr>
              <w:jc w:val="left"/>
              <w:rPr>
                <w:b/>
                <w:lang w:eastAsia="en-US"/>
              </w:rPr>
            </w:pPr>
            <w:r>
              <w:rPr>
                <w:b/>
                <w:lang w:eastAsia="en-US"/>
              </w:rPr>
              <w:t>UI Rendering?</w:t>
            </w:r>
          </w:p>
        </w:tc>
        <w:tc>
          <w:tcPr>
            <w:tcW w:w="2693" w:type="dxa"/>
          </w:tcPr>
          <w:p w14:paraId="2D54D92E" w14:textId="18FD4E20" w:rsidR="00C5544B" w:rsidRPr="007119BC" w:rsidRDefault="00C5544B" w:rsidP="00C5544B">
            <w:pPr>
              <w:jc w:val="left"/>
              <w:rPr>
                <w:b/>
                <w:lang w:eastAsia="en-US"/>
              </w:rPr>
            </w:pPr>
            <w:r w:rsidRPr="007119BC">
              <w:rPr>
                <w:b/>
                <w:lang w:eastAsia="en-US"/>
              </w:rPr>
              <w:t>Open source?</w:t>
            </w:r>
          </w:p>
        </w:tc>
      </w:tr>
      <w:tr w:rsidR="00C5544B" w14:paraId="04A92E3B" w14:textId="370DF245" w:rsidTr="00F125CF">
        <w:tc>
          <w:tcPr>
            <w:tcW w:w="1552" w:type="dxa"/>
          </w:tcPr>
          <w:p w14:paraId="04499243" w14:textId="4BF96A90" w:rsidR="00C5544B" w:rsidRDefault="00C5544B" w:rsidP="00C5544B">
            <w:pPr>
              <w:jc w:val="left"/>
              <w:rPr>
                <w:lang w:eastAsia="en-US"/>
              </w:rPr>
            </w:pPr>
            <w:r>
              <w:rPr>
                <w:lang w:eastAsia="en-US"/>
              </w:rPr>
              <w:t>React Native</w:t>
            </w:r>
          </w:p>
        </w:tc>
        <w:tc>
          <w:tcPr>
            <w:tcW w:w="2026" w:type="dxa"/>
          </w:tcPr>
          <w:p w14:paraId="157CD3F5" w14:textId="6429683E" w:rsidR="00C5544B" w:rsidRDefault="00C5544B" w:rsidP="00C5544B">
            <w:pPr>
              <w:jc w:val="left"/>
              <w:rPr>
                <w:lang w:eastAsia="en-US"/>
              </w:rPr>
            </w:pPr>
            <w:r>
              <w:rPr>
                <w:lang w:eastAsia="en-US"/>
              </w:rPr>
              <w:t>JavaScript en JSX</w:t>
            </w:r>
          </w:p>
        </w:tc>
        <w:tc>
          <w:tcPr>
            <w:tcW w:w="1537" w:type="dxa"/>
          </w:tcPr>
          <w:p w14:paraId="70DC19A5" w14:textId="418026BC" w:rsidR="00C5544B" w:rsidRDefault="00C5544B" w:rsidP="00C5544B">
            <w:pPr>
              <w:jc w:val="left"/>
              <w:rPr>
                <w:lang w:eastAsia="en-US"/>
              </w:rPr>
            </w:pPr>
            <w:r>
              <w:rPr>
                <w:lang w:eastAsia="en-US"/>
              </w:rPr>
              <w:t>Nee</w:t>
            </w:r>
          </w:p>
        </w:tc>
        <w:tc>
          <w:tcPr>
            <w:tcW w:w="1831" w:type="dxa"/>
          </w:tcPr>
          <w:p w14:paraId="46D0BF42" w14:textId="1CF65292" w:rsidR="00C5544B" w:rsidRDefault="00C5544B" w:rsidP="00C5544B">
            <w:pPr>
              <w:jc w:val="left"/>
              <w:rPr>
                <w:lang w:eastAsia="en-US"/>
              </w:rPr>
            </w:pPr>
            <w:r>
              <w:rPr>
                <w:lang w:eastAsia="en-US"/>
              </w:rPr>
              <w:t>Native UI controllers</w:t>
            </w:r>
          </w:p>
        </w:tc>
        <w:tc>
          <w:tcPr>
            <w:tcW w:w="2693" w:type="dxa"/>
          </w:tcPr>
          <w:p w14:paraId="51462B9B" w14:textId="1548A8D8" w:rsidR="00C5544B" w:rsidRDefault="00C5544B" w:rsidP="00C5544B">
            <w:pPr>
              <w:jc w:val="left"/>
              <w:rPr>
                <w:lang w:eastAsia="en-US"/>
              </w:rPr>
            </w:pPr>
            <w:r>
              <w:rPr>
                <w:lang w:eastAsia="en-US"/>
              </w:rPr>
              <w:t>Ja</w:t>
            </w:r>
          </w:p>
        </w:tc>
      </w:tr>
      <w:tr w:rsidR="00C5544B" w14:paraId="3B367730" w14:textId="783EFD9B" w:rsidTr="00F125CF">
        <w:tc>
          <w:tcPr>
            <w:tcW w:w="1552" w:type="dxa"/>
          </w:tcPr>
          <w:p w14:paraId="695F44E1" w14:textId="21628187" w:rsidR="00C5544B" w:rsidRDefault="00C5544B" w:rsidP="00C5544B">
            <w:pPr>
              <w:jc w:val="left"/>
              <w:rPr>
                <w:lang w:eastAsia="en-US"/>
              </w:rPr>
            </w:pPr>
            <w:r>
              <w:rPr>
                <w:lang w:eastAsia="en-US"/>
              </w:rPr>
              <w:t>Xamarin</w:t>
            </w:r>
          </w:p>
        </w:tc>
        <w:tc>
          <w:tcPr>
            <w:tcW w:w="2026" w:type="dxa"/>
          </w:tcPr>
          <w:p w14:paraId="06E25577" w14:textId="1B342EAA" w:rsidR="00C5544B" w:rsidRDefault="00C5544B" w:rsidP="00C5544B">
            <w:pPr>
              <w:jc w:val="left"/>
              <w:rPr>
                <w:lang w:eastAsia="en-US"/>
              </w:rPr>
            </w:pPr>
            <w:r>
              <w:t>C# en XAML</w:t>
            </w:r>
          </w:p>
        </w:tc>
        <w:tc>
          <w:tcPr>
            <w:tcW w:w="1537" w:type="dxa"/>
          </w:tcPr>
          <w:p w14:paraId="33F57505" w14:textId="152DFE00" w:rsidR="00C5544B" w:rsidRDefault="00C5544B" w:rsidP="00C5544B">
            <w:pPr>
              <w:jc w:val="left"/>
              <w:rPr>
                <w:lang w:eastAsia="en-US"/>
              </w:rPr>
            </w:pPr>
            <w:r>
              <w:rPr>
                <w:lang w:eastAsia="en-US"/>
              </w:rPr>
              <w:t>Mogelijk als component maar Nee.</w:t>
            </w:r>
          </w:p>
        </w:tc>
        <w:tc>
          <w:tcPr>
            <w:tcW w:w="1831" w:type="dxa"/>
          </w:tcPr>
          <w:p w14:paraId="6A9722E5" w14:textId="6AAF878B" w:rsidR="00C5544B" w:rsidRDefault="00C5544B" w:rsidP="00C5544B">
            <w:pPr>
              <w:jc w:val="left"/>
              <w:rPr>
                <w:lang w:eastAsia="en-US"/>
              </w:rPr>
            </w:pPr>
            <w:r>
              <w:rPr>
                <w:lang w:eastAsia="en-US"/>
              </w:rPr>
              <w:t>Native UI controllers</w:t>
            </w:r>
          </w:p>
        </w:tc>
        <w:tc>
          <w:tcPr>
            <w:tcW w:w="2693" w:type="dxa"/>
          </w:tcPr>
          <w:p w14:paraId="4322A27A" w14:textId="5C6267CD" w:rsidR="00C5544B" w:rsidRDefault="00C5544B" w:rsidP="00C5544B">
            <w:pPr>
              <w:jc w:val="left"/>
              <w:rPr>
                <w:lang w:eastAsia="en-US"/>
              </w:rPr>
            </w:pPr>
            <w:r>
              <w:rPr>
                <w:lang w:eastAsia="en-US"/>
              </w:rPr>
              <w:t>Ja, maar heeft een betaalde en uitgebreidere versie voor commercieel gebruik.</w:t>
            </w:r>
          </w:p>
        </w:tc>
      </w:tr>
      <w:tr w:rsidR="00C5544B" w14:paraId="2347C434" w14:textId="01A8126F" w:rsidTr="00F125CF">
        <w:trPr>
          <w:trHeight w:val="1572"/>
        </w:trPr>
        <w:tc>
          <w:tcPr>
            <w:tcW w:w="1552" w:type="dxa"/>
          </w:tcPr>
          <w:p w14:paraId="33873472" w14:textId="6A9F6823" w:rsidR="00C5544B" w:rsidRDefault="00C5544B" w:rsidP="00C5544B">
            <w:pPr>
              <w:jc w:val="left"/>
              <w:rPr>
                <w:lang w:eastAsia="en-US"/>
              </w:rPr>
            </w:pPr>
            <w:r>
              <w:rPr>
                <w:lang w:eastAsia="en-US"/>
              </w:rPr>
              <w:t>Qt</w:t>
            </w:r>
          </w:p>
        </w:tc>
        <w:tc>
          <w:tcPr>
            <w:tcW w:w="2026" w:type="dxa"/>
          </w:tcPr>
          <w:p w14:paraId="64F3C23E" w14:textId="13049D0E" w:rsidR="00C5544B" w:rsidRDefault="00C5544B" w:rsidP="00C5544B">
            <w:pPr>
              <w:jc w:val="left"/>
              <w:rPr>
                <w:lang w:eastAsia="en-US"/>
              </w:rPr>
            </w:pPr>
            <w:r>
              <w:rPr>
                <w:lang w:eastAsia="en-US"/>
              </w:rPr>
              <w:t>C++ en QML</w:t>
            </w:r>
          </w:p>
        </w:tc>
        <w:tc>
          <w:tcPr>
            <w:tcW w:w="1537" w:type="dxa"/>
          </w:tcPr>
          <w:p w14:paraId="766FB3A4" w14:textId="79FB121C" w:rsidR="00C5544B" w:rsidRDefault="00C5544B" w:rsidP="00C5544B">
            <w:pPr>
              <w:jc w:val="left"/>
              <w:rPr>
                <w:lang w:eastAsia="en-US"/>
              </w:rPr>
            </w:pPr>
            <w:r>
              <w:rPr>
                <w:lang w:eastAsia="en-US"/>
              </w:rPr>
              <w:t>Mogelijk als component maar Nee.</w:t>
            </w:r>
          </w:p>
        </w:tc>
        <w:tc>
          <w:tcPr>
            <w:tcW w:w="1831" w:type="dxa"/>
          </w:tcPr>
          <w:p w14:paraId="364B82BB" w14:textId="77FBDA45" w:rsidR="00C5544B" w:rsidRDefault="00C5544B" w:rsidP="00C5544B">
            <w:pPr>
              <w:jc w:val="left"/>
              <w:rPr>
                <w:lang w:eastAsia="en-US"/>
              </w:rPr>
            </w:pPr>
            <w:r>
              <w:rPr>
                <w:lang w:eastAsia="en-US"/>
              </w:rPr>
              <w:t>Native en OpenGL</w:t>
            </w:r>
          </w:p>
        </w:tc>
        <w:tc>
          <w:tcPr>
            <w:tcW w:w="2693" w:type="dxa"/>
          </w:tcPr>
          <w:p w14:paraId="09E305FF" w14:textId="2159CCAE" w:rsidR="00C5544B" w:rsidRDefault="00C5544B" w:rsidP="00C5544B">
            <w:pPr>
              <w:jc w:val="left"/>
              <w:rPr>
                <w:lang w:eastAsia="en-US"/>
              </w:rPr>
            </w:pPr>
            <w:r>
              <w:rPr>
                <w:lang w:eastAsia="en-US"/>
              </w:rPr>
              <w:t>Ja, maar heeft een betaalde en uitgebreidere versie voor commercieel gebruik.</w:t>
            </w:r>
          </w:p>
        </w:tc>
      </w:tr>
      <w:tr w:rsidR="00C5544B" w14:paraId="52ED06BD" w14:textId="1CA69032" w:rsidTr="00F125CF">
        <w:tc>
          <w:tcPr>
            <w:tcW w:w="1552" w:type="dxa"/>
          </w:tcPr>
          <w:p w14:paraId="133EB6F1" w14:textId="3804D820" w:rsidR="00C5544B" w:rsidRDefault="00C5544B" w:rsidP="00C5544B">
            <w:pPr>
              <w:jc w:val="left"/>
              <w:rPr>
                <w:lang w:eastAsia="en-US"/>
              </w:rPr>
            </w:pPr>
            <w:r>
              <w:rPr>
                <w:lang w:eastAsia="en-US"/>
              </w:rPr>
              <w:t>Apache Cordova</w:t>
            </w:r>
          </w:p>
        </w:tc>
        <w:tc>
          <w:tcPr>
            <w:tcW w:w="2026" w:type="dxa"/>
          </w:tcPr>
          <w:p w14:paraId="67FCE9EE" w14:textId="4F769459" w:rsidR="00C5544B" w:rsidRDefault="00C5544B" w:rsidP="00C5544B">
            <w:pPr>
              <w:jc w:val="left"/>
              <w:rPr>
                <w:lang w:eastAsia="en-US"/>
              </w:rPr>
            </w:pPr>
            <w:r>
              <w:t>HTML5, CSS3 en JavaScript</w:t>
            </w:r>
          </w:p>
        </w:tc>
        <w:tc>
          <w:tcPr>
            <w:tcW w:w="1537" w:type="dxa"/>
          </w:tcPr>
          <w:p w14:paraId="6CA73A02" w14:textId="129F9398" w:rsidR="00C5544B" w:rsidRDefault="00C5544B" w:rsidP="00C5544B">
            <w:pPr>
              <w:jc w:val="left"/>
              <w:rPr>
                <w:lang w:eastAsia="en-US"/>
              </w:rPr>
            </w:pPr>
            <w:r>
              <w:rPr>
                <w:lang w:eastAsia="en-US"/>
              </w:rPr>
              <w:t>Ja</w:t>
            </w:r>
          </w:p>
        </w:tc>
        <w:tc>
          <w:tcPr>
            <w:tcW w:w="1831" w:type="dxa"/>
          </w:tcPr>
          <w:p w14:paraId="666943CE" w14:textId="00AD3484" w:rsidR="00C5544B" w:rsidRDefault="00C5544B" w:rsidP="00C5544B">
            <w:pPr>
              <w:jc w:val="left"/>
              <w:rPr>
                <w:lang w:eastAsia="en-US"/>
              </w:rPr>
            </w:pPr>
            <w:r>
              <w:rPr>
                <w:lang w:eastAsia="en-US"/>
              </w:rPr>
              <w:t>HTML.CSS</w:t>
            </w:r>
          </w:p>
        </w:tc>
        <w:tc>
          <w:tcPr>
            <w:tcW w:w="2693" w:type="dxa"/>
          </w:tcPr>
          <w:p w14:paraId="6F5B1105" w14:textId="567061FC" w:rsidR="00C5544B" w:rsidRDefault="00C5544B" w:rsidP="00C5544B">
            <w:pPr>
              <w:jc w:val="left"/>
              <w:rPr>
                <w:lang w:eastAsia="en-US"/>
              </w:rPr>
            </w:pPr>
            <w:r>
              <w:rPr>
                <w:lang w:eastAsia="en-US"/>
              </w:rPr>
              <w:t>Ja, maar heeft platform (PhoneGap, Ionic, …) hierop gebouwd die wel bepaalde kosten zullen vragen voor bepaalde features te kunnen gebruiken.</w:t>
            </w:r>
          </w:p>
        </w:tc>
      </w:tr>
    </w:tbl>
    <w:p w14:paraId="343D6393" w14:textId="72F70B98" w:rsidR="008A4841" w:rsidRDefault="008A4841" w:rsidP="00264241">
      <w:pPr>
        <w:rPr>
          <w:lang w:eastAsia="en-US"/>
        </w:rPr>
      </w:pPr>
    </w:p>
    <w:p w14:paraId="0A84BB2F" w14:textId="1901B435" w:rsidR="00053E6D" w:rsidRDefault="00053E6D" w:rsidP="00264241">
      <w:pPr>
        <w:rPr>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bekend alternatief (JSX beetje uit HTML, XAML uit XML en QML lijkt vrij hard op CSS) maar toch vrij specifiek gebouwd zijn voor hun respectievelijke </w:t>
      </w:r>
      <w:r w:rsidR="008F75D4">
        <w:rPr>
          <w:lang w:eastAsia="en-US"/>
        </w:rPr>
        <w:t>platformen</w:t>
      </w:r>
      <w:r w:rsidR="00DF54FA">
        <w:rPr>
          <w:lang w:eastAsia="en-US"/>
        </w:rPr>
        <w:t xml:space="preserve">. </w:t>
      </w:r>
      <w:r w:rsidR="00C5544B">
        <w:rPr>
          <w:lang w:eastAsia="en-US"/>
        </w:rPr>
        <w:t xml:space="preserve">Hierdoor </w:t>
      </w:r>
      <w:r w:rsidR="00B11BF2">
        <w:rPr>
          <w:lang w:eastAsia="en-US"/>
        </w:rPr>
        <w:t>wordt geconcludeerd</w:t>
      </w:r>
      <w:r w:rsidR="00C5544B">
        <w:rPr>
          <w:lang w:eastAsia="en-US"/>
        </w:rPr>
        <w:t xml:space="preserve"> dat de programmeertalen puur eigen keuze zijn, maar dat het enige platform zonder leercurve voor ervaren programmeurs </w:t>
      </w:r>
      <w:r w:rsidR="00C5544B" w:rsidRPr="001A012F">
        <w:rPr>
          <w:lang w:eastAsia="en-US"/>
        </w:rPr>
        <w:t>Apache Cordova</w:t>
      </w:r>
      <w:r w:rsidR="00C5544B">
        <w:rPr>
          <w:lang w:eastAsia="en-US"/>
        </w:rPr>
        <w:t xml:space="preserve"> zal zijn.</w:t>
      </w:r>
    </w:p>
    <w:p w14:paraId="02646303" w14:textId="2AF6EEB5" w:rsidR="00C5544B" w:rsidRDefault="00C5544B" w:rsidP="00264241">
      <w:pPr>
        <w:rPr>
          <w:lang w:eastAsia="en-US"/>
        </w:rPr>
      </w:pPr>
      <w:r>
        <w:rPr>
          <w:lang w:eastAsia="en-US"/>
        </w:rPr>
        <w:t xml:space="preserve">Gaat het platform een applicatie starten om er een WebView op te zetten om dan daarop de UI te tonen? Dit is enkel het geval voor </w:t>
      </w:r>
      <w:r w:rsidRPr="001A012F">
        <w:rPr>
          <w:lang w:eastAsia="en-US"/>
        </w:rPr>
        <w:t>Apache Cordova</w:t>
      </w:r>
      <w:r>
        <w:rPr>
          <w:lang w:eastAsia="en-US"/>
        </w:rPr>
        <w:t xml:space="preserve">. Voor alle andere platformen zal er effectief Android/iOS componenten aan te pas komen. Dit is een voordeel </w:t>
      </w:r>
      <w:r w:rsidR="00A1672C">
        <w:rPr>
          <w:lang w:eastAsia="en-US"/>
        </w:rPr>
        <w:t xml:space="preserve">bij zowel de opstarttijd en de </w:t>
      </w:r>
      <w:r w:rsidR="00A1672C" w:rsidRPr="00A1672C">
        <w:rPr>
          <w:i/>
          <w:lang w:eastAsia="en-US"/>
        </w:rPr>
        <w:t>look and feel</w:t>
      </w:r>
      <w:r w:rsidR="00A1672C">
        <w:rPr>
          <w:lang w:eastAsia="en-US"/>
        </w:rPr>
        <w:t xml:space="preserve"> van de applicatie sinds de applicaties ook eerder Android &amp; iOS zullen aanvoelen. </w:t>
      </w:r>
    </w:p>
    <w:p w14:paraId="5E30567E" w14:textId="15E23A6A" w:rsidR="00A1672C" w:rsidRDefault="00A1672C" w:rsidP="00264241">
      <w:pPr>
        <w:rPr>
          <w:lang w:eastAsia="en-US"/>
        </w:rPr>
      </w:pPr>
      <w:r>
        <w:rPr>
          <w:lang w:eastAsia="en-US"/>
        </w:rPr>
        <w:t xml:space="preserve">Als </w:t>
      </w:r>
      <w:r w:rsidR="00EA7ADD">
        <w:rPr>
          <w:lang w:eastAsia="en-US"/>
        </w:rPr>
        <w:t>er</w:t>
      </w:r>
      <w:r>
        <w:rPr>
          <w:lang w:eastAsia="en-US"/>
        </w:rPr>
        <w:t xml:space="preserve"> dan ook </w:t>
      </w:r>
      <w:r w:rsidR="00EA7ADD">
        <w:rPr>
          <w:lang w:eastAsia="en-US"/>
        </w:rPr>
        <w:t>bekeken wordt</w:t>
      </w:r>
      <w:r>
        <w:rPr>
          <w:lang w:eastAsia="en-US"/>
        </w:rPr>
        <w:t xml:space="preserve"> hoe de platformen hun UI rendert, dus hoe het zijn componenten gebruikt om een UI op het scherm te krijgen dan </w:t>
      </w:r>
      <w:r w:rsidR="00EA7ADD">
        <w:rPr>
          <w:lang w:eastAsia="en-US"/>
        </w:rPr>
        <w:t>wordt opgemerkt</w:t>
      </w:r>
      <w:r>
        <w:rPr>
          <w:lang w:eastAsia="en-US"/>
        </w:rPr>
        <w:t xml:space="preserve"> dat zowel </w:t>
      </w:r>
      <w:r w:rsidRPr="001A012F">
        <w:rPr>
          <w:lang w:eastAsia="en-US"/>
        </w:rPr>
        <w:t>Xamarin</w:t>
      </w:r>
      <w:r>
        <w:rPr>
          <w:lang w:eastAsia="en-US"/>
        </w:rPr>
        <w:t xml:space="preserve"> als </w:t>
      </w:r>
      <w:r w:rsidR="001A012F" w:rsidRPr="001A012F">
        <w:rPr>
          <w:lang w:eastAsia="en-US"/>
        </w:rPr>
        <w:t>React</w:t>
      </w:r>
      <w:r w:rsidR="001A012F" w:rsidRPr="001A012F">
        <w:rPr>
          <w:b/>
          <w:lang w:eastAsia="en-US"/>
        </w:rPr>
        <w:t xml:space="preserve"> </w:t>
      </w:r>
      <w:r w:rsidR="001A012F" w:rsidRPr="001A012F">
        <w:rPr>
          <w:lang w:eastAsia="en-US"/>
        </w:rPr>
        <w:t>Native</w:t>
      </w:r>
      <w:r>
        <w:rPr>
          <w:lang w:eastAsia="en-US"/>
        </w:rPr>
        <w:t xml:space="preserve"> echt native UI controllers </w:t>
      </w:r>
      <w:r w:rsidR="00F645D1">
        <w:rPr>
          <w:lang w:eastAsia="en-US"/>
        </w:rPr>
        <w:t>hanteren</w:t>
      </w:r>
      <w:r>
        <w:rPr>
          <w:lang w:eastAsia="en-US"/>
        </w:rPr>
        <w:t xml:space="preserve">. Dit betekent dat bij deze platformen de applicatie niet enkel Android/iOS aanvoelt, maar effectief is. </w:t>
      </w:r>
      <w:r w:rsidR="001A012F">
        <w:rPr>
          <w:lang w:eastAsia="en-US"/>
        </w:rPr>
        <w:t xml:space="preserve">Voor deze reden </w:t>
      </w:r>
      <w:r w:rsidR="00EA7ADD">
        <w:rPr>
          <w:lang w:eastAsia="en-US"/>
        </w:rPr>
        <w:t xml:space="preserve">is er </w:t>
      </w:r>
      <w:r w:rsidR="001A012F">
        <w:rPr>
          <w:lang w:eastAsia="en-US"/>
        </w:rPr>
        <w:t xml:space="preserve">de voorkeur </w:t>
      </w:r>
      <w:r w:rsidR="00EA7ADD">
        <w:rPr>
          <w:lang w:eastAsia="en-US"/>
        </w:rPr>
        <w:t xml:space="preserve">gegeven </w:t>
      </w:r>
      <w:r w:rsidR="001A012F">
        <w:rPr>
          <w:lang w:eastAsia="en-US"/>
        </w:rPr>
        <w:t>om deze twee platformen uit te diepen.</w:t>
      </w:r>
    </w:p>
    <w:p w14:paraId="42087319" w14:textId="582F6D01" w:rsidR="001A012F" w:rsidRDefault="001A012F" w:rsidP="00264241">
      <w:pPr>
        <w:rPr>
          <w:lang w:eastAsia="en-US"/>
        </w:rPr>
      </w:pPr>
      <w:r>
        <w:rPr>
          <w:lang w:eastAsia="en-US"/>
        </w:rPr>
        <w:lastRenderedPageBreak/>
        <w:t>Het feit dat alles open source te vinden is, is een voordeel aan al deze cross-platform frameworks. Maar het feit dat React Native al zijn features gratis aanbiedt, is één van de redenen dat deze het hoogste staat gerangschikt op o</w:t>
      </w:r>
      <w:r w:rsidR="00CA3C13">
        <w:rPr>
          <w:lang w:eastAsia="en-US"/>
        </w:rPr>
        <w:t>nze theoretische lijst</w:t>
      </w:r>
      <w:r w:rsidR="008F75D4">
        <w:rPr>
          <w:lang w:eastAsia="en-US"/>
        </w:rPr>
        <w:t xml:space="preserve"> aangezien dit zeer interessant zal zijn voor een bedrijf als Zappware, die ook aan de financiële kant moet denken.</w:t>
      </w:r>
    </w:p>
    <w:p w14:paraId="2E75A9FD" w14:textId="14768D60"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native UI controllers en een veelgebruikte bekende taal ziet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4037FDA8"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eveneens de native UI controllers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2FA910FE"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beschouwen we deze toch theoretisch beter dan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p>
    <w:p w14:paraId="7C81DA62" w14:textId="66F46D1F" w:rsidR="00FC34E6" w:rsidRDefault="00EA7ADD" w:rsidP="00FC34E6">
      <w:pPr>
        <w:pStyle w:val="Kop3"/>
        <w:rPr>
          <w:lang w:eastAsia="en-US"/>
        </w:rPr>
      </w:pPr>
      <w:bookmarkStart w:id="132" w:name="_Toc511216745"/>
      <w:r>
        <w:rPr>
          <w:lang w:eastAsia="en-US"/>
        </w:rPr>
        <w:t>Hoe wordt dit praktisch gecontroleerd</w:t>
      </w:r>
      <w:r w:rsidR="006B1190">
        <w:rPr>
          <w:lang w:eastAsia="en-US"/>
        </w:rPr>
        <w:t>?</w:t>
      </w:r>
      <w:bookmarkEnd w:id="132"/>
    </w:p>
    <w:p w14:paraId="742E3FA3" w14:textId="2793C764" w:rsidR="00F72B9D" w:rsidRPr="00F72B9D" w:rsidRDefault="00F72B9D" w:rsidP="00F72B9D">
      <w:pPr>
        <w:rPr>
          <w:lang w:eastAsia="en-US"/>
        </w:rPr>
      </w:pPr>
      <w:r>
        <w:rPr>
          <w:lang w:eastAsia="en-US"/>
        </w:rPr>
        <w:t xml:space="preserve">Eerst </w:t>
      </w:r>
      <w:r w:rsidR="00EA7ADD">
        <w:rPr>
          <w:lang w:eastAsia="en-US"/>
        </w:rPr>
        <w:t>worden</w:t>
      </w:r>
      <w:r>
        <w:rPr>
          <w:lang w:eastAsia="en-US"/>
        </w:rPr>
        <w:t xml:space="preserve"> </w:t>
      </w:r>
      <w:r w:rsidR="00EA7ADD">
        <w:rPr>
          <w:lang w:eastAsia="en-US"/>
        </w:rPr>
        <w:t>er</w:t>
      </w:r>
      <w:r>
        <w:rPr>
          <w:lang w:eastAsia="en-US"/>
        </w:rPr>
        <w:t xml:space="preserve"> </w:t>
      </w:r>
      <w:r w:rsidR="00EA7ADD">
        <w:rPr>
          <w:lang w:eastAsia="en-US"/>
        </w:rPr>
        <w:t>besproken hoe dit in het algemeen wordt aangepakt</w:t>
      </w:r>
      <w:r>
        <w:rPr>
          <w:lang w:eastAsia="en-US"/>
        </w:rPr>
        <w:t>. Later wordt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45DAFBD" w14:textId="41381B50"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we </w:t>
      </w:r>
      <w:r w:rsidR="00F125CF">
        <w:t>veralgemeend</w:t>
      </w:r>
      <w:r>
        <w:t xml:space="preserve"> en conclusies </w:t>
      </w:r>
      <w:r w:rsidR="00F125CF">
        <w:t>getrokken</w:t>
      </w:r>
      <w:r>
        <w:t>.</w:t>
      </w:r>
    </w:p>
    <w:p w14:paraId="31FD0518" w14:textId="77777777" w:rsidR="006B1190" w:rsidRPr="006B1190" w:rsidRDefault="006B1190" w:rsidP="006B1190">
      <w:pPr>
        <w:rPr>
          <w:lang w:eastAsia="en-US"/>
        </w:rPr>
      </w:pPr>
    </w:p>
    <w:p w14:paraId="7B66556B" w14:textId="526B2D33" w:rsidR="00FC34E6" w:rsidRDefault="00A74698" w:rsidP="00FC34E6">
      <w:pPr>
        <w:pStyle w:val="Kop4"/>
        <w:rPr>
          <w:lang w:eastAsia="en-US"/>
        </w:rPr>
      </w:pPr>
      <w:r>
        <w:rPr>
          <w:lang w:eastAsia="en-US"/>
        </w:rPr>
        <w:lastRenderedPageBreak/>
        <w:t>Snelheid</w:t>
      </w:r>
    </w:p>
    <w:p w14:paraId="74B1E9A5" w14:textId="26BA312B" w:rsidR="00604D2E" w:rsidRPr="00604D2E" w:rsidRDefault="00604D2E" w:rsidP="00604D2E">
      <w:pPr>
        <w:pStyle w:val="Bijschrift"/>
      </w:pPr>
      <w:r>
        <w:t>Android</w:t>
      </w:r>
    </w:p>
    <w:p w14:paraId="499D6363" w14:textId="5DC22CE1" w:rsidR="00FC34E6" w:rsidRDefault="00FC34E6" w:rsidP="00FC34E6">
      <w:r>
        <w:t xml:space="preserve">Om de snelheid van onze applicaties te testen </w:t>
      </w:r>
      <w:r w:rsidR="00BB2E84">
        <w:t xml:space="preserve">wordt er </w:t>
      </w:r>
      <w:r>
        <w:t xml:space="preserve">gebruik </w:t>
      </w:r>
      <w:r w:rsidR="00BB2E84">
        <w:t>gemaakt</w:t>
      </w:r>
      <w:r>
        <w:t xml:space="preserve"> van </w:t>
      </w:r>
      <w:r w:rsidR="003D23BD">
        <w:rPr>
          <w:i/>
        </w:rPr>
        <w:t>appachhi</w:t>
      </w:r>
      <w:r w:rsidRPr="00EE2D24">
        <w:rPr>
          <w:i/>
        </w:rPr>
        <w:t>.com</w:t>
      </w:r>
      <w:r>
        <w:t xml:space="preserve">, een test-API die via een cloud verzekert dat de </w:t>
      </w:r>
      <w:r w:rsidR="00604D2E">
        <w:t>Android</w:t>
      </w:r>
      <w:r>
        <w:t xml:space="preserve"> applicaties die </w:t>
      </w:r>
      <w:r w:rsidR="00BB2E84">
        <w:t>er</w:t>
      </w:r>
      <w:r>
        <w:t xml:space="preserve"> ontwikkeld </w:t>
      </w:r>
      <w:r w:rsidR="00604D2E">
        <w:t>zijn</w:t>
      </w:r>
      <w:r>
        <w:t xml:space="preserve">, vlot werken op </w:t>
      </w:r>
      <w:r w:rsidR="00604D2E">
        <w:t xml:space="preserve">een bereik van verschillende </w:t>
      </w:r>
      <w:r>
        <w:t>device</w:t>
      </w:r>
      <w:r w:rsidR="00604D2E">
        <w:t>s</w:t>
      </w:r>
      <w:r>
        <w:t xml:space="preserve">. Voor </w:t>
      </w:r>
      <w:r w:rsidR="00BB2E84">
        <w:t>die</w:t>
      </w:r>
      <w:r>
        <w:t xml:space="preserve"> tests </w:t>
      </w:r>
      <w:r w:rsidR="00604D2E">
        <w:t>worden</w:t>
      </w:r>
      <w:r w:rsidR="00BB2E84">
        <w:t xml:space="preserve"> er</w:t>
      </w:r>
      <w:r>
        <w:t xml:space="preserve"> </w:t>
      </w:r>
      <w:r w:rsidR="00604D2E">
        <w:t xml:space="preserve">op 5 verschillende devices </w:t>
      </w:r>
      <w:r w:rsidR="00BB2E84">
        <w:t>de</w:t>
      </w:r>
      <w:r>
        <w:t xml:space="preserve"> applicaties </w:t>
      </w:r>
      <w:r w:rsidR="00BB2E84">
        <w:t>uitgeprobeerd</w:t>
      </w:r>
      <w:r>
        <w:t xml:space="preserve">. </w:t>
      </w:r>
      <w:r w:rsidR="00604D2E">
        <w:t>Hieronder is ook</w:t>
      </w:r>
      <w:r>
        <w:t xml:space="preserve"> de Motorola Moto E (2nd generation)  gratis te gebruiken en </w:t>
      </w:r>
      <w:r w:rsidR="00604D2E">
        <w:t>die leunt het</w:t>
      </w:r>
      <w:r>
        <w:t xml:space="preserve"> dichtst aan </w:t>
      </w:r>
      <w:r w:rsidR="00D40B5B">
        <w:t>het</w:t>
      </w:r>
      <w:r>
        <w:t xml:space="preserve"> eigen apparaat</w:t>
      </w:r>
      <w:r w:rsidR="00604D2E">
        <w:t xml:space="preserve">. </w:t>
      </w:r>
      <w:r>
        <w:t>De belangrijkste specificaties van deze GSM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F645D1" w:rsidRDefault="006B1190" w:rsidP="00FC34E6">
      <w:pPr>
        <w:rPr>
          <w:lang w:val="en-US"/>
        </w:rPr>
      </w:pPr>
      <w:r w:rsidRPr="00F645D1">
        <w:rPr>
          <w:b/>
          <w:lang w:val="en-US"/>
        </w:rPr>
        <w:t>CPU</w:t>
      </w:r>
      <w:r w:rsidRPr="00F645D1">
        <w:rPr>
          <w:lang w:val="en-US"/>
        </w:rPr>
        <w:t>: ARM | quad-core | 1200 MHz</w:t>
      </w:r>
    </w:p>
    <w:p w14:paraId="28095529" w14:textId="62F968A6" w:rsidR="00FC34E6" w:rsidRPr="00F645D1" w:rsidRDefault="006B1190" w:rsidP="00FC34E6">
      <w:pPr>
        <w:rPr>
          <w:lang w:val="en-US"/>
        </w:rPr>
      </w:pPr>
      <w:r w:rsidRPr="00F645D1">
        <w:rPr>
          <w:b/>
          <w:lang w:val="en-US"/>
        </w:rPr>
        <w:t>RAM</w:t>
      </w:r>
      <w:r w:rsidRPr="00F645D1">
        <w:rPr>
          <w:lang w:val="en-US"/>
        </w:rPr>
        <w:t>: 1024 MB</w:t>
      </w:r>
    </w:p>
    <w:p w14:paraId="153096E7" w14:textId="068ACCC9" w:rsidR="006B1190" w:rsidRDefault="006B1190" w:rsidP="00FC34E6">
      <w:r>
        <w:t>Maar aangezien wij onze applicaties vergelijken met hetzelfde apparaat zal dit in onze vergelijkende studie niet uitmaken.</w:t>
      </w:r>
    </w:p>
    <w:p w14:paraId="5EE12470" w14:textId="2D8EB55E" w:rsidR="00A74698" w:rsidRDefault="003D23BD" w:rsidP="00FC34E6">
      <w:r>
        <w:t>Bij sn</w:t>
      </w:r>
      <w:r w:rsidR="00604D2E">
        <w:t>elheid gaat verstaan worden: de installatiesnelheid, de tijd die dit apparaat nodig heeft om de applicatie te installeren, en de opstarttijd, de tijd die het nodig heeft om de geïnstalleerde app op te starten zonder dat er iets in het cachegeheugen gestoken is.</w:t>
      </w:r>
    </w:p>
    <w:p w14:paraId="1CDC376A" w14:textId="6153B5A9" w:rsidR="00604D2E" w:rsidRPr="00A74698" w:rsidRDefault="00604D2E" w:rsidP="00604D2E">
      <w:pPr>
        <w:pStyle w:val="Bijschrift"/>
      </w:pPr>
      <w:r>
        <w:t>iOS</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481D0DFC"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1D3B0E">
        <w:rPr>
          <w:lang w:eastAsia="en-US"/>
        </w:rPr>
        <w:t>d</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3E6E4271" w:rsidR="00362699" w:rsidRDefault="00362699" w:rsidP="00293D1B">
      <w:r w:rsidRPr="006B1190">
        <w:rPr>
          <w:b/>
        </w:rPr>
        <w:t>RAM</w:t>
      </w:r>
      <w:r>
        <w:t xml:space="preserve">: </w:t>
      </w:r>
      <w:r w:rsidR="00F72B9D">
        <w:t>2028</w:t>
      </w:r>
      <w:r>
        <w:t xml:space="preserve"> MB</w:t>
      </w:r>
    </w:p>
    <w:p w14:paraId="60BF694E" w14:textId="56D09856" w:rsidR="00293D1B" w:rsidRDefault="00362699" w:rsidP="00293D1B">
      <w:pPr>
        <w:rPr>
          <w:lang w:eastAsia="en-US"/>
        </w:rPr>
      </w:pPr>
      <w:r>
        <w:rPr>
          <w:lang w:eastAsia="en-US"/>
        </w:rPr>
        <w:t xml:space="preserve">Hier </w:t>
      </w:r>
      <w:r w:rsidR="00BB2E84">
        <w:rPr>
          <w:lang w:eastAsia="en-US"/>
        </w:rPr>
        <w:t xml:space="preserve">wordt </w:t>
      </w:r>
      <w:r>
        <w:rPr>
          <w:lang w:eastAsia="en-US"/>
        </w:rPr>
        <w:t xml:space="preserve">het cache-geheugen, het RAM-geheugen en het interne geheugen </w:t>
      </w:r>
      <w:r w:rsidR="00BB2E84">
        <w:rPr>
          <w:lang w:eastAsia="en-US"/>
        </w:rPr>
        <w:t>met elkaar</w:t>
      </w:r>
      <w:r>
        <w:rPr>
          <w:lang w:eastAsia="en-US"/>
        </w:rPr>
        <w:t xml:space="preserve"> </w:t>
      </w:r>
      <w:r w:rsidR="0017768B">
        <w:rPr>
          <w:lang w:eastAsia="en-US"/>
        </w:rPr>
        <w:t>vergeleken</w:t>
      </w:r>
      <w:r>
        <w:rPr>
          <w:lang w:eastAsia="en-US"/>
        </w:rPr>
        <w:t>. Hoe minder geheugen er gebruikt wordt, hoe beter.</w:t>
      </w:r>
    </w:p>
    <w:p w14:paraId="1B70F622" w14:textId="4955CFD9" w:rsidR="00604D2E" w:rsidRPr="00293D1B" w:rsidRDefault="00604D2E" w:rsidP="00604D2E">
      <w:pPr>
        <w:pStyle w:val="Bijschrift"/>
      </w:pPr>
      <w:r>
        <w:t>iOS</w:t>
      </w:r>
    </w:p>
    <w:p w14:paraId="3ED130AA" w14:textId="115A65A7" w:rsidR="00FC34E6" w:rsidRPr="00FC34E6" w:rsidRDefault="00FC34E6" w:rsidP="00FC34E6">
      <w:pPr>
        <w:pStyle w:val="Kop4"/>
        <w:rPr>
          <w:lang w:eastAsia="en-US"/>
        </w:rPr>
      </w:pPr>
      <w:r>
        <w:rPr>
          <w:lang w:eastAsia="en-US"/>
        </w:rPr>
        <w:t>User experience</w:t>
      </w:r>
    </w:p>
    <w:p w14:paraId="691C58BB" w14:textId="7FAD5737" w:rsidR="003601DE" w:rsidRDefault="003601DE" w:rsidP="003601DE">
      <w:pPr>
        <w:spacing w:before="120" w:after="0"/>
        <w:rPr>
          <w:lang w:eastAsia="en-US"/>
        </w:rPr>
      </w:pPr>
    </w:p>
    <w:p w14:paraId="37F7D570" w14:textId="39C3F84A" w:rsidR="00C519C0" w:rsidRDefault="00C519C0" w:rsidP="003601DE">
      <w:pPr>
        <w:spacing w:before="120" w:after="0"/>
      </w:pPr>
    </w:p>
    <w:p w14:paraId="2E18F71D" w14:textId="20E84F91" w:rsidR="00C519C0" w:rsidRDefault="00C519C0" w:rsidP="003601DE">
      <w:pPr>
        <w:spacing w:before="120" w:after="0"/>
      </w:pPr>
    </w:p>
    <w:p w14:paraId="0B412906" w14:textId="77777777" w:rsidR="00C519C0" w:rsidRDefault="00C519C0" w:rsidP="003601DE">
      <w:pPr>
        <w:spacing w:before="120" w:after="0"/>
      </w:pPr>
    </w:p>
    <w:p w14:paraId="7F84FF42" w14:textId="552825BB" w:rsidR="003601DE" w:rsidRDefault="003601DE" w:rsidP="003601DE">
      <w:pPr>
        <w:pStyle w:val="Kop1"/>
        <w:spacing w:before="240" w:after="480"/>
        <w:ind w:left="431" w:hanging="431"/>
      </w:pPr>
      <w:bookmarkStart w:id="133" w:name="_Toc499557203"/>
      <w:bookmarkStart w:id="134" w:name="_Toc511216746"/>
      <w:r>
        <w:lastRenderedPageBreak/>
        <w:t>Applicatie</w:t>
      </w:r>
      <w:bookmarkEnd w:id="133"/>
      <w:bookmarkEnd w:id="134"/>
    </w:p>
    <w:p w14:paraId="03759162" w14:textId="77777777" w:rsidR="00777A83" w:rsidRDefault="00777A83" w:rsidP="004E7A76">
      <w:pPr>
        <w:rPr>
          <w:rFonts w:cs="Arial"/>
          <w:noProof/>
          <w:color w:val="000000"/>
          <w:sz w:val="20"/>
        </w:rPr>
      </w:pPr>
    </w:p>
    <w:p w14:paraId="7B56D56B" w14:textId="24096DE0" w:rsidR="00CF097E" w:rsidRDefault="00E14583" w:rsidP="004E7A76">
      <w:r>
        <w:rPr>
          <w:noProof/>
        </w:rPr>
        <mc:AlternateContent>
          <mc:Choice Requires="wps">
            <w:drawing>
              <wp:anchor distT="0" distB="0" distL="114300" distR="114300" simplePos="0" relativeHeight="251700224"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106436C4" w:rsidR="003421F8" w:rsidRPr="007D40A2" w:rsidRDefault="003421F8" w:rsidP="00E14583">
                            <w:pPr>
                              <w:pStyle w:val="Bijschrift"/>
                              <w:jc w:val="center"/>
                              <w:rPr>
                                <w:noProof/>
                                <w:color w:val="000000"/>
                              </w:rPr>
                            </w:pPr>
                            <w:bookmarkStart w:id="135" w:name="_Toc511916401"/>
                            <w:r>
                              <w:t xml:space="preserve">Figuur </w:t>
                            </w:r>
                            <w:fldSimple w:instr=" STYLEREF 1 \s ">
                              <w:r>
                                <w:rPr>
                                  <w:noProof/>
                                </w:rPr>
                                <w:t>3</w:t>
                              </w:r>
                            </w:fldSimple>
                            <w:r>
                              <w:noBreakHyphen/>
                            </w:r>
                            <w:fldSimple w:instr=" SEQ Figuur \* ARABIC \s 1 ">
                              <w:r>
                                <w:rPr>
                                  <w:noProof/>
                                </w:rPr>
                                <w:t>1</w:t>
                              </w:r>
                            </w:fldSimple>
                            <w:r>
                              <w:t>: Einddoel applicatie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106436C4" w:rsidR="003421F8" w:rsidRPr="007D40A2" w:rsidRDefault="003421F8" w:rsidP="00E14583">
                      <w:pPr>
                        <w:pStyle w:val="Bijschrift"/>
                        <w:jc w:val="center"/>
                        <w:rPr>
                          <w:noProof/>
                          <w:color w:val="000000"/>
                        </w:rPr>
                      </w:pPr>
                      <w:bookmarkStart w:id="136" w:name="_Toc511916401"/>
                      <w:r>
                        <w:t xml:space="preserve">Figuur </w:t>
                      </w:r>
                      <w:fldSimple w:instr=" STYLEREF 1 \s ">
                        <w:r>
                          <w:rPr>
                            <w:noProof/>
                          </w:rPr>
                          <w:t>3</w:t>
                        </w:r>
                      </w:fldSimple>
                      <w:r>
                        <w:noBreakHyphen/>
                      </w:r>
                      <w:fldSimple w:instr=" SEQ Figuur \* ARABIC \s 1 ">
                        <w:r>
                          <w:rPr>
                            <w:noProof/>
                          </w:rPr>
                          <w:t>1</w:t>
                        </w:r>
                      </w:fldSimple>
                      <w:r>
                        <w:t>: Einddoel applicatie</w:t>
                      </w:r>
                      <w:bookmarkEnd w:id="136"/>
                    </w:p>
                  </w:txbxContent>
                </v:textbox>
                <w10:wrap type="square"/>
              </v:shape>
            </w:pict>
          </mc:Fallback>
        </mc:AlternateContent>
      </w:r>
      <w:r w:rsidR="002F005B">
        <w:rPr>
          <w:rFonts w:cs="Arial"/>
          <w:noProof/>
          <w:color w:val="000000"/>
          <w:sz w:val="20"/>
        </w:rPr>
        <w:drawing>
          <wp:anchor distT="0" distB="0" distL="114300" distR="114300" simplePos="0" relativeHeight="251691008"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4">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CF097E">
        <w:t xml:space="preserve">sinds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3EFCE2C1"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zone die het uur/moment/dag aanduid</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B68EB53"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laten</w:t>
      </w:r>
      <w:r w:rsidR="00C73B8D">
        <w:t xml:space="preserve"> zien wat er op </w:t>
      </w:r>
      <w:r w:rsidR="00067011">
        <w:t>het</w:t>
      </w:r>
      <w:r w:rsidR="00C73B8D">
        <w:t xml:space="preserve"> aangeduide </w:t>
      </w:r>
      <w:r w:rsidR="009A1615">
        <w:t xml:space="preserve">moment bezig is, hoelang dit al bezig is, </w:t>
      </w:r>
      <w:r w:rsidR="00312F22">
        <w:t xml:space="preserve">of dit opgenomen wordt, … </w:t>
      </w:r>
      <w:r w:rsidR="00D94298">
        <w:t xml:space="preserve">En hierbij moet </w:t>
      </w:r>
      <w:r w:rsidR="00BB2E84">
        <w:t>er</w:t>
      </w:r>
      <w:r w:rsidR="00D94298">
        <w:t xml:space="preserve"> ook </w:t>
      </w:r>
      <w:r w:rsidR="00067011">
        <w:t>één</w:t>
      </w:r>
      <w:r w:rsidR="00D94298">
        <w:t xml:space="preserve"> kanaal </w:t>
      </w:r>
      <w:r w:rsidR="008521FF">
        <w:t xml:space="preserve">kunnen </w:t>
      </w:r>
      <w:r w:rsidR="00BB2E84">
        <w:t>aangeduid worden</w:t>
      </w:r>
      <w:r w:rsidR="008521FF">
        <w:t xml:space="preserve"> om te laten zien wat het programma is van dit kanaal op die dag.</w:t>
      </w:r>
      <w:r w:rsidR="00067011">
        <w:t xml:space="preserve"> Deze optie </w:t>
      </w:r>
      <w:r w:rsidR="00BB2E84">
        <w:t>is</w:t>
      </w:r>
      <w:r w:rsidR="00067011">
        <w:t xml:space="preserve"> er achteraf uitgelaten sinds dit enkel meer codewerk zou zijn en niet essentieel is. Dit </w:t>
      </w:r>
      <w:r w:rsidR="00BB2E84">
        <w:t>word gedaan</w:t>
      </w:r>
      <w:r w:rsidR="00067011">
        <w:t xml:space="preserve"> om </w:t>
      </w:r>
      <w:r w:rsidR="00BB2E84">
        <w:t>de</w:t>
      </w:r>
      <w:r w:rsidR="00067011">
        <w:t xml:space="preserve"> tijd beter te kunnen beheren.</w:t>
      </w:r>
    </w:p>
    <w:p w14:paraId="5058D94A" w14:textId="15698140" w:rsidR="007B7B00" w:rsidRDefault="007B7B00" w:rsidP="004E7A76">
      <w:r>
        <w:t>Om een voorbeeld applicatie te bouwen is er een JSON bestand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BB2E84">
        <w:t xml:space="preserve">dit </w:t>
      </w:r>
      <w:r>
        <w:t xml:space="preserve"> consequent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29C1A7BF" w14:textId="616E300F" w:rsidR="00984A25" w:rsidRPr="00984A25" w:rsidRDefault="00DD1452" w:rsidP="00984A25">
      <w:r>
        <w:t xml:space="preserve"> </w:t>
      </w:r>
    </w:p>
    <w:p w14:paraId="661D21CA" w14:textId="77777777" w:rsidR="003601DE" w:rsidRDefault="003601DE" w:rsidP="003601DE">
      <w:pPr>
        <w:pStyle w:val="Kop1"/>
        <w:spacing w:before="240" w:after="480"/>
        <w:ind w:left="431" w:hanging="431"/>
      </w:pPr>
      <w:bookmarkStart w:id="137" w:name="_Toc499557204"/>
      <w:bookmarkStart w:id="138" w:name="_Toc511216747"/>
      <w:r>
        <w:lastRenderedPageBreak/>
        <w:t>Vergelijken performance</w:t>
      </w:r>
      <w:bookmarkEnd w:id="137"/>
      <w:bookmarkEnd w:id="138"/>
    </w:p>
    <w:p w14:paraId="06A61D33" w14:textId="444112D7" w:rsidR="003601DE" w:rsidRDefault="003601DE" w:rsidP="003601DE">
      <w:pPr>
        <w:pStyle w:val="Kop2"/>
        <w:spacing w:before="120" w:after="120"/>
        <w:ind w:left="578" w:hanging="578"/>
      </w:pPr>
      <w:bookmarkStart w:id="139" w:name="_Toc499557205"/>
      <w:bookmarkStart w:id="140" w:name="_Toc511216748"/>
      <w:r>
        <w:t>Development effort</w:t>
      </w:r>
      <w:bookmarkEnd w:id="139"/>
      <w:bookmarkEnd w:id="140"/>
    </w:p>
    <w:p w14:paraId="14DF3F71" w14:textId="02051824" w:rsidR="009E2E5A" w:rsidRDefault="009E2E5A" w:rsidP="009E2E5A">
      <w:pPr>
        <w:pStyle w:val="Kop3"/>
      </w:pPr>
      <w:bookmarkStart w:id="141" w:name="_Toc511216749"/>
      <w:r>
        <w:t>React Native</w:t>
      </w:r>
      <w:bookmarkEnd w:id="141"/>
    </w:p>
    <w:p w14:paraId="2D928D67" w14:textId="43191102" w:rsidR="00F45D93" w:rsidRPr="00F45D93" w:rsidRDefault="00F125CF" w:rsidP="00F45D93">
      <w:pPr>
        <w:pStyle w:val="Kop4"/>
      </w:pPr>
      <w:r>
        <w:t>Het proces</w:t>
      </w:r>
    </w:p>
    <w:p w14:paraId="635DDCD2" w14:textId="4D9801ED"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xml:space="preserve">. In dit framework zit alles in dat we nodig hebben, zodra dit geinstalleerd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onze GSM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t xml:space="preserve">Men </w:t>
      </w:r>
      <w:r w:rsidR="00D0008E">
        <w:t xml:space="preserve">kan ook een emulator van Android </w:t>
      </w:r>
      <w:r w:rsidR="0033282A">
        <w:t>S</w:t>
      </w:r>
      <w:r w:rsidR="00D0008E">
        <w:t>tudio of Xcode gebruiken</w:t>
      </w:r>
      <w:r w:rsidR="0033282A">
        <w:t xml:space="preserve"> </w:t>
      </w:r>
      <w:r w:rsidR="006E6538">
        <w:t xml:space="preserve">voor je </w:t>
      </w:r>
      <w:r w:rsidR="00773F17">
        <w:t xml:space="preserve">voorbeeld. </w:t>
      </w:r>
    </w:p>
    <w:p w14:paraId="36EB4BAC" w14:textId="0065A670"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Wat opviel bij het gebruiken van de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8003E0">
        <w:t xml:space="preserve">maar </w:t>
      </w:r>
      <w:r w:rsidR="00B11BF2">
        <w:t xml:space="preserve"> het was</w:t>
      </w:r>
      <w:r w:rsidR="008003E0">
        <w:t xml:space="preserve"> een serieuze zoektocht</w:t>
      </w:r>
      <w:r w:rsidR="00B11BF2">
        <w:t>.</w:t>
      </w:r>
      <w:r w:rsidR="00DD1452">
        <w:t xml:space="preserve"> </w:t>
      </w:r>
      <w:r w:rsidR="00B11BF2">
        <w:t xml:space="preserve">Daardoor </w:t>
      </w:r>
      <w:r w:rsidR="00F645D1">
        <w:t>is er</w:t>
      </w:r>
      <w:r w:rsidR="008003E0">
        <w:t xml:space="preserve"> veel tijd kwijtgeraakt </w:t>
      </w:r>
      <w:commentRangeStart w:id="142"/>
      <w:r w:rsidR="008003E0">
        <w:t>aan kleine problemen</w:t>
      </w:r>
      <w:commentRangeEnd w:id="142"/>
      <w:r w:rsidR="00B11BF2">
        <w:rPr>
          <w:rStyle w:val="Verwijzingopmerking"/>
        </w:rPr>
        <w:commentReference w:id="142"/>
      </w:r>
      <w:r w:rsidR="008003E0">
        <w:t>.</w:t>
      </w:r>
      <w:r w:rsidR="00B55D7D">
        <w:t xml:space="preserve"> De algemene indruk was duidelijk dat het een vrij nieuwe taal is, die nog volop wordt ontwikkeld. Hierdoor zijn er nog heel wat complicaties mogelijk en niet altijd gemakkelijk op te lossen.</w:t>
      </w:r>
    </w:p>
    <w:p w14:paraId="277A98E2" w14:textId="027E5153" w:rsidR="000F2054" w:rsidRDefault="000C2614" w:rsidP="00DC5A1C">
      <w:r>
        <w:t xml:space="preserve">Voor bepaalde componenten te gebruiken kon </w:t>
      </w:r>
      <w:r w:rsidR="00B11BF2">
        <w:t xml:space="preserve">men </w:t>
      </w:r>
      <w:r>
        <w:t xml:space="preserve">Expo ook niet meer gebruiken </w:t>
      </w:r>
      <w:r w:rsidR="000C44EB">
        <w:t xml:space="preserve">omdat sommigen niet ondersteund werden, </w:t>
      </w:r>
      <w:r>
        <w:t xml:space="preserve">waardoor je je project moest </w:t>
      </w:r>
      <w:r w:rsidR="00720208">
        <w:t>losmaken</w:t>
      </w:r>
      <w:r w:rsidR="004D7108">
        <w:t xml:space="preserve"> van Expo.</w:t>
      </w:r>
      <w:r w:rsidR="00720208">
        <w:t xml:space="preserve"> Dit betekende dan ook dat een heel deel van </w:t>
      </w:r>
      <w:r w:rsidR="00B11BF2">
        <w:t xml:space="preserve">de </w:t>
      </w:r>
      <w:r w:rsidR="00720208">
        <w:t xml:space="preserve">infrastructuur wegviel waardoor </w:t>
      </w:r>
      <w:r w:rsidR="003D6BA7">
        <w:t xml:space="preserve">alles via Android Studio moesten </w:t>
      </w:r>
      <w:r w:rsidR="000C44EB">
        <w:t>opzetten</w:t>
      </w:r>
      <w:r w:rsidR="0075635A">
        <w:t xml:space="preserve"> en alles niet meer vlot verliep </w:t>
      </w:r>
      <w:r w:rsidR="00E36A9C">
        <w:t>zoals bij het Expo-build proces.</w:t>
      </w:r>
    </w:p>
    <w:p w14:paraId="7D6E73E5" w14:textId="43028FA7"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Om een applicatie te kunnen runnen in een echte Android omgeving moet deze gesigneerd worden met een certificaat voordat ze kunnen worden </w:t>
      </w:r>
      <w:r w:rsidR="00B11BF2">
        <w:t>geïnstalleerd</w:t>
      </w:r>
      <w:r>
        <w:t xml:space="preserve"> en dus moeten we een key genereren waarmee we een APK kunnen genereren die gesigneerd is.Deze key is te maken via een tool die Java aanbied: </w:t>
      </w:r>
      <w:r w:rsidRPr="000F2054">
        <w:rPr>
          <w:i/>
        </w:rPr>
        <w:t>keytool</w:t>
      </w:r>
      <w:r>
        <w:rPr>
          <w:i/>
        </w:rPr>
        <w:t>.</w:t>
      </w:r>
      <w:r>
        <w:t xml:space="preserve"> Met deze tool krijgen we een file</w:t>
      </w:r>
      <w:r w:rsidRPr="000F2054">
        <w:rPr>
          <w:i/>
        </w:rPr>
        <w:t>: my-release-key.keystore</w:t>
      </w:r>
      <w:r>
        <w:t xml:space="preserve"> die we in de map van onze applicatie steken en via onze </w:t>
      </w:r>
      <w:r w:rsidRPr="000F2054">
        <w:rPr>
          <w:i/>
        </w:rPr>
        <w:t>gradle</w:t>
      </w:r>
      <w:r>
        <w:rPr>
          <w:i/>
        </w:rPr>
        <w:t xml:space="preserve"> </w:t>
      </w:r>
      <w:r>
        <w:t>code van Android aanspreken met het juiste wachtwoord dat we hebben ingesteld waarop onze applicatie in Androidomgevingen kan geïnstalleerd worden. Dit instellen, bouwen en uitzoeken duurde 1 uur in totaal.</w:t>
      </w:r>
    </w:p>
    <w:p w14:paraId="615134AC" w14:textId="0318FE46" w:rsidR="000F2054" w:rsidRDefault="00060276" w:rsidP="00DC5A1C">
      <w:r>
        <w:t xml:space="preserve">De installatie op iOS volgt een analoog concept. Aangezien dit na het Android gegeven verliep, moesten we enkel de omgeving </w:t>
      </w:r>
      <w:r w:rsidR="0090224C">
        <w:t>errond regelen en de benodigde pakketten voor onze applicatie installeren.</w:t>
      </w:r>
    </w:p>
    <w:p w14:paraId="7C1A4957" w14:textId="41EA7AC9" w:rsidR="0090224C" w:rsidRPr="000F2054" w:rsidRDefault="007F2263" w:rsidP="00DC5A1C">
      <w:r>
        <w:lastRenderedPageBreak/>
        <w:t>Het</w:t>
      </w:r>
      <w:r w:rsidR="0090224C">
        <w:t xml:space="preserve"> deployment</w:t>
      </w:r>
      <w:r w:rsidR="00A96CD2">
        <w:t xml:space="preserve"> van deze</w:t>
      </w:r>
      <w:r>
        <w:t xml:space="preserve"> iOS</w:t>
      </w:r>
      <w:r w:rsidR="00A96CD2">
        <w:t xml:space="preserve"> applicatie loopt eveneens analoog</w:t>
      </w:r>
      <w:r>
        <w:t xml:space="preserve">. </w:t>
      </w:r>
      <w:r w:rsidR="00033FD5">
        <w:t>In XCode wordt de React Packager ook gebruikt om de applicatie te bouwen naar een .ipa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bookmarkStart w:id="143" w:name="_GoBack"/>
      <w:bookmarkEnd w:id="143"/>
    </w:p>
    <w:p w14:paraId="3EAC1229" w14:textId="4D86600D"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know-how waarmee ik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33DED311" w14:textId="04A3C949" w:rsidR="00F45D93" w:rsidRDefault="00F45D93" w:rsidP="00F45D93">
      <w:r>
        <w:t>Beginnend aan zo een applicatie, wordt eerst de structuur van de app nagemaakt en in componenten opgedeeld:</w:t>
      </w:r>
    </w:p>
    <w:p w14:paraId="59755F5C" w14:textId="550577C4" w:rsidR="0006181E" w:rsidRDefault="0006181E" w:rsidP="00F45D93">
      <w:pPr>
        <w:rPr>
          <w:noProof/>
        </w:rPr>
      </w:pPr>
    </w:p>
    <w:p w14:paraId="75051EF1" w14:textId="4120A059" w:rsidR="0006181E" w:rsidRDefault="00F45D93" w:rsidP="0006181E">
      <w:r>
        <w:t>Volgens de Javascript componenten</w:t>
      </w:r>
      <w:r w:rsidR="00C47881">
        <w:t xml:space="preserve"> (&lt;&gt;)</w:t>
      </w:r>
      <w:r>
        <w:t>:</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73EE5D7" w14:textId="31344DDB" w:rsidR="00F45D93" w:rsidRDefault="00F45D93" w:rsidP="009A0D12">
      <w:pPr>
        <w:pStyle w:val="Lijstalinea"/>
        <w:numPr>
          <w:ilvl w:val="0"/>
          <w:numId w:val="12"/>
        </w:numPr>
      </w:pPr>
      <w:r>
        <w:t>Midden: een &lt;VideoPlayer&gt; component die enkel een url als bron nodig heeft om te werken in zowel Android als iOS.</w:t>
      </w:r>
    </w:p>
    <w:p w14:paraId="4F1CC89D" w14:textId="1DD1D3C9" w:rsidR="00BB2E84" w:rsidRDefault="00BB2E84" w:rsidP="00BB2E84">
      <w:pPr>
        <w:pStyle w:val="Lijstalinea"/>
        <w:keepNext/>
        <w:numPr>
          <w:ilvl w:val="0"/>
          <w:numId w:val="12"/>
        </w:numPr>
      </w:pPr>
      <w:r>
        <w:rPr>
          <w:noProof/>
        </w:rPr>
        <w:lastRenderedPageBreak/>
        <w:drawing>
          <wp:anchor distT="0" distB="0" distL="114300" distR="114300" simplePos="0" relativeHeight="251705344" behindDoc="0" locked="0" layoutInCell="1" allowOverlap="1" wp14:anchorId="2CC93062" wp14:editId="3188EF43">
            <wp:simplePos x="0" y="0"/>
            <wp:positionH relativeFrom="margin">
              <wp:posOffset>-4445</wp:posOffset>
            </wp:positionH>
            <wp:positionV relativeFrom="paragraph">
              <wp:posOffset>671830</wp:posOffset>
            </wp:positionV>
            <wp:extent cx="2325370" cy="4133850"/>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32537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7881">
        <w:t>Vanonder: een &lt;Flatlist&gt; waarmee het JSON-bestand kan uitlezen worden en via &lt;ListItem&gt; deze één voor één getoond wordt. In component ListItem wordt dan bepaald welke data gekozen wordt via verschillende props die worden ingesteld.</w:t>
      </w:r>
      <w:r w:rsidRPr="00BB2E84">
        <w:rPr>
          <w:noProof/>
        </w:rPr>
        <w:t xml:space="preserve"> </w:t>
      </w:r>
    </w:p>
    <w:p w14:paraId="56CCA9BD" w14:textId="3EFAE3A4" w:rsidR="00C573B5" w:rsidRPr="00DC5A1C" w:rsidRDefault="00BB2E84" w:rsidP="00BB2E84">
      <w:pPr>
        <w:pStyle w:val="Bijschrift"/>
      </w:pPr>
      <w:bookmarkStart w:id="144" w:name="_Toc511916402"/>
      <w:r>
        <w:t xml:space="preserve">Figuur </w:t>
      </w:r>
      <w:fldSimple w:instr=" STYLEREF 1 \s ">
        <w:r w:rsidR="00C1628B">
          <w:rPr>
            <w:noProof/>
          </w:rPr>
          <w:t>4</w:t>
        </w:r>
      </w:fldSimple>
      <w:r w:rsidR="00C1628B">
        <w:noBreakHyphen/>
      </w:r>
      <w:fldSimple w:instr=" SEQ Figuur \* ARABIC \s 1 ">
        <w:r w:rsidR="00C1628B">
          <w:rPr>
            <w:noProof/>
          </w:rPr>
          <w:t>1</w:t>
        </w:r>
      </w:fldSimple>
      <w:r>
        <w:t>: React Native applicatie</w:t>
      </w:r>
      <w:bookmarkEnd w:id="144"/>
    </w:p>
    <w:p w14:paraId="3E50C1E6" w14:textId="7F856929" w:rsidR="00204822" w:rsidRDefault="00204822" w:rsidP="00204822">
      <w:pPr>
        <w:pStyle w:val="Kop3"/>
      </w:pPr>
      <w:bookmarkStart w:id="145" w:name="_Toc511216750"/>
      <w:r>
        <w:t>Xamarin</w:t>
      </w:r>
      <w:bookmarkEnd w:id="145"/>
    </w:p>
    <w:p w14:paraId="3C203D83" w14:textId="5EBC31F5" w:rsidR="00B246A8" w:rsidRPr="00B246A8" w:rsidRDefault="00F125CF" w:rsidP="00B246A8">
      <w:pPr>
        <w:pStyle w:val="Kop4"/>
      </w:pPr>
      <w:r>
        <w:t>Het proces</w:t>
      </w:r>
    </w:p>
    <w:p w14:paraId="33B3E12E" w14:textId="4B2AAEB5" w:rsidR="00DB6EC1" w:rsidRDefault="00B42859" w:rsidP="00204822">
      <w:r>
        <w:t xml:space="preserve">Voor de Xamarin applicatie hebben </w:t>
      </w:r>
      <w:r w:rsidR="00B11BF2">
        <w:t xml:space="preserve">is </w:t>
      </w:r>
      <w:r>
        <w:t>de Visual Studio IDE nodig. Deze installatie duurt lang en neemt veel geheugen in. Na 3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 reden te geven.</w:t>
      </w:r>
      <w:r w:rsidR="00CC4A03">
        <w:t xml:space="preserve"> Hiervoor was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CC4A03">
        <w:t xml:space="preserve"> </w:t>
      </w:r>
      <w:r>
        <w:t xml:space="preserve">duurde het nog </w:t>
      </w:r>
      <w:r w:rsidR="00D275C1">
        <w:t>3</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6BAFF2E1" w:rsidR="0001272D" w:rsidRDefault="00DB6EC1" w:rsidP="00204822">
      <w:r>
        <w:t xml:space="preserve">Om </w:t>
      </w:r>
      <w:r w:rsidR="00B11BF2">
        <w:t xml:space="preserve">de </w:t>
      </w:r>
      <w:r>
        <w:t>applicatie effectief te testen gebruiken we</w:t>
      </w:r>
      <w:r w:rsidR="0021237C">
        <w:t xml:space="preserve"> een real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applicatie in de Play Store of App Store waarbij de gsm verbonden wordt met Visual Studio en in real-time een voorbeeldapplicatie op je apparaat kan vrijgeven worden.</w:t>
      </w:r>
      <w:r w:rsidR="006F67CE">
        <w:t xml:space="preserve"> Maar dit doen we niet sinds hierop geen debugging kan gebeuren van ons code, wat cruciaal is.</w:t>
      </w:r>
      <w:r w:rsidR="0001272D">
        <w:t xml:space="preserve"> Er zijn ook mogelijkheden in </w:t>
      </w:r>
      <w:r>
        <w:t>VS</w:t>
      </w:r>
      <w:r w:rsidR="0001272D">
        <w:t xml:space="preserve"> verwerkt via emulators waarvan de installatie omslachtig is en veel geheugen in gebruik neemt</w:t>
      </w:r>
      <w:r w:rsidR="006F67CE">
        <w:t>, daarom gebruiken we een real device.</w:t>
      </w:r>
      <w:r w:rsidR="0001272D">
        <w:t xml:space="preserve"> </w:t>
      </w:r>
    </w:p>
    <w:p w14:paraId="15AD4848" w14:textId="33BAA5EF" w:rsidR="00784687" w:rsidRDefault="00124D1F" w:rsidP="00204822">
      <w:r>
        <w:lastRenderedPageBreak/>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Terwijl deze voor React Native wel direct meerdere gratis versies voor te vinden was.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Dit kwam door </w:t>
      </w:r>
      <w:r w:rsidR="00FF5702">
        <w:t xml:space="preserve">errors die lagen aan het </w:t>
      </w:r>
      <w:r w:rsidR="003D5CDB">
        <w:t xml:space="preserve">.NET </w:t>
      </w:r>
      <w:r w:rsidR="00FF5702">
        <w:t>framework waarop dat gebaseerd was terwijl mijn VS een heel ander</w:t>
      </w:r>
      <w:r w:rsidR="003D5CDB">
        <w:t xml:space="preserve"> .NET</w:t>
      </w:r>
      <w:r w:rsidR="00FF5702">
        <w:t xml:space="preserve"> framework had getarget</w:t>
      </w:r>
      <w:r w:rsidR="00DE31AF">
        <w:t>, na het evalueren van onze geïnstalleerde componenten konden we concluderen dat we nog een paar Visual Studio installatie onderdelen tekort kwamen</w:t>
      </w:r>
      <w:r w:rsidR="00FF5702">
        <w:t xml:space="preserve">. </w:t>
      </w:r>
      <w:r w:rsidR="00DE31AF">
        <w:t>Er moet dus rekening gehouden worden met het feit dat de standaardinstallatie van VS niet genoeg is om alle componenten te kunnen gebruiken.</w:t>
      </w:r>
    </w:p>
    <w:p w14:paraId="39C44456" w14:textId="6BE8E910"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 Ondanks dat was onze structuur intact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01547383" w14:textId="0609C9CC" w:rsidR="00965663" w:rsidRDefault="005D3A78" w:rsidP="00204822">
      <w:r>
        <w:t>//</w:t>
      </w:r>
      <w:r w:rsidR="00965663">
        <w:t>Op iOS was het uitrollen vrijwel analoog.</w:t>
      </w:r>
    </w:p>
    <w:p w14:paraId="65B06F66" w14:textId="3CAE90B8" w:rsidR="00965663" w:rsidRDefault="00965663" w:rsidP="00204822"/>
    <w:p w14:paraId="2F209642" w14:textId="77777777" w:rsidR="00965663" w:rsidRDefault="00965663" w:rsidP="00204822"/>
    <w:p w14:paraId="65DEE427" w14:textId="32E39A50" w:rsidR="00F125CF" w:rsidRDefault="00F125CF" w:rsidP="00204822"/>
    <w:p w14:paraId="60A3C959" w14:textId="067056D1" w:rsidR="00F125CF" w:rsidRDefault="00F125CF" w:rsidP="00204822"/>
    <w:p w14:paraId="1EBF5097" w14:textId="2C838154" w:rsidR="00F125CF" w:rsidRDefault="00F125CF" w:rsidP="00204822"/>
    <w:p w14:paraId="7D883BD3" w14:textId="6E6BF9D9" w:rsidR="00F125CF" w:rsidRDefault="00F125CF" w:rsidP="00204822"/>
    <w:p w14:paraId="3F5CDEC3" w14:textId="77777777" w:rsidR="00F125CF" w:rsidRDefault="00F125CF" w:rsidP="00204822"/>
    <w:p w14:paraId="11ADC2F0" w14:textId="2446DAE5" w:rsidR="00784687" w:rsidRDefault="00784687" w:rsidP="00784687">
      <w:pPr>
        <w:pStyle w:val="Kop4"/>
      </w:pPr>
      <w:r>
        <w:t>Details</w:t>
      </w:r>
    </w:p>
    <w:p w14:paraId="4D4859F5" w14:textId="5BFAE51A" w:rsidR="00784687" w:rsidRDefault="00784687" w:rsidP="00784687">
      <w:r>
        <w:t>De Xamarin implementatie volgt volgende structuur</w:t>
      </w:r>
      <w:r w:rsidR="0090271E">
        <w:t>:</w:t>
      </w:r>
    </w:p>
    <w:p w14:paraId="43340EA1" w14:textId="67EB4B69" w:rsidR="0090271E" w:rsidRDefault="0090271E" w:rsidP="00784687">
      <w:r>
        <w:t>Volgens XAML componenten (&lt;&gt;):</w:t>
      </w:r>
    </w:p>
    <w:p w14:paraId="510F0E67" w14:textId="6928713E" w:rsidR="0090271E" w:rsidRDefault="0090271E" w:rsidP="0090271E">
      <w:pPr>
        <w:pStyle w:val="Lijstalinea"/>
        <w:numPr>
          <w:ilvl w:val="0"/>
          <w:numId w:val="12"/>
        </w:numPr>
      </w:pPr>
      <w:r>
        <w:t>: één &lt;Grid&gt; opgedeeld in 3 stukken kolom en 1 rij, daarin kunnen we 3 componenten steken.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287F3D4A" w:rsidR="0090271E" w:rsidRDefault="0090271E" w:rsidP="0090271E">
      <w:pPr>
        <w:pStyle w:val="Lijstalinea"/>
        <w:numPr>
          <w:ilvl w:val="1"/>
          <w:numId w:val="12"/>
        </w:numPr>
      </w:pPr>
      <w:r>
        <w:t>Rechts: &lt;Button&gt; met een standaard eigenschap onClicked die via een C# functie te verbinden is met de gegeven functionaliteit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4BC17CC7" w14:textId="7CEDE826" w:rsidR="00A40038" w:rsidRDefault="00A40038" w:rsidP="00A40038">
      <w:r>
        <w:lastRenderedPageBreak/>
        <w:t>Meer niet-geïmplementeerde onderdelen wegens tijdsgebrek:</w:t>
      </w:r>
    </w:p>
    <w:p w14:paraId="1220C195" w14:textId="5FB37E13" w:rsidR="00A40038" w:rsidRDefault="00A40038" w:rsidP="00A40038">
      <w:pPr>
        <w:pStyle w:val="Lijstalinea"/>
        <w:numPr>
          <w:ilvl w:val="0"/>
          <w:numId w:val="18"/>
        </w:numPr>
      </w:pPr>
      <w:r>
        <w:t>Het beperken van de officiële tijdsformat tot een leesbare vorm.</w:t>
      </w:r>
    </w:p>
    <w:p w14:paraId="03F875AC" w14:textId="25B588EE" w:rsidR="00A40038" w:rsidRDefault="00A40038" w:rsidP="00A40038">
      <w:pPr>
        <w:pStyle w:val="Lijstalinea"/>
        <w:numPr>
          <w:ilvl w:val="0"/>
          <w:numId w:val="18"/>
        </w:numPr>
      </w:pPr>
      <w:r>
        <w:t>Een tijdsbalk die aangeeft hoever het programma gevorderd is.</w:t>
      </w:r>
    </w:p>
    <w:p w14:paraId="4052D0BA" w14:textId="322AA522" w:rsidR="004E24DC" w:rsidRDefault="004E24DC" w:rsidP="00A40038">
      <w:pPr>
        <w:pStyle w:val="Lijstalinea"/>
        <w:numPr>
          <w:ilvl w:val="0"/>
          <w:numId w:val="18"/>
        </w:numPr>
      </w:pPr>
      <w:r>
        <w:t>&lt;Image&gt; in &lt;Button&gt; van het zoekgedeelte plaatsen.</w:t>
      </w:r>
    </w:p>
    <w:p w14:paraId="191738A0" w14:textId="77777777" w:rsidR="00C1628B" w:rsidRDefault="00C1628B" w:rsidP="00C1628B">
      <w:pPr>
        <w:keepNext/>
      </w:pPr>
      <w:r w:rsidRPr="00C1628B">
        <w:rPr>
          <w:noProof/>
        </w:rPr>
        <w:drawing>
          <wp:inline distT="0" distB="0" distL="0" distR="0" wp14:anchorId="4853E6F5" wp14:editId="175EAA3C">
            <wp:extent cx="2316215" cy="4117715"/>
            <wp:effectExtent l="0" t="0" r="825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16215" cy="4117715"/>
                    </a:xfrm>
                    <a:prstGeom prst="rect">
                      <a:avLst/>
                    </a:prstGeom>
                  </pic:spPr>
                </pic:pic>
              </a:graphicData>
            </a:graphic>
          </wp:inline>
        </w:drawing>
      </w:r>
    </w:p>
    <w:p w14:paraId="584E94F3" w14:textId="1358F06C" w:rsidR="00C1628B" w:rsidRDefault="00C1628B" w:rsidP="00C1628B">
      <w:pPr>
        <w:pStyle w:val="Bijschrift"/>
      </w:pPr>
      <w:r>
        <w:t xml:space="preserve">Figuur </w:t>
      </w:r>
      <w:fldSimple w:instr=" STYLEREF 1 \s ">
        <w:r>
          <w:rPr>
            <w:noProof/>
          </w:rPr>
          <w:t>4</w:t>
        </w:r>
      </w:fldSimple>
      <w:r>
        <w:noBreakHyphen/>
      </w:r>
      <w:fldSimple w:instr=" SEQ Figuur \* ARABIC \s 1 ">
        <w:r>
          <w:rPr>
            <w:noProof/>
          </w:rPr>
          <w:t>2</w:t>
        </w:r>
      </w:fldSimple>
      <w:r>
        <w:t>: Xamarin applicatie</w:t>
      </w:r>
    </w:p>
    <w:p w14:paraId="2C16349E" w14:textId="77777777" w:rsidR="00A40038" w:rsidRDefault="00A40038" w:rsidP="00A40038"/>
    <w:p w14:paraId="4122A3D2" w14:textId="001D1694" w:rsidR="006F67CE" w:rsidRDefault="00FE1D0B" w:rsidP="00FE1D0B">
      <w:pPr>
        <w:pStyle w:val="Kop3"/>
      </w:pPr>
      <w:r>
        <w:t>Conclusies</w:t>
      </w:r>
    </w:p>
    <w:p w14:paraId="76F7C8E9" w14:textId="04F7EE8D" w:rsidR="00FE1D0B" w:rsidRDefault="00FE1D0B" w:rsidP="00FE1D0B">
      <w:r>
        <w:t>Het gebruik van Xamarin en React Native is op zich weinig verschillend. Het feit dat React Native geen IDE gebruikt is een groot voordeel voor de setuptijd van het framework</w:t>
      </w:r>
      <w:r w:rsidR="00657CCC">
        <w:t>, dit koste maar een uur, terwijl de installatie van Visual Studio zelf al 3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2C75468E"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simpele applicatie als de deze. </w:t>
      </w:r>
    </w:p>
    <w:p w14:paraId="2ACCF0FB" w14:textId="2EFFD374"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w:t>
      </w:r>
      <w:r>
        <w:lastRenderedPageBreak/>
        <w:t>documentatie brengt meestal niet meer op dan weten wat een bepaalde functie doet, zonder context. De gemeenschap rond React Native lijkt veel actiever en behulpzamer. Voor elk soort probleem was er al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was het proces van de setup , allerlei installaties en de essentiële basis goed gedocumenteerd.</w:t>
      </w:r>
    </w:p>
    <w:p w14:paraId="1766C85C" w14:textId="5B7870CA" w:rsidR="00934A06" w:rsidRDefault="00934A06" w:rsidP="00FE1D0B">
      <w:r>
        <w:t>De structuur van beide frameworks is bruikbaar voor grotere complexe applicaties. Dit dankzij hun MVVM</w:t>
      </w:r>
      <w:r w:rsidR="00B64E4A">
        <w:t>-</w:t>
      </w:r>
      <w:r>
        <w:t xml:space="preserve"> en Flux</w:t>
      </w:r>
      <w:r w:rsidR="00B64E4A">
        <w:t xml:space="preserve">-architectuur. Bij Xamarin zorgt MVVM ervoor dat de back-end en de front-end mooi gescheiden blijft, en werkt met een tussenstation voor het versturen van de data. Terwijl voor RN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A15CF5">
        <w:t>verzend naar de entiteiten waarvoor deze bestemd is.</w:t>
      </w:r>
    </w:p>
    <w:p w14:paraId="368BDD02" w14:textId="716813AB" w:rsidR="00577861" w:rsidRDefault="00577861" w:rsidP="00FE1D0B">
      <w:r>
        <w:t>// deployment Android &amp; iOS</w:t>
      </w:r>
    </w:p>
    <w:p w14:paraId="6CE89778" w14:textId="3207DA3E" w:rsidR="00A15CF5" w:rsidRDefault="00A15CF5" w:rsidP="00FE1D0B"/>
    <w:p w14:paraId="724C5BE8" w14:textId="627CB2B7" w:rsidR="00A15CF5" w:rsidRDefault="00A15CF5" w:rsidP="00FE1D0B">
      <w:r>
        <w:t>Uit deze conclusie kan er een tabel gemaakt worden die kort weergeeft wat de voor- en nadelen zijn van onze twee cross-platform frameworks</w:t>
      </w:r>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4351EA70" w:rsidR="00577861" w:rsidRDefault="00577861" w:rsidP="00577861">
            <w:pPr>
              <w:jc w:val="center"/>
            </w:pPr>
            <w:r>
              <w:t>Vertrouwd, weinig complexite</w:t>
            </w:r>
            <w:r w:rsidR="00475F05">
              <w:t>.</w:t>
            </w:r>
            <w:r>
              <w:t>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920991B" w14:textId="75871D35" w:rsidR="00475F05" w:rsidRPr="00577861" w:rsidRDefault="00475F05" w:rsidP="00475F05">
            <w:pPr>
              <w:jc w:val="center"/>
              <w:rPr>
                <w:b/>
              </w:rPr>
            </w:pPr>
            <w:r w:rsidRPr="00577861">
              <w:rPr>
                <w:b/>
              </w:rPr>
              <w:t>Deployment</w:t>
            </w:r>
          </w:p>
        </w:tc>
        <w:tc>
          <w:tcPr>
            <w:tcW w:w="3451" w:type="dxa"/>
          </w:tcPr>
          <w:p w14:paraId="729E952B" w14:textId="77777777" w:rsidR="00475F05" w:rsidRDefault="00475F05" w:rsidP="00475F05">
            <w:pPr>
              <w:jc w:val="center"/>
            </w:pPr>
          </w:p>
        </w:tc>
        <w:tc>
          <w:tcPr>
            <w:tcW w:w="2928" w:type="dxa"/>
          </w:tcPr>
          <w:p w14:paraId="48CD9645" w14:textId="77777777" w:rsidR="00475F05" w:rsidRDefault="00475F05" w:rsidP="00475F05">
            <w:pPr>
              <w:jc w:val="center"/>
            </w:pPr>
          </w:p>
        </w:tc>
      </w:tr>
    </w:tbl>
    <w:p w14:paraId="127018CE" w14:textId="77777777" w:rsidR="00A15CF5" w:rsidRPr="00A15CF5" w:rsidRDefault="00A15CF5" w:rsidP="00FE1D0B"/>
    <w:p w14:paraId="36E8D5C6" w14:textId="673112D8" w:rsidR="00095BBD" w:rsidRDefault="00A15CF5" w:rsidP="00FE1D0B">
      <w:r>
        <w:t>Bij deze vergelijking kan er geconcludeerd worden dat RN het betere cross-platform framework kan beschouwd worden wat de ontwikkeling zelf betreft.</w:t>
      </w:r>
      <w:r w:rsidR="00577861">
        <w:t xml:space="preserve"> Dit baseren we op</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146" w:name="_Toc511216751"/>
      <w:bookmarkStart w:id="147" w:name="_Toc499557206"/>
      <w:r>
        <w:t>Snelheid</w:t>
      </w:r>
      <w:bookmarkEnd w:id="146"/>
      <w:r>
        <w:t xml:space="preserve"> </w:t>
      </w:r>
      <w:bookmarkEnd w:id="147"/>
    </w:p>
    <w:p w14:paraId="6F89B455" w14:textId="3FC49332" w:rsidR="00BD0EA9" w:rsidRPr="00BD0EA9" w:rsidRDefault="00BD0EA9" w:rsidP="00BD0EA9">
      <w:pPr>
        <w:pStyle w:val="Kop3"/>
      </w:pPr>
      <w:r>
        <w:t>Vergelijking</w:t>
      </w:r>
    </w:p>
    <w:p w14:paraId="07BFF16D" w14:textId="734FB7F5" w:rsidR="00BD0EA9" w:rsidRPr="00BD0EA9" w:rsidRDefault="00BD0EA9" w:rsidP="00BD0EA9">
      <w:pPr>
        <w:rPr>
          <w:lang w:eastAsia="en-US"/>
        </w:rPr>
      </w:pPr>
      <w:r>
        <w:rPr>
          <w:lang w:eastAsia="en-US"/>
        </w:rPr>
        <w:t xml:space="preserve">Bij deze studie wordt de installatiesnelheid en de opstartsnelheid </w:t>
      </w:r>
      <w:r>
        <w:rPr>
          <w:lang w:eastAsia="en-US"/>
        </w:rPr>
        <w:t>van de applicaties in React Native en Xamarin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142978DD" w14:textId="54512731" w:rsidR="00BD0EA9" w:rsidRDefault="00BD0EA9" w:rsidP="00BD0EA9">
      <w:pPr>
        <w:rPr>
          <w:lang w:eastAsia="en-US"/>
        </w:rPr>
      </w:pPr>
      <w:r>
        <w:rPr>
          <w:lang w:eastAsia="en-US"/>
        </w:rPr>
        <w:lastRenderedPageBreak/>
        <w:t xml:space="preserve">Voor Android bekijken we via </w:t>
      </w:r>
      <w:r w:rsidRPr="00BD0EA9">
        <w:rPr>
          <w:i/>
          <w:lang w:eastAsia="en-US"/>
        </w:rPr>
        <w:t>Appachhi.com</w:t>
      </w:r>
      <w:r>
        <w:rPr>
          <w:i/>
          <w:lang w:eastAsia="en-US"/>
        </w:rPr>
        <w:t xml:space="preserve"> </w:t>
      </w:r>
      <w:r>
        <w:rPr>
          <w:lang w:eastAsia="en-US"/>
        </w:rPr>
        <w:t>de snelheden van de applicatie op de Motorola Moto E (2nd generation) en vergelijken we deze met elkaar.</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0AF270B" w:rsidR="00BD0EA9" w:rsidRDefault="00BD0EA9" w:rsidP="00BD0EA9">
            <w:pPr>
              <w:rPr>
                <w:lang w:eastAsia="en-US"/>
              </w:rPr>
            </w:pPr>
            <w:r>
              <w:rPr>
                <w:lang w:eastAsia="en-US"/>
              </w:rPr>
              <w:t>Native</w:t>
            </w:r>
          </w:p>
        </w:tc>
        <w:tc>
          <w:tcPr>
            <w:tcW w:w="2266" w:type="dxa"/>
          </w:tcPr>
          <w:p w14:paraId="0EA11C97" w14:textId="72F86B14" w:rsidR="00BD0EA9" w:rsidRDefault="00BD0EA9" w:rsidP="00BD0EA9">
            <w:pPr>
              <w:rPr>
                <w:lang w:eastAsia="en-US"/>
              </w:rPr>
            </w:pPr>
            <w:r>
              <w:rPr>
                <w:lang w:eastAsia="en-US"/>
              </w:rPr>
              <w:t>React Native</w:t>
            </w:r>
          </w:p>
        </w:tc>
        <w:tc>
          <w:tcPr>
            <w:tcW w:w="2266" w:type="dxa"/>
          </w:tcPr>
          <w:p w14:paraId="55D28161" w14:textId="13260CAC" w:rsidR="00BD0EA9" w:rsidRDefault="00BD0EA9" w:rsidP="00BD0EA9">
            <w:pPr>
              <w:rPr>
                <w:lang w:eastAsia="en-US"/>
              </w:rPr>
            </w:pPr>
            <w:r>
              <w:rPr>
                <w:lang w:eastAsia="en-US"/>
              </w:rPr>
              <w:t>Xamarin</w:t>
            </w:r>
          </w:p>
        </w:tc>
      </w:tr>
      <w:tr w:rsidR="00BD0EA9" w14:paraId="38F222B6" w14:textId="77777777" w:rsidTr="00BD0EA9">
        <w:tc>
          <w:tcPr>
            <w:tcW w:w="2265" w:type="dxa"/>
          </w:tcPr>
          <w:p w14:paraId="111EDB16" w14:textId="71557789" w:rsidR="00BD0EA9" w:rsidRDefault="00BD0EA9" w:rsidP="00BD0EA9">
            <w:pPr>
              <w:rPr>
                <w:lang w:eastAsia="en-US"/>
              </w:rPr>
            </w:pPr>
            <w:r>
              <w:rPr>
                <w:lang w:eastAsia="en-US"/>
              </w:rPr>
              <w:t>Installatietijd</w:t>
            </w:r>
            <w:r w:rsidR="007F2263">
              <w:rPr>
                <w:lang w:eastAsia="en-US"/>
              </w:rPr>
              <w:t xml:space="preserve"> </w:t>
            </w:r>
          </w:p>
        </w:tc>
        <w:tc>
          <w:tcPr>
            <w:tcW w:w="2265" w:type="dxa"/>
          </w:tcPr>
          <w:p w14:paraId="67C78819" w14:textId="77777777" w:rsidR="00BD0EA9" w:rsidRDefault="00BD0EA9" w:rsidP="00BD0EA9">
            <w:pPr>
              <w:rPr>
                <w:lang w:eastAsia="en-US"/>
              </w:rPr>
            </w:pPr>
          </w:p>
        </w:tc>
        <w:tc>
          <w:tcPr>
            <w:tcW w:w="2266" w:type="dxa"/>
          </w:tcPr>
          <w:p w14:paraId="6CBD0E42" w14:textId="25275786" w:rsidR="007F2263" w:rsidRDefault="007F2263" w:rsidP="00BD0EA9">
            <w:pPr>
              <w:rPr>
                <w:lang w:eastAsia="en-US"/>
              </w:rPr>
            </w:pPr>
            <m:oMathPara>
              <m:oMath>
                <m:r>
                  <w:rPr>
                    <w:rFonts w:ascii="Cambria Math" w:hAnsi="Cambria Math"/>
                    <w:lang w:eastAsia="en-US"/>
                  </w:rPr>
                  <m:t>9 seconden</m:t>
                </m:r>
              </m:oMath>
            </m:oMathPara>
          </w:p>
        </w:tc>
        <w:tc>
          <w:tcPr>
            <w:tcW w:w="2266" w:type="dxa"/>
          </w:tcPr>
          <w:p w14:paraId="2BD8D863" w14:textId="727E89F7" w:rsidR="00BD0EA9" w:rsidRDefault="007F2263" w:rsidP="00BD0EA9">
            <w:pPr>
              <w:rPr>
                <w:lang w:eastAsia="en-US"/>
              </w:rPr>
            </w:pPr>
            <m:oMathPara>
              <m:oMath>
                <m:r>
                  <w:rPr>
                    <w:rFonts w:ascii="Cambria Math" w:hAnsi="Cambria Math"/>
                    <w:lang w:eastAsia="en-US"/>
                  </w:rPr>
                  <m:t>10.75</m:t>
                </m:r>
                <m:r>
                  <w:rPr>
                    <w:rFonts w:ascii="Cambria Math" w:hAnsi="Cambria Math"/>
                    <w:lang w:eastAsia="en-US"/>
                  </w:rPr>
                  <m:t xml:space="preserve"> seconden</m:t>
                </m:r>
              </m:oMath>
            </m:oMathPara>
          </w:p>
        </w:tc>
      </w:tr>
      <w:tr w:rsidR="00BD0EA9" w14:paraId="0BA05115" w14:textId="77777777" w:rsidTr="00BD0EA9">
        <w:tc>
          <w:tcPr>
            <w:tcW w:w="2265" w:type="dxa"/>
          </w:tcPr>
          <w:p w14:paraId="3C2A644D" w14:textId="5D626259" w:rsidR="00BD0EA9" w:rsidRDefault="00BD0EA9" w:rsidP="00BD0EA9">
            <w:pPr>
              <w:rPr>
                <w:lang w:eastAsia="en-US"/>
              </w:rPr>
            </w:pPr>
            <w:r>
              <w:rPr>
                <w:lang w:eastAsia="en-US"/>
              </w:rPr>
              <w:t>Opstarttijd</w:t>
            </w:r>
            <w:r w:rsidR="007F2263">
              <w:rPr>
                <w:lang w:eastAsia="en-US"/>
              </w:rPr>
              <w:t xml:space="preserve"> </w:t>
            </w:r>
          </w:p>
        </w:tc>
        <w:tc>
          <w:tcPr>
            <w:tcW w:w="2265" w:type="dxa"/>
          </w:tcPr>
          <w:p w14:paraId="4156C30D" w14:textId="77777777" w:rsidR="00BD0EA9" w:rsidRDefault="00BD0EA9" w:rsidP="00BD0EA9">
            <w:pPr>
              <w:rPr>
                <w:lang w:eastAsia="en-US"/>
              </w:rPr>
            </w:pPr>
          </w:p>
        </w:tc>
        <w:tc>
          <w:tcPr>
            <w:tcW w:w="2266" w:type="dxa"/>
          </w:tcPr>
          <w:p w14:paraId="3885A4D6" w14:textId="6B24DA84" w:rsidR="00BD0EA9" w:rsidRDefault="007F2263" w:rsidP="00BD0EA9">
            <w:pPr>
              <w:rPr>
                <w:lang w:eastAsia="en-US"/>
              </w:rPr>
            </w:pPr>
            <m:oMathPara>
              <m:oMath>
                <m:r>
                  <w:rPr>
                    <w:rFonts w:ascii="Cambria Math" w:hAnsi="Cambria Math"/>
                    <w:lang w:eastAsia="en-US"/>
                  </w:rPr>
                  <m:t>0.4</m:t>
                </m:r>
                <m:r>
                  <w:rPr>
                    <w:rFonts w:ascii="Cambria Math" w:hAnsi="Cambria Math"/>
                    <w:lang w:eastAsia="en-US"/>
                  </w:rPr>
                  <m:t xml:space="preserve"> seconden</m:t>
                </m:r>
              </m:oMath>
            </m:oMathPara>
          </w:p>
        </w:tc>
        <w:tc>
          <w:tcPr>
            <w:tcW w:w="2266" w:type="dxa"/>
          </w:tcPr>
          <w:p w14:paraId="7A117AC8" w14:textId="4BE66158" w:rsidR="00BD0EA9" w:rsidRDefault="007F2263" w:rsidP="00BD0EA9">
            <w:pPr>
              <w:rPr>
                <w:lang w:eastAsia="en-US"/>
              </w:rPr>
            </w:pPr>
            <m:oMathPara>
              <m:oMath>
                <m:r>
                  <w:rPr>
                    <w:rFonts w:ascii="Cambria Math" w:hAnsi="Cambria Math"/>
                    <w:lang w:eastAsia="en-US"/>
                  </w:rPr>
                  <m:t>5.92</m:t>
                </m:r>
                <m:r>
                  <w:rPr>
                    <w:rFonts w:ascii="Cambria Math" w:hAnsi="Cambria Math"/>
                    <w:lang w:eastAsia="en-US"/>
                  </w:rPr>
                  <m:t xml:space="preserve"> seconden</m:t>
                </m:r>
              </m:oMath>
            </m:oMathPara>
          </w:p>
        </w:tc>
      </w:tr>
    </w:tbl>
    <w:p w14:paraId="48595FF0" w14:textId="77777777" w:rsidR="00BD0EA9" w:rsidRPr="00BD0EA9" w:rsidRDefault="00BD0EA9" w:rsidP="00BD0EA9">
      <w:pPr>
        <w:rPr>
          <w:lang w:eastAsia="en-US"/>
        </w:rPr>
      </w:pPr>
    </w:p>
    <w:p w14:paraId="4C47E3C0" w14:textId="77777777" w:rsidR="00980CF2" w:rsidRPr="00604D2E" w:rsidRDefault="00980CF2" w:rsidP="00980CF2">
      <w:pPr>
        <w:rPr>
          <w:lang w:eastAsia="en-US"/>
        </w:rPr>
      </w:pPr>
    </w:p>
    <w:p w14:paraId="7CF91683" w14:textId="77777777" w:rsidR="00980CF2" w:rsidRDefault="00980CF2" w:rsidP="00980CF2">
      <w:pPr>
        <w:pStyle w:val="Bijschrift"/>
      </w:pPr>
      <w:r>
        <w:t>iOS</w:t>
      </w:r>
    </w:p>
    <w:p w14:paraId="52ADC3CE" w14:textId="77777777" w:rsidR="00980CF2" w:rsidRPr="00980CF2" w:rsidRDefault="00980CF2" w:rsidP="00980CF2"/>
    <w:p w14:paraId="662B05DD" w14:textId="1B8CE29A" w:rsidR="00604D2E" w:rsidRDefault="00604D2E" w:rsidP="00604D2E">
      <w:pPr>
        <w:rPr>
          <w:lang w:eastAsia="en-US"/>
        </w:rPr>
      </w:pPr>
    </w:p>
    <w:p w14:paraId="06DDF654" w14:textId="4DEF1F78" w:rsidR="00604D2E" w:rsidRPr="00604D2E" w:rsidRDefault="00604D2E" w:rsidP="00604D2E">
      <w:pPr>
        <w:pStyle w:val="Kop3"/>
        <w:rPr>
          <w:lang w:eastAsia="en-US"/>
        </w:rPr>
      </w:pPr>
      <w:r>
        <w:rPr>
          <w:lang w:eastAsia="en-US"/>
        </w:rPr>
        <w:t>Conclusie</w:t>
      </w:r>
    </w:p>
    <w:p w14:paraId="57F96914" w14:textId="26148C11" w:rsidR="0018756B" w:rsidRDefault="0018756B" w:rsidP="0018756B">
      <w:pPr>
        <w:pStyle w:val="Kop2"/>
      </w:pPr>
      <w:bookmarkStart w:id="148" w:name="_Toc511216753"/>
      <w:r>
        <w:t>Geheugen</w:t>
      </w:r>
      <w:bookmarkEnd w:id="148"/>
    </w:p>
    <w:p w14:paraId="7D4E3858" w14:textId="499C6B36" w:rsidR="00604D2E" w:rsidRDefault="00604D2E" w:rsidP="00604D2E">
      <w:pPr>
        <w:pStyle w:val="Kop3"/>
      </w:pPr>
      <w:r>
        <w:t>React Native</w:t>
      </w:r>
    </w:p>
    <w:p w14:paraId="10C9DAF3" w14:textId="3F4E4C76" w:rsidR="00D527AB" w:rsidRDefault="00D527AB" w:rsidP="00D527AB">
      <w:pPr>
        <w:pStyle w:val="Bijschrift"/>
      </w:pPr>
      <w:r>
        <w:t>Android</w:t>
      </w:r>
    </w:p>
    <w:p w14:paraId="39D81BCA" w14:textId="32AEF4D1" w:rsidR="00D527AB" w:rsidRDefault="00D527AB" w:rsidP="00D527AB">
      <w:pPr>
        <w:rPr>
          <w:lang w:eastAsia="en-US"/>
        </w:rPr>
      </w:pPr>
    </w:p>
    <w:p w14:paraId="7CF2C6FF" w14:textId="65EAA293" w:rsidR="00D527AB" w:rsidRPr="00D527AB" w:rsidRDefault="00D527AB" w:rsidP="00D527AB">
      <w:pPr>
        <w:pStyle w:val="Bijschrift"/>
      </w:pPr>
      <w:r>
        <w:t>iOS</w:t>
      </w:r>
    </w:p>
    <w:p w14:paraId="41235AA6" w14:textId="756BC56E" w:rsidR="00604D2E" w:rsidRDefault="00D527AB" w:rsidP="00D527AB">
      <w:pPr>
        <w:pStyle w:val="Kop3"/>
      </w:pPr>
      <w:r>
        <w:t>Xamarin</w:t>
      </w:r>
    </w:p>
    <w:p w14:paraId="4281F99B" w14:textId="65F38C73" w:rsidR="00D527AB" w:rsidRDefault="00D527AB" w:rsidP="00D527AB">
      <w:pPr>
        <w:pStyle w:val="Bijschrift"/>
      </w:pPr>
      <w:r>
        <w:t>Android</w:t>
      </w:r>
    </w:p>
    <w:p w14:paraId="4B6005B2" w14:textId="3DC76969" w:rsidR="00D527AB" w:rsidRDefault="00D527AB" w:rsidP="00D527AB">
      <w:pPr>
        <w:rPr>
          <w:lang w:eastAsia="en-US"/>
        </w:rPr>
      </w:pPr>
    </w:p>
    <w:p w14:paraId="2623C2A1" w14:textId="6C6D9A9B" w:rsidR="00D527AB" w:rsidRDefault="00D527AB" w:rsidP="00D527AB">
      <w:pPr>
        <w:pStyle w:val="Bijschrift"/>
      </w:pPr>
      <w:r>
        <w:t>iOS</w:t>
      </w:r>
    </w:p>
    <w:p w14:paraId="43D12E3C" w14:textId="67E74AB1" w:rsidR="00D527AB" w:rsidRDefault="00D527AB" w:rsidP="00D527AB">
      <w:pPr>
        <w:pStyle w:val="Kop3"/>
        <w:rPr>
          <w:lang w:eastAsia="en-US"/>
        </w:rPr>
      </w:pPr>
      <w:r>
        <w:rPr>
          <w:lang w:eastAsia="en-US"/>
        </w:rPr>
        <w:t>Native</w:t>
      </w:r>
    </w:p>
    <w:p w14:paraId="2F294A02" w14:textId="3F69FDD6" w:rsidR="00D527AB" w:rsidRDefault="00D527AB" w:rsidP="00D527AB">
      <w:pPr>
        <w:pStyle w:val="Bijschrift"/>
      </w:pPr>
      <w:r>
        <w:t>Android</w:t>
      </w:r>
    </w:p>
    <w:p w14:paraId="603BDE2C" w14:textId="73C7193F" w:rsidR="00D527AB" w:rsidRDefault="00D527AB" w:rsidP="00D527AB">
      <w:pPr>
        <w:rPr>
          <w:lang w:eastAsia="en-US"/>
        </w:rPr>
      </w:pPr>
    </w:p>
    <w:p w14:paraId="382068DE" w14:textId="6B69E627" w:rsidR="00D527AB" w:rsidRPr="00D527AB" w:rsidRDefault="00D527AB" w:rsidP="00D527AB">
      <w:pPr>
        <w:pStyle w:val="Bijschrift"/>
      </w:pPr>
      <w:r>
        <w:t>iOS</w:t>
      </w:r>
    </w:p>
    <w:p w14:paraId="76312B34" w14:textId="77777777" w:rsidR="003601DE" w:rsidRDefault="003601DE" w:rsidP="003601DE">
      <w:pPr>
        <w:pStyle w:val="Kop2"/>
        <w:spacing w:before="120" w:after="120"/>
        <w:ind w:left="578" w:hanging="578"/>
      </w:pPr>
      <w:bookmarkStart w:id="149" w:name="_Toc499557207"/>
      <w:bookmarkStart w:id="150" w:name="_Toc511216754"/>
      <w:r>
        <w:lastRenderedPageBreak/>
        <w:t>User experience</w:t>
      </w:r>
      <w:bookmarkEnd w:id="149"/>
      <w:bookmarkEnd w:id="150"/>
    </w:p>
    <w:p w14:paraId="57536359" w14:textId="5686B930" w:rsidR="003601DE" w:rsidRDefault="003601DE" w:rsidP="003601DE">
      <w:pPr>
        <w:pStyle w:val="Kop2"/>
        <w:spacing w:before="120" w:after="120"/>
        <w:ind w:left="578" w:hanging="578"/>
      </w:pPr>
      <w:bookmarkStart w:id="151" w:name="_Toc499557208"/>
      <w:bookmarkStart w:id="152" w:name="_Toc511216755"/>
      <w:r>
        <w:t>Conclusie</w:t>
      </w:r>
      <w:bookmarkEnd w:id="151"/>
      <w:bookmarkEnd w:id="152"/>
    </w:p>
    <w:p w14:paraId="3517381B" w14:textId="77777777" w:rsidR="003601DE" w:rsidRPr="00D718FC" w:rsidRDefault="003601DE" w:rsidP="003601DE">
      <w:pPr>
        <w:pStyle w:val="Kop1"/>
        <w:spacing w:before="240" w:after="480"/>
        <w:ind w:left="431" w:hanging="431"/>
      </w:pPr>
      <w:bookmarkStart w:id="153" w:name="_Toc499557209"/>
      <w:bookmarkStart w:id="154" w:name="_Toc511216756"/>
      <w:r>
        <w:t>Besluit</w:t>
      </w:r>
      <w:bookmarkEnd w:id="153"/>
      <w:bookmarkEnd w:id="154"/>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EA4F95">
          <w:headerReference w:type="default" r:id="rId47"/>
          <w:footerReference w:type="even" r:id="rId48"/>
          <w:footerReference w:type="default" r:id="rId49"/>
          <w:pgSz w:w="11906" w:h="16838" w:code="9"/>
          <w:pgMar w:top="1417" w:right="1417" w:bottom="1417" w:left="1417" w:header="708" w:footer="708" w:gutter="0"/>
          <w:pgNumType w:fmt="lowerRoman" w:start="1"/>
          <w:cols w:space="708"/>
          <w:docGrid w:linePitch="360"/>
        </w:sectPr>
      </w:pPr>
    </w:p>
    <w:bookmarkStart w:id="155" w:name="_Toc511216757"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155"/>
        </w:p>
        <w:sdt>
          <w:sdtPr>
            <w:id w:val="-573587230"/>
            <w:bibliography/>
          </w:sdtPr>
          <w:sdtContent>
            <w:p w14:paraId="02D90A3E" w14:textId="77777777" w:rsidR="009610D8"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9610D8" w14:paraId="4BAD8F0F" w14:textId="77777777">
                <w:trPr>
                  <w:divId w:val="1681858593"/>
                  <w:tblCellSpacing w:w="15" w:type="dxa"/>
                </w:trPr>
                <w:tc>
                  <w:tcPr>
                    <w:tcW w:w="50" w:type="pct"/>
                    <w:hideMark/>
                  </w:tcPr>
                  <w:p w14:paraId="1C69547A" w14:textId="0806AAF4" w:rsidR="009610D8" w:rsidRDefault="009610D8">
                    <w:pPr>
                      <w:pStyle w:val="Bibliografie"/>
                      <w:rPr>
                        <w:noProof/>
                        <w:sz w:val="24"/>
                        <w:szCs w:val="24"/>
                        <w:lang w:val="nl-NL"/>
                      </w:rPr>
                    </w:pPr>
                    <w:r>
                      <w:rPr>
                        <w:noProof/>
                        <w:lang w:val="nl-NL"/>
                      </w:rPr>
                      <w:t xml:space="preserve">[1] </w:t>
                    </w:r>
                  </w:p>
                </w:tc>
                <w:tc>
                  <w:tcPr>
                    <w:tcW w:w="0" w:type="auto"/>
                    <w:hideMark/>
                  </w:tcPr>
                  <w:p w14:paraId="0FDA7B01" w14:textId="77777777" w:rsidR="009610D8" w:rsidRDefault="009610D8">
                    <w:pPr>
                      <w:pStyle w:val="Bibliografie"/>
                      <w:rPr>
                        <w:noProof/>
                        <w:lang w:val="nl-NL"/>
                      </w:rPr>
                    </w:pPr>
                    <w:r>
                      <w:rPr>
                        <w:noProof/>
                        <w:lang w:val="nl-NL"/>
                      </w:rPr>
                      <w:t>Zappware NV, „Info over Zappware NV,” [Online]. Available: https://zappware.com/.</w:t>
                    </w:r>
                  </w:p>
                </w:tc>
              </w:tr>
              <w:tr w:rsidR="009610D8" w14:paraId="526BE0A1" w14:textId="77777777">
                <w:trPr>
                  <w:divId w:val="1681858593"/>
                  <w:tblCellSpacing w:w="15" w:type="dxa"/>
                </w:trPr>
                <w:tc>
                  <w:tcPr>
                    <w:tcW w:w="50" w:type="pct"/>
                    <w:hideMark/>
                  </w:tcPr>
                  <w:p w14:paraId="5C56070B" w14:textId="77777777" w:rsidR="009610D8" w:rsidRDefault="009610D8">
                    <w:pPr>
                      <w:pStyle w:val="Bibliografie"/>
                      <w:rPr>
                        <w:noProof/>
                        <w:lang w:val="nl-NL"/>
                      </w:rPr>
                    </w:pPr>
                    <w:r>
                      <w:rPr>
                        <w:noProof/>
                        <w:lang w:val="nl-NL"/>
                      </w:rPr>
                      <w:t xml:space="preserve">[2] </w:t>
                    </w:r>
                  </w:p>
                </w:tc>
                <w:tc>
                  <w:tcPr>
                    <w:tcW w:w="0" w:type="auto"/>
                    <w:hideMark/>
                  </w:tcPr>
                  <w:p w14:paraId="6B590D9B" w14:textId="77777777" w:rsidR="009610D8" w:rsidRDefault="009610D8">
                    <w:pPr>
                      <w:pStyle w:val="Bibliografie"/>
                      <w:rPr>
                        <w:noProof/>
                        <w:lang w:val="nl-NL"/>
                      </w:rPr>
                    </w:pPr>
                    <w:r>
                      <w:rPr>
                        <w:noProof/>
                        <w:lang w:val="nl-NL"/>
                      </w:rPr>
                      <w:t>„Qt (software),” [Online]. Available: https://en.wikipedia.org/wiki/Qt_(software). [Geopend Maart 2018].</w:t>
                    </w:r>
                  </w:p>
                </w:tc>
              </w:tr>
              <w:tr w:rsidR="009610D8" w14:paraId="50A7CBF4" w14:textId="77777777">
                <w:trPr>
                  <w:divId w:val="1681858593"/>
                  <w:tblCellSpacing w:w="15" w:type="dxa"/>
                </w:trPr>
                <w:tc>
                  <w:tcPr>
                    <w:tcW w:w="50" w:type="pct"/>
                    <w:hideMark/>
                  </w:tcPr>
                  <w:p w14:paraId="0F955AEE" w14:textId="77777777" w:rsidR="009610D8" w:rsidRDefault="009610D8">
                    <w:pPr>
                      <w:pStyle w:val="Bibliografie"/>
                      <w:rPr>
                        <w:noProof/>
                        <w:lang w:val="nl-NL"/>
                      </w:rPr>
                    </w:pPr>
                    <w:r>
                      <w:rPr>
                        <w:noProof/>
                        <w:lang w:val="nl-NL"/>
                      </w:rPr>
                      <w:t xml:space="preserve">[3] </w:t>
                    </w:r>
                  </w:p>
                </w:tc>
                <w:tc>
                  <w:tcPr>
                    <w:tcW w:w="0" w:type="auto"/>
                    <w:hideMark/>
                  </w:tcPr>
                  <w:p w14:paraId="6FCE1926" w14:textId="77777777" w:rsidR="009610D8" w:rsidRDefault="009610D8">
                    <w:pPr>
                      <w:pStyle w:val="Bibliografie"/>
                      <w:rPr>
                        <w:noProof/>
                        <w:lang w:val="nl-NL"/>
                      </w:rPr>
                    </w:pPr>
                    <w:r>
                      <w:rPr>
                        <w:noProof/>
                        <w:lang w:val="nl-NL"/>
                      </w:rPr>
                      <w:t>Digia , „Digia and Qt have demerged into two companies – Digia’s new strategy’s main themes revealed,” [Online]. Available: http://digia.com/en/actual/news/2016/digia-and-qt-have-demerged-into-two-companies--digias-new-strategys-main-themes-revealed/. [Geopend Maart 2018].</w:t>
                    </w:r>
                  </w:p>
                </w:tc>
              </w:tr>
              <w:tr w:rsidR="009610D8" w14:paraId="6386C5E9" w14:textId="77777777">
                <w:trPr>
                  <w:divId w:val="1681858593"/>
                  <w:tblCellSpacing w:w="15" w:type="dxa"/>
                </w:trPr>
                <w:tc>
                  <w:tcPr>
                    <w:tcW w:w="50" w:type="pct"/>
                    <w:hideMark/>
                  </w:tcPr>
                  <w:p w14:paraId="504820F0" w14:textId="77777777" w:rsidR="009610D8" w:rsidRDefault="009610D8">
                    <w:pPr>
                      <w:pStyle w:val="Bibliografie"/>
                      <w:rPr>
                        <w:noProof/>
                        <w:lang w:val="nl-NL"/>
                      </w:rPr>
                    </w:pPr>
                    <w:r>
                      <w:rPr>
                        <w:noProof/>
                        <w:lang w:val="nl-NL"/>
                      </w:rPr>
                      <w:t xml:space="preserve">[4] </w:t>
                    </w:r>
                  </w:p>
                </w:tc>
                <w:tc>
                  <w:tcPr>
                    <w:tcW w:w="0" w:type="auto"/>
                    <w:hideMark/>
                  </w:tcPr>
                  <w:p w14:paraId="7A247418" w14:textId="77777777" w:rsidR="009610D8" w:rsidRDefault="009610D8">
                    <w:pPr>
                      <w:pStyle w:val="Bibliografie"/>
                      <w:rPr>
                        <w:noProof/>
                        <w:lang w:val="nl-NL"/>
                      </w:rPr>
                    </w:pPr>
                    <w:r>
                      <w:rPr>
                        <w:noProof/>
                        <w:lang w:val="nl-NL"/>
                      </w:rPr>
                      <w:t>N. Mehrotra, „Qt: What’s best about the cross-platform development toolkit,” [Online]. Available: http://opensourceforu.com/2017/06/qt-cross-platform-development-toolkit/. [Geopend Maart 2018].</w:t>
                    </w:r>
                  </w:p>
                </w:tc>
              </w:tr>
              <w:tr w:rsidR="009610D8" w14:paraId="4BF74E6F" w14:textId="77777777">
                <w:trPr>
                  <w:divId w:val="1681858593"/>
                  <w:tblCellSpacing w:w="15" w:type="dxa"/>
                </w:trPr>
                <w:tc>
                  <w:tcPr>
                    <w:tcW w:w="50" w:type="pct"/>
                    <w:hideMark/>
                  </w:tcPr>
                  <w:p w14:paraId="44636BF6" w14:textId="77777777" w:rsidR="009610D8" w:rsidRDefault="009610D8">
                    <w:pPr>
                      <w:pStyle w:val="Bibliografie"/>
                      <w:rPr>
                        <w:noProof/>
                        <w:lang w:val="nl-NL"/>
                      </w:rPr>
                    </w:pPr>
                    <w:r>
                      <w:rPr>
                        <w:noProof/>
                        <w:lang w:val="nl-NL"/>
                      </w:rPr>
                      <w:t xml:space="preserve">[5] </w:t>
                    </w:r>
                  </w:p>
                </w:tc>
                <w:tc>
                  <w:tcPr>
                    <w:tcW w:w="0" w:type="auto"/>
                    <w:hideMark/>
                  </w:tcPr>
                  <w:p w14:paraId="3531A0EC" w14:textId="77777777" w:rsidR="009610D8" w:rsidRDefault="009610D8">
                    <w:pPr>
                      <w:pStyle w:val="Bibliografie"/>
                      <w:rPr>
                        <w:noProof/>
                        <w:lang w:val="nl-NL"/>
                      </w:rPr>
                    </w:pPr>
                    <w:r>
                      <w:rPr>
                        <w:noProof/>
                        <w:lang w:val="nl-NL"/>
                      </w:rPr>
                      <w:t>B. Starynkevitch, „How is QT cross-platform,” [Online]. Available: https://www.quora.com/How-is-QT-cross-platform. [Geopend Maart 2018].</w:t>
                    </w:r>
                  </w:p>
                </w:tc>
              </w:tr>
              <w:tr w:rsidR="009610D8" w14:paraId="0E3790BD" w14:textId="77777777">
                <w:trPr>
                  <w:divId w:val="1681858593"/>
                  <w:tblCellSpacing w:w="15" w:type="dxa"/>
                </w:trPr>
                <w:tc>
                  <w:tcPr>
                    <w:tcW w:w="50" w:type="pct"/>
                    <w:hideMark/>
                  </w:tcPr>
                  <w:p w14:paraId="6988C3DA" w14:textId="77777777" w:rsidR="009610D8" w:rsidRDefault="009610D8">
                    <w:pPr>
                      <w:pStyle w:val="Bibliografie"/>
                      <w:rPr>
                        <w:noProof/>
                        <w:lang w:val="nl-NL"/>
                      </w:rPr>
                    </w:pPr>
                    <w:r>
                      <w:rPr>
                        <w:noProof/>
                        <w:lang w:val="nl-NL"/>
                      </w:rPr>
                      <w:t xml:space="preserve">[6] </w:t>
                    </w:r>
                  </w:p>
                </w:tc>
                <w:tc>
                  <w:tcPr>
                    <w:tcW w:w="0" w:type="auto"/>
                    <w:hideMark/>
                  </w:tcPr>
                  <w:p w14:paraId="3ECE5FA2" w14:textId="77777777" w:rsidR="009610D8" w:rsidRDefault="009610D8">
                    <w:pPr>
                      <w:pStyle w:val="Bibliografie"/>
                      <w:rPr>
                        <w:noProof/>
                        <w:lang w:val="nl-NL"/>
                      </w:rPr>
                    </w:pPr>
                    <w:r>
                      <w:rPr>
                        <w:noProof/>
                        <w:lang w:val="nl-NL"/>
                      </w:rPr>
                      <w:t>„OpenGL,” [Online]. Available: https://en.wikipedia.org/wiki/OpenGL. [Geopend Maart 2018].</w:t>
                    </w:r>
                  </w:p>
                </w:tc>
              </w:tr>
              <w:tr w:rsidR="009610D8" w14:paraId="099D72C3" w14:textId="77777777">
                <w:trPr>
                  <w:divId w:val="1681858593"/>
                  <w:tblCellSpacing w:w="15" w:type="dxa"/>
                </w:trPr>
                <w:tc>
                  <w:tcPr>
                    <w:tcW w:w="50" w:type="pct"/>
                    <w:hideMark/>
                  </w:tcPr>
                  <w:p w14:paraId="04B84FB2" w14:textId="77777777" w:rsidR="009610D8" w:rsidRDefault="009610D8">
                    <w:pPr>
                      <w:pStyle w:val="Bibliografie"/>
                      <w:rPr>
                        <w:noProof/>
                        <w:lang w:val="nl-NL"/>
                      </w:rPr>
                    </w:pPr>
                    <w:r>
                      <w:rPr>
                        <w:noProof/>
                        <w:lang w:val="nl-NL"/>
                      </w:rPr>
                      <w:t xml:space="preserve">[7] </w:t>
                    </w:r>
                  </w:p>
                </w:tc>
                <w:tc>
                  <w:tcPr>
                    <w:tcW w:w="0" w:type="auto"/>
                    <w:hideMark/>
                  </w:tcPr>
                  <w:p w14:paraId="2DD61983" w14:textId="77777777" w:rsidR="009610D8" w:rsidRDefault="009610D8">
                    <w:pPr>
                      <w:pStyle w:val="Bibliografie"/>
                      <w:rPr>
                        <w:noProof/>
                        <w:lang w:val="nl-NL"/>
                      </w:rPr>
                    </w:pPr>
                    <w:r>
                      <w:rPr>
                        <w:noProof/>
                        <w:lang w:val="nl-NL"/>
                      </w:rPr>
                      <w:t>„GLUT - The OpenGL Utility Toolkit,” [Online]. Available: https://www.opengl.org/resources/libraries/glut/. [Geopend Maart 2018].</w:t>
                    </w:r>
                  </w:p>
                </w:tc>
              </w:tr>
              <w:tr w:rsidR="009610D8" w14:paraId="37B4ED87" w14:textId="77777777">
                <w:trPr>
                  <w:divId w:val="1681858593"/>
                  <w:tblCellSpacing w:w="15" w:type="dxa"/>
                </w:trPr>
                <w:tc>
                  <w:tcPr>
                    <w:tcW w:w="50" w:type="pct"/>
                    <w:hideMark/>
                  </w:tcPr>
                  <w:p w14:paraId="784850D8" w14:textId="77777777" w:rsidR="009610D8" w:rsidRDefault="009610D8">
                    <w:pPr>
                      <w:pStyle w:val="Bibliografie"/>
                      <w:rPr>
                        <w:noProof/>
                        <w:lang w:val="nl-NL"/>
                      </w:rPr>
                    </w:pPr>
                    <w:r>
                      <w:rPr>
                        <w:noProof/>
                        <w:lang w:val="nl-NL"/>
                      </w:rPr>
                      <w:t xml:space="preserve">[8] </w:t>
                    </w:r>
                  </w:p>
                </w:tc>
                <w:tc>
                  <w:tcPr>
                    <w:tcW w:w="0" w:type="auto"/>
                    <w:hideMark/>
                  </w:tcPr>
                  <w:p w14:paraId="09525C8B" w14:textId="77777777" w:rsidR="009610D8" w:rsidRDefault="009610D8">
                    <w:pPr>
                      <w:pStyle w:val="Bibliografie"/>
                      <w:rPr>
                        <w:noProof/>
                        <w:lang w:val="nl-NL"/>
                      </w:rPr>
                    </w:pPr>
                    <w:r>
                      <w:rPr>
                        <w:noProof/>
                        <w:lang w:val="nl-NL"/>
                      </w:rPr>
                      <w:t>Qt, „Signals &amp; slots,” [Online]. Available: http://doc.qt.io/archives/qt-4.8/signalsandslots.html. [Geopend Maart 2018].</w:t>
                    </w:r>
                  </w:p>
                </w:tc>
              </w:tr>
              <w:tr w:rsidR="009610D8" w14:paraId="71E89606" w14:textId="77777777">
                <w:trPr>
                  <w:divId w:val="1681858593"/>
                  <w:tblCellSpacing w:w="15" w:type="dxa"/>
                </w:trPr>
                <w:tc>
                  <w:tcPr>
                    <w:tcW w:w="50" w:type="pct"/>
                    <w:hideMark/>
                  </w:tcPr>
                  <w:p w14:paraId="33093441" w14:textId="77777777" w:rsidR="009610D8" w:rsidRDefault="009610D8">
                    <w:pPr>
                      <w:pStyle w:val="Bibliografie"/>
                      <w:rPr>
                        <w:noProof/>
                        <w:lang w:val="nl-NL"/>
                      </w:rPr>
                    </w:pPr>
                    <w:r>
                      <w:rPr>
                        <w:noProof/>
                        <w:lang w:val="nl-NL"/>
                      </w:rPr>
                      <w:t xml:space="preserve">[9] </w:t>
                    </w:r>
                  </w:p>
                </w:tc>
                <w:tc>
                  <w:tcPr>
                    <w:tcW w:w="0" w:type="auto"/>
                    <w:hideMark/>
                  </w:tcPr>
                  <w:p w14:paraId="03265DC9" w14:textId="77777777" w:rsidR="009610D8" w:rsidRDefault="009610D8">
                    <w:pPr>
                      <w:pStyle w:val="Bibliografie"/>
                      <w:rPr>
                        <w:noProof/>
                        <w:lang w:val="nl-NL"/>
                      </w:rPr>
                    </w:pPr>
                    <w:r>
                      <w:rPr>
                        <w:noProof/>
                        <w:lang w:val="nl-NL"/>
                      </w:rPr>
                      <w:t>„Applications using Qt,” [Online]. Available: https://en.wikipedia.org/wiki/Qt_(software)#Applications_using_Qt. [Geopend Maart 2018].</w:t>
                    </w:r>
                  </w:p>
                </w:tc>
              </w:tr>
              <w:tr w:rsidR="009610D8" w14:paraId="79901693" w14:textId="77777777">
                <w:trPr>
                  <w:divId w:val="1681858593"/>
                  <w:tblCellSpacing w:w="15" w:type="dxa"/>
                </w:trPr>
                <w:tc>
                  <w:tcPr>
                    <w:tcW w:w="50" w:type="pct"/>
                    <w:hideMark/>
                  </w:tcPr>
                  <w:p w14:paraId="02D05241" w14:textId="77777777" w:rsidR="009610D8" w:rsidRDefault="009610D8">
                    <w:pPr>
                      <w:pStyle w:val="Bibliografie"/>
                      <w:rPr>
                        <w:noProof/>
                        <w:lang w:val="nl-NL"/>
                      </w:rPr>
                    </w:pPr>
                    <w:r>
                      <w:rPr>
                        <w:noProof/>
                        <w:lang w:val="nl-NL"/>
                      </w:rPr>
                      <w:t xml:space="preserve">[10] </w:t>
                    </w:r>
                  </w:p>
                </w:tc>
                <w:tc>
                  <w:tcPr>
                    <w:tcW w:w="0" w:type="auto"/>
                    <w:hideMark/>
                  </w:tcPr>
                  <w:p w14:paraId="0CF04B94" w14:textId="77777777" w:rsidR="009610D8" w:rsidRDefault="009610D8">
                    <w:pPr>
                      <w:pStyle w:val="Bibliografie"/>
                      <w:rPr>
                        <w:noProof/>
                        <w:lang w:val="nl-NL"/>
                      </w:rPr>
                    </w:pPr>
                    <w:r>
                      <w:rPr>
                        <w:noProof/>
                        <w:lang w:val="nl-NL"/>
                      </w:rPr>
                      <w:t>„React (JavaScript library),” [Online]. Available: https://en.wikipedia.org/wiki/React_(JavaScript_library). [Geopend Maart 2018].</w:t>
                    </w:r>
                  </w:p>
                </w:tc>
              </w:tr>
              <w:tr w:rsidR="009610D8" w14:paraId="5180BDA4" w14:textId="77777777">
                <w:trPr>
                  <w:divId w:val="1681858593"/>
                  <w:tblCellSpacing w:w="15" w:type="dxa"/>
                </w:trPr>
                <w:tc>
                  <w:tcPr>
                    <w:tcW w:w="50" w:type="pct"/>
                    <w:hideMark/>
                  </w:tcPr>
                  <w:p w14:paraId="27BF03E0" w14:textId="77777777" w:rsidR="009610D8" w:rsidRDefault="009610D8">
                    <w:pPr>
                      <w:pStyle w:val="Bibliografie"/>
                      <w:rPr>
                        <w:noProof/>
                        <w:lang w:val="nl-NL"/>
                      </w:rPr>
                    </w:pPr>
                    <w:r>
                      <w:rPr>
                        <w:noProof/>
                        <w:lang w:val="nl-NL"/>
                      </w:rPr>
                      <w:t xml:space="preserve">[11] </w:t>
                    </w:r>
                  </w:p>
                </w:tc>
                <w:tc>
                  <w:tcPr>
                    <w:tcW w:w="0" w:type="auto"/>
                    <w:hideMark/>
                  </w:tcPr>
                  <w:p w14:paraId="66046417" w14:textId="77777777" w:rsidR="009610D8" w:rsidRDefault="009610D8">
                    <w:pPr>
                      <w:pStyle w:val="Bibliografie"/>
                      <w:rPr>
                        <w:noProof/>
                        <w:lang w:val="nl-NL"/>
                      </w:rPr>
                    </w:pPr>
                    <w:r>
                      <w:rPr>
                        <w:noProof/>
                        <w:lang w:val="nl-NL"/>
                      </w:rPr>
                      <w:t>M. Konicek, „React Native: A year in review,” [Online]. Available: https://code.facebook.com/posts/597378980427792/react-native-a-year-in-review/. [Geopend Maart 2018].</w:t>
                    </w:r>
                  </w:p>
                </w:tc>
              </w:tr>
              <w:tr w:rsidR="009610D8" w14:paraId="5C348C43" w14:textId="77777777">
                <w:trPr>
                  <w:divId w:val="1681858593"/>
                  <w:tblCellSpacing w:w="15" w:type="dxa"/>
                </w:trPr>
                <w:tc>
                  <w:tcPr>
                    <w:tcW w:w="50" w:type="pct"/>
                    <w:hideMark/>
                  </w:tcPr>
                  <w:p w14:paraId="52F81D03" w14:textId="77777777" w:rsidR="009610D8" w:rsidRDefault="009610D8">
                    <w:pPr>
                      <w:pStyle w:val="Bibliografie"/>
                      <w:rPr>
                        <w:noProof/>
                        <w:lang w:val="nl-NL"/>
                      </w:rPr>
                    </w:pPr>
                    <w:r>
                      <w:rPr>
                        <w:noProof/>
                        <w:lang w:val="nl-NL"/>
                      </w:rPr>
                      <w:t xml:space="preserve">[12] </w:t>
                    </w:r>
                  </w:p>
                </w:tc>
                <w:tc>
                  <w:tcPr>
                    <w:tcW w:w="0" w:type="auto"/>
                    <w:hideMark/>
                  </w:tcPr>
                  <w:p w14:paraId="137DCD2A" w14:textId="77777777" w:rsidR="009610D8" w:rsidRDefault="009610D8">
                    <w:pPr>
                      <w:pStyle w:val="Bibliografie"/>
                      <w:rPr>
                        <w:noProof/>
                        <w:lang w:val="nl-NL"/>
                      </w:rPr>
                    </w:pPr>
                    <w:r>
                      <w:rPr>
                        <w:noProof/>
                        <w:lang w:val="nl-NL"/>
                      </w:rPr>
                      <w:t xml:space="preserve">B. Eisenman, Learning React Native, O'Reilly Media, Incc., 2016. </w:t>
                    </w:r>
                  </w:p>
                </w:tc>
              </w:tr>
              <w:tr w:rsidR="009610D8" w14:paraId="286049D5" w14:textId="77777777">
                <w:trPr>
                  <w:divId w:val="1681858593"/>
                  <w:tblCellSpacing w:w="15" w:type="dxa"/>
                </w:trPr>
                <w:tc>
                  <w:tcPr>
                    <w:tcW w:w="50" w:type="pct"/>
                    <w:hideMark/>
                  </w:tcPr>
                  <w:p w14:paraId="66F5D588" w14:textId="77777777" w:rsidR="009610D8" w:rsidRDefault="009610D8">
                    <w:pPr>
                      <w:pStyle w:val="Bibliografie"/>
                      <w:rPr>
                        <w:noProof/>
                        <w:lang w:val="nl-NL"/>
                      </w:rPr>
                    </w:pPr>
                    <w:r>
                      <w:rPr>
                        <w:noProof/>
                        <w:lang w:val="nl-NL"/>
                      </w:rPr>
                      <w:t xml:space="preserve">[13] </w:t>
                    </w:r>
                  </w:p>
                </w:tc>
                <w:tc>
                  <w:tcPr>
                    <w:tcW w:w="0" w:type="auto"/>
                    <w:hideMark/>
                  </w:tcPr>
                  <w:p w14:paraId="000DB187" w14:textId="77777777" w:rsidR="009610D8" w:rsidRDefault="009610D8">
                    <w:pPr>
                      <w:pStyle w:val="Bibliografie"/>
                      <w:rPr>
                        <w:noProof/>
                        <w:lang w:val="nl-NL"/>
                      </w:rPr>
                    </w:pPr>
                    <w:r>
                      <w:rPr>
                        <w:noProof/>
                        <w:lang w:val="nl-NL"/>
                      </w:rPr>
                      <w:t>„Document Object Model,” [Online]. Available: https://en.wikipedia.org/wiki/Document_Object_Model. [Geopend Maart 2018].</w:t>
                    </w:r>
                  </w:p>
                </w:tc>
              </w:tr>
              <w:tr w:rsidR="009610D8" w14:paraId="11284C64" w14:textId="77777777">
                <w:trPr>
                  <w:divId w:val="1681858593"/>
                  <w:tblCellSpacing w:w="15" w:type="dxa"/>
                </w:trPr>
                <w:tc>
                  <w:tcPr>
                    <w:tcW w:w="50" w:type="pct"/>
                    <w:hideMark/>
                  </w:tcPr>
                  <w:p w14:paraId="10FD364B" w14:textId="77777777" w:rsidR="009610D8" w:rsidRDefault="009610D8">
                    <w:pPr>
                      <w:pStyle w:val="Bibliografie"/>
                      <w:rPr>
                        <w:noProof/>
                        <w:lang w:val="nl-NL"/>
                      </w:rPr>
                    </w:pPr>
                    <w:r>
                      <w:rPr>
                        <w:noProof/>
                        <w:lang w:val="nl-NL"/>
                      </w:rPr>
                      <w:t xml:space="preserve">[14] </w:t>
                    </w:r>
                  </w:p>
                </w:tc>
                <w:tc>
                  <w:tcPr>
                    <w:tcW w:w="0" w:type="auto"/>
                    <w:hideMark/>
                  </w:tcPr>
                  <w:p w14:paraId="5D18880D" w14:textId="77777777" w:rsidR="009610D8" w:rsidRDefault="009610D8">
                    <w:pPr>
                      <w:pStyle w:val="Bibliografie"/>
                      <w:rPr>
                        <w:noProof/>
                        <w:lang w:val="nl-NL"/>
                      </w:rPr>
                    </w:pPr>
                    <w:r>
                      <w:rPr>
                        <w:noProof/>
                        <w:lang w:val="nl-NL"/>
                      </w:rPr>
                      <w:t>M. Tilley, „What is Flux?,” [Online]. Available: http://fluxxor.com/what-is-flux.html. [Geopend Maart 2018].</w:t>
                    </w:r>
                  </w:p>
                </w:tc>
              </w:tr>
              <w:tr w:rsidR="009610D8" w14:paraId="408262E5" w14:textId="77777777">
                <w:trPr>
                  <w:divId w:val="1681858593"/>
                  <w:tblCellSpacing w:w="15" w:type="dxa"/>
                </w:trPr>
                <w:tc>
                  <w:tcPr>
                    <w:tcW w:w="50" w:type="pct"/>
                    <w:hideMark/>
                  </w:tcPr>
                  <w:p w14:paraId="520760DC" w14:textId="77777777" w:rsidR="009610D8" w:rsidRDefault="009610D8">
                    <w:pPr>
                      <w:pStyle w:val="Bibliografie"/>
                      <w:rPr>
                        <w:noProof/>
                        <w:lang w:val="nl-NL"/>
                      </w:rPr>
                    </w:pPr>
                    <w:r>
                      <w:rPr>
                        <w:noProof/>
                        <w:lang w:val="nl-NL"/>
                      </w:rPr>
                      <w:t xml:space="preserve">[15] </w:t>
                    </w:r>
                  </w:p>
                </w:tc>
                <w:tc>
                  <w:tcPr>
                    <w:tcW w:w="0" w:type="auto"/>
                    <w:hideMark/>
                  </w:tcPr>
                  <w:p w14:paraId="001BAB2C" w14:textId="77777777" w:rsidR="009610D8" w:rsidRDefault="009610D8">
                    <w:pPr>
                      <w:pStyle w:val="Bibliografie"/>
                      <w:rPr>
                        <w:noProof/>
                        <w:lang w:val="nl-NL"/>
                      </w:rPr>
                    </w:pPr>
                    <w:r>
                      <w:rPr>
                        <w:noProof/>
                        <w:lang w:val="nl-NL"/>
                      </w:rPr>
                      <w:t>Redux, [Online]. Available: https://redux.js.org/introduction/prior-art. [Geopend Maart 2018].</w:t>
                    </w:r>
                  </w:p>
                </w:tc>
              </w:tr>
              <w:tr w:rsidR="009610D8" w14:paraId="7833C297" w14:textId="77777777">
                <w:trPr>
                  <w:divId w:val="1681858593"/>
                  <w:tblCellSpacing w:w="15" w:type="dxa"/>
                </w:trPr>
                <w:tc>
                  <w:tcPr>
                    <w:tcW w:w="50" w:type="pct"/>
                    <w:hideMark/>
                  </w:tcPr>
                  <w:p w14:paraId="6518AF9A" w14:textId="77777777" w:rsidR="009610D8" w:rsidRDefault="009610D8">
                    <w:pPr>
                      <w:pStyle w:val="Bibliografie"/>
                      <w:rPr>
                        <w:noProof/>
                        <w:lang w:val="nl-NL"/>
                      </w:rPr>
                    </w:pPr>
                    <w:r>
                      <w:rPr>
                        <w:noProof/>
                        <w:lang w:val="nl-NL"/>
                      </w:rPr>
                      <w:t xml:space="preserve">[16] </w:t>
                    </w:r>
                  </w:p>
                </w:tc>
                <w:tc>
                  <w:tcPr>
                    <w:tcW w:w="0" w:type="auto"/>
                    <w:hideMark/>
                  </w:tcPr>
                  <w:p w14:paraId="7F1588F3" w14:textId="77777777" w:rsidR="009610D8" w:rsidRDefault="009610D8">
                    <w:pPr>
                      <w:pStyle w:val="Bibliografie"/>
                      <w:rPr>
                        <w:noProof/>
                        <w:lang w:val="nl-NL"/>
                      </w:rPr>
                    </w:pPr>
                    <w:r>
                      <w:rPr>
                        <w:noProof/>
                        <w:lang w:val="nl-NL"/>
                      </w:rPr>
                      <w:t>D. Abramov, „Why use Redux over Facebook Flux?,” [Online]. Available: https://stackoverflow.com/questions/32461229/why-use-redux-over-facebook-flux. [Geopend Maart 2018].</w:t>
                    </w:r>
                  </w:p>
                </w:tc>
              </w:tr>
              <w:tr w:rsidR="009610D8" w14:paraId="1E184EDB" w14:textId="77777777">
                <w:trPr>
                  <w:divId w:val="1681858593"/>
                  <w:tblCellSpacing w:w="15" w:type="dxa"/>
                </w:trPr>
                <w:tc>
                  <w:tcPr>
                    <w:tcW w:w="50" w:type="pct"/>
                    <w:hideMark/>
                  </w:tcPr>
                  <w:p w14:paraId="74BD25D8" w14:textId="77777777" w:rsidR="009610D8" w:rsidRDefault="009610D8">
                    <w:pPr>
                      <w:pStyle w:val="Bibliografie"/>
                      <w:rPr>
                        <w:noProof/>
                        <w:lang w:val="nl-NL"/>
                      </w:rPr>
                    </w:pPr>
                    <w:r>
                      <w:rPr>
                        <w:noProof/>
                        <w:lang w:val="nl-NL"/>
                      </w:rPr>
                      <w:t xml:space="preserve">[17] </w:t>
                    </w:r>
                  </w:p>
                </w:tc>
                <w:tc>
                  <w:tcPr>
                    <w:tcW w:w="0" w:type="auto"/>
                    <w:hideMark/>
                  </w:tcPr>
                  <w:p w14:paraId="1761CD93" w14:textId="77777777" w:rsidR="009610D8" w:rsidRDefault="009610D8">
                    <w:pPr>
                      <w:pStyle w:val="Bibliografie"/>
                      <w:rPr>
                        <w:noProof/>
                        <w:lang w:val="nl-NL"/>
                      </w:rPr>
                    </w:pPr>
                    <w:r>
                      <w:rPr>
                        <w:noProof/>
                        <w:lang w:val="nl-NL"/>
                      </w:rPr>
                      <w:t>React Native, „Who's using React Native?,” [Online]. Available: http://facebook.github.io/react-native/showcase.html. [Geopend Maart 2018].</w:t>
                    </w:r>
                  </w:p>
                </w:tc>
              </w:tr>
              <w:tr w:rsidR="009610D8" w14:paraId="46F1CFFE" w14:textId="77777777">
                <w:trPr>
                  <w:divId w:val="1681858593"/>
                  <w:tblCellSpacing w:w="15" w:type="dxa"/>
                </w:trPr>
                <w:tc>
                  <w:tcPr>
                    <w:tcW w:w="50" w:type="pct"/>
                    <w:hideMark/>
                  </w:tcPr>
                  <w:p w14:paraId="2595E1DB" w14:textId="77777777" w:rsidR="009610D8" w:rsidRDefault="009610D8">
                    <w:pPr>
                      <w:pStyle w:val="Bibliografie"/>
                      <w:rPr>
                        <w:noProof/>
                        <w:lang w:val="nl-NL"/>
                      </w:rPr>
                    </w:pPr>
                    <w:r>
                      <w:rPr>
                        <w:noProof/>
                        <w:lang w:val="nl-NL"/>
                      </w:rPr>
                      <w:t xml:space="preserve">[18] </w:t>
                    </w:r>
                  </w:p>
                </w:tc>
                <w:tc>
                  <w:tcPr>
                    <w:tcW w:w="0" w:type="auto"/>
                    <w:hideMark/>
                  </w:tcPr>
                  <w:p w14:paraId="02064E2D" w14:textId="77777777" w:rsidR="009610D8" w:rsidRDefault="009610D8">
                    <w:pPr>
                      <w:pStyle w:val="Bibliografie"/>
                      <w:rPr>
                        <w:noProof/>
                        <w:lang w:val="nl-NL"/>
                      </w:rPr>
                    </w:pPr>
                    <w:r>
                      <w:rPr>
                        <w:noProof/>
                        <w:lang w:val="nl-NL"/>
                      </w:rPr>
                      <w:t>„Xamarin,” [Online]. Available: https://en.wikipedia.org/wiki/Xamarin. [Geopend Maart 2018].</w:t>
                    </w:r>
                  </w:p>
                </w:tc>
              </w:tr>
              <w:tr w:rsidR="009610D8" w14:paraId="1EDC991F" w14:textId="77777777">
                <w:trPr>
                  <w:divId w:val="1681858593"/>
                  <w:tblCellSpacing w:w="15" w:type="dxa"/>
                </w:trPr>
                <w:tc>
                  <w:tcPr>
                    <w:tcW w:w="50" w:type="pct"/>
                    <w:hideMark/>
                  </w:tcPr>
                  <w:p w14:paraId="45C50D3B" w14:textId="77777777" w:rsidR="009610D8" w:rsidRDefault="009610D8">
                    <w:pPr>
                      <w:pStyle w:val="Bibliografie"/>
                      <w:rPr>
                        <w:noProof/>
                        <w:lang w:val="nl-NL"/>
                      </w:rPr>
                    </w:pPr>
                    <w:r>
                      <w:rPr>
                        <w:noProof/>
                        <w:lang w:val="nl-NL"/>
                      </w:rPr>
                      <w:t xml:space="preserve">[19] </w:t>
                    </w:r>
                  </w:p>
                </w:tc>
                <w:tc>
                  <w:tcPr>
                    <w:tcW w:w="0" w:type="auto"/>
                    <w:hideMark/>
                  </w:tcPr>
                  <w:p w14:paraId="339965A1" w14:textId="77777777" w:rsidR="009610D8" w:rsidRDefault="009610D8">
                    <w:pPr>
                      <w:pStyle w:val="Bibliografie"/>
                      <w:rPr>
                        <w:noProof/>
                        <w:lang w:val="nl-NL"/>
                      </w:rPr>
                    </w:pPr>
                    <w:r>
                      <w:rPr>
                        <w:noProof/>
                        <w:lang w:val="nl-NL"/>
                      </w:rPr>
                      <w:t xml:space="preserve">D. Hermes, Xamarin Mobile Application Development - Cross-platform C# and Xamarin.Forms Fundamentals, Apress, 2015. </w:t>
                    </w:r>
                  </w:p>
                </w:tc>
              </w:tr>
              <w:tr w:rsidR="009610D8" w14:paraId="5B2212F8" w14:textId="77777777">
                <w:trPr>
                  <w:divId w:val="1681858593"/>
                  <w:tblCellSpacing w:w="15" w:type="dxa"/>
                </w:trPr>
                <w:tc>
                  <w:tcPr>
                    <w:tcW w:w="50" w:type="pct"/>
                    <w:hideMark/>
                  </w:tcPr>
                  <w:p w14:paraId="0FEB069E" w14:textId="77777777" w:rsidR="009610D8" w:rsidRDefault="009610D8">
                    <w:pPr>
                      <w:pStyle w:val="Bibliografie"/>
                      <w:rPr>
                        <w:noProof/>
                        <w:lang w:val="nl-NL"/>
                      </w:rPr>
                    </w:pPr>
                    <w:r>
                      <w:rPr>
                        <w:noProof/>
                        <w:lang w:val="nl-NL"/>
                      </w:rPr>
                      <w:lastRenderedPageBreak/>
                      <w:t xml:space="preserve">[20] </w:t>
                    </w:r>
                  </w:p>
                </w:tc>
                <w:tc>
                  <w:tcPr>
                    <w:tcW w:w="0" w:type="auto"/>
                    <w:hideMark/>
                  </w:tcPr>
                  <w:p w14:paraId="46699265" w14:textId="77777777" w:rsidR="009610D8" w:rsidRDefault="009610D8">
                    <w:pPr>
                      <w:pStyle w:val="Bibliografie"/>
                      <w:rPr>
                        <w:noProof/>
                        <w:lang w:val="nl-NL"/>
                      </w:rPr>
                    </w:pPr>
                    <w:r>
                      <w:rPr>
                        <w:noProof/>
                        <w:lang w:val="nl-NL"/>
                      </w:rPr>
                      <w:t>„Model-View-Viewmodel,” [Online]. Available: https://en.wikipedia.org/wiki/Model%E2%80%93view%E2%80%93viewmodel. [Geopend April 2018].</w:t>
                    </w:r>
                  </w:p>
                </w:tc>
              </w:tr>
              <w:tr w:rsidR="009610D8" w14:paraId="18859DEB" w14:textId="77777777">
                <w:trPr>
                  <w:divId w:val="1681858593"/>
                  <w:tblCellSpacing w:w="15" w:type="dxa"/>
                </w:trPr>
                <w:tc>
                  <w:tcPr>
                    <w:tcW w:w="50" w:type="pct"/>
                    <w:hideMark/>
                  </w:tcPr>
                  <w:p w14:paraId="453E8B9C" w14:textId="77777777" w:rsidR="009610D8" w:rsidRDefault="009610D8">
                    <w:pPr>
                      <w:pStyle w:val="Bibliografie"/>
                      <w:rPr>
                        <w:noProof/>
                        <w:lang w:val="nl-NL"/>
                      </w:rPr>
                    </w:pPr>
                    <w:r>
                      <w:rPr>
                        <w:noProof/>
                        <w:lang w:val="nl-NL"/>
                      </w:rPr>
                      <w:t xml:space="preserve">[21] </w:t>
                    </w:r>
                  </w:p>
                </w:tc>
                <w:tc>
                  <w:tcPr>
                    <w:tcW w:w="0" w:type="auto"/>
                    <w:hideMark/>
                  </w:tcPr>
                  <w:p w14:paraId="0B7EBF82" w14:textId="77777777" w:rsidR="009610D8" w:rsidRDefault="009610D8">
                    <w:pPr>
                      <w:pStyle w:val="Bibliografie"/>
                      <w:rPr>
                        <w:noProof/>
                        <w:lang w:val="nl-NL"/>
                      </w:rPr>
                    </w:pPr>
                    <w:r>
                      <w:rPr>
                        <w:noProof/>
                        <w:lang w:val="nl-NL"/>
                      </w:rPr>
                      <w:t>Microsoft, „The MVVM Pattern,” [Online]. Available: https://msdn.microsoft.com/en-us/library/hh848246.aspx. [Geopend April 2018].</w:t>
                    </w:r>
                  </w:p>
                </w:tc>
              </w:tr>
              <w:tr w:rsidR="009610D8" w14:paraId="4B90C52B" w14:textId="77777777">
                <w:trPr>
                  <w:divId w:val="1681858593"/>
                  <w:tblCellSpacing w:w="15" w:type="dxa"/>
                </w:trPr>
                <w:tc>
                  <w:tcPr>
                    <w:tcW w:w="50" w:type="pct"/>
                    <w:hideMark/>
                  </w:tcPr>
                  <w:p w14:paraId="590802FB" w14:textId="77777777" w:rsidR="009610D8" w:rsidRDefault="009610D8">
                    <w:pPr>
                      <w:pStyle w:val="Bibliografie"/>
                      <w:rPr>
                        <w:noProof/>
                        <w:lang w:val="nl-NL"/>
                      </w:rPr>
                    </w:pPr>
                    <w:r>
                      <w:rPr>
                        <w:noProof/>
                        <w:lang w:val="nl-NL"/>
                      </w:rPr>
                      <w:t xml:space="preserve">[22] </w:t>
                    </w:r>
                  </w:p>
                </w:tc>
                <w:tc>
                  <w:tcPr>
                    <w:tcW w:w="0" w:type="auto"/>
                    <w:hideMark/>
                  </w:tcPr>
                  <w:p w14:paraId="23674362" w14:textId="77777777" w:rsidR="009610D8" w:rsidRDefault="009610D8">
                    <w:pPr>
                      <w:pStyle w:val="Bibliografie"/>
                      <w:rPr>
                        <w:noProof/>
                        <w:lang w:val="nl-NL"/>
                      </w:rPr>
                    </w:pPr>
                    <w:r>
                      <w:rPr>
                        <w:noProof/>
                        <w:lang w:val="nl-NL"/>
                      </w:rPr>
                      <w:t>„Understanding MVC, MVP and MVVM Design Patterns,” [Online]. Available: http://www.dotnettricks.com/learn/designpatterns/understanding-mvc-mvp-and-mvvm-design-patterns. [Geopend April 2018].</w:t>
                    </w:r>
                  </w:p>
                </w:tc>
              </w:tr>
              <w:tr w:rsidR="009610D8" w14:paraId="17FADC01" w14:textId="77777777">
                <w:trPr>
                  <w:divId w:val="1681858593"/>
                  <w:tblCellSpacing w:w="15" w:type="dxa"/>
                </w:trPr>
                <w:tc>
                  <w:tcPr>
                    <w:tcW w:w="50" w:type="pct"/>
                    <w:hideMark/>
                  </w:tcPr>
                  <w:p w14:paraId="0BE8CFCD" w14:textId="77777777" w:rsidR="009610D8" w:rsidRDefault="009610D8">
                    <w:pPr>
                      <w:pStyle w:val="Bibliografie"/>
                      <w:rPr>
                        <w:noProof/>
                        <w:lang w:val="nl-NL"/>
                      </w:rPr>
                    </w:pPr>
                    <w:r>
                      <w:rPr>
                        <w:noProof/>
                        <w:lang w:val="nl-NL"/>
                      </w:rPr>
                      <w:t xml:space="preserve">[23] </w:t>
                    </w:r>
                  </w:p>
                </w:tc>
                <w:tc>
                  <w:tcPr>
                    <w:tcW w:w="0" w:type="auto"/>
                    <w:hideMark/>
                  </w:tcPr>
                  <w:p w14:paraId="7D78A264" w14:textId="77777777" w:rsidR="009610D8" w:rsidRDefault="009610D8">
                    <w:pPr>
                      <w:pStyle w:val="Bibliografie"/>
                      <w:rPr>
                        <w:noProof/>
                        <w:lang w:val="nl-NL"/>
                      </w:rPr>
                    </w:pPr>
                    <w:r>
                      <w:rPr>
                        <w:noProof/>
                        <w:lang w:val="nl-NL"/>
                      </w:rPr>
                      <w:t>Microsoft, „MVVM,” [Online]. Available: https://docs.microsoft.com/en-us/xamarin/xamarin-forms/enterprise-application-patterns/mvvm. [Geopend April 2018].</w:t>
                    </w:r>
                  </w:p>
                </w:tc>
              </w:tr>
              <w:tr w:rsidR="009610D8" w14:paraId="68888B0E" w14:textId="77777777">
                <w:trPr>
                  <w:divId w:val="1681858593"/>
                  <w:tblCellSpacing w:w="15" w:type="dxa"/>
                </w:trPr>
                <w:tc>
                  <w:tcPr>
                    <w:tcW w:w="50" w:type="pct"/>
                    <w:hideMark/>
                  </w:tcPr>
                  <w:p w14:paraId="0DD6C7A4" w14:textId="77777777" w:rsidR="009610D8" w:rsidRDefault="009610D8">
                    <w:pPr>
                      <w:pStyle w:val="Bibliografie"/>
                      <w:rPr>
                        <w:noProof/>
                        <w:lang w:val="nl-NL"/>
                      </w:rPr>
                    </w:pPr>
                    <w:r>
                      <w:rPr>
                        <w:noProof/>
                        <w:lang w:val="nl-NL"/>
                      </w:rPr>
                      <w:t xml:space="preserve">[24] </w:t>
                    </w:r>
                  </w:p>
                </w:tc>
                <w:tc>
                  <w:tcPr>
                    <w:tcW w:w="0" w:type="auto"/>
                    <w:hideMark/>
                  </w:tcPr>
                  <w:p w14:paraId="03B597AD" w14:textId="77777777" w:rsidR="009610D8" w:rsidRDefault="009610D8">
                    <w:pPr>
                      <w:pStyle w:val="Bibliografie"/>
                      <w:rPr>
                        <w:noProof/>
                        <w:lang w:val="nl-NL"/>
                      </w:rPr>
                    </w:pPr>
                    <w:r>
                      <w:rPr>
                        <w:noProof/>
                        <w:lang w:val="nl-NL"/>
                      </w:rPr>
                      <w:t>Xamarin, [Online]. Available: https://www.xamarin.com/customers. [Geopend Maart 2018].</w:t>
                    </w:r>
                  </w:p>
                </w:tc>
              </w:tr>
              <w:tr w:rsidR="009610D8" w14:paraId="3F3346CD" w14:textId="77777777">
                <w:trPr>
                  <w:divId w:val="1681858593"/>
                  <w:tblCellSpacing w:w="15" w:type="dxa"/>
                </w:trPr>
                <w:tc>
                  <w:tcPr>
                    <w:tcW w:w="50" w:type="pct"/>
                    <w:hideMark/>
                  </w:tcPr>
                  <w:p w14:paraId="594B95AA" w14:textId="77777777" w:rsidR="009610D8" w:rsidRDefault="009610D8">
                    <w:pPr>
                      <w:pStyle w:val="Bibliografie"/>
                      <w:rPr>
                        <w:noProof/>
                        <w:lang w:val="nl-NL"/>
                      </w:rPr>
                    </w:pPr>
                    <w:r>
                      <w:rPr>
                        <w:noProof/>
                        <w:lang w:val="nl-NL"/>
                      </w:rPr>
                      <w:t xml:space="preserve">[25] </w:t>
                    </w:r>
                  </w:p>
                </w:tc>
                <w:tc>
                  <w:tcPr>
                    <w:tcW w:w="0" w:type="auto"/>
                    <w:hideMark/>
                  </w:tcPr>
                  <w:p w14:paraId="43B98515" w14:textId="77777777" w:rsidR="009610D8" w:rsidRDefault="009610D8">
                    <w:pPr>
                      <w:pStyle w:val="Bibliografie"/>
                      <w:rPr>
                        <w:noProof/>
                        <w:lang w:val="nl-NL"/>
                      </w:rPr>
                    </w:pPr>
                    <w:r>
                      <w:rPr>
                        <w:noProof/>
                        <w:lang w:val="nl-NL"/>
                      </w:rPr>
                      <w:t>„Apache Cordova,” [Online]. Available: https://en.wikipedia.org/wiki/Apache_Cordova. [Geopend April 2018].</w:t>
                    </w:r>
                  </w:p>
                </w:tc>
              </w:tr>
              <w:tr w:rsidR="009610D8" w14:paraId="727F23C9" w14:textId="77777777">
                <w:trPr>
                  <w:divId w:val="1681858593"/>
                  <w:tblCellSpacing w:w="15" w:type="dxa"/>
                </w:trPr>
                <w:tc>
                  <w:tcPr>
                    <w:tcW w:w="50" w:type="pct"/>
                    <w:hideMark/>
                  </w:tcPr>
                  <w:p w14:paraId="2D300DF3" w14:textId="77777777" w:rsidR="009610D8" w:rsidRDefault="009610D8">
                    <w:pPr>
                      <w:pStyle w:val="Bibliografie"/>
                      <w:rPr>
                        <w:noProof/>
                        <w:lang w:val="nl-NL"/>
                      </w:rPr>
                    </w:pPr>
                    <w:r>
                      <w:rPr>
                        <w:noProof/>
                        <w:lang w:val="nl-NL"/>
                      </w:rPr>
                      <w:t xml:space="preserve">[26] </w:t>
                    </w:r>
                  </w:p>
                </w:tc>
                <w:tc>
                  <w:tcPr>
                    <w:tcW w:w="0" w:type="auto"/>
                    <w:hideMark/>
                  </w:tcPr>
                  <w:p w14:paraId="2793F733" w14:textId="77777777" w:rsidR="009610D8" w:rsidRDefault="009610D8">
                    <w:pPr>
                      <w:pStyle w:val="Bibliografie"/>
                      <w:rPr>
                        <w:noProof/>
                        <w:lang w:val="nl-NL"/>
                      </w:rPr>
                    </w:pPr>
                    <w:r>
                      <w:rPr>
                        <w:noProof/>
                        <w:lang w:val="nl-NL"/>
                      </w:rPr>
                      <w:t>B. LeRoux, „PhoneGap, Cordova, and what's in a name?,” [Online]. Available: https://phonegap.com/blog/2012/03/19/phonegap-cordova-and-whate28099s-in-a-name/. [Geopend April 2018].</w:t>
                    </w:r>
                  </w:p>
                </w:tc>
              </w:tr>
              <w:tr w:rsidR="009610D8" w14:paraId="72204FC7" w14:textId="77777777">
                <w:trPr>
                  <w:divId w:val="1681858593"/>
                  <w:tblCellSpacing w:w="15" w:type="dxa"/>
                </w:trPr>
                <w:tc>
                  <w:tcPr>
                    <w:tcW w:w="50" w:type="pct"/>
                    <w:hideMark/>
                  </w:tcPr>
                  <w:p w14:paraId="128CC212" w14:textId="77777777" w:rsidR="009610D8" w:rsidRDefault="009610D8">
                    <w:pPr>
                      <w:pStyle w:val="Bibliografie"/>
                      <w:rPr>
                        <w:noProof/>
                        <w:lang w:val="nl-NL"/>
                      </w:rPr>
                    </w:pPr>
                    <w:r>
                      <w:rPr>
                        <w:noProof/>
                        <w:lang w:val="nl-NL"/>
                      </w:rPr>
                      <w:t xml:space="preserve">[27] </w:t>
                    </w:r>
                  </w:p>
                </w:tc>
                <w:tc>
                  <w:tcPr>
                    <w:tcW w:w="0" w:type="auto"/>
                    <w:hideMark/>
                  </w:tcPr>
                  <w:p w14:paraId="3CFDDD51" w14:textId="77777777" w:rsidR="009610D8" w:rsidRDefault="009610D8">
                    <w:pPr>
                      <w:pStyle w:val="Bibliografie"/>
                      <w:rPr>
                        <w:noProof/>
                        <w:lang w:val="nl-NL"/>
                      </w:rPr>
                    </w:pPr>
                    <w:r>
                      <w:rPr>
                        <w:noProof/>
                        <w:lang w:val="nl-NL"/>
                      </w:rPr>
                      <w:t xml:space="preserve">S. A. Wilkins Fernandez, Beginning App Development with Parse and PhoneGap, Apress, 2015. </w:t>
                    </w:r>
                  </w:p>
                </w:tc>
              </w:tr>
              <w:tr w:rsidR="009610D8" w14:paraId="049E648E" w14:textId="77777777">
                <w:trPr>
                  <w:divId w:val="1681858593"/>
                  <w:tblCellSpacing w:w="15" w:type="dxa"/>
                </w:trPr>
                <w:tc>
                  <w:tcPr>
                    <w:tcW w:w="50" w:type="pct"/>
                    <w:hideMark/>
                  </w:tcPr>
                  <w:p w14:paraId="5CA17FF3" w14:textId="77777777" w:rsidR="009610D8" w:rsidRDefault="009610D8">
                    <w:pPr>
                      <w:pStyle w:val="Bibliografie"/>
                      <w:rPr>
                        <w:noProof/>
                        <w:lang w:val="nl-NL"/>
                      </w:rPr>
                    </w:pPr>
                    <w:r>
                      <w:rPr>
                        <w:noProof/>
                        <w:lang w:val="nl-NL"/>
                      </w:rPr>
                      <w:t xml:space="preserve">[28] </w:t>
                    </w:r>
                  </w:p>
                </w:tc>
                <w:tc>
                  <w:tcPr>
                    <w:tcW w:w="0" w:type="auto"/>
                    <w:hideMark/>
                  </w:tcPr>
                  <w:p w14:paraId="3AB67474" w14:textId="77777777" w:rsidR="009610D8" w:rsidRDefault="009610D8">
                    <w:pPr>
                      <w:pStyle w:val="Bibliografie"/>
                      <w:rPr>
                        <w:noProof/>
                        <w:lang w:val="nl-NL"/>
                      </w:rPr>
                    </w:pPr>
                    <w:r>
                      <w:rPr>
                        <w:noProof/>
                        <w:lang w:val="nl-NL"/>
                      </w:rPr>
                      <w:t>Apache Cordova, „Overview Apache Cordova,” [Online]. Available: https://cordova.apache.org/docs/en/latest/guide/overview/. [Geopend April 2018].</w:t>
                    </w:r>
                  </w:p>
                </w:tc>
              </w:tr>
              <w:tr w:rsidR="009610D8" w14:paraId="51514FDF" w14:textId="77777777">
                <w:trPr>
                  <w:divId w:val="1681858593"/>
                  <w:tblCellSpacing w:w="15" w:type="dxa"/>
                </w:trPr>
                <w:tc>
                  <w:tcPr>
                    <w:tcW w:w="50" w:type="pct"/>
                    <w:hideMark/>
                  </w:tcPr>
                  <w:p w14:paraId="4B8449F7" w14:textId="77777777" w:rsidR="009610D8" w:rsidRDefault="009610D8">
                    <w:pPr>
                      <w:pStyle w:val="Bibliografie"/>
                      <w:rPr>
                        <w:noProof/>
                        <w:lang w:val="nl-NL"/>
                      </w:rPr>
                    </w:pPr>
                    <w:r>
                      <w:rPr>
                        <w:noProof/>
                        <w:lang w:val="nl-NL"/>
                      </w:rPr>
                      <w:t xml:space="preserve">[29] </w:t>
                    </w:r>
                  </w:p>
                </w:tc>
                <w:tc>
                  <w:tcPr>
                    <w:tcW w:w="0" w:type="auto"/>
                    <w:hideMark/>
                  </w:tcPr>
                  <w:p w14:paraId="2D167348" w14:textId="77777777" w:rsidR="009610D8" w:rsidRDefault="009610D8">
                    <w:pPr>
                      <w:pStyle w:val="Bibliografie"/>
                      <w:rPr>
                        <w:noProof/>
                        <w:lang w:val="nl-NL"/>
                      </w:rPr>
                    </w:pPr>
                    <w:r>
                      <w:rPr>
                        <w:noProof/>
                        <w:lang w:val="nl-NL"/>
                      </w:rPr>
                      <w:t xml:space="preserve">M. S. Jasmin Blanchette, C++ GUI Programming with Qt 4, Trolltech Press, 2006. </w:t>
                    </w:r>
                  </w:p>
                </w:tc>
              </w:tr>
              <w:tr w:rsidR="009610D8" w14:paraId="029F212F" w14:textId="77777777">
                <w:trPr>
                  <w:divId w:val="1681858593"/>
                  <w:tblCellSpacing w:w="15" w:type="dxa"/>
                </w:trPr>
                <w:tc>
                  <w:tcPr>
                    <w:tcW w:w="50" w:type="pct"/>
                    <w:hideMark/>
                  </w:tcPr>
                  <w:p w14:paraId="3771F920" w14:textId="77777777" w:rsidR="009610D8" w:rsidRDefault="009610D8">
                    <w:pPr>
                      <w:pStyle w:val="Bibliografie"/>
                      <w:rPr>
                        <w:noProof/>
                        <w:lang w:val="nl-NL"/>
                      </w:rPr>
                    </w:pPr>
                    <w:r>
                      <w:rPr>
                        <w:noProof/>
                        <w:lang w:val="nl-NL"/>
                      </w:rPr>
                      <w:t xml:space="preserve">[30] </w:t>
                    </w:r>
                  </w:p>
                </w:tc>
                <w:tc>
                  <w:tcPr>
                    <w:tcW w:w="0" w:type="auto"/>
                    <w:hideMark/>
                  </w:tcPr>
                  <w:p w14:paraId="2A6F15AC" w14:textId="77777777" w:rsidR="009610D8" w:rsidRDefault="009610D8">
                    <w:pPr>
                      <w:pStyle w:val="Bibliografie"/>
                      <w:rPr>
                        <w:noProof/>
                        <w:lang w:val="nl-NL"/>
                      </w:rPr>
                    </w:pPr>
                    <w:r>
                      <w:rPr>
                        <w:noProof/>
                        <w:lang w:val="nl-NL"/>
                      </w:rPr>
                      <w:t>B. C. Daniels, „QT – Introduction C++ GUI Programming with Qt 4,” [Online]. Available: http://slideplayer.com/slide/7747920/. [Geopend Maart 2018].</w:t>
                    </w:r>
                  </w:p>
                </w:tc>
              </w:tr>
            </w:tbl>
            <w:p w14:paraId="2DC8B64E" w14:textId="77777777" w:rsidR="009610D8" w:rsidRDefault="009610D8">
              <w:pPr>
                <w:divId w:val="1681858593"/>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5D9D189A" w14:textId="77777777" w:rsidR="00F01E7D" w:rsidRPr="00F01E7D" w:rsidRDefault="00F01E7D" w:rsidP="00F01E7D">
      <w:pPr>
        <w:rPr>
          <w:rFonts w:asciiTheme="minorHAnsi" w:hAnsiTheme="minorHAnsi" w:cstheme="minorHAnsi"/>
        </w:rPr>
      </w:pPr>
    </w:p>
    <w:p w14:paraId="6EC5B345" w14:textId="77777777" w:rsidR="00F01E7D" w:rsidRPr="00F01E7D" w:rsidRDefault="00F01E7D" w:rsidP="00F01E7D">
      <w:pPr>
        <w:rPr>
          <w:rFonts w:asciiTheme="minorHAnsi" w:hAnsiTheme="minorHAnsi" w:cstheme="minorHAnsi"/>
        </w:rPr>
      </w:pPr>
    </w:p>
    <w:p w14:paraId="317B4A6A" w14:textId="77777777" w:rsidR="00F01E7D" w:rsidRPr="00F01E7D" w:rsidRDefault="00F01E7D" w:rsidP="00F01E7D">
      <w:pPr>
        <w:rPr>
          <w:rFonts w:asciiTheme="minorHAnsi" w:hAnsiTheme="minorHAnsi" w:cstheme="minorHAnsi"/>
        </w:rPr>
      </w:pPr>
    </w:p>
    <w:p w14:paraId="61E29128" w14:textId="77777777" w:rsidR="00F01E7D" w:rsidRPr="00F01E7D" w:rsidRDefault="00F01E7D" w:rsidP="00F01E7D">
      <w:pPr>
        <w:rPr>
          <w:rFonts w:asciiTheme="minorHAnsi" w:hAnsiTheme="minorHAnsi" w:cstheme="minorHAnsi"/>
        </w:rPr>
      </w:pPr>
    </w:p>
    <w:p w14:paraId="4BE7A4C4" w14:textId="77777777" w:rsidR="00F01E7D" w:rsidRPr="00F01E7D" w:rsidRDefault="00F01E7D" w:rsidP="00F01E7D">
      <w:pPr>
        <w:rPr>
          <w:rFonts w:asciiTheme="minorHAnsi" w:hAnsiTheme="minorHAnsi" w:cstheme="minorHAnsi"/>
        </w:rPr>
      </w:pPr>
    </w:p>
    <w:p w14:paraId="10A8C900" w14:textId="77777777" w:rsidR="00F01E7D" w:rsidRPr="00F01E7D" w:rsidRDefault="00F01E7D" w:rsidP="00F01E7D">
      <w:pPr>
        <w:rPr>
          <w:rFonts w:asciiTheme="minorHAnsi" w:hAnsiTheme="minorHAnsi" w:cstheme="minorHAnsi"/>
        </w:rPr>
      </w:pPr>
    </w:p>
    <w:p w14:paraId="3633B7A7" w14:textId="77777777" w:rsidR="00F01E7D" w:rsidRPr="00F01E7D" w:rsidRDefault="00F01E7D" w:rsidP="00F01E7D">
      <w:pPr>
        <w:rPr>
          <w:rFonts w:asciiTheme="minorHAnsi" w:hAnsiTheme="minorHAnsi" w:cstheme="minorHAnsi"/>
        </w:rPr>
      </w:pPr>
    </w:p>
    <w:p w14:paraId="79195369" w14:textId="77777777" w:rsidR="00F01E7D" w:rsidRPr="00F01E7D" w:rsidRDefault="00F01E7D" w:rsidP="00F01E7D">
      <w:pPr>
        <w:rPr>
          <w:rFonts w:asciiTheme="minorHAnsi" w:hAnsiTheme="minorHAnsi" w:cstheme="minorHAnsi"/>
        </w:rPr>
      </w:pPr>
    </w:p>
    <w:p w14:paraId="5BA1E9DD" w14:textId="77777777" w:rsidR="00F01E7D" w:rsidRPr="00F01E7D" w:rsidRDefault="00F01E7D" w:rsidP="00F01E7D">
      <w:pPr>
        <w:rPr>
          <w:rFonts w:asciiTheme="minorHAnsi" w:hAnsiTheme="minorHAnsi" w:cstheme="minorHAnsi"/>
        </w:rPr>
      </w:pPr>
    </w:p>
    <w:p w14:paraId="6D95B3E6" w14:textId="77777777" w:rsidR="00F01E7D" w:rsidRPr="00F01E7D" w:rsidRDefault="00F01E7D" w:rsidP="00F01E7D">
      <w:pPr>
        <w:rPr>
          <w:rFonts w:asciiTheme="minorHAnsi" w:hAnsiTheme="minorHAnsi" w:cstheme="minorHAnsi"/>
        </w:rPr>
      </w:pPr>
    </w:p>
    <w:p w14:paraId="23237EFC" w14:textId="77777777" w:rsidR="00F01E7D" w:rsidRPr="00F01E7D" w:rsidRDefault="00F01E7D" w:rsidP="00F01E7D">
      <w:pPr>
        <w:rPr>
          <w:rFonts w:asciiTheme="minorHAnsi" w:hAnsiTheme="minorHAnsi" w:cstheme="minorHAnsi"/>
        </w:rPr>
      </w:pPr>
    </w:p>
    <w:p w14:paraId="23CB49EA" w14:textId="77777777" w:rsidR="00F01E7D" w:rsidRDefault="00F01E7D">
      <w:pPr>
        <w:spacing w:after="0"/>
        <w:jc w:val="left"/>
        <w:rPr>
          <w:rFonts w:asciiTheme="minorHAnsi" w:hAnsiTheme="minorHAnsi" w:cstheme="minorHAnsi"/>
        </w:rPr>
      </w:pPr>
      <w:r>
        <w:rPr>
          <w:rFonts w:asciiTheme="minorHAnsi" w:hAnsiTheme="minorHAnsi" w:cstheme="minorHAnsi"/>
        </w:rPr>
        <w:br w:type="page"/>
      </w:r>
    </w:p>
    <w:p w14:paraId="48DF4A9B" w14:textId="77777777" w:rsidR="00440ACC" w:rsidRDefault="00440ACC" w:rsidP="00E60427">
      <w:pPr>
        <w:pStyle w:val="Titel0"/>
      </w:pPr>
      <w:bookmarkStart w:id="156" w:name="_Toc511216758"/>
      <w:r w:rsidRPr="002532A4">
        <w:lastRenderedPageBreak/>
        <w:t>Bijlagen</w:t>
      </w:r>
      <w:bookmarkEnd w:id="156"/>
    </w:p>
    <w:p w14:paraId="393E09C8" w14:textId="77777777" w:rsidR="004B5FF3" w:rsidRDefault="004B5FF3" w:rsidP="004B5FF3">
      <w:r w:rsidRPr="00B835F2">
        <w:t xml:space="preserve">Bijlagen worden </w:t>
      </w:r>
      <w:r>
        <w:t>bij voorkeur enkel</w:t>
      </w:r>
      <w:r w:rsidRPr="00B835F2">
        <w:t xml:space="preserve"> elekt</w:t>
      </w:r>
      <w:r>
        <w:t>ronisch ter beschikking gesteld. Indien essentieel kunnen in overleg met de promotor bijlagen in de scriptie opgenomen worden of als apart boekdeel voorzien worden.</w:t>
      </w:r>
    </w:p>
    <w:p w14:paraId="1C09FF98" w14:textId="77777777" w:rsidR="004B5FF3" w:rsidRDefault="004B5FF3" w:rsidP="004B5FF3"/>
    <w:p w14:paraId="469F3E10" w14:textId="77777777" w:rsidR="004B5FF3" w:rsidRDefault="004B5FF3" w:rsidP="004B5FF3">
      <w:r>
        <w:t>Er wordt wel steeds een lijst met vermelding van alle bijlagen opgenomen in de scriptie. Bijlagen worden genummerd het een drukletter A, B, C, …</w:t>
      </w:r>
    </w:p>
    <w:p w14:paraId="661CCF77" w14:textId="77777777" w:rsidR="004B5FF3" w:rsidRDefault="004B5FF3" w:rsidP="004B5FF3"/>
    <w:p w14:paraId="7A4FF865" w14:textId="77777777" w:rsidR="004B5FF3" w:rsidRDefault="004B5FF3" w:rsidP="004B5FF3">
      <w:r>
        <w:t>Bijlage A</w:t>
      </w:r>
      <w:r>
        <w:tab/>
        <w:t>Detailtekeningen van de proefopstelling</w:t>
      </w:r>
    </w:p>
    <w:p w14:paraId="68F937AB" w14:textId="77777777" w:rsidR="003D78FF" w:rsidRDefault="004B5FF3" w:rsidP="004B5FF3">
      <w:pPr>
        <w:sectPr w:rsidR="003D78FF" w:rsidSect="00E95554">
          <w:headerReference w:type="even" r:id="rId50"/>
          <w:headerReference w:type="default" r:id="rId51"/>
          <w:footerReference w:type="even" r:id="rId52"/>
          <w:footerReference w:type="default" r:id="rId53"/>
          <w:footerReference w:type="first" r:id="rId54"/>
          <w:type w:val="oddPage"/>
          <w:pgSz w:w="11906" w:h="16838"/>
          <w:pgMar w:top="1418" w:right="1418" w:bottom="1418" w:left="1418" w:header="709" w:footer="709" w:gutter="0"/>
          <w:cols w:space="708"/>
          <w:docGrid w:linePitch="360"/>
        </w:sectPr>
      </w:pPr>
      <w:r>
        <w:t>Bijlage B</w:t>
      </w:r>
      <w:r>
        <w:tab/>
        <w:t>Meetgegevens (op US</w:t>
      </w:r>
    </w:p>
    <w:p w14:paraId="7BA49EBD" w14:textId="69E829A5" w:rsidR="00201610" w:rsidRDefault="00201610" w:rsidP="001248ED">
      <w:pPr>
        <w:pStyle w:val="Titel"/>
      </w:pPr>
      <w:r>
        <w:lastRenderedPageBreak/>
        <w:t>Appendix</w:t>
      </w:r>
    </w:p>
    <w:p w14:paraId="17126CC3" w14:textId="44459FB4" w:rsidR="00725403" w:rsidRPr="00201610" w:rsidRDefault="00201610" w:rsidP="00201610">
      <w:pPr>
        <w:tabs>
          <w:tab w:val="left" w:pos="1318"/>
        </w:tabs>
        <w:sectPr w:rsidR="00725403" w:rsidRPr="00201610" w:rsidSect="003D78FF">
          <w:footerReference w:type="default" r:id="rId55"/>
          <w:pgSz w:w="11906" w:h="16838"/>
          <w:pgMar w:top="1418" w:right="1418" w:bottom="1418" w:left="1418" w:header="709" w:footer="709" w:gutter="0"/>
          <w:pgNumType w:start="1"/>
          <w:cols w:space="708"/>
          <w:docGrid w:linePitch="360"/>
        </w:sectPr>
      </w:pPr>
      <w:r>
        <w:tab/>
      </w: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3421F8" w:rsidP="00B32AEF">
      <w:pPr>
        <w:pStyle w:val="BACKCOVERAdres20"/>
        <w:spacing w:after="0"/>
        <w:ind w:right="113"/>
      </w:pPr>
      <w:hyperlink r:id="rId56"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7"/>
      <w:headerReference w:type="default" r:id="rId58"/>
      <w:footerReference w:type="even" r:id="rId59"/>
      <w:footerReference w:type="default" r:id="rId60"/>
      <w:type w:val="evenPage"/>
      <w:pgSz w:w="11906" w:h="16838" w:code="9"/>
      <w:pgMar w:top="1418" w:right="1418" w:bottom="1418" w:left="1418"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Fien Van Bael" w:date="2018-04-11T14:44:00Z" w:initials="FVB">
    <w:p w14:paraId="5FFEC84A" w14:textId="2E635AEF" w:rsidR="003421F8" w:rsidRDefault="003421F8">
      <w:pPr>
        <w:pStyle w:val="Tekstopmerking"/>
      </w:pPr>
      <w:r>
        <w:rPr>
          <w:rStyle w:val="Verwijzingopmerking"/>
        </w:rPr>
        <w:annotationRef/>
      </w:r>
      <w:r>
        <w:t>controle</w:t>
      </w:r>
    </w:p>
  </w:comment>
  <w:comment w:id="26" w:author="Fien Van Bael" w:date="2018-04-11T14:54:00Z" w:initials="FVB">
    <w:p w14:paraId="3A50BA34" w14:textId="7EF28F2F" w:rsidR="003421F8" w:rsidRDefault="003421F8">
      <w:pPr>
        <w:pStyle w:val="Tekstopmerking"/>
      </w:pPr>
      <w:r>
        <w:rPr>
          <w:rStyle w:val="Verwijzingopmerking"/>
        </w:rPr>
        <w:annotationRef/>
      </w:r>
      <w:r>
        <w:t xml:space="preserve">hier een andere afstand als volgende alinea </w:t>
      </w:r>
    </w:p>
  </w:comment>
  <w:comment w:id="27" w:author="Fien Van Bael" w:date="2018-04-11T14:54:00Z" w:initials="FVB">
    <w:p w14:paraId="3A6BF5A9" w14:textId="1767525E" w:rsidR="003421F8" w:rsidRDefault="003421F8">
      <w:pPr>
        <w:pStyle w:val="Tekstopmerking"/>
      </w:pPr>
      <w:r>
        <w:rPr>
          <w:rStyle w:val="Verwijzingopmerking"/>
        </w:rPr>
        <w:annotationRef/>
      </w:r>
      <w:r>
        <w:t>hier</w:t>
      </w:r>
    </w:p>
  </w:comment>
  <w:comment w:id="31" w:author="Fien Van Bael" w:date="2018-04-11T14:58:00Z" w:initials="FVB">
    <w:p w14:paraId="49157E25" w14:textId="45965946" w:rsidR="003421F8" w:rsidRDefault="003421F8">
      <w:pPr>
        <w:pStyle w:val="Tekstopmerking"/>
      </w:pPr>
      <w:r>
        <w:rPr>
          <w:rStyle w:val="Verwijzingopmerking"/>
        </w:rPr>
        <w:annotationRef/>
      </w:r>
      <w:r>
        <w:t xml:space="preserve">soms hoofdletter soms niet? </w:t>
      </w:r>
    </w:p>
  </w:comment>
  <w:comment w:id="82" w:author="Fien Van Bael" w:date="2018-04-11T15:00:00Z" w:initials="FVB">
    <w:p w14:paraId="68EE11A6" w14:textId="035C7076" w:rsidR="003421F8" w:rsidRDefault="003421F8">
      <w:pPr>
        <w:pStyle w:val="Tekstopmerking"/>
      </w:pPr>
      <w:r>
        <w:rPr>
          <w:rStyle w:val="Verwijzingopmerking"/>
        </w:rPr>
        <w:annotationRef/>
      </w:r>
      <w:r>
        <w:t>Contole: vervang alle dubbele spaties door enkel</w:t>
      </w:r>
    </w:p>
  </w:comment>
  <w:comment w:id="87" w:author="Fien Van Bael" w:date="2018-04-11T15:04:00Z" w:initials="FVB">
    <w:p w14:paraId="50FF8273" w14:textId="77566344" w:rsidR="003421F8" w:rsidRDefault="003421F8">
      <w:pPr>
        <w:pStyle w:val="Tekstopmerking"/>
      </w:pPr>
      <w:r>
        <w:rPr>
          <w:rStyle w:val="Verwijzingopmerking"/>
        </w:rPr>
        <w:annotationRef/>
      </w:r>
      <w:r>
        <w:t xml:space="preserve">Wie doet dit eerste dan? Lange zin </w:t>
      </w:r>
    </w:p>
  </w:comment>
  <w:comment w:id="92" w:author="Fien Van Bael" w:date="2018-04-11T15:05:00Z" w:initials="FVB">
    <w:p w14:paraId="01B4B352" w14:textId="1CDAE4A6" w:rsidR="003421F8" w:rsidRDefault="003421F8">
      <w:pPr>
        <w:pStyle w:val="Tekstopmerking"/>
      </w:pPr>
      <w:r>
        <w:rPr>
          <w:rStyle w:val="Verwijzingopmerking"/>
        </w:rPr>
        <w:annotationRef/>
      </w:r>
      <w:r>
        <w:t>Zegt niks -&gt; concludeer: Hoe??</w:t>
      </w:r>
    </w:p>
  </w:comment>
  <w:comment w:id="100" w:author="Fien Van Bael" w:date="2018-04-11T15:06:00Z" w:initials="FVB">
    <w:p w14:paraId="284AB5C3" w14:textId="501FDC75" w:rsidR="003421F8" w:rsidRDefault="003421F8">
      <w:pPr>
        <w:pStyle w:val="Tekstopmerking"/>
      </w:pPr>
      <w:r>
        <w:rPr>
          <w:rStyle w:val="Verwijzingopmerking"/>
        </w:rPr>
        <w:annotationRef/>
      </w:r>
      <w:r>
        <w:t xml:space="preserve">Let op met werkwoord gebruiken: komt heel veel voor </w:t>
      </w:r>
    </w:p>
  </w:comment>
  <w:comment w:id="119" w:author="Fien Van Bael" w:date="2018-04-11T15:14:00Z" w:initials="FVB">
    <w:p w14:paraId="231280FC" w14:textId="318E33BE" w:rsidR="003421F8" w:rsidRDefault="003421F8">
      <w:pPr>
        <w:pStyle w:val="Tekstopmerking"/>
      </w:pPr>
      <w:r>
        <w:rPr>
          <w:rStyle w:val="Verwijzingopmerking"/>
        </w:rPr>
        <w:annotationRef/>
      </w:r>
      <w:r>
        <w:t>?</w:t>
      </w:r>
    </w:p>
  </w:comment>
  <w:comment w:id="142" w:author="Fien Van Bael" w:date="2018-04-11T15:22:00Z" w:initials="FVB">
    <w:p w14:paraId="5C2D694E" w14:textId="1B027A50" w:rsidR="003421F8" w:rsidRDefault="003421F8">
      <w:pPr>
        <w:pStyle w:val="Tekstopmerking"/>
      </w:pPr>
      <w:r>
        <w:rPr>
          <w:rStyle w:val="Verwijzingopmerking"/>
        </w:rPr>
        <w:annotationRef/>
      </w:r>
      <w:r>
        <w:t>Welke problemen? Da zoeken? Of nog anderen?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EC84A" w15:done="1"/>
  <w15:commentEx w15:paraId="3A50BA34" w15:done="1"/>
  <w15:commentEx w15:paraId="3A6BF5A9" w15:done="1"/>
  <w15:commentEx w15:paraId="49157E25" w15:done="1"/>
  <w15:commentEx w15:paraId="68EE11A6" w15:done="1"/>
  <w15:commentEx w15:paraId="50FF8273" w15:done="0"/>
  <w15:commentEx w15:paraId="01B4B352" w15:done="0"/>
  <w15:commentEx w15:paraId="284AB5C3" w15:done="1"/>
  <w15:commentEx w15:paraId="231280FC" w15:done="1"/>
  <w15:commentEx w15:paraId="5C2D694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EC84A" w16cid:durableId="1E789DD2"/>
  <w16cid:commentId w16cid:paraId="49157E25" w16cid:durableId="1E78A0FE"/>
  <w16cid:commentId w16cid:paraId="68EE11A6" w16cid:durableId="1E78A1A1"/>
  <w16cid:commentId w16cid:paraId="50FF8273" w16cid:durableId="1E78A26D"/>
  <w16cid:commentId w16cid:paraId="01B4B352" w16cid:durableId="1E78A29E"/>
  <w16cid:commentId w16cid:paraId="284AB5C3" w16cid:durableId="1E78A2E3"/>
  <w16cid:commentId w16cid:paraId="231280FC" w16cid:durableId="1E78A4EF"/>
  <w16cid:commentId w16cid:paraId="5C2D694E" w16cid:durableId="1E78A6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F6044" w14:textId="77777777" w:rsidR="005766AF" w:rsidRDefault="005766AF" w:rsidP="00986956">
      <w:pPr>
        <w:spacing w:line="240" w:lineRule="auto"/>
      </w:pPr>
      <w:r>
        <w:separator/>
      </w:r>
    </w:p>
  </w:endnote>
  <w:endnote w:type="continuationSeparator" w:id="0">
    <w:p w14:paraId="0D44CF7D" w14:textId="77777777" w:rsidR="005766AF" w:rsidRDefault="005766AF"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3421F8" w14:paraId="7CF5BA2F" w14:textId="77777777" w:rsidTr="000739D3">
      <w:trPr>
        <w:trHeight w:hRule="exact" w:val="2268"/>
      </w:trPr>
      <w:tc>
        <w:tcPr>
          <w:tcW w:w="11170" w:type="dxa"/>
          <w:shd w:val="clear" w:color="auto" w:fill="auto"/>
        </w:tcPr>
        <w:p w14:paraId="50B64EB1" w14:textId="77777777" w:rsidR="003421F8" w:rsidRDefault="003421F8" w:rsidP="000E50CE">
          <w:pPr>
            <w:pStyle w:val="Koptekst"/>
          </w:pPr>
        </w:p>
      </w:tc>
    </w:tr>
  </w:tbl>
  <w:p w14:paraId="79F48DC3" w14:textId="77777777" w:rsidR="003421F8" w:rsidRDefault="003421F8" w:rsidP="000E50CE">
    <w:pPr>
      <w:pStyle w:val="Voettekst"/>
    </w:pPr>
    <w:r>
      <w:rPr>
        <w:noProof/>
        <w:lang w:val="en-GB" w:eastAsia="en-GB"/>
      </w:rPr>
      <mc:AlternateContent>
        <mc:Choice Requires="wps">
          <w:drawing>
            <wp:anchor distT="0" distB="0" distL="114300" distR="114300" simplePos="0" relativeHeight="2516756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3421F8" w:rsidRPr="00456A6F" w:rsidRDefault="003421F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2"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3421F8" w:rsidRPr="00456A6F" w:rsidRDefault="003421F8"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7C55586" w:rsidR="003421F8" w:rsidRPr="001D78C1" w:rsidRDefault="003421F8" w:rsidP="000E50CE">
    <w:pPr>
      <w:pStyle w:val="Voettekst"/>
    </w:pPr>
    <w:r>
      <w:fldChar w:fldCharType="begin"/>
    </w:r>
    <w:r w:rsidRPr="00C64ECD">
      <w:rPr>
        <w:lang w:val="en-US"/>
      </w:rPr>
      <w:instrText xml:space="preserve"> STYLEREF  "Kop 1" \n  \* MERGEFORMAT </w:instrText>
    </w:r>
    <w:r>
      <w:fldChar w:fldCharType="separate"/>
    </w:r>
    <w:r w:rsidRPr="007344FC">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7344FC">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Content>
      <w:p w14:paraId="53D5152C" w14:textId="77777777" w:rsidR="003421F8" w:rsidRDefault="003421F8">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3421F8" w:rsidRDefault="003421F8">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Content>
      <w:p w14:paraId="4B23614D" w14:textId="4740F5D0" w:rsidR="003421F8" w:rsidRDefault="003421F8" w:rsidP="00EA4F95">
        <w:pPr>
          <w:pStyle w:val="Voettekst"/>
          <w:jc w:val="center"/>
        </w:pPr>
        <w:r>
          <w:fldChar w:fldCharType="begin"/>
        </w:r>
        <w:r>
          <w:instrText>PAGE   \* MERGEFORMAT</w:instrText>
        </w:r>
        <w:r>
          <w:fldChar w:fldCharType="separate"/>
        </w:r>
        <w:r w:rsidRPr="003E0A9A">
          <w:rPr>
            <w:noProof/>
            <w:lang w:val="nl-NL"/>
          </w:rPr>
          <w:t>xiv</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3421F8" w:rsidRPr="009F4468" w:rsidRDefault="003421F8"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03313"/>
      <w:docPartObj>
        <w:docPartGallery w:val="Page Numbers (Bottom of Page)"/>
        <w:docPartUnique/>
      </w:docPartObj>
    </w:sdtPr>
    <w:sdtContent>
      <w:p w14:paraId="4E219DCC" w14:textId="4B0A7004" w:rsidR="003421F8" w:rsidRPr="00251CAB" w:rsidRDefault="003421F8" w:rsidP="00A16568">
        <w:pPr>
          <w:pStyle w:val="Voettekst"/>
          <w:jc w:val="center"/>
        </w:pPr>
        <w:r>
          <w:fldChar w:fldCharType="begin"/>
        </w:r>
        <w:r>
          <w:instrText>PAGE   \* MERGEFORMAT</w:instrText>
        </w:r>
        <w:r>
          <w:fldChar w:fldCharType="separate"/>
        </w:r>
        <w:r w:rsidRPr="003E0A9A">
          <w:rPr>
            <w:noProof/>
            <w:lang w:val="nl-NL"/>
          </w:rPr>
          <w:t>19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02F5BB33" w:rsidR="003421F8" w:rsidRPr="001D78C1" w:rsidRDefault="003421F8" w:rsidP="000E50CE">
    <w:pPr>
      <w:pStyle w:val="Voettekst"/>
    </w:pPr>
    <w:r>
      <w:fldChar w:fldCharType="begin"/>
    </w:r>
    <w:r w:rsidRPr="00533DEF">
      <w:rPr>
        <w:rPrChange w:id="157" w:author="Fien Van Bael" w:date="2018-04-11T14:42:00Z">
          <w:rPr>
            <w:lang w:val="en-US"/>
          </w:rPr>
        </w:rPrChange>
      </w:rPr>
      <w:instrText xml:space="preserve"> STYLEREF  Titel  \* MERGEFORMAT </w:instrText>
    </w:r>
    <w:r>
      <w:fldChar w:fldCharType="separate"/>
    </w:r>
    <w:r w:rsidRPr="007344FC">
      <w:rPr>
        <w:b/>
        <w:bCs/>
        <w:noProof/>
        <w:lang w:val="nl-NL"/>
      </w:rPr>
      <w:t>Appendix</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406785"/>
      <w:docPartObj>
        <w:docPartGallery w:val="Page Numbers (Bottom of Page)"/>
        <w:docPartUnique/>
      </w:docPartObj>
    </w:sdtPr>
    <w:sdtContent>
      <w:p w14:paraId="5A52974B" w14:textId="700079CB" w:rsidR="003421F8" w:rsidRPr="00251CAB" w:rsidRDefault="003421F8" w:rsidP="00A16568">
        <w:pPr>
          <w:pStyle w:val="Voettekst"/>
          <w:jc w:val="center"/>
        </w:pPr>
        <w:r>
          <w:t xml:space="preserve">A. </w:t>
        </w:r>
        <w:r>
          <w:fldChar w:fldCharType="begin"/>
        </w:r>
        <w:r>
          <w:instrText>PAGE   \* MERGEFORMAT</w:instrText>
        </w:r>
        <w:r>
          <w:fldChar w:fldCharType="separate"/>
        </w:r>
        <w:r w:rsidRPr="003E0A9A">
          <w:rPr>
            <w:noProof/>
            <w:lang w:val="nl-NL"/>
          </w:rPr>
          <w:t>1</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3421F8" w:rsidRPr="0004429D" w:rsidRDefault="003421F8" w:rsidP="0004429D">
    <w:pPr>
      <w:pStyle w:val="Voettekst"/>
    </w:pPr>
    <w:r>
      <w:rPr>
        <w:noProof/>
        <w:lang w:val="en-GB" w:eastAsia="en-GB"/>
      </w:rPr>
      <mc:AlternateContent>
        <mc:Choice Requires="wps">
          <w:drawing>
            <wp:anchor distT="0" distB="0" distL="114300" distR="114300" simplePos="0" relativeHeight="251657216"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3421F8" w:rsidRPr="00394CF7" w:rsidRDefault="003421F8"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5"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3421F8" w:rsidRPr="00394CF7" w:rsidRDefault="003421F8" w:rsidP="003C60E8">
                    <w:pPr>
                      <w:pStyle w:val="CoverKoptekst"/>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3421F8" w:rsidRPr="002F050E" w:rsidRDefault="003421F8" w:rsidP="006F0085">
    <w:r>
      <w:rPr>
        <w:noProof/>
        <w:lang w:val="en-GB" w:eastAsia="en-GB"/>
      </w:rPr>
      <mc:AlternateContent>
        <mc:Choice Requires="wps">
          <w:drawing>
            <wp:anchor distT="0" distB="0" distL="114300" distR="114300" simplePos="0" relativeHeight="251688960"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3421F8" w:rsidRPr="00394CF7" w:rsidRDefault="003421F8"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6"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3421F8" w:rsidRPr="00394CF7" w:rsidRDefault="003421F8"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3421F8" w:rsidRDefault="003421F8" w:rsidP="000E50CE">
    <w:pPr>
      <w:pStyle w:val="Voettekst"/>
    </w:pPr>
    <w:r>
      <w:rPr>
        <w:noProof/>
        <w:lang w:val="en-GB" w:eastAsia="en-GB"/>
      </w:rPr>
      <mc:AlternateContent>
        <mc:Choice Requires="wps">
          <w:drawing>
            <wp:anchor distT="0" distB="0" distL="114300" distR="114300" simplePos="0" relativeHeight="251656192"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3421F8" w:rsidRPr="00456A6F" w:rsidRDefault="003421F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4"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3421F8" w:rsidRPr="00456A6F" w:rsidRDefault="003421F8"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67054206" w:rsidR="003421F8" w:rsidRPr="008B1D1F" w:rsidRDefault="003421F8"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3421F8" w:rsidRPr="00251CAB" w:rsidRDefault="003421F8"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14DEEA1" w:rsidR="003421F8" w:rsidRPr="00DC647F" w:rsidRDefault="003421F8" w:rsidP="000E50CE">
    <w:pPr>
      <w:pStyle w:val="Voettekst"/>
    </w:pPr>
    <w:r>
      <w:fldChar w:fldCharType="begin"/>
    </w:r>
    <w:r w:rsidRPr="00533DEF">
      <w:rPr>
        <w:rPrChange w:id="1"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FE4479C" w:rsidR="003421F8" w:rsidRPr="009F4468" w:rsidRDefault="003421F8"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63542"/>
      <w:docPartObj>
        <w:docPartGallery w:val="Page Numbers (Bottom of Page)"/>
        <w:docPartUnique/>
      </w:docPartObj>
    </w:sdtPr>
    <w:sdtContent>
      <w:p w14:paraId="1C123923" w14:textId="52CE4941" w:rsidR="003421F8" w:rsidRPr="00251CAB" w:rsidRDefault="003421F8" w:rsidP="00F01E7D">
        <w:pPr>
          <w:pStyle w:val="Voettekst"/>
          <w:jc w:val="center"/>
        </w:pPr>
        <w:r>
          <w:fldChar w:fldCharType="begin"/>
        </w:r>
        <w:r>
          <w:instrText>PAGE   \* MERGEFORMAT</w:instrText>
        </w:r>
        <w:r>
          <w:fldChar w:fldCharType="separate"/>
        </w:r>
        <w:r w:rsidRPr="003E0A9A">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E61FFC0" w:rsidR="003421F8" w:rsidRPr="001D78C1" w:rsidRDefault="003421F8" w:rsidP="000E50CE">
    <w:pPr>
      <w:pStyle w:val="Voettekst"/>
    </w:pPr>
    <w:r>
      <w:fldChar w:fldCharType="begin"/>
    </w:r>
    <w:r w:rsidRPr="00533DEF">
      <w:rPr>
        <w:rPrChange w:id="4" w:author="Fien Van Bael" w:date="2018-04-11T14:42:00Z">
          <w:rPr>
            <w:lang w:val="en-US"/>
          </w:rPr>
        </w:rPrChange>
      </w:rPr>
      <w:instrText xml:space="preserve"> STYLEREF  Titel  \* MERGEFORMAT </w:instrText>
    </w:r>
    <w:r>
      <w:fldChar w:fldCharType="separate"/>
    </w:r>
    <w:r w:rsidRPr="007344FC">
      <w:rPr>
        <w:b/>
        <w:bCs/>
        <w:noProof/>
        <w:lang w:val="nl-NL"/>
      </w:rPr>
      <w:t>Appendix</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5E6091E2" w:rsidR="003421F8" w:rsidRPr="007A0E17" w:rsidRDefault="003421F8"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7344FC">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3F863" w14:textId="77777777" w:rsidR="005766AF" w:rsidRDefault="005766AF" w:rsidP="00986956">
      <w:pPr>
        <w:spacing w:line="240" w:lineRule="auto"/>
      </w:pPr>
      <w:r>
        <w:separator/>
      </w:r>
    </w:p>
  </w:footnote>
  <w:footnote w:type="continuationSeparator" w:id="0">
    <w:p w14:paraId="03A4C474" w14:textId="77777777" w:rsidR="005766AF" w:rsidRDefault="005766AF"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3421F8" w:rsidRDefault="003421F8" w:rsidP="000E50CE">
    <w:pPr>
      <w:pStyle w:val="Koptekst"/>
    </w:pPr>
  </w:p>
  <w:p w14:paraId="42E1C550" w14:textId="77777777" w:rsidR="003421F8" w:rsidRDefault="003421F8" w:rsidP="000E50CE">
    <w:pPr>
      <w:pStyle w:val="Koptekst"/>
    </w:pPr>
    <w:r>
      <w:rPr>
        <w:noProof/>
        <w:lang w:val="en-GB" w:eastAsia="en-GB"/>
      </w:rPr>
      <mc:AlternateContent>
        <mc:Choice Requires="wps">
          <w:drawing>
            <wp:anchor distT="0" distB="0" distL="114300" distR="114300" simplePos="0" relativeHeight="251674624"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3421F8" w:rsidRPr="00394CF7" w:rsidRDefault="003421F8" w:rsidP="00394CF7">
                          <w:pPr>
                            <w:pStyle w:val="CoverKoptekst"/>
                          </w:pPr>
                          <w:r w:rsidRPr="00394CF7">
                            <w:t xml:space="preserve">faculteit </w:t>
                          </w:r>
                          <w:r>
                            <w:t>bewegings- en revalidatiewetenschappen</w:t>
                          </w:r>
                        </w:p>
                        <w:p w14:paraId="4C66B63B" w14:textId="77777777" w:rsidR="003421F8" w:rsidRPr="00394CF7" w:rsidRDefault="003421F8"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1"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3421F8" w:rsidRPr="00394CF7" w:rsidRDefault="003421F8" w:rsidP="00394CF7">
                    <w:pPr>
                      <w:pStyle w:val="CoverKoptekst"/>
                    </w:pPr>
                    <w:r w:rsidRPr="00394CF7">
                      <w:t xml:space="preserve">faculteit </w:t>
                    </w:r>
                    <w:r>
                      <w:t>bewegings- en revalidatiewetenschappen</w:t>
                    </w:r>
                  </w:p>
                  <w:p w14:paraId="4C66B63B" w14:textId="77777777" w:rsidR="003421F8" w:rsidRPr="00394CF7" w:rsidRDefault="003421F8"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73600"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3421F8" w:rsidRDefault="003421F8">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3421F8" w:rsidRPr="009B0224" w:rsidRDefault="003421F8" w:rsidP="000E50CE">
    <w:pPr>
      <w:pStyle w:val="Koptekst"/>
    </w:pPr>
    <w:r w:rsidRPr="002E6327">
      <w:rPr>
        <w:noProof/>
        <w:lang w:val="en-GB" w:eastAsia="en-GB"/>
      </w:rPr>
      <w:drawing>
        <wp:anchor distT="0" distB="720090" distL="144145" distR="0" simplePos="0" relativeHeight="251664384"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200"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3421F8" w:rsidRPr="009B0224" w:rsidRDefault="003421F8"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3421F8" w:rsidRPr="009B0224" w:rsidRDefault="003421F8" w:rsidP="000E50CE">
    <w:pPr>
      <w:pStyle w:val="Koptekst"/>
    </w:pPr>
    <w:r>
      <w:rPr>
        <w:noProof/>
        <w:lang w:val="en-GB" w:eastAsia="en-GB"/>
      </w:rPr>
      <w:drawing>
        <wp:anchor distT="0" distB="0" distL="114300" distR="114300" simplePos="0" relativeHeight="251699200"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3421F8" w:rsidRPr="008D663C" w:rsidRDefault="003421F8" w:rsidP="00740275">
    <w:pPr>
      <w:pStyle w:val="Geenafstand"/>
    </w:pPr>
    <w:r>
      <w:rPr>
        <w:noProof/>
        <w:lang w:val="en-GB" w:eastAsia="en-GB"/>
      </w:rPr>
      <w:drawing>
        <wp:anchor distT="0" distB="0" distL="114300" distR="114300" simplePos="0" relativeHeight="251691008"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3421F8" w:rsidRDefault="003421F8" w:rsidP="000E50CE">
    <w:pPr>
      <w:pStyle w:val="Koptekst"/>
    </w:pPr>
    <w:r>
      <w:rPr>
        <w:noProof/>
        <w:lang w:val="en-GB" w:eastAsia="en-GB"/>
      </w:rPr>
      <mc:AlternateContent>
        <mc:Choice Requires="wps">
          <w:drawing>
            <wp:anchor distT="0" distB="0" distL="114300" distR="114300" simplePos="0" relativeHeight="251655168"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3421F8" w:rsidRPr="00394CF7" w:rsidRDefault="003421F8"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3"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3421F8" w:rsidRPr="00394CF7" w:rsidRDefault="003421F8"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61312"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0"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3421F8" w:rsidRPr="00E73B78" w:rsidRDefault="003421F8"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3421F8" w:rsidRPr="005C062C" w:rsidRDefault="003421F8"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3421F8" w:rsidRDefault="003421F8"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3421F8" w:rsidRPr="00E73B78" w:rsidRDefault="003421F8"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3421F8" w:rsidRPr="000B0058" w:rsidRDefault="003421F8"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3421F8" w:rsidRPr="000B0058" w:rsidRDefault="003421F8"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3421F8" w:rsidRPr="009B0224" w:rsidRDefault="003421F8"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0"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5"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4"/>
  </w:num>
  <w:num w:numId="6">
    <w:abstractNumId w:val="9"/>
  </w:num>
  <w:num w:numId="7">
    <w:abstractNumId w:val="7"/>
  </w:num>
  <w:num w:numId="8">
    <w:abstractNumId w:val="6"/>
  </w:num>
  <w:num w:numId="9">
    <w:abstractNumId w:val="8"/>
  </w:num>
  <w:num w:numId="10">
    <w:abstractNumId w:val="17"/>
  </w:num>
  <w:num w:numId="11">
    <w:abstractNumId w:val="12"/>
  </w:num>
  <w:num w:numId="12">
    <w:abstractNumId w:val="10"/>
  </w:num>
  <w:num w:numId="13">
    <w:abstractNumId w:val="4"/>
  </w:num>
  <w:num w:numId="14">
    <w:abstractNumId w:val="15"/>
  </w:num>
  <w:num w:numId="15">
    <w:abstractNumId w:val="3"/>
  </w:num>
  <w:num w:numId="16">
    <w:abstractNumId w:val="13"/>
  </w:num>
  <w:num w:numId="17">
    <w:abstractNumId w:val="18"/>
  </w:num>
  <w:num w:numId="18">
    <w:abstractNumId w:val="16"/>
  </w:num>
  <w:num w:numId="19">
    <w:abstractNumId w:val="1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en Van Bael">
    <w15:presenceInfo w15:providerId="Windows Live" w15:userId="58430cfd8a0ffb49"/>
  </w15:person>
  <w15:person w15:author="lennert van looveren">
    <w15:presenceInfo w15:providerId="Windows Live" w15:userId="19bf9171b6e18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1272D"/>
    <w:rsid w:val="00014E86"/>
    <w:rsid w:val="00016047"/>
    <w:rsid w:val="00021CFE"/>
    <w:rsid w:val="00022BAC"/>
    <w:rsid w:val="00022C9E"/>
    <w:rsid w:val="00024C11"/>
    <w:rsid w:val="000250E2"/>
    <w:rsid w:val="00030C0A"/>
    <w:rsid w:val="00033FD5"/>
    <w:rsid w:val="0003581B"/>
    <w:rsid w:val="000361DC"/>
    <w:rsid w:val="00037B05"/>
    <w:rsid w:val="00041B25"/>
    <w:rsid w:val="0004429D"/>
    <w:rsid w:val="00044D37"/>
    <w:rsid w:val="00050AE7"/>
    <w:rsid w:val="00052A4D"/>
    <w:rsid w:val="00053E6D"/>
    <w:rsid w:val="000558A3"/>
    <w:rsid w:val="0005683D"/>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815D6"/>
    <w:rsid w:val="00083B7D"/>
    <w:rsid w:val="00083CD6"/>
    <w:rsid w:val="000840A7"/>
    <w:rsid w:val="000859D6"/>
    <w:rsid w:val="0009033F"/>
    <w:rsid w:val="0009056B"/>
    <w:rsid w:val="00092EB0"/>
    <w:rsid w:val="000938E6"/>
    <w:rsid w:val="00095BBD"/>
    <w:rsid w:val="0009739E"/>
    <w:rsid w:val="000A25E5"/>
    <w:rsid w:val="000A2FCA"/>
    <w:rsid w:val="000A5E32"/>
    <w:rsid w:val="000A7E6B"/>
    <w:rsid w:val="000B0058"/>
    <w:rsid w:val="000B27EB"/>
    <w:rsid w:val="000B2D8D"/>
    <w:rsid w:val="000B3C3E"/>
    <w:rsid w:val="000B7AE3"/>
    <w:rsid w:val="000C0C2F"/>
    <w:rsid w:val="000C2614"/>
    <w:rsid w:val="000C44EB"/>
    <w:rsid w:val="000D1F51"/>
    <w:rsid w:val="000D37D1"/>
    <w:rsid w:val="000D4B22"/>
    <w:rsid w:val="000D6FF5"/>
    <w:rsid w:val="000E50CE"/>
    <w:rsid w:val="000E5533"/>
    <w:rsid w:val="000F167F"/>
    <w:rsid w:val="000F2054"/>
    <w:rsid w:val="000F206E"/>
    <w:rsid w:val="000F4CB3"/>
    <w:rsid w:val="000F4D28"/>
    <w:rsid w:val="000F72AF"/>
    <w:rsid w:val="00100118"/>
    <w:rsid w:val="001023CB"/>
    <w:rsid w:val="001023FE"/>
    <w:rsid w:val="00104D89"/>
    <w:rsid w:val="00105559"/>
    <w:rsid w:val="0011078E"/>
    <w:rsid w:val="00110D86"/>
    <w:rsid w:val="0011128E"/>
    <w:rsid w:val="00112DE8"/>
    <w:rsid w:val="00112DFA"/>
    <w:rsid w:val="00113104"/>
    <w:rsid w:val="001134BB"/>
    <w:rsid w:val="00115CDE"/>
    <w:rsid w:val="00117A65"/>
    <w:rsid w:val="00121AC1"/>
    <w:rsid w:val="001223D1"/>
    <w:rsid w:val="001227FE"/>
    <w:rsid w:val="001248ED"/>
    <w:rsid w:val="00124D1F"/>
    <w:rsid w:val="00124F4D"/>
    <w:rsid w:val="00126F28"/>
    <w:rsid w:val="001270C5"/>
    <w:rsid w:val="00130AE7"/>
    <w:rsid w:val="00130F8A"/>
    <w:rsid w:val="00134996"/>
    <w:rsid w:val="00143E95"/>
    <w:rsid w:val="00146636"/>
    <w:rsid w:val="00146A1C"/>
    <w:rsid w:val="001477E9"/>
    <w:rsid w:val="00150B1A"/>
    <w:rsid w:val="00150D79"/>
    <w:rsid w:val="00153B2A"/>
    <w:rsid w:val="00153D39"/>
    <w:rsid w:val="00154580"/>
    <w:rsid w:val="00156A11"/>
    <w:rsid w:val="001572A0"/>
    <w:rsid w:val="00165EC1"/>
    <w:rsid w:val="00171265"/>
    <w:rsid w:val="001714DA"/>
    <w:rsid w:val="0017395F"/>
    <w:rsid w:val="00174F6F"/>
    <w:rsid w:val="0017768B"/>
    <w:rsid w:val="001777CF"/>
    <w:rsid w:val="0017785B"/>
    <w:rsid w:val="00177E46"/>
    <w:rsid w:val="00181D1F"/>
    <w:rsid w:val="00182FCE"/>
    <w:rsid w:val="0018756B"/>
    <w:rsid w:val="00187616"/>
    <w:rsid w:val="0019004C"/>
    <w:rsid w:val="0019069C"/>
    <w:rsid w:val="00190A77"/>
    <w:rsid w:val="001A012F"/>
    <w:rsid w:val="001A104F"/>
    <w:rsid w:val="001A498D"/>
    <w:rsid w:val="001A559B"/>
    <w:rsid w:val="001B0233"/>
    <w:rsid w:val="001B243F"/>
    <w:rsid w:val="001B31E8"/>
    <w:rsid w:val="001B3E42"/>
    <w:rsid w:val="001B3FF9"/>
    <w:rsid w:val="001B6313"/>
    <w:rsid w:val="001B7234"/>
    <w:rsid w:val="001B7CCF"/>
    <w:rsid w:val="001C0806"/>
    <w:rsid w:val="001C483F"/>
    <w:rsid w:val="001C55F1"/>
    <w:rsid w:val="001D0497"/>
    <w:rsid w:val="001D3B0E"/>
    <w:rsid w:val="001D78C1"/>
    <w:rsid w:val="001E0F7F"/>
    <w:rsid w:val="001E13DF"/>
    <w:rsid w:val="001E317A"/>
    <w:rsid w:val="001E6425"/>
    <w:rsid w:val="001F123D"/>
    <w:rsid w:val="00201610"/>
    <w:rsid w:val="00204822"/>
    <w:rsid w:val="00204ABA"/>
    <w:rsid w:val="00204FAC"/>
    <w:rsid w:val="0020786E"/>
    <w:rsid w:val="002119D7"/>
    <w:rsid w:val="00212184"/>
    <w:rsid w:val="00212322"/>
    <w:rsid w:val="0021237C"/>
    <w:rsid w:val="00217021"/>
    <w:rsid w:val="00223D9D"/>
    <w:rsid w:val="00236390"/>
    <w:rsid w:val="00236623"/>
    <w:rsid w:val="00237372"/>
    <w:rsid w:val="002409A7"/>
    <w:rsid w:val="0024367B"/>
    <w:rsid w:val="0024460D"/>
    <w:rsid w:val="00246160"/>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7136B"/>
    <w:rsid w:val="00273D03"/>
    <w:rsid w:val="002757A1"/>
    <w:rsid w:val="00285E44"/>
    <w:rsid w:val="002909E6"/>
    <w:rsid w:val="00292E3F"/>
    <w:rsid w:val="00293D1B"/>
    <w:rsid w:val="00293F75"/>
    <w:rsid w:val="002944CE"/>
    <w:rsid w:val="002A06C8"/>
    <w:rsid w:val="002A1762"/>
    <w:rsid w:val="002A24EF"/>
    <w:rsid w:val="002A39B8"/>
    <w:rsid w:val="002A5261"/>
    <w:rsid w:val="002B05BC"/>
    <w:rsid w:val="002B08F4"/>
    <w:rsid w:val="002B2607"/>
    <w:rsid w:val="002B3984"/>
    <w:rsid w:val="002B3EDC"/>
    <w:rsid w:val="002B6381"/>
    <w:rsid w:val="002B67D3"/>
    <w:rsid w:val="002C0730"/>
    <w:rsid w:val="002C12A9"/>
    <w:rsid w:val="002C15A4"/>
    <w:rsid w:val="002C18A6"/>
    <w:rsid w:val="002C1AB2"/>
    <w:rsid w:val="002C415A"/>
    <w:rsid w:val="002D1D4E"/>
    <w:rsid w:val="002D2689"/>
    <w:rsid w:val="002D2CAC"/>
    <w:rsid w:val="002D6160"/>
    <w:rsid w:val="002E1CC8"/>
    <w:rsid w:val="002E1D1C"/>
    <w:rsid w:val="002E274C"/>
    <w:rsid w:val="002E3E78"/>
    <w:rsid w:val="002E461D"/>
    <w:rsid w:val="002E496C"/>
    <w:rsid w:val="002E59FA"/>
    <w:rsid w:val="002E6327"/>
    <w:rsid w:val="002E6DE4"/>
    <w:rsid w:val="002E7570"/>
    <w:rsid w:val="002F005B"/>
    <w:rsid w:val="002F050E"/>
    <w:rsid w:val="002F50B7"/>
    <w:rsid w:val="002F7844"/>
    <w:rsid w:val="00300432"/>
    <w:rsid w:val="003007B0"/>
    <w:rsid w:val="003045FD"/>
    <w:rsid w:val="00304C0D"/>
    <w:rsid w:val="00307FD3"/>
    <w:rsid w:val="00312224"/>
    <w:rsid w:val="00312707"/>
    <w:rsid w:val="00312F22"/>
    <w:rsid w:val="003133B0"/>
    <w:rsid w:val="0031414E"/>
    <w:rsid w:val="003146C7"/>
    <w:rsid w:val="00314CBB"/>
    <w:rsid w:val="0031667E"/>
    <w:rsid w:val="0032243A"/>
    <w:rsid w:val="00323B29"/>
    <w:rsid w:val="00331E2B"/>
    <w:rsid w:val="0033282A"/>
    <w:rsid w:val="00334316"/>
    <w:rsid w:val="003375FA"/>
    <w:rsid w:val="00341B1B"/>
    <w:rsid w:val="003421F8"/>
    <w:rsid w:val="00347222"/>
    <w:rsid w:val="00347FB5"/>
    <w:rsid w:val="0035550D"/>
    <w:rsid w:val="00355E07"/>
    <w:rsid w:val="003601DE"/>
    <w:rsid w:val="00362699"/>
    <w:rsid w:val="00363B86"/>
    <w:rsid w:val="003654B1"/>
    <w:rsid w:val="003678E0"/>
    <w:rsid w:val="003712F3"/>
    <w:rsid w:val="00373164"/>
    <w:rsid w:val="00373BCC"/>
    <w:rsid w:val="0038119B"/>
    <w:rsid w:val="00382134"/>
    <w:rsid w:val="00383ABB"/>
    <w:rsid w:val="0038707D"/>
    <w:rsid w:val="0039361C"/>
    <w:rsid w:val="00394CF7"/>
    <w:rsid w:val="00394FE5"/>
    <w:rsid w:val="003A0333"/>
    <w:rsid w:val="003A1150"/>
    <w:rsid w:val="003A78E7"/>
    <w:rsid w:val="003B0EC2"/>
    <w:rsid w:val="003B2C08"/>
    <w:rsid w:val="003C556D"/>
    <w:rsid w:val="003C60E8"/>
    <w:rsid w:val="003D0E9C"/>
    <w:rsid w:val="003D14BA"/>
    <w:rsid w:val="003D1A1C"/>
    <w:rsid w:val="003D23BD"/>
    <w:rsid w:val="003D40B0"/>
    <w:rsid w:val="003D5CDB"/>
    <w:rsid w:val="003D6BA7"/>
    <w:rsid w:val="003D78FF"/>
    <w:rsid w:val="003E0A9A"/>
    <w:rsid w:val="003E527D"/>
    <w:rsid w:val="003E5A1C"/>
    <w:rsid w:val="003E70FF"/>
    <w:rsid w:val="003E7729"/>
    <w:rsid w:val="003F04EE"/>
    <w:rsid w:val="003F1402"/>
    <w:rsid w:val="003F24BD"/>
    <w:rsid w:val="003F2C54"/>
    <w:rsid w:val="003F4894"/>
    <w:rsid w:val="003F719B"/>
    <w:rsid w:val="004007AD"/>
    <w:rsid w:val="00401225"/>
    <w:rsid w:val="00401B0E"/>
    <w:rsid w:val="004031EF"/>
    <w:rsid w:val="00406A11"/>
    <w:rsid w:val="00407DD6"/>
    <w:rsid w:val="00410BF7"/>
    <w:rsid w:val="0041135E"/>
    <w:rsid w:val="00417E2B"/>
    <w:rsid w:val="004203C0"/>
    <w:rsid w:val="00423D3F"/>
    <w:rsid w:val="00425820"/>
    <w:rsid w:val="00426163"/>
    <w:rsid w:val="0043087E"/>
    <w:rsid w:val="00432FCA"/>
    <w:rsid w:val="00433DCD"/>
    <w:rsid w:val="00435B6D"/>
    <w:rsid w:val="0043710B"/>
    <w:rsid w:val="004405F3"/>
    <w:rsid w:val="00440ACC"/>
    <w:rsid w:val="00444CC8"/>
    <w:rsid w:val="00445B23"/>
    <w:rsid w:val="00446874"/>
    <w:rsid w:val="00446DFA"/>
    <w:rsid w:val="00454CDC"/>
    <w:rsid w:val="0045576C"/>
    <w:rsid w:val="004565C1"/>
    <w:rsid w:val="00456A6F"/>
    <w:rsid w:val="00460C27"/>
    <w:rsid w:val="004631D8"/>
    <w:rsid w:val="00463D53"/>
    <w:rsid w:val="00464FA1"/>
    <w:rsid w:val="00465BCF"/>
    <w:rsid w:val="00475F05"/>
    <w:rsid w:val="00476134"/>
    <w:rsid w:val="00483D44"/>
    <w:rsid w:val="00491012"/>
    <w:rsid w:val="004918FE"/>
    <w:rsid w:val="004927EE"/>
    <w:rsid w:val="00492C96"/>
    <w:rsid w:val="0049462D"/>
    <w:rsid w:val="004B122E"/>
    <w:rsid w:val="004B3C25"/>
    <w:rsid w:val="004B4387"/>
    <w:rsid w:val="004B5FF3"/>
    <w:rsid w:val="004B605C"/>
    <w:rsid w:val="004B6D75"/>
    <w:rsid w:val="004B7091"/>
    <w:rsid w:val="004C0C4D"/>
    <w:rsid w:val="004C2DB1"/>
    <w:rsid w:val="004C33D6"/>
    <w:rsid w:val="004C5559"/>
    <w:rsid w:val="004D356E"/>
    <w:rsid w:val="004D4760"/>
    <w:rsid w:val="004D7108"/>
    <w:rsid w:val="004E24DC"/>
    <w:rsid w:val="004E57F9"/>
    <w:rsid w:val="004E5844"/>
    <w:rsid w:val="004E7A76"/>
    <w:rsid w:val="004E7D8B"/>
    <w:rsid w:val="004F16AC"/>
    <w:rsid w:val="004F1824"/>
    <w:rsid w:val="004F34D0"/>
    <w:rsid w:val="00501CE5"/>
    <w:rsid w:val="00505BB1"/>
    <w:rsid w:val="00510A3C"/>
    <w:rsid w:val="00512BD9"/>
    <w:rsid w:val="005139E3"/>
    <w:rsid w:val="00521FCC"/>
    <w:rsid w:val="00522E45"/>
    <w:rsid w:val="0052454B"/>
    <w:rsid w:val="00526D9C"/>
    <w:rsid w:val="005330C5"/>
    <w:rsid w:val="00533DEF"/>
    <w:rsid w:val="0053536E"/>
    <w:rsid w:val="005446EF"/>
    <w:rsid w:val="0054795F"/>
    <w:rsid w:val="00550283"/>
    <w:rsid w:val="00550B83"/>
    <w:rsid w:val="005555B2"/>
    <w:rsid w:val="00561904"/>
    <w:rsid w:val="00564CF5"/>
    <w:rsid w:val="005653F7"/>
    <w:rsid w:val="0056552C"/>
    <w:rsid w:val="0056560E"/>
    <w:rsid w:val="00565AC4"/>
    <w:rsid w:val="005672D2"/>
    <w:rsid w:val="00573705"/>
    <w:rsid w:val="005747FC"/>
    <w:rsid w:val="00575D10"/>
    <w:rsid w:val="005766AF"/>
    <w:rsid w:val="00577861"/>
    <w:rsid w:val="00577DC3"/>
    <w:rsid w:val="005811E6"/>
    <w:rsid w:val="00581B56"/>
    <w:rsid w:val="0058495E"/>
    <w:rsid w:val="00585394"/>
    <w:rsid w:val="005866F9"/>
    <w:rsid w:val="00586FF7"/>
    <w:rsid w:val="00587864"/>
    <w:rsid w:val="005902C3"/>
    <w:rsid w:val="00590A19"/>
    <w:rsid w:val="0059570F"/>
    <w:rsid w:val="005A5D0F"/>
    <w:rsid w:val="005A6CC1"/>
    <w:rsid w:val="005A70A3"/>
    <w:rsid w:val="005B07E9"/>
    <w:rsid w:val="005B3609"/>
    <w:rsid w:val="005B4301"/>
    <w:rsid w:val="005B6CDE"/>
    <w:rsid w:val="005B73BE"/>
    <w:rsid w:val="005C062C"/>
    <w:rsid w:val="005D0957"/>
    <w:rsid w:val="005D1B5C"/>
    <w:rsid w:val="005D3A78"/>
    <w:rsid w:val="005D4292"/>
    <w:rsid w:val="005D7CB5"/>
    <w:rsid w:val="005E1861"/>
    <w:rsid w:val="005E3B0B"/>
    <w:rsid w:val="005E3CA7"/>
    <w:rsid w:val="005F0B06"/>
    <w:rsid w:val="005F0B3D"/>
    <w:rsid w:val="005F3536"/>
    <w:rsid w:val="005F4B73"/>
    <w:rsid w:val="005F77B5"/>
    <w:rsid w:val="00604D2E"/>
    <w:rsid w:val="006075BA"/>
    <w:rsid w:val="006129C0"/>
    <w:rsid w:val="00621A49"/>
    <w:rsid w:val="0062343E"/>
    <w:rsid w:val="006244E6"/>
    <w:rsid w:val="00625F35"/>
    <w:rsid w:val="00633BD9"/>
    <w:rsid w:val="00633DE3"/>
    <w:rsid w:val="006365D8"/>
    <w:rsid w:val="00640BB3"/>
    <w:rsid w:val="006425D8"/>
    <w:rsid w:val="00642914"/>
    <w:rsid w:val="00643C61"/>
    <w:rsid w:val="00646301"/>
    <w:rsid w:val="00647355"/>
    <w:rsid w:val="00647500"/>
    <w:rsid w:val="00652834"/>
    <w:rsid w:val="00652EB9"/>
    <w:rsid w:val="006556A4"/>
    <w:rsid w:val="00657CCC"/>
    <w:rsid w:val="0066335C"/>
    <w:rsid w:val="006712C0"/>
    <w:rsid w:val="00672C49"/>
    <w:rsid w:val="006734E4"/>
    <w:rsid w:val="00673BF0"/>
    <w:rsid w:val="00674FDE"/>
    <w:rsid w:val="00675B00"/>
    <w:rsid w:val="00677D7E"/>
    <w:rsid w:val="00680C24"/>
    <w:rsid w:val="00686F3E"/>
    <w:rsid w:val="0069351A"/>
    <w:rsid w:val="006A0B76"/>
    <w:rsid w:val="006A0C16"/>
    <w:rsid w:val="006A1E49"/>
    <w:rsid w:val="006A31AB"/>
    <w:rsid w:val="006A74DE"/>
    <w:rsid w:val="006B1190"/>
    <w:rsid w:val="006B19E1"/>
    <w:rsid w:val="006B4158"/>
    <w:rsid w:val="006C005F"/>
    <w:rsid w:val="006C04A4"/>
    <w:rsid w:val="006C1C62"/>
    <w:rsid w:val="006C54AD"/>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7F11"/>
    <w:rsid w:val="007119BC"/>
    <w:rsid w:val="0071392E"/>
    <w:rsid w:val="00720208"/>
    <w:rsid w:val="00722E62"/>
    <w:rsid w:val="00725403"/>
    <w:rsid w:val="00730891"/>
    <w:rsid w:val="007309F4"/>
    <w:rsid w:val="00730C4B"/>
    <w:rsid w:val="00732B96"/>
    <w:rsid w:val="007344FC"/>
    <w:rsid w:val="00734966"/>
    <w:rsid w:val="00735D66"/>
    <w:rsid w:val="00740275"/>
    <w:rsid w:val="007402E3"/>
    <w:rsid w:val="007420BD"/>
    <w:rsid w:val="007433E3"/>
    <w:rsid w:val="00746C0D"/>
    <w:rsid w:val="00747A3C"/>
    <w:rsid w:val="00750CA1"/>
    <w:rsid w:val="00751A60"/>
    <w:rsid w:val="00752079"/>
    <w:rsid w:val="0075401C"/>
    <w:rsid w:val="0075635A"/>
    <w:rsid w:val="00760EFE"/>
    <w:rsid w:val="0077076A"/>
    <w:rsid w:val="00773F17"/>
    <w:rsid w:val="00777931"/>
    <w:rsid w:val="00777A83"/>
    <w:rsid w:val="00777D65"/>
    <w:rsid w:val="00780883"/>
    <w:rsid w:val="00784161"/>
    <w:rsid w:val="00784687"/>
    <w:rsid w:val="007923FE"/>
    <w:rsid w:val="007945B0"/>
    <w:rsid w:val="007976FD"/>
    <w:rsid w:val="007A0978"/>
    <w:rsid w:val="007A0E17"/>
    <w:rsid w:val="007A44EB"/>
    <w:rsid w:val="007A491B"/>
    <w:rsid w:val="007A6518"/>
    <w:rsid w:val="007A69E6"/>
    <w:rsid w:val="007B3E00"/>
    <w:rsid w:val="007B5A5F"/>
    <w:rsid w:val="007B66C2"/>
    <w:rsid w:val="007B7B00"/>
    <w:rsid w:val="007C05A6"/>
    <w:rsid w:val="007C0EDD"/>
    <w:rsid w:val="007C4569"/>
    <w:rsid w:val="007C73DB"/>
    <w:rsid w:val="007C788A"/>
    <w:rsid w:val="007D5FFC"/>
    <w:rsid w:val="007D77ED"/>
    <w:rsid w:val="007E0796"/>
    <w:rsid w:val="007E0EE3"/>
    <w:rsid w:val="007E39CA"/>
    <w:rsid w:val="007E71D0"/>
    <w:rsid w:val="007F2263"/>
    <w:rsid w:val="007F2CF4"/>
    <w:rsid w:val="008003E0"/>
    <w:rsid w:val="00803146"/>
    <w:rsid w:val="008036B2"/>
    <w:rsid w:val="00804CCA"/>
    <w:rsid w:val="00810703"/>
    <w:rsid w:val="008117F0"/>
    <w:rsid w:val="00815A3B"/>
    <w:rsid w:val="00815CB5"/>
    <w:rsid w:val="008162CA"/>
    <w:rsid w:val="00816E0F"/>
    <w:rsid w:val="008206DD"/>
    <w:rsid w:val="00825D3C"/>
    <w:rsid w:val="008263A8"/>
    <w:rsid w:val="00827986"/>
    <w:rsid w:val="00831A5D"/>
    <w:rsid w:val="00832E0B"/>
    <w:rsid w:val="00833660"/>
    <w:rsid w:val="008343FC"/>
    <w:rsid w:val="008348EC"/>
    <w:rsid w:val="00835579"/>
    <w:rsid w:val="00840BA5"/>
    <w:rsid w:val="00843631"/>
    <w:rsid w:val="00851777"/>
    <w:rsid w:val="008521FF"/>
    <w:rsid w:val="00853961"/>
    <w:rsid w:val="00861D41"/>
    <w:rsid w:val="00863A20"/>
    <w:rsid w:val="00863C58"/>
    <w:rsid w:val="008705D4"/>
    <w:rsid w:val="0087144E"/>
    <w:rsid w:val="0087366D"/>
    <w:rsid w:val="0089596A"/>
    <w:rsid w:val="008A2C6F"/>
    <w:rsid w:val="008A4841"/>
    <w:rsid w:val="008A4B17"/>
    <w:rsid w:val="008B0CB5"/>
    <w:rsid w:val="008B1D1F"/>
    <w:rsid w:val="008B2F3E"/>
    <w:rsid w:val="008B5D79"/>
    <w:rsid w:val="008B7F75"/>
    <w:rsid w:val="008C1370"/>
    <w:rsid w:val="008D1F04"/>
    <w:rsid w:val="008D39E5"/>
    <w:rsid w:val="008D663C"/>
    <w:rsid w:val="008D77B8"/>
    <w:rsid w:val="008E5174"/>
    <w:rsid w:val="008E677E"/>
    <w:rsid w:val="008F149C"/>
    <w:rsid w:val="008F3F33"/>
    <w:rsid w:val="008F467C"/>
    <w:rsid w:val="008F620C"/>
    <w:rsid w:val="008F7054"/>
    <w:rsid w:val="008F75D4"/>
    <w:rsid w:val="0090224C"/>
    <w:rsid w:val="0090271E"/>
    <w:rsid w:val="00903B94"/>
    <w:rsid w:val="009048BE"/>
    <w:rsid w:val="00904C1B"/>
    <w:rsid w:val="00911355"/>
    <w:rsid w:val="00913520"/>
    <w:rsid w:val="00915B4B"/>
    <w:rsid w:val="0092107B"/>
    <w:rsid w:val="009228B6"/>
    <w:rsid w:val="00924A62"/>
    <w:rsid w:val="009266C0"/>
    <w:rsid w:val="00930102"/>
    <w:rsid w:val="009312AF"/>
    <w:rsid w:val="00934A06"/>
    <w:rsid w:val="00937B9C"/>
    <w:rsid w:val="00940E35"/>
    <w:rsid w:val="00945FCA"/>
    <w:rsid w:val="009463C0"/>
    <w:rsid w:val="00957B07"/>
    <w:rsid w:val="009610D8"/>
    <w:rsid w:val="00961363"/>
    <w:rsid w:val="00965663"/>
    <w:rsid w:val="0096737D"/>
    <w:rsid w:val="00970305"/>
    <w:rsid w:val="00972319"/>
    <w:rsid w:val="0097605E"/>
    <w:rsid w:val="00976AE1"/>
    <w:rsid w:val="00976B05"/>
    <w:rsid w:val="00980CF2"/>
    <w:rsid w:val="00983FF4"/>
    <w:rsid w:val="009844FB"/>
    <w:rsid w:val="00984A25"/>
    <w:rsid w:val="00986956"/>
    <w:rsid w:val="0098705E"/>
    <w:rsid w:val="00991191"/>
    <w:rsid w:val="009A0D12"/>
    <w:rsid w:val="009A1615"/>
    <w:rsid w:val="009A3B56"/>
    <w:rsid w:val="009A543B"/>
    <w:rsid w:val="009A5D26"/>
    <w:rsid w:val="009A7327"/>
    <w:rsid w:val="009A7E32"/>
    <w:rsid w:val="009A7EFF"/>
    <w:rsid w:val="009B0224"/>
    <w:rsid w:val="009B2309"/>
    <w:rsid w:val="009B3A60"/>
    <w:rsid w:val="009B43E2"/>
    <w:rsid w:val="009B4A1C"/>
    <w:rsid w:val="009B6E7A"/>
    <w:rsid w:val="009C148A"/>
    <w:rsid w:val="009C4C1D"/>
    <w:rsid w:val="009D3791"/>
    <w:rsid w:val="009D3C37"/>
    <w:rsid w:val="009E2E5A"/>
    <w:rsid w:val="009E59F9"/>
    <w:rsid w:val="009F00AF"/>
    <w:rsid w:val="009F025E"/>
    <w:rsid w:val="009F1E72"/>
    <w:rsid w:val="009F224F"/>
    <w:rsid w:val="009F3C8E"/>
    <w:rsid w:val="009F4064"/>
    <w:rsid w:val="009F430C"/>
    <w:rsid w:val="009F4468"/>
    <w:rsid w:val="00A01473"/>
    <w:rsid w:val="00A01B90"/>
    <w:rsid w:val="00A03887"/>
    <w:rsid w:val="00A05C4D"/>
    <w:rsid w:val="00A05F4A"/>
    <w:rsid w:val="00A06EDC"/>
    <w:rsid w:val="00A10F29"/>
    <w:rsid w:val="00A11E07"/>
    <w:rsid w:val="00A15926"/>
    <w:rsid w:val="00A15CF5"/>
    <w:rsid w:val="00A16568"/>
    <w:rsid w:val="00A1672C"/>
    <w:rsid w:val="00A231F7"/>
    <w:rsid w:val="00A247CA"/>
    <w:rsid w:val="00A267E4"/>
    <w:rsid w:val="00A2707E"/>
    <w:rsid w:val="00A350BA"/>
    <w:rsid w:val="00A37DBA"/>
    <w:rsid w:val="00A40038"/>
    <w:rsid w:val="00A424E1"/>
    <w:rsid w:val="00A43DD5"/>
    <w:rsid w:val="00A46B28"/>
    <w:rsid w:val="00A50C09"/>
    <w:rsid w:val="00A5245C"/>
    <w:rsid w:val="00A53B58"/>
    <w:rsid w:val="00A5405E"/>
    <w:rsid w:val="00A5449F"/>
    <w:rsid w:val="00A57515"/>
    <w:rsid w:val="00A664BC"/>
    <w:rsid w:val="00A66AAD"/>
    <w:rsid w:val="00A71A4D"/>
    <w:rsid w:val="00A71C92"/>
    <w:rsid w:val="00A7316D"/>
    <w:rsid w:val="00A73632"/>
    <w:rsid w:val="00A74698"/>
    <w:rsid w:val="00A760F0"/>
    <w:rsid w:val="00A859C2"/>
    <w:rsid w:val="00A85B8F"/>
    <w:rsid w:val="00A86707"/>
    <w:rsid w:val="00A908A0"/>
    <w:rsid w:val="00A90939"/>
    <w:rsid w:val="00A91D44"/>
    <w:rsid w:val="00A96BD7"/>
    <w:rsid w:val="00A96CD2"/>
    <w:rsid w:val="00A97086"/>
    <w:rsid w:val="00AA1B12"/>
    <w:rsid w:val="00AA3194"/>
    <w:rsid w:val="00AA358E"/>
    <w:rsid w:val="00AA4325"/>
    <w:rsid w:val="00AB0F92"/>
    <w:rsid w:val="00AB1071"/>
    <w:rsid w:val="00AB2A8F"/>
    <w:rsid w:val="00AB37B7"/>
    <w:rsid w:val="00AB4B7A"/>
    <w:rsid w:val="00AC1241"/>
    <w:rsid w:val="00AC3723"/>
    <w:rsid w:val="00AC54D6"/>
    <w:rsid w:val="00AC665C"/>
    <w:rsid w:val="00AC6F6A"/>
    <w:rsid w:val="00AD3047"/>
    <w:rsid w:val="00AD6277"/>
    <w:rsid w:val="00AE57BE"/>
    <w:rsid w:val="00AF033A"/>
    <w:rsid w:val="00AF1802"/>
    <w:rsid w:val="00AF547A"/>
    <w:rsid w:val="00AF56FC"/>
    <w:rsid w:val="00AF5F9E"/>
    <w:rsid w:val="00B0252A"/>
    <w:rsid w:val="00B046B6"/>
    <w:rsid w:val="00B0492F"/>
    <w:rsid w:val="00B060BE"/>
    <w:rsid w:val="00B0678E"/>
    <w:rsid w:val="00B074E7"/>
    <w:rsid w:val="00B11BF2"/>
    <w:rsid w:val="00B11ED0"/>
    <w:rsid w:val="00B14828"/>
    <w:rsid w:val="00B1734C"/>
    <w:rsid w:val="00B246A8"/>
    <w:rsid w:val="00B27611"/>
    <w:rsid w:val="00B32AEF"/>
    <w:rsid w:val="00B33E82"/>
    <w:rsid w:val="00B34AC2"/>
    <w:rsid w:val="00B40E57"/>
    <w:rsid w:val="00B4134E"/>
    <w:rsid w:val="00B42859"/>
    <w:rsid w:val="00B46447"/>
    <w:rsid w:val="00B4653C"/>
    <w:rsid w:val="00B47AB8"/>
    <w:rsid w:val="00B51FE1"/>
    <w:rsid w:val="00B53B14"/>
    <w:rsid w:val="00B5485B"/>
    <w:rsid w:val="00B55D7D"/>
    <w:rsid w:val="00B55EA4"/>
    <w:rsid w:val="00B56BEF"/>
    <w:rsid w:val="00B5756E"/>
    <w:rsid w:val="00B64E4A"/>
    <w:rsid w:val="00B70254"/>
    <w:rsid w:val="00B710C7"/>
    <w:rsid w:val="00B7132D"/>
    <w:rsid w:val="00B71FF9"/>
    <w:rsid w:val="00B74F4F"/>
    <w:rsid w:val="00B760C5"/>
    <w:rsid w:val="00B769BF"/>
    <w:rsid w:val="00B771B3"/>
    <w:rsid w:val="00B82BC4"/>
    <w:rsid w:val="00B84DF6"/>
    <w:rsid w:val="00B861F2"/>
    <w:rsid w:val="00B92E7D"/>
    <w:rsid w:val="00B92FA4"/>
    <w:rsid w:val="00B97B49"/>
    <w:rsid w:val="00BA5531"/>
    <w:rsid w:val="00BB0FA2"/>
    <w:rsid w:val="00BB2867"/>
    <w:rsid w:val="00BB2E84"/>
    <w:rsid w:val="00BB4AF7"/>
    <w:rsid w:val="00BB5386"/>
    <w:rsid w:val="00BB6300"/>
    <w:rsid w:val="00BB6D29"/>
    <w:rsid w:val="00BB75F9"/>
    <w:rsid w:val="00BC03C6"/>
    <w:rsid w:val="00BC064A"/>
    <w:rsid w:val="00BD0EA9"/>
    <w:rsid w:val="00BD3C83"/>
    <w:rsid w:val="00BD7E33"/>
    <w:rsid w:val="00BE2F30"/>
    <w:rsid w:val="00BE54E1"/>
    <w:rsid w:val="00BE59DF"/>
    <w:rsid w:val="00BE62A4"/>
    <w:rsid w:val="00BF3E08"/>
    <w:rsid w:val="00BF3F4C"/>
    <w:rsid w:val="00BF4821"/>
    <w:rsid w:val="00BF51D1"/>
    <w:rsid w:val="00BF54B9"/>
    <w:rsid w:val="00C02D85"/>
    <w:rsid w:val="00C04F2E"/>
    <w:rsid w:val="00C07F62"/>
    <w:rsid w:val="00C11549"/>
    <w:rsid w:val="00C12515"/>
    <w:rsid w:val="00C1577B"/>
    <w:rsid w:val="00C1628B"/>
    <w:rsid w:val="00C1690B"/>
    <w:rsid w:val="00C17D99"/>
    <w:rsid w:val="00C20A54"/>
    <w:rsid w:val="00C22176"/>
    <w:rsid w:val="00C23BD3"/>
    <w:rsid w:val="00C27E7E"/>
    <w:rsid w:val="00C35A03"/>
    <w:rsid w:val="00C37B53"/>
    <w:rsid w:val="00C41878"/>
    <w:rsid w:val="00C41E30"/>
    <w:rsid w:val="00C46920"/>
    <w:rsid w:val="00C47881"/>
    <w:rsid w:val="00C50E40"/>
    <w:rsid w:val="00C519C0"/>
    <w:rsid w:val="00C5349C"/>
    <w:rsid w:val="00C54DC9"/>
    <w:rsid w:val="00C5544B"/>
    <w:rsid w:val="00C573B5"/>
    <w:rsid w:val="00C576B3"/>
    <w:rsid w:val="00C61714"/>
    <w:rsid w:val="00C62E4E"/>
    <w:rsid w:val="00C64ECD"/>
    <w:rsid w:val="00C71332"/>
    <w:rsid w:val="00C719EA"/>
    <w:rsid w:val="00C73B8D"/>
    <w:rsid w:val="00C75CE0"/>
    <w:rsid w:val="00C80077"/>
    <w:rsid w:val="00C81247"/>
    <w:rsid w:val="00C83423"/>
    <w:rsid w:val="00C83CCB"/>
    <w:rsid w:val="00C84F38"/>
    <w:rsid w:val="00C85691"/>
    <w:rsid w:val="00C85F95"/>
    <w:rsid w:val="00C90B9B"/>
    <w:rsid w:val="00C93379"/>
    <w:rsid w:val="00C937F5"/>
    <w:rsid w:val="00C9514B"/>
    <w:rsid w:val="00C95BBD"/>
    <w:rsid w:val="00C97E53"/>
    <w:rsid w:val="00C97E9A"/>
    <w:rsid w:val="00CA3C13"/>
    <w:rsid w:val="00CA5CBD"/>
    <w:rsid w:val="00CA64AD"/>
    <w:rsid w:val="00CB0A4E"/>
    <w:rsid w:val="00CB262F"/>
    <w:rsid w:val="00CB3DE6"/>
    <w:rsid w:val="00CB5EE8"/>
    <w:rsid w:val="00CB614D"/>
    <w:rsid w:val="00CB76C7"/>
    <w:rsid w:val="00CC13F7"/>
    <w:rsid w:val="00CC146D"/>
    <w:rsid w:val="00CC4A03"/>
    <w:rsid w:val="00CC6C7C"/>
    <w:rsid w:val="00CD0085"/>
    <w:rsid w:val="00CD0365"/>
    <w:rsid w:val="00CD0FCF"/>
    <w:rsid w:val="00CD4BC9"/>
    <w:rsid w:val="00CD59C1"/>
    <w:rsid w:val="00CE1409"/>
    <w:rsid w:val="00CE22FB"/>
    <w:rsid w:val="00CE5779"/>
    <w:rsid w:val="00CE6221"/>
    <w:rsid w:val="00CF097E"/>
    <w:rsid w:val="00CF18E6"/>
    <w:rsid w:val="00D0008E"/>
    <w:rsid w:val="00D10005"/>
    <w:rsid w:val="00D13666"/>
    <w:rsid w:val="00D13FD6"/>
    <w:rsid w:val="00D16D64"/>
    <w:rsid w:val="00D205BD"/>
    <w:rsid w:val="00D21B6D"/>
    <w:rsid w:val="00D275C1"/>
    <w:rsid w:val="00D27844"/>
    <w:rsid w:val="00D3037D"/>
    <w:rsid w:val="00D3081D"/>
    <w:rsid w:val="00D317CA"/>
    <w:rsid w:val="00D36AB2"/>
    <w:rsid w:val="00D40B5B"/>
    <w:rsid w:val="00D44BF3"/>
    <w:rsid w:val="00D4597C"/>
    <w:rsid w:val="00D46A49"/>
    <w:rsid w:val="00D46B77"/>
    <w:rsid w:val="00D527AB"/>
    <w:rsid w:val="00D53035"/>
    <w:rsid w:val="00D532C3"/>
    <w:rsid w:val="00D548CA"/>
    <w:rsid w:val="00D57614"/>
    <w:rsid w:val="00D5781A"/>
    <w:rsid w:val="00D6221B"/>
    <w:rsid w:val="00D70BDF"/>
    <w:rsid w:val="00D7181A"/>
    <w:rsid w:val="00D8497D"/>
    <w:rsid w:val="00D853EF"/>
    <w:rsid w:val="00D87161"/>
    <w:rsid w:val="00D93B62"/>
    <w:rsid w:val="00D94298"/>
    <w:rsid w:val="00D9716C"/>
    <w:rsid w:val="00DB267E"/>
    <w:rsid w:val="00DB2C4C"/>
    <w:rsid w:val="00DB2FB9"/>
    <w:rsid w:val="00DB3167"/>
    <w:rsid w:val="00DB3C18"/>
    <w:rsid w:val="00DB6EC1"/>
    <w:rsid w:val="00DB74BB"/>
    <w:rsid w:val="00DC1011"/>
    <w:rsid w:val="00DC2F28"/>
    <w:rsid w:val="00DC5A1C"/>
    <w:rsid w:val="00DC647F"/>
    <w:rsid w:val="00DD1452"/>
    <w:rsid w:val="00DD1AFE"/>
    <w:rsid w:val="00DD5875"/>
    <w:rsid w:val="00DD6505"/>
    <w:rsid w:val="00DD6A8A"/>
    <w:rsid w:val="00DE084D"/>
    <w:rsid w:val="00DE093A"/>
    <w:rsid w:val="00DE31AF"/>
    <w:rsid w:val="00DF3F4A"/>
    <w:rsid w:val="00DF4EA9"/>
    <w:rsid w:val="00DF54FA"/>
    <w:rsid w:val="00E118F5"/>
    <w:rsid w:val="00E119B8"/>
    <w:rsid w:val="00E13C76"/>
    <w:rsid w:val="00E14583"/>
    <w:rsid w:val="00E16F34"/>
    <w:rsid w:val="00E21929"/>
    <w:rsid w:val="00E26ABA"/>
    <w:rsid w:val="00E330A9"/>
    <w:rsid w:val="00E34317"/>
    <w:rsid w:val="00E36A9C"/>
    <w:rsid w:val="00E37013"/>
    <w:rsid w:val="00E40BB7"/>
    <w:rsid w:val="00E41C39"/>
    <w:rsid w:val="00E421C8"/>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9D3"/>
    <w:rsid w:val="00E902EE"/>
    <w:rsid w:val="00E92C96"/>
    <w:rsid w:val="00E92D0A"/>
    <w:rsid w:val="00E95554"/>
    <w:rsid w:val="00EA37F8"/>
    <w:rsid w:val="00EA4F95"/>
    <w:rsid w:val="00EA7ADD"/>
    <w:rsid w:val="00EB7939"/>
    <w:rsid w:val="00EC1CDC"/>
    <w:rsid w:val="00EC55E2"/>
    <w:rsid w:val="00EC62CD"/>
    <w:rsid w:val="00EC7088"/>
    <w:rsid w:val="00ED1055"/>
    <w:rsid w:val="00ED1C9E"/>
    <w:rsid w:val="00ED4722"/>
    <w:rsid w:val="00ED510F"/>
    <w:rsid w:val="00EE2D24"/>
    <w:rsid w:val="00EE4C3F"/>
    <w:rsid w:val="00EE679E"/>
    <w:rsid w:val="00EE773A"/>
    <w:rsid w:val="00EF0E25"/>
    <w:rsid w:val="00EF3C36"/>
    <w:rsid w:val="00EF3E12"/>
    <w:rsid w:val="00F01003"/>
    <w:rsid w:val="00F01E7D"/>
    <w:rsid w:val="00F06232"/>
    <w:rsid w:val="00F06CFA"/>
    <w:rsid w:val="00F125CF"/>
    <w:rsid w:val="00F14338"/>
    <w:rsid w:val="00F14EB4"/>
    <w:rsid w:val="00F15154"/>
    <w:rsid w:val="00F152BF"/>
    <w:rsid w:val="00F15B8C"/>
    <w:rsid w:val="00F2048E"/>
    <w:rsid w:val="00F2066A"/>
    <w:rsid w:val="00F22B68"/>
    <w:rsid w:val="00F2300B"/>
    <w:rsid w:val="00F23F4D"/>
    <w:rsid w:val="00F2712D"/>
    <w:rsid w:val="00F307C7"/>
    <w:rsid w:val="00F30B4C"/>
    <w:rsid w:val="00F330FE"/>
    <w:rsid w:val="00F35FE1"/>
    <w:rsid w:val="00F37AF8"/>
    <w:rsid w:val="00F40ED1"/>
    <w:rsid w:val="00F41333"/>
    <w:rsid w:val="00F43ED7"/>
    <w:rsid w:val="00F44943"/>
    <w:rsid w:val="00F45173"/>
    <w:rsid w:val="00F45D93"/>
    <w:rsid w:val="00F461C8"/>
    <w:rsid w:val="00F4649D"/>
    <w:rsid w:val="00F4660D"/>
    <w:rsid w:val="00F52B8C"/>
    <w:rsid w:val="00F53F1D"/>
    <w:rsid w:val="00F604AD"/>
    <w:rsid w:val="00F61102"/>
    <w:rsid w:val="00F645D1"/>
    <w:rsid w:val="00F64D90"/>
    <w:rsid w:val="00F71C36"/>
    <w:rsid w:val="00F72B9D"/>
    <w:rsid w:val="00F73C63"/>
    <w:rsid w:val="00F74050"/>
    <w:rsid w:val="00F77EC1"/>
    <w:rsid w:val="00F82B84"/>
    <w:rsid w:val="00F85848"/>
    <w:rsid w:val="00F8631F"/>
    <w:rsid w:val="00F91682"/>
    <w:rsid w:val="00F923BA"/>
    <w:rsid w:val="00F932C2"/>
    <w:rsid w:val="00F9402D"/>
    <w:rsid w:val="00F94332"/>
    <w:rsid w:val="00FA0714"/>
    <w:rsid w:val="00FA21F0"/>
    <w:rsid w:val="00FB04EF"/>
    <w:rsid w:val="00FB237F"/>
    <w:rsid w:val="00FB489E"/>
    <w:rsid w:val="00FB5277"/>
    <w:rsid w:val="00FB52EC"/>
    <w:rsid w:val="00FC20A9"/>
    <w:rsid w:val="00FC2F51"/>
    <w:rsid w:val="00FC34E6"/>
    <w:rsid w:val="00FC44DA"/>
    <w:rsid w:val="00FD1032"/>
    <w:rsid w:val="00FD175B"/>
    <w:rsid w:val="00FD1E32"/>
    <w:rsid w:val="00FD480B"/>
    <w:rsid w:val="00FD6913"/>
    <w:rsid w:val="00FD6A63"/>
    <w:rsid w:val="00FE13AA"/>
    <w:rsid w:val="00FE1D0B"/>
    <w:rsid w:val="00FF0A90"/>
    <w:rsid w:val="00FF21DB"/>
    <w:rsid w:val="00FF57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image" Target="media/image8.emf"/><Relationship Id="rId42" Type="http://schemas.openxmlformats.org/officeDocument/2006/relationships/image" Target="media/image16.png"/><Relationship Id="rId47" Type="http://schemas.openxmlformats.org/officeDocument/2006/relationships/header" Target="header10.xml"/><Relationship Id="rId50" Type="http://schemas.openxmlformats.org/officeDocument/2006/relationships/header" Target="header11.xml"/><Relationship Id="rId55" Type="http://schemas.openxmlformats.org/officeDocument/2006/relationships/footer" Target="footer16.xm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microsoft.com/office/2016/09/relationships/commentsIds" Target="commentsIds.xml"/><Relationship Id="rId41" Type="http://schemas.openxmlformats.org/officeDocument/2006/relationships/image" Target="media/image15.png"/><Relationship Id="rId54" Type="http://schemas.openxmlformats.org/officeDocument/2006/relationships/footer" Target="footer15.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4.xm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footer" Target="footer12.xml"/><Relationship Id="rId57" Type="http://schemas.openxmlformats.org/officeDocument/2006/relationships/header" Target="header13.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footer" Target="footer13.xml"/><Relationship Id="rId60"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comments" Target="comments.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11.xml"/><Relationship Id="rId56" Type="http://schemas.openxmlformats.org/officeDocument/2006/relationships/hyperlink" Target="http://www.iiw.kuleuven.be"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1.jpe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1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1E2FDE"/>
    <w:rsid w:val="002469D7"/>
    <w:rsid w:val="0029422A"/>
    <w:rsid w:val="00350D5B"/>
    <w:rsid w:val="005B1160"/>
    <w:rsid w:val="005D3D16"/>
    <w:rsid w:val="00603539"/>
    <w:rsid w:val="00703A78"/>
    <w:rsid w:val="007F2522"/>
    <w:rsid w:val="008573F5"/>
    <w:rsid w:val="0088076C"/>
    <w:rsid w:val="008B0D8C"/>
    <w:rsid w:val="00915C83"/>
    <w:rsid w:val="0099372C"/>
    <w:rsid w:val="009E4BB1"/>
    <w:rsid w:val="009F27F7"/>
    <w:rsid w:val="00B31B57"/>
    <w:rsid w:val="00C466EC"/>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E52C9B"/>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29</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30</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s>
</file>

<file path=customXml/itemProps1.xml><?xml version="1.0" encoding="utf-8"?>
<ds:datastoreItem xmlns:ds="http://schemas.openxmlformats.org/officeDocument/2006/customXml" ds:itemID="{5F226114-1B46-442C-813F-4169B272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5574</TotalTime>
  <Pages>40</Pages>
  <Words>8760</Words>
  <Characters>48186</Characters>
  <Application>Microsoft Office Word</Application>
  <DocSecurity>0</DocSecurity>
  <Lines>401</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Lennert Van Looveren</dc:creator>
  <dc:description/>
  <cp:lastModifiedBy>lennert van looveren</cp:lastModifiedBy>
  <cp:revision>30</cp:revision>
  <cp:lastPrinted>2018-04-18T11:21:00Z</cp:lastPrinted>
  <dcterms:created xsi:type="dcterms:W3CDTF">2018-04-11T15:08:00Z</dcterms:created>
  <dcterms:modified xsi:type="dcterms:W3CDTF">2018-04-26T14:05:00Z</dcterms:modified>
</cp:coreProperties>
</file>