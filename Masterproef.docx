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18B713" w14:textId="378C826A" w:rsidR="003601DE" w:rsidRPr="000418A2" w:rsidRDefault="00C417C8" w:rsidP="003601DE">
      <w:pPr>
        <w:spacing w:after="0" w:line="240" w:lineRule="auto"/>
        <w:jc w:val="left"/>
        <w:rPr>
          <w:color w:val="278E74"/>
          <w:sz w:val="60"/>
          <w:szCs w:val="60"/>
        </w:rPr>
      </w:pPr>
      <w:sdt>
        <w:sdtPr>
          <w:id w:val="-1510665965"/>
          <w:placeholder>
            <w:docPart w:val="8327F3703A8341399A30311021E9DD40"/>
          </w:placeholder>
        </w:sdtPr>
        <w:sdtEndPr>
          <w:rPr>
            <w:color w:val="1D8DB0"/>
            <w:sz w:val="80"/>
            <w:szCs w:val="80"/>
          </w:rPr>
        </w:sdtEndPr>
        <w:sdtContent>
          <w:r w:rsidR="003D78FF">
            <w:rPr>
              <w:noProof/>
              <w:lang w:val="en-GB" w:eastAsia="en-GB"/>
            </w:rPr>
            <mc:AlternateContent>
              <mc:Choice Requires="wps">
                <w:drawing>
                  <wp:anchor distT="0" distB="0" distL="36195" distR="114300" simplePos="0" relativeHeight="251658243" behindDoc="0" locked="0" layoutInCell="1" allowOverlap="1" wp14:anchorId="17E342A5" wp14:editId="048083AB">
                    <wp:simplePos x="0" y="0"/>
                    <wp:positionH relativeFrom="page">
                      <wp:posOffset>2524125</wp:posOffset>
                    </wp:positionH>
                    <wp:positionV relativeFrom="page">
                      <wp:posOffset>619456</wp:posOffset>
                    </wp:positionV>
                    <wp:extent cx="4751705" cy="1114425"/>
                    <wp:effectExtent l="0" t="0" r="0" b="0"/>
                    <wp:wrapNone/>
                    <wp:docPr id="41" name="Tekstvak 41"/>
                    <wp:cNvGraphicFramePr/>
                    <a:graphic xmlns:a="http://schemas.openxmlformats.org/drawingml/2006/main">
                      <a:graphicData uri="http://schemas.microsoft.com/office/word/2010/wordprocessingShape">
                        <wps:wsp>
                          <wps:cNvSpPr txBox="1"/>
                          <wps:spPr>
                            <a:xfrm>
                              <a:off x="0" y="0"/>
                              <a:ext cx="4751705" cy="1114425"/>
                            </a:xfrm>
                            <a:prstGeom prst="rect">
                              <a:avLst/>
                            </a:prstGeom>
                            <a:noFill/>
                            <a:ln w="6350">
                              <a:noFill/>
                            </a:ln>
                            <a:effectLst/>
                          </wps:spPr>
                          <wps:txbx>
                            <w:txbxContent>
                              <w:sdt>
                                <w:sdtPr>
                                  <w:alias w:val="Faculteit, departement of dienst"/>
                                  <w:tag w:val="Faculteit, departement of dienst"/>
                                  <w:id w:val="-466200736"/>
                                </w:sdtPr>
                                <w:sdtEndPr>
                                  <w:rPr>
                                    <w:b/>
                                  </w:rPr>
                                </w:sdtEndPr>
                                <w:sdtContent>
                                  <w:p w14:paraId="7C20B0F4" w14:textId="77777777" w:rsidR="00C417C8" w:rsidRPr="003D78FF" w:rsidRDefault="00C417C8" w:rsidP="003D78FF">
                                    <w:pPr>
                                      <w:pStyle w:val="CoverKoptekst"/>
                                      <w:spacing w:after="0"/>
                                    </w:pPr>
                                    <w:r w:rsidRPr="003D78FF">
                                      <w:t xml:space="preserve">faculteit industriËle </w:t>
                                    </w:r>
                                  </w:p>
                                  <w:p w14:paraId="0D316A71" w14:textId="77777777" w:rsidR="00C417C8" w:rsidRPr="003D78FF" w:rsidRDefault="00C417C8" w:rsidP="003D78FF">
                                    <w:pPr>
                                      <w:pStyle w:val="CoverKoptekst"/>
                                      <w:spacing w:after="0"/>
                                    </w:pPr>
                                    <w:r w:rsidRPr="003D78FF">
                                      <w:t>ingenieurswetenschappen</w:t>
                                    </w:r>
                                  </w:p>
                                  <w:p w14:paraId="3BCD36CF" w14:textId="77777777" w:rsidR="00C417C8" w:rsidRPr="003D78FF" w:rsidRDefault="00C417C8" w:rsidP="003D78FF">
                                    <w:pPr>
                                      <w:pStyle w:val="CoverKoptekst"/>
                                      <w:spacing w:before="240" w:after="0"/>
                                      <w:rPr>
                                        <w:b/>
                                      </w:rPr>
                                    </w:pPr>
                                    <w:r w:rsidRPr="003D78FF">
                                      <w:rPr>
                                        <w:b/>
                                      </w:rPr>
                                      <w:t>Campus geel</w:t>
                                    </w:r>
                                  </w:p>
                                </w:sdtContent>
                              </w:sdt>
                            </w:txbxContent>
                          </wps:txbx>
                          <wps:bodyPr rot="0" spcFirstLastPara="0" vertOverflow="overflow" horzOverflow="overflow" vert="horz" wrap="square" lIns="216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E342A5" id="_x0000_t202" coordsize="21600,21600" o:spt="202" path="m,l,21600r21600,l21600,xe">
                    <v:stroke joinstyle="miter"/>
                    <v:path gradientshapeok="t" o:connecttype="rect"/>
                  </v:shapetype>
                  <v:shape id="Tekstvak 41" o:spid="_x0000_s1026" type="#_x0000_t202" style="position:absolute;margin-left:198.75pt;margin-top:48.8pt;width:374.15pt;height:87.75pt;z-index:251658243;visibility:visible;mso-wrap-style:square;mso-width-percent:0;mso-height-percent:0;mso-wrap-distance-left:2.85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" filled="f" stroked="f" strokeweight=".5pt">
                    <v:textbox inset="6mm,2mm,6mm,2mm">
                      <w:txbxContent>
                        <w:sdt>
                          <w:sdtPr>
                            <w:alias w:val="Faculteit, departement of dienst"/>
                            <w:tag w:val="Faculteit, departement of dienst"/>
                            <w:id w:val="-466200736"/>
                          </w:sdtPr>
                          <w:sdtEndPr>
                            <w:rPr>
                              <w:b/>
                            </w:rPr>
                          </w:sdtEndPr>
                          <w:sdtContent>
                            <w:p w14:paraId="7C20B0F4" w14:textId="77777777" w:rsidR="00C417C8" w:rsidRPr="003D78FF" w:rsidRDefault="00C417C8" w:rsidP="003D78FF">
                              <w:pPr>
                                <w:pStyle w:val="CoverKoptekst"/>
                                <w:spacing w:after="0"/>
                              </w:pPr>
                              <w:r w:rsidRPr="003D78FF">
                                <w:t xml:space="preserve">faculteit industriËle </w:t>
                              </w:r>
                            </w:p>
                            <w:p w14:paraId="0D316A71" w14:textId="77777777" w:rsidR="00C417C8" w:rsidRPr="003D78FF" w:rsidRDefault="00C417C8" w:rsidP="003D78FF">
                              <w:pPr>
                                <w:pStyle w:val="CoverKoptekst"/>
                                <w:spacing w:after="0"/>
                              </w:pPr>
                              <w:r w:rsidRPr="003D78FF">
                                <w:t>ingenieurswetenschappen</w:t>
                              </w:r>
                            </w:p>
                            <w:p w14:paraId="3BCD36CF" w14:textId="77777777" w:rsidR="00C417C8" w:rsidRPr="003D78FF" w:rsidRDefault="00C417C8" w:rsidP="003D78FF">
                              <w:pPr>
                                <w:pStyle w:val="CoverKoptekst"/>
                                <w:spacing w:before="240" w:after="0"/>
                                <w:rPr>
                                  <w:b/>
                                </w:rPr>
                              </w:pPr>
                              <w:r w:rsidRPr="003D78FF">
                                <w:rPr>
                                  <w:b/>
                                </w:rPr>
                                <w:t>Campus geel</w:t>
                              </w:r>
                            </w:p>
                          </w:sdtContent>
                        </w:sdt>
                      </w:txbxContent>
                    </v:textbox>
                    <w10:wrap anchorx="page" anchory="page"/>
                  </v:shape>
                </w:pict>
              </mc:Fallback>
            </mc:AlternateContent>
          </w:r>
          <w:sdt>
            <w:sdtPr>
              <w:rPr>
                <w:color w:val="278E74"/>
                <w:sz w:val="60"/>
                <w:szCs w:val="60"/>
              </w:rPr>
              <w:alias w:val="Titel"/>
              <w:tag w:val="Titel"/>
              <w:id w:val="-1622608730"/>
              <w:placeholder>
                <w:docPart w:val="4998FB131DA7427A928709671CFD6674"/>
              </w:placeholder>
            </w:sdtPr>
            <w:sdtContent>
              <w:r w:rsidR="001D251E">
                <w:rPr>
                  <w:color w:val="278E74"/>
                  <w:sz w:val="60"/>
                  <w:szCs w:val="60"/>
                </w:rPr>
                <w:t>App</w:t>
              </w:r>
              <w:r w:rsidR="006246CC">
                <w:rPr>
                  <w:color w:val="278E74"/>
                  <w:sz w:val="60"/>
                  <w:szCs w:val="60"/>
                </w:rPr>
                <w:t>licatie</w:t>
              </w:r>
              <w:r w:rsidR="00201610">
                <w:rPr>
                  <w:color w:val="278E74"/>
                  <w:sz w:val="60"/>
                  <w:szCs w:val="60"/>
                </w:rPr>
                <w:t xml:space="preserve">ontwikkeling in cross-platform en platform-specifieke </w:t>
              </w:r>
              <w:proofErr w:type="spellStart"/>
              <w:r w:rsidR="00201610">
                <w:rPr>
                  <w:color w:val="278E74"/>
                  <w:sz w:val="60"/>
                  <w:szCs w:val="60"/>
                </w:rPr>
                <w:t>frameworks</w:t>
              </w:r>
              <w:proofErr w:type="spellEnd"/>
            </w:sdtContent>
          </w:sdt>
        </w:sdtContent>
      </w:sdt>
    </w:p>
    <w:p w14:paraId="24344426" w14:textId="249EAF64" w:rsidR="00F01E7D" w:rsidRDefault="00C417C8" w:rsidP="003601DE">
      <w:pPr>
        <w:pStyle w:val="CoverTitel"/>
        <w:sectPr w:rsidR="00F01E7D" w:rsidSect="00652EB9">
          <w:headerReference w:type="default" r:id="rId8"/>
          <w:footerReference w:type="default" r:id="rId9"/>
          <w:headerReference w:type="first" r:id="rId10"/>
          <w:footerReference w:type="first" r:id="rId11"/>
          <w:pgSz w:w="11906" w:h="16838" w:code="9"/>
          <w:pgMar w:top="5557" w:right="794" w:bottom="1021" w:left="1134" w:header="1021" w:footer="567" w:gutter="0"/>
          <w:cols w:space="708"/>
          <w:titlePg/>
          <w:docGrid w:linePitch="360"/>
        </w:sectPr>
      </w:pPr>
      <w:sdt>
        <w:sdtPr>
          <w:rPr>
            <w:sz w:val="40"/>
          </w:rPr>
          <w:alias w:val="Subtitel"/>
          <w:tag w:val="Subtitel"/>
          <w:id w:val="1058292000"/>
          <w:placeholder>
            <w:docPart w:val="862E3B3E96C04FB8A115D74D4E075D55"/>
          </w:placeholder>
        </w:sdtPr>
        <w:sdtContent>
          <w:r w:rsidR="00201610">
            <w:rPr>
              <w:sz w:val="40"/>
            </w:rPr>
            <w:t>Een vergelijkende studie</w:t>
          </w:r>
        </w:sdtContent>
      </w:sdt>
      <w:r w:rsidR="003601DE" w:rsidRPr="00D964B8">
        <w:rPr>
          <w:noProof/>
          <w:lang w:eastAsia="en-GB"/>
        </w:rPr>
        <w:t xml:space="preserve"> </w:t>
      </w:r>
      <w:r w:rsidR="00060C9B">
        <w:rPr>
          <w:noProof/>
          <w:lang w:val="en-GB" w:eastAsia="en-GB"/>
        </w:rPr>
        <mc:AlternateContent>
          <mc:Choice Requires="wps">
            <w:drawing>
              <wp:anchor distT="0" distB="0" distL="36195" distR="114300" simplePos="0" relativeHeight="251658245" behindDoc="0" locked="0" layoutInCell="1" allowOverlap="1" wp14:anchorId="5147F4C9" wp14:editId="5086AFAA">
                <wp:simplePos x="0" y="0"/>
                <wp:positionH relativeFrom="margin">
                  <wp:align>right</wp:align>
                </wp:positionH>
                <wp:positionV relativeFrom="page">
                  <wp:posOffset>8338185</wp:posOffset>
                </wp:positionV>
                <wp:extent cx="3239770" cy="1352550"/>
                <wp:effectExtent l="0" t="0" r="0" b="0"/>
                <wp:wrapNone/>
                <wp:docPr id="16" name="Tekstvak 16"/>
                <wp:cNvGraphicFramePr/>
                <a:graphic xmlns:a="http://schemas.openxmlformats.org/drawingml/2006/main">
                  <a:graphicData uri="http://schemas.microsoft.com/office/word/2010/wordprocessingShape">
                    <wps:wsp>
                      <wps:cNvSpPr txBox="1"/>
                      <wps:spPr>
                        <a:xfrm>
                          <a:off x="0" y="0"/>
                          <a:ext cx="3239770" cy="1352550"/>
                        </a:xfrm>
                        <a:prstGeom prst="rect">
                          <a:avLst/>
                        </a:prstGeom>
                        <a:noFill/>
                        <a:ln w="6350">
                          <a:noFill/>
                        </a:ln>
                        <a:effectLst/>
                      </wps:spPr>
                      <wps:txbx>
                        <w:txbxContent>
                          <w:sdt>
                            <w:sdtPr>
                              <w:rPr>
                                <w:rFonts w:cs="Arial"/>
                                <w:sz w:val="24"/>
                              </w:rPr>
                              <w:alias w:val="Subtekst"/>
                              <w:tag w:val="Subtekst"/>
                              <w:id w:val="1414740546"/>
                            </w:sdtPr>
                            <w:sdtContent>
                              <w:p w14:paraId="3CB3D331" w14:textId="342B65C9" w:rsidR="00C417C8" w:rsidRPr="00AC5CEB" w:rsidRDefault="00C417C8" w:rsidP="00060C9B">
                                <w:pPr>
                                  <w:spacing w:before="120"/>
                                  <w:ind w:right="113"/>
                                  <w:jc w:val="right"/>
                                  <w:rPr>
                                    <w:rFonts w:cs="Arial"/>
                                    <w:sz w:val="24"/>
                                  </w:rPr>
                                </w:pPr>
                                <w:r w:rsidRPr="00AC5CEB">
                                  <w:rPr>
                                    <w:rFonts w:cs="Arial"/>
                                    <w:sz w:val="24"/>
                                  </w:rPr>
                                  <w:t xml:space="preserve">Masterproef ingediend tot het behalen van de graad van master of </w:t>
                                </w:r>
                                <w:proofErr w:type="spellStart"/>
                                <w:r w:rsidRPr="00AC5CEB">
                                  <w:rPr>
                                    <w:rFonts w:cs="Arial"/>
                                    <w:sz w:val="24"/>
                                  </w:rPr>
                                  <w:t>Science</w:t>
                                </w:r>
                                <w:proofErr w:type="spellEnd"/>
                                <w:r w:rsidRPr="00AC5CEB">
                                  <w:rPr>
                                    <w:rFonts w:cs="Arial"/>
                                    <w:sz w:val="24"/>
                                  </w:rPr>
                                  <w:t xml:space="preserve"> in de industriële wetenschappen: </w:t>
                                </w:r>
                                <w:r w:rsidRPr="00A7316D">
                                  <w:rPr>
                                    <w:i/>
                                    <w:sz w:val="24"/>
                                  </w:rPr>
                                  <w:t>elektronica-ICT, afstudeerrichting ICT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7F4C9" id="Tekstvak 16" o:spid="_x0000_s1027" type="#_x0000_t202" style="position:absolute;left:0;text-align:left;margin-left:203.9pt;margin-top:656.55pt;width:255.1pt;height:106.5pt;z-index:251658245;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" filled="f" stroked="f" strokeweight=".5pt">
                <v:textbox inset="0,0,0,0">
                  <w:txbxContent>
                    <w:sdt>
                      <w:sdtPr>
                        <w:rPr>
                          <w:rFonts w:cs="Arial"/>
                          <w:sz w:val="24"/>
                        </w:rPr>
                        <w:alias w:val="Subtekst"/>
                        <w:tag w:val="Subtekst"/>
                        <w:id w:val="1414740546"/>
                      </w:sdtPr>
                      <w:sdtContent>
                        <w:p w14:paraId="3CB3D331" w14:textId="342B65C9" w:rsidR="00C417C8" w:rsidRPr="00AC5CEB" w:rsidRDefault="00C417C8" w:rsidP="00060C9B">
                          <w:pPr>
                            <w:spacing w:before="120"/>
                            <w:ind w:right="113"/>
                            <w:jc w:val="right"/>
                            <w:rPr>
                              <w:rFonts w:cs="Arial"/>
                              <w:sz w:val="24"/>
                            </w:rPr>
                          </w:pPr>
                          <w:r w:rsidRPr="00AC5CEB">
                            <w:rPr>
                              <w:rFonts w:cs="Arial"/>
                              <w:sz w:val="24"/>
                            </w:rPr>
                            <w:t xml:space="preserve">Masterproef ingediend tot het behalen van de graad van master of </w:t>
                          </w:r>
                          <w:proofErr w:type="spellStart"/>
                          <w:r w:rsidRPr="00AC5CEB">
                            <w:rPr>
                              <w:rFonts w:cs="Arial"/>
                              <w:sz w:val="24"/>
                            </w:rPr>
                            <w:t>Science</w:t>
                          </w:r>
                          <w:proofErr w:type="spellEnd"/>
                          <w:r w:rsidRPr="00AC5CEB">
                            <w:rPr>
                              <w:rFonts w:cs="Arial"/>
                              <w:sz w:val="24"/>
                            </w:rPr>
                            <w:t xml:space="preserve"> in de industriële wetenschappen: </w:t>
                          </w:r>
                          <w:r w:rsidRPr="00A7316D">
                            <w:rPr>
                              <w:i/>
                              <w:sz w:val="24"/>
                            </w:rPr>
                            <w:t>elektronica-ICT, afstudeerrichting ICT</w:t>
                          </w:r>
                        </w:p>
                      </w:sdtContent>
                    </w:sdt>
                  </w:txbxContent>
                </v:textbox>
                <w10:wrap anchorx="margin" anchory="page"/>
              </v:shape>
            </w:pict>
          </mc:Fallback>
        </mc:AlternateContent>
      </w:r>
      <w:r w:rsidR="00060C9B">
        <w:rPr>
          <w:noProof/>
          <w:lang w:val="en-GB" w:eastAsia="en-GB"/>
        </w:rPr>
        <mc:AlternateContent>
          <mc:Choice Requires="wps">
            <w:drawing>
              <wp:anchor distT="0" distB="0" distL="36195" distR="114300" simplePos="0" relativeHeight="251658242" behindDoc="0" locked="0" layoutInCell="1" allowOverlap="1" wp14:anchorId="5A0DF522" wp14:editId="6481F42A">
                <wp:simplePos x="0" y="0"/>
                <wp:positionH relativeFrom="margin">
                  <wp:align>right</wp:align>
                </wp:positionH>
                <wp:positionV relativeFrom="page">
                  <wp:posOffset>7007225</wp:posOffset>
                </wp:positionV>
                <wp:extent cx="3240000" cy="216000"/>
                <wp:effectExtent l="0" t="0" r="0" b="12700"/>
                <wp:wrapNone/>
                <wp:docPr id="40" name="Tekstvak 40"/>
                <wp:cNvGraphicFramePr/>
                <a:graphic xmlns:a="http://schemas.openxmlformats.org/drawingml/2006/main">
                  <a:graphicData uri="http://schemas.microsoft.com/office/word/2010/wordprocessingShape">
                    <wps:wsp>
                      <wps:cNvSpPr txBox="1"/>
                      <wps:spPr>
                        <a:xfrm>
                          <a:off x="0" y="0"/>
                          <a:ext cx="3240000" cy="216000"/>
                        </a:xfrm>
                        <a:prstGeom prst="rect">
                          <a:avLst/>
                        </a:prstGeom>
                        <a:noFill/>
                        <a:ln w="6350">
                          <a:noFill/>
                        </a:ln>
                        <a:effectLst/>
                      </wps:spPr>
                      <wps:txbx>
                        <w:txbxContent>
                          <w:sdt>
                            <w:sdtPr>
                              <w:alias w:val="Auteur"/>
                              <w:tag w:val="Auteur"/>
                              <w:id w:val="-385419234"/>
                            </w:sdtPr>
                            <w:sdtContent>
                              <w:p w14:paraId="4A2EB7F3" w14:textId="77777777" w:rsidR="00C417C8" w:rsidRDefault="00C417C8" w:rsidP="003601DE">
                                <w:pPr>
                                  <w:pStyle w:val="CoverAuteur"/>
                                </w:pPr>
                                <w:r>
                                  <w:t>Lennert VAN LOOVEREN</w:t>
                                </w:r>
                              </w:p>
                            </w:sdtContent>
                          </w:sdt>
                          <w:p w14:paraId="7D53AF27" w14:textId="77777777" w:rsidR="00C417C8" w:rsidRDefault="00C417C8" w:rsidP="00024C11">
                            <w:pPr>
                              <w:pStyle w:val="CoverAuteu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DF522" id="Tekstvak 40" o:spid="_x0000_s1028" type="#_x0000_t202" style="position:absolute;left:0;text-align:left;margin-left:203.9pt;margin-top:551.75pt;width:255.1pt;height:17pt;z-index:251658242;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" filled="f" stroked="f" strokeweight=".5pt">
                <v:textbox inset="0,0,0,0">
                  <w:txbxContent>
                    <w:sdt>
                      <w:sdtPr>
                        <w:alias w:val="Auteur"/>
                        <w:tag w:val="Auteur"/>
                        <w:id w:val="-385419234"/>
                      </w:sdtPr>
                      <w:sdtContent>
                        <w:p w14:paraId="4A2EB7F3" w14:textId="77777777" w:rsidR="00C417C8" w:rsidRDefault="00C417C8" w:rsidP="003601DE">
                          <w:pPr>
                            <w:pStyle w:val="CoverAuteur"/>
                          </w:pPr>
                          <w:r>
                            <w:t>Lennert VAN LOOVEREN</w:t>
                          </w:r>
                        </w:p>
                      </w:sdtContent>
                    </w:sdt>
                    <w:p w14:paraId="7D53AF27" w14:textId="77777777" w:rsidR="00C417C8" w:rsidRDefault="00C417C8" w:rsidP="00024C11">
                      <w:pPr>
                        <w:pStyle w:val="CoverAuteur"/>
                      </w:pPr>
                    </w:p>
                  </w:txbxContent>
                </v:textbox>
                <w10:wrap anchorx="margin" anchory="page"/>
              </v:shape>
            </w:pict>
          </mc:Fallback>
        </mc:AlternateContent>
      </w:r>
      <w:r w:rsidR="00060C9B">
        <w:rPr>
          <w:noProof/>
          <w:lang w:val="en-GB" w:eastAsia="en-GB"/>
        </w:rPr>
        <mc:AlternateContent>
          <mc:Choice Requires="wps">
            <w:drawing>
              <wp:anchor distT="0" distB="0" distL="36195" distR="114300" simplePos="0" relativeHeight="251658244" behindDoc="0" locked="0" layoutInCell="1" allowOverlap="1" wp14:anchorId="6880CECA" wp14:editId="308A0BED">
                <wp:simplePos x="0" y="0"/>
                <wp:positionH relativeFrom="margin">
                  <wp:posOffset>340360</wp:posOffset>
                </wp:positionH>
                <wp:positionV relativeFrom="page">
                  <wp:posOffset>8353425</wp:posOffset>
                </wp:positionV>
                <wp:extent cx="3239770" cy="1265530"/>
                <wp:effectExtent l="0" t="0" r="0" b="11430"/>
                <wp:wrapNone/>
                <wp:docPr id="3" name="Tekstvak 3"/>
                <wp:cNvGraphicFramePr/>
                <a:graphic xmlns:a="http://schemas.openxmlformats.org/drawingml/2006/main">
                  <a:graphicData uri="http://schemas.microsoft.com/office/word/2010/wordprocessingShape">
                    <wps:wsp>
                      <wps:cNvSpPr txBox="1"/>
                      <wps:spPr>
                        <a:xfrm>
                          <a:off x="0" y="0"/>
                          <a:ext cx="3239770" cy="1265530"/>
                        </a:xfrm>
                        <a:prstGeom prst="rect">
                          <a:avLst/>
                        </a:prstGeom>
                        <a:noFill/>
                        <a:ln w="6350">
                          <a:noFill/>
                        </a:ln>
                        <a:effectLst/>
                      </wps:spPr>
                      <wps:txbx>
                        <w:txbxContent>
                          <w:sdt>
                            <w:sdtPr>
                              <w:alias w:val="Subtekst"/>
                              <w:tag w:val="Subtekst"/>
                              <w:id w:val="498083441"/>
                            </w:sdtPr>
                            <w:sdtContent>
                              <w:p w14:paraId="7D7AA6CA" w14:textId="349AB790" w:rsidR="00C417C8" w:rsidRDefault="00C417C8" w:rsidP="003601DE">
                                <w:pPr>
                                  <w:pStyle w:val="CoverSubtekst"/>
                                  <w:spacing w:before="120"/>
                                  <w:jc w:val="left"/>
                                </w:pPr>
                                <w:r>
                                  <w:t>Promotor: Dr. Ing. Peter Karsmakers</w:t>
                                </w:r>
                              </w:p>
                              <w:p w14:paraId="655D8BDE" w14:textId="77777777" w:rsidR="00C417C8" w:rsidRPr="00C93379" w:rsidRDefault="00C417C8" w:rsidP="003601DE">
                                <w:pPr>
                                  <w:pStyle w:val="CoverSubtekst"/>
                                  <w:spacing w:before="240"/>
                                  <w:jc w:val="left"/>
                                </w:pPr>
                                <w:proofErr w:type="spellStart"/>
                                <w:r>
                                  <w:t>Co-promotoren</w:t>
                                </w:r>
                                <w:proofErr w:type="spellEnd"/>
                                <w:r>
                                  <w:t>: Koen Swings,</w:t>
                                </w:r>
                                <w:r>
                                  <w:br/>
                                  <w:t>Bram Schrijvers</w:t>
                                </w:r>
                              </w:p>
                            </w:sdtContent>
                          </w:sdt>
                          <w:p w14:paraId="50CBA07C" w14:textId="77777777" w:rsidR="00C417C8" w:rsidRPr="00C93379" w:rsidRDefault="00C417C8" w:rsidP="00060C9B">
                            <w:pPr>
                              <w:pStyle w:val="CoverSubtekst"/>
                              <w:spacing w:before="240"/>
                              <w:jc w:val="lef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0CECA" id="Tekstvak 3" o:spid="_x0000_s1029" type="#_x0000_t202" style="position:absolute;left:0;text-align:left;margin-left:26.8pt;margin-top:657.75pt;width:255.1pt;height:99.65pt;z-index:251658244;visibility:visible;mso-wrap-style:square;mso-width-percent:0;mso-height-percent:0;mso-wrap-distance-left:2.85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" filled="f" stroked="f" strokeweight=".5pt">
                <v:textbox inset="0,0,0,0">
                  <w:txbxContent>
                    <w:sdt>
                      <w:sdtPr>
                        <w:alias w:val="Subtekst"/>
                        <w:tag w:val="Subtekst"/>
                        <w:id w:val="498083441"/>
                      </w:sdtPr>
                      <w:sdtContent>
                        <w:p w14:paraId="7D7AA6CA" w14:textId="349AB790" w:rsidR="00C417C8" w:rsidRDefault="00C417C8" w:rsidP="003601DE">
                          <w:pPr>
                            <w:pStyle w:val="CoverSubtekst"/>
                            <w:spacing w:before="120"/>
                            <w:jc w:val="left"/>
                          </w:pPr>
                          <w:r>
                            <w:t>Promotor: Dr. Ing. Peter Karsmakers</w:t>
                          </w:r>
                        </w:p>
                        <w:p w14:paraId="655D8BDE" w14:textId="77777777" w:rsidR="00C417C8" w:rsidRPr="00C93379" w:rsidRDefault="00C417C8" w:rsidP="003601DE">
                          <w:pPr>
                            <w:pStyle w:val="CoverSubtekst"/>
                            <w:spacing w:before="240"/>
                            <w:jc w:val="left"/>
                          </w:pPr>
                          <w:proofErr w:type="spellStart"/>
                          <w:r>
                            <w:t>Co-promotoren</w:t>
                          </w:r>
                          <w:proofErr w:type="spellEnd"/>
                          <w:r>
                            <w:t>: Koen Swings,</w:t>
                          </w:r>
                          <w:r>
                            <w:br/>
                            <w:t>Bram Schrijvers</w:t>
                          </w:r>
                        </w:p>
                      </w:sdtContent>
                    </w:sdt>
                    <w:p w14:paraId="50CBA07C" w14:textId="77777777" w:rsidR="00C417C8" w:rsidRPr="00C93379" w:rsidRDefault="00C417C8" w:rsidP="00060C9B">
                      <w:pPr>
                        <w:pStyle w:val="CoverSubtekst"/>
                        <w:spacing w:before="240"/>
                        <w:jc w:val="left"/>
                      </w:pPr>
                    </w:p>
                  </w:txbxContent>
                </v:textbox>
                <w10:wrap anchorx="margin" anchory="page"/>
              </v:shape>
            </w:pict>
          </mc:Fallback>
        </mc:AlternateContent>
      </w:r>
      <w:r w:rsidR="0096737D">
        <w:rPr>
          <w:noProof/>
          <w:lang w:val="en-GB" w:eastAsia="en-GB"/>
        </w:rPr>
        <mc:AlternateContent>
          <mc:Choice Requires="wps">
            <w:drawing>
              <wp:anchor distT="0" distB="0" distL="114300" distR="114300" simplePos="0" relativeHeight="251658241" behindDoc="0" locked="0" layoutInCell="1" allowOverlap="0" wp14:anchorId="3AF85632" wp14:editId="640F807F">
                <wp:simplePos x="0" y="0"/>
                <wp:positionH relativeFrom="margin">
                  <wp:align>right</wp:align>
                </wp:positionH>
                <wp:positionV relativeFrom="margin">
                  <wp:align>bottom</wp:align>
                </wp:positionV>
                <wp:extent cx="3240000" cy="216000"/>
                <wp:effectExtent l="0" t="0" r="0" b="12700"/>
                <wp:wrapSquare wrapText="bothSides"/>
                <wp:docPr id="36" name="Tekstvak 36"/>
                <wp:cNvGraphicFramePr/>
                <a:graphic xmlns:a="http://schemas.openxmlformats.org/drawingml/2006/main">
                  <a:graphicData uri="http://schemas.microsoft.com/office/word/2010/wordprocessingShape">
                    <wps:wsp>
                      <wps:cNvSpPr txBox="1"/>
                      <wps:spPr>
                        <a:xfrm>
                          <a:off x="0" y="0"/>
                          <a:ext cx="3240000" cy="216000"/>
                        </a:xfrm>
                        <a:prstGeom prst="rect">
                          <a:avLst/>
                        </a:prstGeom>
                        <a:noFill/>
                        <a:ln w="6350">
                          <a:noFill/>
                        </a:ln>
                        <a:effectLst/>
                      </wps:spPr>
                      <wps:txbx>
                        <w:txbxContent>
                          <w:sdt>
                            <w:sdtPr>
                              <w:alias w:val="Datum"/>
                              <w:tag w:val="Datum"/>
                              <w:id w:val="5634306"/>
                              <w:date>
                                <w:dateFormat w:val="MMMM yyyy"/>
                                <w:lid w:val="nl-BE"/>
                                <w:storeMappedDataAs w:val="dateTime"/>
                                <w:calendar w:val="gregorian"/>
                              </w:date>
                            </w:sdtPr>
                            <w:sdtContent>
                              <w:p w14:paraId="453C08A5" w14:textId="77777777" w:rsidR="00C417C8" w:rsidRPr="0096737D" w:rsidRDefault="00C417C8" w:rsidP="00024C11">
                                <w:pPr>
                                  <w:pStyle w:val="CoverSubtekst"/>
                                </w:pPr>
                                <w:r>
                                  <w:t>Academiejaar 2017-2018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85632" id="Tekstvak 36" o:spid="_x0000_s1030" type="#_x0000_t202" style="position:absolute;left:0;text-align:left;margin-left:203.9pt;margin-top:0;width:255.1pt;height:17pt;z-index:251658241;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" o:allowoverlap="f" filled="f" stroked="f" strokeweight=".5pt">
                <v:textbox inset="0,0,0,0">
                  <w:txbxContent>
                    <w:sdt>
                      <w:sdtPr>
                        <w:alias w:val="Datum"/>
                        <w:tag w:val="Datum"/>
                        <w:id w:val="5634306"/>
                        <w:date>
                          <w:dateFormat w:val="MMMM yyyy"/>
                          <w:lid w:val="nl-BE"/>
                          <w:storeMappedDataAs w:val="dateTime"/>
                          <w:calendar w:val="gregorian"/>
                        </w:date>
                      </w:sdtPr>
                      <w:sdtContent>
                        <w:p w14:paraId="453C08A5" w14:textId="77777777" w:rsidR="00C417C8" w:rsidRPr="0096737D" w:rsidRDefault="00C417C8" w:rsidP="00024C11">
                          <w:pPr>
                            <w:pStyle w:val="CoverSubtekst"/>
                          </w:pPr>
                          <w:r>
                            <w:t>Academiejaar 2017-2018</w:t>
                          </w:r>
                        </w:p>
                      </w:sdtContent>
                    </w:sdt>
                  </w:txbxContent>
                </v:textbox>
                <w10:wrap type="square" anchorx="margin" anchory="margin"/>
              </v:shape>
            </w:pict>
          </mc:Fallback>
        </mc:AlternateContent>
      </w:r>
    </w:p>
    <w:p w14:paraId="04271D08" w14:textId="77777777" w:rsidR="00B47AB8" w:rsidRDefault="00B47AB8" w:rsidP="00B47AB8"/>
    <w:p w14:paraId="6B916A5C" w14:textId="77777777" w:rsidR="00B47AB8" w:rsidRDefault="00B47AB8" w:rsidP="00B47AB8"/>
    <w:p w14:paraId="44AA3CF0" w14:textId="77777777" w:rsidR="00B47AB8" w:rsidRDefault="00B47AB8" w:rsidP="00B47AB8"/>
    <w:p w14:paraId="51F0A438" w14:textId="77777777" w:rsidR="00B47AB8" w:rsidRDefault="00B47AB8" w:rsidP="00B47AB8"/>
    <w:p w14:paraId="17D8DACD" w14:textId="77777777" w:rsidR="00B47AB8" w:rsidRDefault="00B47AB8" w:rsidP="00B47AB8"/>
    <w:p w14:paraId="754EB7DF" w14:textId="77777777" w:rsidR="00B47AB8" w:rsidRDefault="00B47AB8" w:rsidP="00B47AB8"/>
    <w:p w14:paraId="67F0D833" w14:textId="77777777" w:rsidR="00B47AB8" w:rsidRDefault="00B47AB8" w:rsidP="00B47AB8"/>
    <w:p w14:paraId="1DA315D7" w14:textId="77777777" w:rsidR="00B47AB8" w:rsidRDefault="00B47AB8" w:rsidP="00B47AB8"/>
    <w:p w14:paraId="14898F82" w14:textId="77777777" w:rsidR="00B47AB8" w:rsidRDefault="00B47AB8" w:rsidP="00B47AB8"/>
    <w:p w14:paraId="7C531CC1" w14:textId="77777777" w:rsidR="00B47AB8" w:rsidRDefault="00B47AB8" w:rsidP="00B47AB8"/>
    <w:p w14:paraId="1B83109A" w14:textId="77777777" w:rsidR="00B47AB8" w:rsidRDefault="00B47AB8" w:rsidP="00B47AB8"/>
    <w:p w14:paraId="0E209A6C" w14:textId="77777777" w:rsidR="00B47AB8" w:rsidRDefault="00B47AB8" w:rsidP="00B47AB8"/>
    <w:p w14:paraId="13D0D6BC" w14:textId="77777777" w:rsidR="00B47AB8" w:rsidRDefault="00B47AB8" w:rsidP="00B47AB8"/>
    <w:p w14:paraId="4DCAB84C" w14:textId="77777777" w:rsidR="00B47AB8" w:rsidRDefault="00B47AB8" w:rsidP="00B47AB8"/>
    <w:p w14:paraId="750D18D1" w14:textId="77777777" w:rsidR="00B47AB8" w:rsidRDefault="00B47AB8" w:rsidP="00B47AB8"/>
    <w:p w14:paraId="127E08A2" w14:textId="77777777" w:rsidR="00B47AB8" w:rsidRDefault="00B47AB8" w:rsidP="00B47AB8"/>
    <w:p w14:paraId="081DE853" w14:textId="77777777" w:rsidR="00B47AB8" w:rsidRDefault="00B47AB8" w:rsidP="00E95554">
      <w:pPr>
        <w:tabs>
          <w:tab w:val="left" w:pos="1252"/>
        </w:tabs>
      </w:pPr>
    </w:p>
    <w:p w14:paraId="7E6677D7" w14:textId="77777777" w:rsidR="00B47AB8" w:rsidRDefault="00B47AB8" w:rsidP="00B47AB8"/>
    <w:p w14:paraId="3C105C15" w14:textId="77777777" w:rsidR="00B47AB8" w:rsidRDefault="00B47AB8" w:rsidP="00B47AB8"/>
    <w:p w14:paraId="5AA95789" w14:textId="77777777" w:rsidR="00B47AB8" w:rsidRDefault="00B47AB8" w:rsidP="00B47AB8"/>
    <w:p w14:paraId="2D900EAB" w14:textId="77777777" w:rsidR="00B47AB8" w:rsidRDefault="00B47AB8" w:rsidP="00B47AB8"/>
    <w:p w14:paraId="0A8F7F2E" w14:textId="77777777" w:rsidR="009A5D26" w:rsidRDefault="009A5D26" w:rsidP="00B47AB8"/>
    <w:p w14:paraId="3E0EBF02" w14:textId="77777777" w:rsidR="009A5D26" w:rsidRDefault="009A5D26" w:rsidP="00B47AB8"/>
    <w:p w14:paraId="56C28B83" w14:textId="77777777" w:rsidR="009A5D26" w:rsidRDefault="009A5D26" w:rsidP="00B47AB8"/>
    <w:p w14:paraId="006F0DFD" w14:textId="77777777" w:rsidR="00B47AB8" w:rsidRDefault="00B47AB8" w:rsidP="00B47AB8"/>
    <w:p w14:paraId="3F785DE1" w14:textId="77777777" w:rsidR="00E73A60" w:rsidRDefault="00E73A60" w:rsidP="00B47AB8"/>
    <w:p w14:paraId="07B658B6" w14:textId="77777777" w:rsidR="00B47AB8" w:rsidRPr="009A5D26" w:rsidRDefault="00B47AB8" w:rsidP="00B47AB8">
      <w:pPr>
        <w:rPr>
          <w:sz w:val="18"/>
          <w:szCs w:val="18"/>
        </w:rPr>
      </w:pPr>
      <w:r w:rsidRPr="009A5D26">
        <w:rPr>
          <w:sz w:val="18"/>
          <w:szCs w:val="18"/>
        </w:rPr>
        <w:t>© Copyright KU Leuven</w:t>
      </w:r>
    </w:p>
    <w:p w14:paraId="7975E022" w14:textId="77777777" w:rsidR="00B47AB8" w:rsidRPr="009A5D26" w:rsidRDefault="00B47AB8" w:rsidP="00B47AB8">
      <w:pPr>
        <w:rPr>
          <w:sz w:val="18"/>
          <w:szCs w:val="18"/>
        </w:rPr>
      </w:pPr>
    </w:p>
    <w:p w14:paraId="3A246406" w14:textId="77777777" w:rsidR="00B47AB8" w:rsidRPr="009A5D26" w:rsidRDefault="00B47AB8" w:rsidP="00B47AB8">
      <w:pPr>
        <w:rPr>
          <w:sz w:val="18"/>
          <w:szCs w:val="18"/>
        </w:rPr>
      </w:pPr>
      <w:r w:rsidRPr="009A5D26">
        <w:rPr>
          <w:sz w:val="18"/>
          <w:szCs w:val="18"/>
        </w:rPr>
        <w:t>Zonder voorafgaande schriftelijke toestemming van zowel de promotor(en) als de auteur(s) is overnemen, kopiëren, gebruiken of realiseren van deze uitgave of gedeelten ervan verboden. Voor aanvragen i.v.m. het overnemen en/of gebruik en/of realisatie van gedeelten uit deze publicatie, kan u zich ri</w:t>
      </w:r>
      <w:r w:rsidR="00E95554" w:rsidRPr="009A5D26">
        <w:rPr>
          <w:sz w:val="18"/>
          <w:szCs w:val="18"/>
        </w:rPr>
        <w:t>chten tot KU Leuven C</w:t>
      </w:r>
      <w:r w:rsidRPr="009A5D26">
        <w:rPr>
          <w:sz w:val="18"/>
          <w:szCs w:val="18"/>
        </w:rPr>
        <w:t xml:space="preserve">ampus Geel, </w:t>
      </w:r>
      <w:proofErr w:type="spellStart"/>
      <w:r w:rsidRPr="009A5D26">
        <w:rPr>
          <w:sz w:val="18"/>
          <w:szCs w:val="18"/>
        </w:rPr>
        <w:t>Kleinhoefstraat</w:t>
      </w:r>
      <w:proofErr w:type="spellEnd"/>
      <w:r w:rsidRPr="009A5D26">
        <w:rPr>
          <w:sz w:val="18"/>
          <w:szCs w:val="18"/>
        </w:rPr>
        <w:t xml:space="preserve"> 4, B-2440 Geel, +32 14 80 22 40 of via e-mail iiw.geel@kuleuven.be.</w:t>
      </w:r>
    </w:p>
    <w:p w14:paraId="211E14C5" w14:textId="77777777" w:rsidR="00B47AB8" w:rsidRPr="009A5D26" w:rsidRDefault="00B47AB8" w:rsidP="00E95554">
      <w:pPr>
        <w:rPr>
          <w:sz w:val="18"/>
          <w:szCs w:val="18"/>
        </w:rPr>
      </w:pPr>
    </w:p>
    <w:p w14:paraId="1A0F9433" w14:textId="77777777" w:rsidR="00E95554" w:rsidRPr="009A5D26" w:rsidRDefault="00B47AB8" w:rsidP="00E95554">
      <w:pPr>
        <w:rPr>
          <w:sz w:val="18"/>
          <w:szCs w:val="18"/>
        </w:rPr>
      </w:pPr>
      <w:r w:rsidRPr="009A5D26">
        <w:rPr>
          <w:sz w:val="18"/>
          <w:szCs w:val="18"/>
        </w:rPr>
        <w:t>Voorafgaande schriftelijke toestemming van de promotor(en) is eveneens vereist voor het aanwenden</w:t>
      </w:r>
      <w:r w:rsidR="0019069C" w:rsidRPr="009A5D26">
        <w:rPr>
          <w:sz w:val="18"/>
          <w:szCs w:val="18"/>
        </w:rPr>
        <w:t xml:space="preserve"> </w:t>
      </w:r>
      <w:r w:rsidRPr="009A5D26">
        <w:rPr>
          <w:sz w:val="18"/>
          <w:szCs w:val="18"/>
        </w:rPr>
        <w:t>van de in deze masterproef beschreven (originele) methoden, producten, schakelingen en programma’s voor industrieel of commercieel nut en voor de inzending van deze publicatie ter deelname aan wetenschappelijke prijzen of wedstrijden</w:t>
      </w:r>
      <w:r w:rsidR="00E95554" w:rsidRPr="009A5D26">
        <w:rPr>
          <w:sz w:val="18"/>
          <w:szCs w:val="18"/>
        </w:rPr>
        <w:t>.</w:t>
      </w:r>
    </w:p>
    <w:p w14:paraId="62B518B4" w14:textId="77777777" w:rsidR="00B32AEF" w:rsidRDefault="00B32AEF" w:rsidP="00E73A60">
      <w:pPr>
        <w:sectPr w:rsidR="00B32AEF" w:rsidSect="00E95554">
          <w:headerReference w:type="even" r:id="rId12"/>
          <w:headerReference w:type="default" r:id="rId13"/>
          <w:footerReference w:type="even" r:id="rId14"/>
          <w:footerReference w:type="default" r:id="rId15"/>
          <w:headerReference w:type="first" r:id="rId16"/>
          <w:footerReference w:type="first" r:id="rId17"/>
          <w:type w:val="oddPage"/>
          <w:pgSz w:w="11906" w:h="16838"/>
          <w:pgMar w:top="1418" w:right="1418" w:bottom="1418" w:left="1418" w:header="709" w:footer="709" w:gutter="0"/>
          <w:cols w:space="708"/>
          <w:docGrid w:linePitch="360"/>
        </w:sectPr>
      </w:pPr>
    </w:p>
    <w:p w14:paraId="7949438D" w14:textId="0AB16998" w:rsidR="007420BD" w:rsidRDefault="00B47AB8" w:rsidP="007420BD">
      <w:pPr>
        <w:pStyle w:val="Kop1zondernummering"/>
      </w:pPr>
      <w:bookmarkStart w:id="1" w:name="_Toc476121729"/>
      <w:bookmarkStart w:id="2" w:name="_Toc514324958"/>
      <w:r w:rsidRPr="006A0C7E">
        <w:lastRenderedPageBreak/>
        <w:t>Voorwoord</w:t>
      </w:r>
      <w:bookmarkEnd w:id="1"/>
      <w:bookmarkEnd w:id="2"/>
    </w:p>
    <w:p w14:paraId="32C3535C" w14:textId="45AAF519" w:rsidR="007420BD" w:rsidRDefault="007420BD" w:rsidP="00533DEF">
      <w:r>
        <w:t>In de master industriële wetenschappen is de masterproef een essentieel onderdeel van het programma. Hiervoor heb ik adequate hulp gekregen van bepaalde mensen die ik extra moet bedanken.</w:t>
      </w:r>
    </w:p>
    <w:p w14:paraId="69B47DCF" w14:textId="7B2B9FA5" w:rsidR="007420BD" w:rsidRDefault="003601DE" w:rsidP="00AA1B12">
      <w:r>
        <w:t>Ik heb deze masterproef kunnen verwezenlijken dankzij mijn ouders, via hun morele en financiële steun</w:t>
      </w:r>
      <w:r w:rsidR="007420BD">
        <w:t xml:space="preserve"> gedurende mijne hele studieperiode</w:t>
      </w:r>
      <w:r>
        <w:t xml:space="preserve">. Alsook door mijn promotoren die mij gedurende de hele weg </w:t>
      </w:r>
      <w:r w:rsidR="00085358">
        <w:t>begeleid</w:t>
      </w:r>
      <w:r>
        <w:t xml:space="preserve"> hebben</w:t>
      </w:r>
      <w:r w:rsidR="007420BD">
        <w:t xml:space="preserve"> en de collega’s bij </w:t>
      </w:r>
      <w:proofErr w:type="spellStart"/>
      <w:r w:rsidR="007420BD">
        <w:t>Zappware</w:t>
      </w:r>
      <w:proofErr w:type="spellEnd"/>
      <w:r w:rsidR="007420BD">
        <w:t xml:space="preserve"> die voor een leuke sfeer zorgden en mij uit de nood hielpen indien nodig</w:t>
      </w:r>
      <w:r>
        <w:t>.</w:t>
      </w:r>
      <w:r w:rsidR="007420BD">
        <w:t xml:space="preserve"> Met speciale dank aan Bram Schrijvers die dagelijks beschikbaar was om mij te helpen.</w:t>
      </w:r>
    </w:p>
    <w:p w14:paraId="76457D65" w14:textId="42E7C836" w:rsidR="00153B2A" w:rsidRDefault="00153B2A" w:rsidP="00751A60">
      <w:pPr>
        <w:sectPr w:rsidR="00153B2A" w:rsidSect="00F01E7D">
          <w:headerReference w:type="even" r:id="rId18"/>
          <w:headerReference w:type="default" r:id="rId19"/>
          <w:footerReference w:type="even" r:id="rId20"/>
          <w:footerReference w:type="default" r:id="rId21"/>
          <w:footerReference w:type="first" r:id="rId22"/>
          <w:type w:val="oddPage"/>
          <w:pgSz w:w="11906" w:h="16838"/>
          <w:pgMar w:top="1418" w:right="1418" w:bottom="1418" w:left="1418" w:header="709" w:footer="709" w:gutter="0"/>
          <w:pgNumType w:fmt="lowerRoman" w:start="1"/>
          <w:cols w:space="708"/>
          <w:docGrid w:linePitch="360"/>
        </w:sectPr>
      </w:pPr>
      <w:r>
        <w:t xml:space="preserve">Ten slotte wil ik de jury bedanken </w:t>
      </w:r>
      <w:r w:rsidR="007420BD">
        <w:t>voor</w:t>
      </w:r>
      <w:r>
        <w:t xml:space="preserve"> de tijd te nemen </w:t>
      </w:r>
      <w:r w:rsidR="007420BD">
        <w:t xml:space="preserve">om deze masterproef te lezen en </w:t>
      </w:r>
      <w:r w:rsidR="003D5CDB">
        <w:t xml:space="preserve">te </w:t>
      </w:r>
      <w:r w:rsidR="007420BD">
        <w:t>beoordelen.</w:t>
      </w:r>
    </w:p>
    <w:p w14:paraId="01535926" w14:textId="4C88CC72" w:rsidR="00B47AB8" w:rsidRDefault="00E21929" w:rsidP="004203C0">
      <w:pPr>
        <w:pStyle w:val="Kop1zondernummering"/>
      </w:pPr>
      <w:bookmarkStart w:id="4" w:name="_Toc514324959"/>
      <w:r>
        <w:lastRenderedPageBreak/>
        <w:t>Samenvatting</w:t>
      </w:r>
      <w:r w:rsidR="00D8337D">
        <w:t xml:space="preserve"> (max: 3500</w:t>
      </w:r>
      <w:r w:rsidR="00806ED7">
        <w:t xml:space="preserve"> tekens</w:t>
      </w:r>
      <w:r w:rsidR="00D8337D">
        <w:t>)</w:t>
      </w:r>
      <w:bookmarkEnd w:id="4"/>
    </w:p>
    <w:p w14:paraId="22637647" w14:textId="61CEC9EF" w:rsidR="00F01E7D" w:rsidRDefault="00D8337D" w:rsidP="0014729A">
      <w:pPr>
        <w:jc w:val="left"/>
        <w:sectPr w:rsidR="00F01E7D" w:rsidSect="00F01E7D">
          <w:pgSz w:w="11906" w:h="16838"/>
          <w:pgMar w:top="1418" w:right="1418" w:bottom="1418" w:left="1418" w:header="709" w:footer="709" w:gutter="0"/>
          <w:pgNumType w:fmt="lowerRoman"/>
          <w:cols w:space="708"/>
          <w:docGrid w:linePitch="360"/>
        </w:sectPr>
      </w:pPr>
      <w:r>
        <w:t xml:space="preserve">Mobiele applicaties kunnen tegenwoordig op verschillende manieren gecreëerd worden. De meest natuurlijke manier om dit te verwezenlijken is om de iOS app </w:t>
      </w:r>
      <w:r w:rsidR="00A5471E">
        <w:t xml:space="preserve">via </w:t>
      </w:r>
      <w:proofErr w:type="spellStart"/>
      <w:r w:rsidR="00A5471E">
        <w:t>XCode</w:t>
      </w:r>
      <w:proofErr w:type="spellEnd"/>
      <w:r w:rsidR="00A5471E">
        <w:t xml:space="preserve"> </w:t>
      </w:r>
      <w:r>
        <w:t xml:space="preserve">in Swift te schrijven op een </w:t>
      </w:r>
      <w:r w:rsidR="00085358">
        <w:t xml:space="preserve">MAC, </w:t>
      </w:r>
      <w:r w:rsidR="00A5471E">
        <w:t xml:space="preserve">en de </w:t>
      </w:r>
      <w:r w:rsidR="00085358">
        <w:t>Androidapplicatie via</w:t>
      </w:r>
      <w:r w:rsidR="00A5471E">
        <w:t xml:space="preserve"> Android Studio in bv. Java of </w:t>
      </w:r>
      <w:proofErr w:type="spellStart"/>
      <w:r w:rsidR="00A5471E">
        <w:t>Kotlin</w:t>
      </w:r>
      <w:proofErr w:type="spellEnd"/>
      <w:r w:rsidR="00A5471E">
        <w:t xml:space="preserve"> te ontwikkelen. Dit betekent wel dat er voor één app twee volledige </w:t>
      </w:r>
      <w:r w:rsidR="00085358">
        <w:t>projecten</w:t>
      </w:r>
      <w:r w:rsidR="00A5471E">
        <w:t xml:space="preserve"> moeten uitgeschreven worden.  Deze masterproef bekijkt of dit vermeden kan worden via een cross-platform </w:t>
      </w:r>
      <w:proofErr w:type="spellStart"/>
      <w:r w:rsidR="00A5471E">
        <w:t>framework</w:t>
      </w:r>
      <w:proofErr w:type="spellEnd"/>
      <w:r w:rsidR="00A5471E">
        <w:t xml:space="preserve"> die één bepaalde geschreven taal omzet naar een bruikbare versie voor zowel op Android als iOS. Hiervoor zijn er twee applicaties geschreven die als doel hebben </w:t>
      </w:r>
      <w:r w:rsidR="00085358">
        <w:t>om juist</w:t>
      </w:r>
      <w:r w:rsidR="00A5471E">
        <w:t xml:space="preserve"> dezelfde app voor te stellen als degene die </w:t>
      </w:r>
      <w:proofErr w:type="spellStart"/>
      <w:r w:rsidR="00A5471E">
        <w:t>Zappware</w:t>
      </w:r>
      <w:proofErr w:type="spellEnd"/>
      <w:r w:rsidR="00A5471E">
        <w:t xml:space="preserve"> ontwikkeld heeft in de twee native platformen. </w:t>
      </w:r>
      <w:r w:rsidR="00AD7766">
        <w:t xml:space="preserve"> De cross-platform </w:t>
      </w:r>
      <w:proofErr w:type="spellStart"/>
      <w:r w:rsidR="00AD7766">
        <w:t>frameworks</w:t>
      </w:r>
      <w:proofErr w:type="spellEnd"/>
      <w:r w:rsidR="00AD7766">
        <w:t xml:space="preserve"> die werden bekeken zijn: </w:t>
      </w:r>
      <w:proofErr w:type="spellStart"/>
      <w:r w:rsidR="00AD7766">
        <w:t>Qt</w:t>
      </w:r>
      <w:proofErr w:type="spellEnd"/>
      <w:r w:rsidR="00AD7766">
        <w:t xml:space="preserve">, </w:t>
      </w:r>
      <w:proofErr w:type="spellStart"/>
      <w:r w:rsidR="00AD7766">
        <w:t>React</w:t>
      </w:r>
      <w:proofErr w:type="spellEnd"/>
      <w:r w:rsidR="00AD7766">
        <w:t xml:space="preserve"> Native, </w:t>
      </w:r>
      <w:proofErr w:type="spellStart"/>
      <w:r w:rsidR="00AD7766">
        <w:t>Xamarin</w:t>
      </w:r>
      <w:proofErr w:type="spellEnd"/>
      <w:r w:rsidR="00AD7766">
        <w:t xml:space="preserve"> en Apache </w:t>
      </w:r>
      <w:proofErr w:type="spellStart"/>
      <w:r w:rsidR="00AD7766">
        <w:t>Cordova</w:t>
      </w:r>
      <w:proofErr w:type="spellEnd"/>
      <w:r w:rsidR="00AD7766">
        <w:t>. Deze werden eerst theoretisch tegen elkaar opgewogen met parameters: open-</w:t>
      </w:r>
      <w:r w:rsidR="00085358">
        <w:t xml:space="preserve">source, programmeertaal en de manier waarop het zijn UI </w:t>
      </w:r>
      <w:proofErr w:type="spellStart"/>
      <w:r w:rsidR="00085358">
        <w:t>rendert</w:t>
      </w:r>
      <w:proofErr w:type="spellEnd"/>
      <w:r w:rsidR="00085358">
        <w:t>. Hierbij kwam</w:t>
      </w:r>
      <w:r w:rsidR="00AD7766">
        <w:t xml:space="preserve"> </w:t>
      </w:r>
      <w:proofErr w:type="spellStart"/>
      <w:r w:rsidR="00AD7766">
        <w:t>React</w:t>
      </w:r>
      <w:proofErr w:type="spellEnd"/>
      <w:r w:rsidR="00AD7766">
        <w:t xml:space="preserve"> Native als meest optimale uit de bus, met </w:t>
      </w:r>
      <w:proofErr w:type="spellStart"/>
      <w:r w:rsidR="00AD7766">
        <w:t>Xamarin</w:t>
      </w:r>
      <w:proofErr w:type="spellEnd"/>
      <w:r w:rsidR="00AD7766">
        <w:t xml:space="preserve"> op de 2</w:t>
      </w:r>
      <w:r w:rsidR="00AD7766" w:rsidRPr="00AD7766">
        <w:rPr>
          <w:vertAlign w:val="superscript"/>
        </w:rPr>
        <w:t>de</w:t>
      </w:r>
      <w:r w:rsidR="00AD7766">
        <w:t xml:space="preserve"> plaats. Hierdoor werden deze twee </w:t>
      </w:r>
      <w:proofErr w:type="spellStart"/>
      <w:r w:rsidR="00AD7766">
        <w:t>frameworks</w:t>
      </w:r>
      <w:proofErr w:type="spellEnd"/>
      <w:r w:rsidR="00AD7766">
        <w:t xml:space="preserve"> verkozen om effectief de applicatie op te gaan bouwen. Deze werden dan uitgerold op Android en iOS, werd het proces beschreven en de eerste conclusies getrokken. Dat namelijk </w:t>
      </w:r>
      <w:proofErr w:type="spellStart"/>
      <w:r w:rsidR="00AD7766">
        <w:t>React</w:t>
      </w:r>
      <w:proofErr w:type="spellEnd"/>
      <w:r w:rsidR="00AD7766">
        <w:t xml:space="preserve"> Native een meer praktische implementatie aanbiedt</w:t>
      </w:r>
      <w:r w:rsidR="00806ED7">
        <w:t xml:space="preserve">, zijn geheugenverbruik slimmer kan inplannen en een snellere </w:t>
      </w:r>
      <w:r w:rsidR="00085358">
        <w:t>applicatie resulteert</w:t>
      </w:r>
      <w:r w:rsidR="00806ED7">
        <w:t xml:space="preserve">. Hierbij zijn enkele dingen genuanceerder dan </w:t>
      </w:r>
      <w:r w:rsidR="00085358">
        <w:t>dat deze</w:t>
      </w:r>
      <w:r w:rsidR="00806ED7">
        <w:t xml:space="preserve"> zwart-witte cijfers voorstellen,</w:t>
      </w:r>
      <w:r w:rsidR="00085358">
        <w:t xml:space="preserve"> maar de algemene cons</w:t>
      </w:r>
      <w:r w:rsidR="00806ED7">
        <w:t>ensus weegt</w:t>
      </w:r>
      <w:r w:rsidR="00085358">
        <w:t xml:space="preserve"> toch eerder naar </w:t>
      </w:r>
      <w:proofErr w:type="spellStart"/>
      <w:r w:rsidR="00085358">
        <w:t>React</w:t>
      </w:r>
      <w:proofErr w:type="spellEnd"/>
      <w:r w:rsidR="00085358">
        <w:t xml:space="preserve"> Native als meest betrouwbaar en flexibel </w:t>
      </w:r>
      <w:proofErr w:type="spellStart"/>
      <w:r w:rsidR="00085358">
        <w:t>framework</w:t>
      </w:r>
      <w:proofErr w:type="spellEnd"/>
      <w:r w:rsidR="00085358">
        <w:t>.</w:t>
      </w:r>
    </w:p>
    <w:p w14:paraId="5CBD4C1F" w14:textId="77777777" w:rsidR="00F01E7D" w:rsidRDefault="00F01E7D" w:rsidP="00E73A60"/>
    <w:p w14:paraId="651E224B" w14:textId="77777777" w:rsidR="00E21929" w:rsidRDefault="00E21929" w:rsidP="002C18A6">
      <w:pPr>
        <w:pStyle w:val="Kop1zondernummering"/>
      </w:pPr>
      <w:bookmarkStart w:id="5" w:name="_Toc514324960"/>
      <w:r w:rsidRPr="002C18A6">
        <w:t>Abstract</w:t>
      </w:r>
      <w:bookmarkEnd w:id="5"/>
    </w:p>
    <w:p w14:paraId="501679B4" w14:textId="77777777" w:rsidR="00E21929" w:rsidRDefault="00E21929" w:rsidP="00E95554">
      <w:r>
        <w:t xml:space="preserve">Het </w:t>
      </w:r>
      <w:proofErr w:type="spellStart"/>
      <w:r>
        <w:t>extended</w:t>
      </w:r>
      <w:proofErr w:type="spellEnd"/>
      <w:r>
        <w:t xml:space="preserve"> abstract of de wetenschappelijke samenvatting wordt in het Engels geschreven en bevat </w:t>
      </w:r>
      <w:r w:rsidRPr="004203C0">
        <w:rPr>
          <w:b/>
        </w:rPr>
        <w:t>500 tot 1.500 woorden</w:t>
      </w:r>
      <w:r>
        <w:t xml:space="preserve">. Dit abstract moet </w:t>
      </w:r>
      <w:r w:rsidRPr="00E73A60">
        <w:rPr>
          <w:b/>
        </w:rPr>
        <w:t>niet</w:t>
      </w:r>
      <w:r>
        <w:t xml:space="preserve"> in KU Loket opgeladen worden (vanwege de beperkte beschikbare ruimte daar).</w:t>
      </w:r>
    </w:p>
    <w:p w14:paraId="0947BBCC" w14:textId="77777777" w:rsidR="00E21929" w:rsidRDefault="00E21929" w:rsidP="00E95554"/>
    <w:p w14:paraId="1FFC2693" w14:textId="161E2CC2" w:rsidR="00B47AB8" w:rsidRDefault="00E21929" w:rsidP="00E95554">
      <w:proofErr w:type="spellStart"/>
      <w:r w:rsidRPr="00E95554">
        <w:rPr>
          <w:b/>
        </w:rPr>
        <w:t>Keywords</w:t>
      </w:r>
      <w:proofErr w:type="spellEnd"/>
      <w:r>
        <w:t xml:space="preserve">: Voeg een vijftal </w:t>
      </w:r>
      <w:proofErr w:type="spellStart"/>
      <w:r>
        <w:t>keywords</w:t>
      </w:r>
      <w:proofErr w:type="spellEnd"/>
      <w:r>
        <w:t xml:space="preserve"> in</w:t>
      </w:r>
      <w:r w:rsidR="009A5D26">
        <w:t>.</w:t>
      </w:r>
      <w:r w:rsidR="00A5471E">
        <w:t xml:space="preserve"> </w:t>
      </w:r>
    </w:p>
    <w:p w14:paraId="2760A85A" w14:textId="77777777" w:rsidR="00E95554" w:rsidRDefault="00E95554" w:rsidP="00E73A60"/>
    <w:p w14:paraId="42273B18" w14:textId="77777777" w:rsidR="00F01E7D" w:rsidRDefault="00F01E7D" w:rsidP="00E73A60">
      <w:pPr>
        <w:sectPr w:rsidR="00F01E7D" w:rsidSect="00F01E7D">
          <w:pgSz w:w="11906" w:h="16838"/>
          <w:pgMar w:top="1418" w:right="1418" w:bottom="1418" w:left="1418" w:header="709" w:footer="709" w:gutter="0"/>
          <w:pgNumType w:fmt="lowerRoman"/>
          <w:cols w:space="708"/>
          <w:docGrid w:linePitch="360"/>
        </w:sectPr>
      </w:pPr>
    </w:p>
    <w:p w14:paraId="7612DC9C" w14:textId="77777777" w:rsidR="000B0058" w:rsidRDefault="00110D86" w:rsidP="004203C0">
      <w:pPr>
        <w:pStyle w:val="Titelinhoudsopgave"/>
      </w:pPr>
      <w:r w:rsidRPr="00673BF0">
        <w:lastRenderedPageBreak/>
        <w:t>Inhoud</w:t>
      </w:r>
    </w:p>
    <w:p w14:paraId="25843AD2" w14:textId="284A987A" w:rsidR="00267F36" w:rsidRDefault="002E461D">
      <w:pPr>
        <w:pStyle w:val="Inhopg1"/>
        <w:rPr>
          <w:rFonts w:asciiTheme="minorHAnsi" w:hAnsiTheme="minorHAnsi" w:cstheme="minorBidi"/>
          <w:b w:val="0"/>
          <w:szCs w:val="22"/>
          <w:lang w:eastAsia="nl-BE"/>
        </w:rPr>
      </w:pPr>
      <w:r w:rsidRPr="00B53B14">
        <w:fldChar w:fldCharType="begin"/>
      </w:r>
      <w:r w:rsidR="00110D86" w:rsidRPr="00B53B14">
        <w:instrText xml:space="preserve"> TOC \o "1-</w:instrText>
      </w:r>
      <w:r w:rsidR="00440ACC">
        <w:instrText>3</w:instrText>
      </w:r>
      <w:r w:rsidR="00110D86" w:rsidRPr="00B53B14">
        <w:instrText>" \h \z \t "</w:instrText>
      </w:r>
      <w:r w:rsidR="00E60427">
        <w:instrText>_</w:instrText>
      </w:r>
      <w:r w:rsidR="00110D86" w:rsidRPr="00B53B14">
        <w:instrText xml:space="preserve">Titel;1" </w:instrText>
      </w:r>
      <w:r w:rsidRPr="00B53B14">
        <w:fldChar w:fldCharType="separate"/>
      </w:r>
      <w:hyperlink w:anchor="_Toc514324958" w:history="1">
        <w:r w:rsidR="00267F36" w:rsidRPr="00A53E5E">
          <w:rPr>
            <w:rStyle w:val="Hyperlink"/>
          </w:rPr>
          <w:t>Voorwoord</w:t>
        </w:r>
        <w:r w:rsidR="00267F36">
          <w:rPr>
            <w:webHidden/>
          </w:rPr>
          <w:tab/>
        </w:r>
        <w:r w:rsidR="00267F36">
          <w:rPr>
            <w:webHidden/>
          </w:rPr>
          <w:fldChar w:fldCharType="begin"/>
        </w:r>
        <w:r w:rsidR="00267F36">
          <w:rPr>
            <w:webHidden/>
          </w:rPr>
          <w:instrText xml:space="preserve"> PAGEREF _Toc514324958 \h </w:instrText>
        </w:r>
        <w:r w:rsidR="00267F36">
          <w:rPr>
            <w:webHidden/>
          </w:rPr>
        </w:r>
        <w:r w:rsidR="00267F36">
          <w:rPr>
            <w:webHidden/>
          </w:rPr>
          <w:fldChar w:fldCharType="separate"/>
        </w:r>
        <w:r w:rsidR="00267F36">
          <w:rPr>
            <w:webHidden/>
          </w:rPr>
          <w:t>i</w:t>
        </w:r>
        <w:r w:rsidR="00267F36">
          <w:rPr>
            <w:webHidden/>
          </w:rPr>
          <w:fldChar w:fldCharType="end"/>
        </w:r>
      </w:hyperlink>
    </w:p>
    <w:p w14:paraId="5CD14362" w14:textId="75AEEF46" w:rsidR="00267F36" w:rsidRDefault="00C417C8">
      <w:pPr>
        <w:pStyle w:val="Inhopg1"/>
        <w:rPr>
          <w:rFonts w:asciiTheme="minorHAnsi" w:hAnsiTheme="minorHAnsi" w:cstheme="minorBidi"/>
          <w:b w:val="0"/>
          <w:szCs w:val="22"/>
          <w:lang w:eastAsia="nl-BE"/>
        </w:rPr>
      </w:pPr>
      <w:hyperlink w:anchor="_Toc514324959" w:history="1">
        <w:r w:rsidR="00267F36" w:rsidRPr="00A53E5E">
          <w:rPr>
            <w:rStyle w:val="Hyperlink"/>
          </w:rPr>
          <w:t>Samenvatting (max: 3500 tekens)</w:t>
        </w:r>
        <w:r w:rsidR="00267F36">
          <w:rPr>
            <w:webHidden/>
          </w:rPr>
          <w:tab/>
        </w:r>
        <w:r w:rsidR="00267F36">
          <w:rPr>
            <w:webHidden/>
          </w:rPr>
          <w:fldChar w:fldCharType="begin"/>
        </w:r>
        <w:r w:rsidR="00267F36">
          <w:rPr>
            <w:webHidden/>
          </w:rPr>
          <w:instrText xml:space="preserve"> PAGEREF _Toc514324959 \h </w:instrText>
        </w:r>
        <w:r w:rsidR="00267F36">
          <w:rPr>
            <w:webHidden/>
          </w:rPr>
        </w:r>
        <w:r w:rsidR="00267F36">
          <w:rPr>
            <w:webHidden/>
          </w:rPr>
          <w:fldChar w:fldCharType="separate"/>
        </w:r>
        <w:r w:rsidR="00267F36">
          <w:rPr>
            <w:webHidden/>
          </w:rPr>
          <w:t>ii</w:t>
        </w:r>
        <w:r w:rsidR="00267F36">
          <w:rPr>
            <w:webHidden/>
          </w:rPr>
          <w:fldChar w:fldCharType="end"/>
        </w:r>
      </w:hyperlink>
    </w:p>
    <w:p w14:paraId="6312F02C" w14:textId="23DD6854" w:rsidR="00267F36" w:rsidRDefault="00C417C8">
      <w:pPr>
        <w:pStyle w:val="Inhopg1"/>
        <w:rPr>
          <w:rFonts w:asciiTheme="minorHAnsi" w:hAnsiTheme="minorHAnsi" w:cstheme="minorBidi"/>
          <w:b w:val="0"/>
          <w:szCs w:val="22"/>
          <w:lang w:eastAsia="nl-BE"/>
        </w:rPr>
      </w:pPr>
      <w:hyperlink w:anchor="_Toc514324960" w:history="1">
        <w:r w:rsidR="00267F36" w:rsidRPr="00A53E5E">
          <w:rPr>
            <w:rStyle w:val="Hyperlink"/>
          </w:rPr>
          <w:t>Abstract</w:t>
        </w:r>
        <w:r w:rsidR="00267F36">
          <w:rPr>
            <w:webHidden/>
          </w:rPr>
          <w:tab/>
        </w:r>
        <w:r w:rsidR="00267F36">
          <w:rPr>
            <w:webHidden/>
          </w:rPr>
          <w:fldChar w:fldCharType="begin"/>
        </w:r>
        <w:r w:rsidR="00267F36">
          <w:rPr>
            <w:webHidden/>
          </w:rPr>
          <w:instrText xml:space="preserve"> PAGEREF _Toc514324960 \h </w:instrText>
        </w:r>
        <w:r w:rsidR="00267F36">
          <w:rPr>
            <w:webHidden/>
          </w:rPr>
        </w:r>
        <w:r w:rsidR="00267F36">
          <w:rPr>
            <w:webHidden/>
          </w:rPr>
          <w:fldChar w:fldCharType="separate"/>
        </w:r>
        <w:r w:rsidR="00267F36">
          <w:rPr>
            <w:webHidden/>
          </w:rPr>
          <w:t>iii</w:t>
        </w:r>
        <w:r w:rsidR="00267F36">
          <w:rPr>
            <w:webHidden/>
          </w:rPr>
          <w:fldChar w:fldCharType="end"/>
        </w:r>
      </w:hyperlink>
    </w:p>
    <w:p w14:paraId="6894C590" w14:textId="54A6D81A" w:rsidR="00267F36" w:rsidRDefault="00C417C8">
      <w:pPr>
        <w:pStyle w:val="Inhopg1"/>
        <w:rPr>
          <w:rFonts w:asciiTheme="minorHAnsi" w:hAnsiTheme="minorHAnsi" w:cstheme="minorBidi"/>
          <w:b w:val="0"/>
          <w:szCs w:val="22"/>
          <w:lang w:eastAsia="nl-BE"/>
        </w:rPr>
      </w:pPr>
      <w:hyperlink w:anchor="_Toc514324961" w:history="1">
        <w:r w:rsidR="00267F36" w:rsidRPr="00A53E5E">
          <w:rPr>
            <w:rStyle w:val="Hyperlink"/>
          </w:rPr>
          <w:t>1</w:t>
        </w:r>
        <w:r w:rsidR="00267F36">
          <w:rPr>
            <w:rFonts w:asciiTheme="minorHAnsi" w:hAnsiTheme="minorHAnsi" w:cstheme="minorBidi"/>
            <w:b w:val="0"/>
            <w:szCs w:val="22"/>
            <w:lang w:eastAsia="nl-BE"/>
          </w:rPr>
          <w:tab/>
        </w:r>
        <w:r w:rsidR="00267F36" w:rsidRPr="00A53E5E">
          <w:rPr>
            <w:rStyle w:val="Hyperlink"/>
          </w:rPr>
          <w:t>Inleiding</w:t>
        </w:r>
        <w:r w:rsidR="00267F36">
          <w:rPr>
            <w:webHidden/>
          </w:rPr>
          <w:tab/>
        </w:r>
        <w:r w:rsidR="00267F36">
          <w:rPr>
            <w:webHidden/>
          </w:rPr>
          <w:fldChar w:fldCharType="begin"/>
        </w:r>
        <w:r w:rsidR="00267F36">
          <w:rPr>
            <w:webHidden/>
          </w:rPr>
          <w:instrText xml:space="preserve"> PAGEREF _Toc514324961 \h </w:instrText>
        </w:r>
        <w:r w:rsidR="00267F36">
          <w:rPr>
            <w:webHidden/>
          </w:rPr>
        </w:r>
        <w:r w:rsidR="00267F36">
          <w:rPr>
            <w:webHidden/>
          </w:rPr>
          <w:fldChar w:fldCharType="separate"/>
        </w:r>
        <w:r w:rsidR="00267F36">
          <w:rPr>
            <w:webHidden/>
          </w:rPr>
          <w:t>1</w:t>
        </w:r>
        <w:r w:rsidR="00267F36">
          <w:rPr>
            <w:webHidden/>
          </w:rPr>
          <w:fldChar w:fldCharType="end"/>
        </w:r>
      </w:hyperlink>
    </w:p>
    <w:p w14:paraId="2E6C0FA3" w14:textId="3871DC83" w:rsidR="00267F36" w:rsidRDefault="00C417C8" w:rsidP="00902BC7">
      <w:pPr>
        <w:pStyle w:val="Inhopg2"/>
        <w:rPr>
          <w:rFonts w:asciiTheme="minorHAnsi" w:hAnsiTheme="minorHAnsi" w:cstheme="minorBidi"/>
          <w:szCs w:val="22"/>
          <w:lang w:eastAsia="nl-BE"/>
        </w:rPr>
      </w:pPr>
      <w:hyperlink w:anchor="_Toc514324962" w:history="1">
        <w:r w:rsidR="00267F36" w:rsidRPr="00A53E5E">
          <w:rPr>
            <w:rStyle w:val="Hyperlink"/>
          </w:rPr>
          <w:t>Zappware</w:t>
        </w:r>
        <w:r w:rsidR="00267F36">
          <w:rPr>
            <w:webHidden/>
          </w:rPr>
          <w:tab/>
        </w:r>
        <w:r w:rsidR="00267F36">
          <w:rPr>
            <w:webHidden/>
          </w:rPr>
          <w:fldChar w:fldCharType="begin"/>
        </w:r>
        <w:r w:rsidR="00267F36">
          <w:rPr>
            <w:webHidden/>
          </w:rPr>
          <w:instrText xml:space="preserve"> PAGEREF _Toc514324962 \h </w:instrText>
        </w:r>
        <w:r w:rsidR="00267F36">
          <w:rPr>
            <w:webHidden/>
          </w:rPr>
        </w:r>
        <w:r w:rsidR="00267F36">
          <w:rPr>
            <w:webHidden/>
          </w:rPr>
          <w:fldChar w:fldCharType="separate"/>
        </w:r>
        <w:r w:rsidR="00267F36">
          <w:rPr>
            <w:webHidden/>
          </w:rPr>
          <w:t>1</w:t>
        </w:r>
        <w:r w:rsidR="00267F36">
          <w:rPr>
            <w:webHidden/>
          </w:rPr>
          <w:fldChar w:fldCharType="end"/>
        </w:r>
      </w:hyperlink>
    </w:p>
    <w:p w14:paraId="02A0B064" w14:textId="78D1EE77" w:rsidR="00267F36" w:rsidRDefault="00C417C8" w:rsidP="00902BC7">
      <w:pPr>
        <w:pStyle w:val="Inhopg2"/>
        <w:rPr>
          <w:rFonts w:asciiTheme="minorHAnsi" w:hAnsiTheme="minorHAnsi" w:cstheme="minorBidi"/>
          <w:szCs w:val="22"/>
          <w:lang w:eastAsia="nl-BE"/>
        </w:rPr>
      </w:pPr>
      <w:hyperlink w:anchor="_Toc514324963" w:history="1">
        <w:r w:rsidR="00267F36" w:rsidRPr="00A53E5E">
          <w:rPr>
            <w:rStyle w:val="Hyperlink"/>
          </w:rPr>
          <w:t>Onderzoeksvraag</w:t>
        </w:r>
        <w:r w:rsidR="00267F36">
          <w:rPr>
            <w:webHidden/>
          </w:rPr>
          <w:tab/>
        </w:r>
        <w:r w:rsidR="00267F36">
          <w:rPr>
            <w:webHidden/>
          </w:rPr>
          <w:fldChar w:fldCharType="begin"/>
        </w:r>
        <w:r w:rsidR="00267F36">
          <w:rPr>
            <w:webHidden/>
          </w:rPr>
          <w:instrText xml:space="preserve"> PAGEREF _Toc514324963 \h </w:instrText>
        </w:r>
        <w:r w:rsidR="00267F36">
          <w:rPr>
            <w:webHidden/>
          </w:rPr>
        </w:r>
        <w:r w:rsidR="00267F36">
          <w:rPr>
            <w:webHidden/>
          </w:rPr>
          <w:fldChar w:fldCharType="separate"/>
        </w:r>
        <w:r w:rsidR="00267F36">
          <w:rPr>
            <w:webHidden/>
          </w:rPr>
          <w:t>1</w:t>
        </w:r>
        <w:r w:rsidR="00267F36">
          <w:rPr>
            <w:webHidden/>
          </w:rPr>
          <w:fldChar w:fldCharType="end"/>
        </w:r>
      </w:hyperlink>
    </w:p>
    <w:p w14:paraId="699BAD70" w14:textId="2DCE22CE" w:rsidR="00267F36" w:rsidRDefault="00C417C8">
      <w:pPr>
        <w:pStyle w:val="Inhopg1"/>
        <w:rPr>
          <w:rFonts w:asciiTheme="minorHAnsi" w:hAnsiTheme="minorHAnsi" w:cstheme="minorBidi"/>
          <w:b w:val="0"/>
          <w:szCs w:val="22"/>
          <w:lang w:eastAsia="nl-BE"/>
        </w:rPr>
      </w:pPr>
      <w:hyperlink w:anchor="_Toc514324964" w:history="1">
        <w:r w:rsidR="00267F36" w:rsidRPr="00A53E5E">
          <w:rPr>
            <w:rStyle w:val="Hyperlink"/>
          </w:rPr>
          <w:t>2</w:t>
        </w:r>
        <w:r w:rsidR="00267F36">
          <w:rPr>
            <w:rFonts w:asciiTheme="minorHAnsi" w:hAnsiTheme="minorHAnsi" w:cstheme="minorBidi"/>
            <w:b w:val="0"/>
            <w:szCs w:val="22"/>
            <w:lang w:eastAsia="nl-BE"/>
          </w:rPr>
          <w:tab/>
        </w:r>
        <w:r w:rsidR="00267F36" w:rsidRPr="00A53E5E">
          <w:rPr>
            <w:rStyle w:val="Hyperlink"/>
          </w:rPr>
          <w:t>Cross-platform frameworks</w:t>
        </w:r>
        <w:r w:rsidR="00267F36">
          <w:rPr>
            <w:webHidden/>
          </w:rPr>
          <w:tab/>
        </w:r>
        <w:r w:rsidR="00267F36">
          <w:rPr>
            <w:webHidden/>
          </w:rPr>
          <w:fldChar w:fldCharType="begin"/>
        </w:r>
        <w:r w:rsidR="00267F36">
          <w:rPr>
            <w:webHidden/>
          </w:rPr>
          <w:instrText xml:space="preserve"> PAGEREF _Toc514324964 \h </w:instrText>
        </w:r>
        <w:r w:rsidR="00267F36">
          <w:rPr>
            <w:webHidden/>
          </w:rPr>
        </w:r>
        <w:r w:rsidR="00267F36">
          <w:rPr>
            <w:webHidden/>
          </w:rPr>
          <w:fldChar w:fldCharType="separate"/>
        </w:r>
        <w:r w:rsidR="00267F36">
          <w:rPr>
            <w:webHidden/>
          </w:rPr>
          <w:t>2</w:t>
        </w:r>
        <w:r w:rsidR="00267F36">
          <w:rPr>
            <w:webHidden/>
          </w:rPr>
          <w:fldChar w:fldCharType="end"/>
        </w:r>
      </w:hyperlink>
    </w:p>
    <w:p w14:paraId="14599BFA" w14:textId="61918EAA" w:rsidR="00267F36" w:rsidRDefault="00C417C8" w:rsidP="00902BC7">
      <w:pPr>
        <w:pStyle w:val="Inhopg2"/>
        <w:rPr>
          <w:rFonts w:asciiTheme="minorHAnsi" w:hAnsiTheme="minorHAnsi" w:cstheme="minorBidi"/>
          <w:szCs w:val="22"/>
          <w:lang w:eastAsia="nl-BE"/>
        </w:rPr>
      </w:pPr>
      <w:hyperlink w:anchor="_Toc514324965" w:history="1">
        <w:r w:rsidR="00267F36" w:rsidRPr="00A53E5E">
          <w:rPr>
            <w:rStyle w:val="Hyperlink"/>
          </w:rPr>
          <w:t>2.1</w:t>
        </w:r>
        <w:r w:rsidR="00267F36">
          <w:rPr>
            <w:rFonts w:asciiTheme="minorHAnsi" w:hAnsiTheme="minorHAnsi" w:cstheme="minorBidi"/>
            <w:szCs w:val="22"/>
            <w:lang w:eastAsia="nl-BE"/>
          </w:rPr>
          <w:tab/>
        </w:r>
        <w:r w:rsidR="00267F36" w:rsidRPr="00A53E5E">
          <w:rPr>
            <w:rStyle w:val="Hyperlink"/>
          </w:rPr>
          <w:t>Qt</w:t>
        </w:r>
        <w:r w:rsidR="00267F36">
          <w:rPr>
            <w:webHidden/>
          </w:rPr>
          <w:tab/>
        </w:r>
        <w:r w:rsidR="00267F36">
          <w:rPr>
            <w:webHidden/>
          </w:rPr>
          <w:fldChar w:fldCharType="begin"/>
        </w:r>
        <w:r w:rsidR="00267F36">
          <w:rPr>
            <w:webHidden/>
          </w:rPr>
          <w:instrText xml:space="preserve"> PAGEREF _Toc514324965 \h </w:instrText>
        </w:r>
        <w:r w:rsidR="00267F36">
          <w:rPr>
            <w:webHidden/>
          </w:rPr>
        </w:r>
        <w:r w:rsidR="00267F36">
          <w:rPr>
            <w:webHidden/>
          </w:rPr>
          <w:fldChar w:fldCharType="separate"/>
        </w:r>
        <w:r w:rsidR="00267F36">
          <w:rPr>
            <w:webHidden/>
          </w:rPr>
          <w:t>2</w:t>
        </w:r>
        <w:r w:rsidR="00267F36">
          <w:rPr>
            <w:webHidden/>
          </w:rPr>
          <w:fldChar w:fldCharType="end"/>
        </w:r>
      </w:hyperlink>
    </w:p>
    <w:p w14:paraId="4CC17AB8" w14:textId="15AFFEC8" w:rsidR="00267F36" w:rsidRDefault="00C417C8">
      <w:pPr>
        <w:pStyle w:val="Inhopg3"/>
        <w:tabs>
          <w:tab w:val="left" w:pos="1985"/>
        </w:tabs>
        <w:rPr>
          <w:rFonts w:asciiTheme="minorHAnsi" w:hAnsiTheme="minorHAnsi"/>
          <w:szCs w:val="22"/>
          <w:lang w:eastAsia="nl-BE"/>
        </w:rPr>
      </w:pPr>
      <w:hyperlink w:anchor="_Toc514324966" w:history="1">
        <w:r w:rsidR="00267F36" w:rsidRPr="00A53E5E">
          <w:rPr>
            <w:rStyle w:val="Hyperlink"/>
          </w:rPr>
          <w:t>2.1.1</w:t>
        </w:r>
        <w:r w:rsidR="00267F36">
          <w:rPr>
            <w:rFonts w:asciiTheme="minorHAnsi" w:hAnsiTheme="minorHAnsi"/>
            <w:szCs w:val="22"/>
            <w:lang w:eastAsia="nl-BE"/>
          </w:rPr>
          <w:tab/>
        </w:r>
        <w:r w:rsidR="00267F36" w:rsidRPr="00A53E5E">
          <w:rPr>
            <w:rStyle w:val="Hyperlink"/>
          </w:rPr>
          <w:t>Oorsprong</w:t>
        </w:r>
        <w:r w:rsidR="00267F36">
          <w:rPr>
            <w:webHidden/>
          </w:rPr>
          <w:tab/>
        </w:r>
        <w:r w:rsidR="00267F36">
          <w:rPr>
            <w:webHidden/>
          </w:rPr>
          <w:fldChar w:fldCharType="begin"/>
        </w:r>
        <w:r w:rsidR="00267F36">
          <w:rPr>
            <w:webHidden/>
          </w:rPr>
          <w:instrText xml:space="preserve"> PAGEREF _Toc514324966 \h </w:instrText>
        </w:r>
        <w:r w:rsidR="00267F36">
          <w:rPr>
            <w:webHidden/>
          </w:rPr>
        </w:r>
        <w:r w:rsidR="00267F36">
          <w:rPr>
            <w:webHidden/>
          </w:rPr>
          <w:fldChar w:fldCharType="separate"/>
        </w:r>
        <w:r w:rsidR="00267F36">
          <w:rPr>
            <w:webHidden/>
          </w:rPr>
          <w:t>2</w:t>
        </w:r>
        <w:r w:rsidR="00267F36">
          <w:rPr>
            <w:webHidden/>
          </w:rPr>
          <w:fldChar w:fldCharType="end"/>
        </w:r>
      </w:hyperlink>
    </w:p>
    <w:p w14:paraId="358DC7D3" w14:textId="646A24D7" w:rsidR="00267F36" w:rsidRDefault="00C417C8">
      <w:pPr>
        <w:pStyle w:val="Inhopg3"/>
        <w:tabs>
          <w:tab w:val="left" w:pos="1985"/>
        </w:tabs>
        <w:rPr>
          <w:rFonts w:asciiTheme="minorHAnsi" w:hAnsiTheme="minorHAnsi"/>
          <w:szCs w:val="22"/>
          <w:lang w:eastAsia="nl-BE"/>
        </w:rPr>
      </w:pPr>
      <w:hyperlink w:anchor="_Toc514324967" w:history="1">
        <w:r w:rsidR="00267F36" w:rsidRPr="00A53E5E">
          <w:rPr>
            <w:rStyle w:val="Hyperlink"/>
          </w:rPr>
          <w:t>2.1.2</w:t>
        </w:r>
        <w:r w:rsidR="00267F36">
          <w:rPr>
            <w:rFonts w:asciiTheme="minorHAnsi" w:hAnsiTheme="minorHAnsi"/>
            <w:szCs w:val="22"/>
            <w:lang w:eastAsia="nl-BE"/>
          </w:rPr>
          <w:tab/>
        </w:r>
        <w:r w:rsidR="00267F36" w:rsidRPr="00A53E5E">
          <w:rPr>
            <w:rStyle w:val="Hyperlink"/>
          </w:rPr>
          <w:t>Basis</w:t>
        </w:r>
        <w:r w:rsidR="00267F36">
          <w:rPr>
            <w:webHidden/>
          </w:rPr>
          <w:tab/>
        </w:r>
        <w:r w:rsidR="00267F36">
          <w:rPr>
            <w:webHidden/>
          </w:rPr>
          <w:fldChar w:fldCharType="begin"/>
        </w:r>
        <w:r w:rsidR="00267F36">
          <w:rPr>
            <w:webHidden/>
          </w:rPr>
          <w:instrText xml:space="preserve"> PAGEREF _Toc514324967 \h </w:instrText>
        </w:r>
        <w:r w:rsidR="00267F36">
          <w:rPr>
            <w:webHidden/>
          </w:rPr>
        </w:r>
        <w:r w:rsidR="00267F36">
          <w:rPr>
            <w:webHidden/>
          </w:rPr>
          <w:fldChar w:fldCharType="separate"/>
        </w:r>
        <w:r w:rsidR="00267F36">
          <w:rPr>
            <w:webHidden/>
          </w:rPr>
          <w:t>2</w:t>
        </w:r>
        <w:r w:rsidR="00267F36">
          <w:rPr>
            <w:webHidden/>
          </w:rPr>
          <w:fldChar w:fldCharType="end"/>
        </w:r>
      </w:hyperlink>
    </w:p>
    <w:p w14:paraId="1B37C179" w14:textId="5702FDC0" w:rsidR="00267F36" w:rsidRDefault="00C417C8">
      <w:pPr>
        <w:pStyle w:val="Inhopg3"/>
        <w:tabs>
          <w:tab w:val="left" w:pos="1985"/>
        </w:tabs>
        <w:rPr>
          <w:rFonts w:asciiTheme="minorHAnsi" w:hAnsiTheme="minorHAnsi"/>
          <w:szCs w:val="22"/>
          <w:lang w:eastAsia="nl-BE"/>
        </w:rPr>
      </w:pPr>
      <w:hyperlink w:anchor="_Toc514324968" w:history="1">
        <w:r w:rsidR="00267F36" w:rsidRPr="00A53E5E">
          <w:rPr>
            <w:rStyle w:val="Hyperlink"/>
          </w:rPr>
          <w:t>2.1.3</w:t>
        </w:r>
        <w:r w:rsidR="00267F36">
          <w:rPr>
            <w:rFonts w:asciiTheme="minorHAnsi" w:hAnsiTheme="minorHAnsi"/>
            <w:szCs w:val="22"/>
            <w:lang w:eastAsia="nl-BE"/>
          </w:rPr>
          <w:tab/>
        </w:r>
        <w:r w:rsidR="00267F36" w:rsidRPr="00A53E5E">
          <w:rPr>
            <w:rStyle w:val="Hyperlink"/>
          </w:rPr>
          <w:t>Grafische architectuur</w:t>
        </w:r>
        <w:r w:rsidR="00267F36">
          <w:rPr>
            <w:webHidden/>
          </w:rPr>
          <w:tab/>
        </w:r>
        <w:r w:rsidR="00267F36">
          <w:rPr>
            <w:webHidden/>
          </w:rPr>
          <w:fldChar w:fldCharType="begin"/>
        </w:r>
        <w:r w:rsidR="00267F36">
          <w:rPr>
            <w:webHidden/>
          </w:rPr>
          <w:instrText xml:space="preserve"> PAGEREF _Toc514324968 \h </w:instrText>
        </w:r>
        <w:r w:rsidR="00267F36">
          <w:rPr>
            <w:webHidden/>
          </w:rPr>
        </w:r>
        <w:r w:rsidR="00267F36">
          <w:rPr>
            <w:webHidden/>
          </w:rPr>
          <w:fldChar w:fldCharType="separate"/>
        </w:r>
        <w:r w:rsidR="00267F36">
          <w:rPr>
            <w:webHidden/>
          </w:rPr>
          <w:t>3</w:t>
        </w:r>
        <w:r w:rsidR="00267F36">
          <w:rPr>
            <w:webHidden/>
          </w:rPr>
          <w:fldChar w:fldCharType="end"/>
        </w:r>
      </w:hyperlink>
    </w:p>
    <w:p w14:paraId="4505EDF0" w14:textId="50D51F5A" w:rsidR="00267F36" w:rsidRDefault="00C417C8">
      <w:pPr>
        <w:pStyle w:val="Inhopg3"/>
        <w:tabs>
          <w:tab w:val="left" w:pos="1985"/>
        </w:tabs>
        <w:rPr>
          <w:rFonts w:asciiTheme="minorHAnsi" w:hAnsiTheme="minorHAnsi"/>
          <w:szCs w:val="22"/>
          <w:lang w:eastAsia="nl-BE"/>
        </w:rPr>
      </w:pPr>
      <w:hyperlink w:anchor="_Toc514324969" w:history="1">
        <w:r w:rsidR="00267F36" w:rsidRPr="00A53E5E">
          <w:rPr>
            <w:rStyle w:val="Hyperlink"/>
          </w:rPr>
          <w:t>2.1.4</w:t>
        </w:r>
        <w:r w:rsidR="00267F36">
          <w:rPr>
            <w:rFonts w:asciiTheme="minorHAnsi" w:hAnsiTheme="minorHAnsi"/>
            <w:szCs w:val="22"/>
            <w:lang w:eastAsia="nl-BE"/>
          </w:rPr>
          <w:tab/>
        </w:r>
        <w:r w:rsidR="00267F36" w:rsidRPr="00A53E5E">
          <w:rPr>
            <w:rStyle w:val="Hyperlink"/>
          </w:rPr>
          <w:t>Main feature: Signals and slots</w:t>
        </w:r>
        <w:r w:rsidR="00267F36">
          <w:rPr>
            <w:webHidden/>
          </w:rPr>
          <w:tab/>
        </w:r>
        <w:r w:rsidR="00267F36">
          <w:rPr>
            <w:webHidden/>
          </w:rPr>
          <w:fldChar w:fldCharType="begin"/>
        </w:r>
        <w:r w:rsidR="00267F36">
          <w:rPr>
            <w:webHidden/>
          </w:rPr>
          <w:instrText xml:space="preserve"> PAGEREF _Toc514324969 \h </w:instrText>
        </w:r>
        <w:r w:rsidR="00267F36">
          <w:rPr>
            <w:webHidden/>
          </w:rPr>
        </w:r>
        <w:r w:rsidR="00267F36">
          <w:rPr>
            <w:webHidden/>
          </w:rPr>
          <w:fldChar w:fldCharType="separate"/>
        </w:r>
        <w:r w:rsidR="00267F36">
          <w:rPr>
            <w:webHidden/>
          </w:rPr>
          <w:t>4</w:t>
        </w:r>
        <w:r w:rsidR="00267F36">
          <w:rPr>
            <w:webHidden/>
          </w:rPr>
          <w:fldChar w:fldCharType="end"/>
        </w:r>
      </w:hyperlink>
    </w:p>
    <w:p w14:paraId="0F85E5C2" w14:textId="47BB1C0B" w:rsidR="00267F36" w:rsidRDefault="00C417C8">
      <w:pPr>
        <w:pStyle w:val="Inhopg3"/>
        <w:tabs>
          <w:tab w:val="left" w:pos="1985"/>
        </w:tabs>
        <w:rPr>
          <w:rFonts w:asciiTheme="minorHAnsi" w:hAnsiTheme="minorHAnsi"/>
          <w:szCs w:val="22"/>
          <w:lang w:eastAsia="nl-BE"/>
        </w:rPr>
      </w:pPr>
      <w:hyperlink w:anchor="_Toc514324970" w:history="1">
        <w:r w:rsidR="00267F36" w:rsidRPr="00A53E5E">
          <w:rPr>
            <w:rStyle w:val="Hyperlink"/>
          </w:rPr>
          <w:t>2.1.5</w:t>
        </w:r>
        <w:r w:rsidR="00267F36">
          <w:rPr>
            <w:rFonts w:asciiTheme="minorHAnsi" w:hAnsiTheme="minorHAnsi"/>
            <w:szCs w:val="22"/>
            <w:lang w:eastAsia="nl-BE"/>
          </w:rPr>
          <w:tab/>
        </w:r>
        <w:r w:rsidR="00267F36" w:rsidRPr="00A53E5E">
          <w:rPr>
            <w:rStyle w:val="Hyperlink"/>
          </w:rPr>
          <w:t>Qt Creator</w:t>
        </w:r>
        <w:r w:rsidR="00267F36">
          <w:rPr>
            <w:webHidden/>
          </w:rPr>
          <w:tab/>
        </w:r>
        <w:r w:rsidR="00267F36">
          <w:rPr>
            <w:webHidden/>
          </w:rPr>
          <w:fldChar w:fldCharType="begin"/>
        </w:r>
        <w:r w:rsidR="00267F36">
          <w:rPr>
            <w:webHidden/>
          </w:rPr>
          <w:instrText xml:space="preserve"> PAGEREF _Toc514324970 \h </w:instrText>
        </w:r>
        <w:r w:rsidR="00267F36">
          <w:rPr>
            <w:webHidden/>
          </w:rPr>
        </w:r>
        <w:r w:rsidR="00267F36">
          <w:rPr>
            <w:webHidden/>
          </w:rPr>
          <w:fldChar w:fldCharType="separate"/>
        </w:r>
        <w:r w:rsidR="00267F36">
          <w:rPr>
            <w:webHidden/>
          </w:rPr>
          <w:t>5</w:t>
        </w:r>
        <w:r w:rsidR="00267F36">
          <w:rPr>
            <w:webHidden/>
          </w:rPr>
          <w:fldChar w:fldCharType="end"/>
        </w:r>
      </w:hyperlink>
    </w:p>
    <w:p w14:paraId="1ECC0797" w14:textId="592E7A4C" w:rsidR="00267F36" w:rsidRDefault="00C417C8">
      <w:pPr>
        <w:pStyle w:val="Inhopg3"/>
        <w:tabs>
          <w:tab w:val="left" w:pos="1985"/>
        </w:tabs>
        <w:rPr>
          <w:rFonts w:asciiTheme="minorHAnsi" w:hAnsiTheme="minorHAnsi"/>
          <w:szCs w:val="22"/>
          <w:lang w:eastAsia="nl-BE"/>
        </w:rPr>
      </w:pPr>
      <w:hyperlink w:anchor="_Toc514324971" w:history="1">
        <w:r w:rsidR="00267F36" w:rsidRPr="00A53E5E">
          <w:rPr>
            <w:rStyle w:val="Hyperlink"/>
          </w:rPr>
          <w:t>2.1.6</w:t>
        </w:r>
        <w:r w:rsidR="00267F36">
          <w:rPr>
            <w:rFonts w:asciiTheme="minorHAnsi" w:hAnsiTheme="minorHAnsi"/>
            <w:szCs w:val="22"/>
            <w:lang w:eastAsia="nl-BE"/>
          </w:rPr>
          <w:tab/>
        </w:r>
        <w:r w:rsidR="00267F36" w:rsidRPr="00A53E5E">
          <w:rPr>
            <w:rStyle w:val="Hyperlink"/>
          </w:rPr>
          <w:t>Portfolio</w:t>
        </w:r>
        <w:r w:rsidR="00267F36">
          <w:rPr>
            <w:webHidden/>
          </w:rPr>
          <w:tab/>
        </w:r>
        <w:r w:rsidR="00267F36">
          <w:rPr>
            <w:webHidden/>
          </w:rPr>
          <w:fldChar w:fldCharType="begin"/>
        </w:r>
        <w:r w:rsidR="00267F36">
          <w:rPr>
            <w:webHidden/>
          </w:rPr>
          <w:instrText xml:space="preserve"> PAGEREF _Toc514324971 \h </w:instrText>
        </w:r>
        <w:r w:rsidR="00267F36">
          <w:rPr>
            <w:webHidden/>
          </w:rPr>
        </w:r>
        <w:r w:rsidR="00267F36">
          <w:rPr>
            <w:webHidden/>
          </w:rPr>
          <w:fldChar w:fldCharType="separate"/>
        </w:r>
        <w:r w:rsidR="00267F36">
          <w:rPr>
            <w:webHidden/>
          </w:rPr>
          <w:t>5</w:t>
        </w:r>
        <w:r w:rsidR="00267F36">
          <w:rPr>
            <w:webHidden/>
          </w:rPr>
          <w:fldChar w:fldCharType="end"/>
        </w:r>
      </w:hyperlink>
    </w:p>
    <w:p w14:paraId="144BE39B" w14:textId="3DB8277A" w:rsidR="00267F36" w:rsidRDefault="00C417C8" w:rsidP="00902BC7">
      <w:pPr>
        <w:pStyle w:val="Inhopg2"/>
        <w:rPr>
          <w:rFonts w:asciiTheme="minorHAnsi" w:hAnsiTheme="minorHAnsi" w:cstheme="minorBidi"/>
          <w:szCs w:val="22"/>
          <w:lang w:eastAsia="nl-BE"/>
        </w:rPr>
      </w:pPr>
      <w:hyperlink w:anchor="_Toc514324972" w:history="1">
        <w:r w:rsidR="00267F36" w:rsidRPr="00A53E5E">
          <w:rPr>
            <w:rStyle w:val="Hyperlink"/>
          </w:rPr>
          <w:t>2.2</w:t>
        </w:r>
        <w:r w:rsidR="00267F36">
          <w:rPr>
            <w:rFonts w:asciiTheme="minorHAnsi" w:hAnsiTheme="minorHAnsi" w:cstheme="minorBidi"/>
            <w:szCs w:val="22"/>
            <w:lang w:eastAsia="nl-BE"/>
          </w:rPr>
          <w:tab/>
        </w:r>
        <w:r w:rsidR="00267F36" w:rsidRPr="00A53E5E">
          <w:rPr>
            <w:rStyle w:val="Hyperlink"/>
          </w:rPr>
          <w:t>React Native</w:t>
        </w:r>
        <w:r w:rsidR="00267F36">
          <w:rPr>
            <w:webHidden/>
          </w:rPr>
          <w:tab/>
        </w:r>
        <w:r w:rsidR="00267F36">
          <w:rPr>
            <w:webHidden/>
          </w:rPr>
          <w:fldChar w:fldCharType="begin"/>
        </w:r>
        <w:r w:rsidR="00267F36">
          <w:rPr>
            <w:webHidden/>
          </w:rPr>
          <w:instrText xml:space="preserve"> PAGEREF _Toc514324972 \h </w:instrText>
        </w:r>
        <w:r w:rsidR="00267F36">
          <w:rPr>
            <w:webHidden/>
          </w:rPr>
        </w:r>
        <w:r w:rsidR="00267F36">
          <w:rPr>
            <w:webHidden/>
          </w:rPr>
          <w:fldChar w:fldCharType="separate"/>
        </w:r>
        <w:r w:rsidR="00267F36">
          <w:rPr>
            <w:webHidden/>
          </w:rPr>
          <w:t>6</w:t>
        </w:r>
        <w:r w:rsidR="00267F36">
          <w:rPr>
            <w:webHidden/>
          </w:rPr>
          <w:fldChar w:fldCharType="end"/>
        </w:r>
      </w:hyperlink>
    </w:p>
    <w:p w14:paraId="3E676A2E" w14:textId="4E99B750" w:rsidR="00267F36" w:rsidRDefault="00C417C8">
      <w:pPr>
        <w:pStyle w:val="Inhopg3"/>
        <w:tabs>
          <w:tab w:val="left" w:pos="1985"/>
        </w:tabs>
        <w:rPr>
          <w:rFonts w:asciiTheme="minorHAnsi" w:hAnsiTheme="minorHAnsi"/>
          <w:szCs w:val="22"/>
          <w:lang w:eastAsia="nl-BE"/>
        </w:rPr>
      </w:pPr>
      <w:hyperlink w:anchor="_Toc514324973" w:history="1">
        <w:r w:rsidR="00267F36" w:rsidRPr="00A53E5E">
          <w:rPr>
            <w:rStyle w:val="Hyperlink"/>
          </w:rPr>
          <w:t>2.2.1</w:t>
        </w:r>
        <w:r w:rsidR="00267F36">
          <w:rPr>
            <w:rFonts w:asciiTheme="minorHAnsi" w:hAnsiTheme="minorHAnsi"/>
            <w:szCs w:val="22"/>
            <w:lang w:eastAsia="nl-BE"/>
          </w:rPr>
          <w:tab/>
        </w:r>
        <w:r w:rsidR="00267F36" w:rsidRPr="00A53E5E">
          <w:rPr>
            <w:rStyle w:val="Hyperlink"/>
          </w:rPr>
          <w:t>Oorsprong</w:t>
        </w:r>
        <w:r w:rsidR="00267F36">
          <w:rPr>
            <w:webHidden/>
          </w:rPr>
          <w:tab/>
        </w:r>
        <w:r w:rsidR="00267F36">
          <w:rPr>
            <w:webHidden/>
          </w:rPr>
          <w:fldChar w:fldCharType="begin"/>
        </w:r>
        <w:r w:rsidR="00267F36">
          <w:rPr>
            <w:webHidden/>
          </w:rPr>
          <w:instrText xml:space="preserve"> PAGEREF _Toc514324973 \h </w:instrText>
        </w:r>
        <w:r w:rsidR="00267F36">
          <w:rPr>
            <w:webHidden/>
          </w:rPr>
        </w:r>
        <w:r w:rsidR="00267F36">
          <w:rPr>
            <w:webHidden/>
          </w:rPr>
          <w:fldChar w:fldCharType="separate"/>
        </w:r>
        <w:r w:rsidR="00267F36">
          <w:rPr>
            <w:webHidden/>
          </w:rPr>
          <w:t>6</w:t>
        </w:r>
        <w:r w:rsidR="00267F36">
          <w:rPr>
            <w:webHidden/>
          </w:rPr>
          <w:fldChar w:fldCharType="end"/>
        </w:r>
      </w:hyperlink>
    </w:p>
    <w:p w14:paraId="20613B62" w14:textId="1E8A9FDB" w:rsidR="00267F36" w:rsidRDefault="00C417C8">
      <w:pPr>
        <w:pStyle w:val="Inhopg3"/>
        <w:tabs>
          <w:tab w:val="left" w:pos="1985"/>
        </w:tabs>
        <w:rPr>
          <w:rFonts w:asciiTheme="minorHAnsi" w:hAnsiTheme="minorHAnsi"/>
          <w:szCs w:val="22"/>
          <w:lang w:eastAsia="nl-BE"/>
        </w:rPr>
      </w:pPr>
      <w:hyperlink w:anchor="_Toc514324974" w:history="1">
        <w:r w:rsidR="00267F36" w:rsidRPr="00A53E5E">
          <w:rPr>
            <w:rStyle w:val="Hyperlink"/>
          </w:rPr>
          <w:t>2.2.2</w:t>
        </w:r>
        <w:r w:rsidR="00267F36">
          <w:rPr>
            <w:rFonts w:asciiTheme="minorHAnsi" w:hAnsiTheme="minorHAnsi"/>
            <w:szCs w:val="22"/>
            <w:lang w:eastAsia="nl-BE"/>
          </w:rPr>
          <w:tab/>
        </w:r>
        <w:r w:rsidR="00267F36" w:rsidRPr="00A53E5E">
          <w:rPr>
            <w:rStyle w:val="Hyperlink"/>
          </w:rPr>
          <w:t>Basis</w:t>
        </w:r>
        <w:r w:rsidR="00267F36">
          <w:rPr>
            <w:webHidden/>
          </w:rPr>
          <w:tab/>
        </w:r>
        <w:r w:rsidR="00267F36">
          <w:rPr>
            <w:webHidden/>
          </w:rPr>
          <w:fldChar w:fldCharType="begin"/>
        </w:r>
        <w:r w:rsidR="00267F36">
          <w:rPr>
            <w:webHidden/>
          </w:rPr>
          <w:instrText xml:space="preserve"> PAGEREF _Toc514324974 \h </w:instrText>
        </w:r>
        <w:r w:rsidR="00267F36">
          <w:rPr>
            <w:webHidden/>
          </w:rPr>
        </w:r>
        <w:r w:rsidR="00267F36">
          <w:rPr>
            <w:webHidden/>
          </w:rPr>
          <w:fldChar w:fldCharType="separate"/>
        </w:r>
        <w:r w:rsidR="00267F36">
          <w:rPr>
            <w:webHidden/>
          </w:rPr>
          <w:t>6</w:t>
        </w:r>
        <w:r w:rsidR="00267F36">
          <w:rPr>
            <w:webHidden/>
          </w:rPr>
          <w:fldChar w:fldCharType="end"/>
        </w:r>
      </w:hyperlink>
    </w:p>
    <w:p w14:paraId="4D2FDBD1" w14:textId="1B3B0F0D" w:rsidR="00267F36" w:rsidRDefault="00C417C8">
      <w:pPr>
        <w:pStyle w:val="Inhopg3"/>
        <w:tabs>
          <w:tab w:val="left" w:pos="1985"/>
        </w:tabs>
        <w:rPr>
          <w:rFonts w:asciiTheme="minorHAnsi" w:hAnsiTheme="minorHAnsi"/>
          <w:szCs w:val="22"/>
          <w:lang w:eastAsia="nl-BE"/>
        </w:rPr>
      </w:pPr>
      <w:hyperlink w:anchor="_Toc514324975" w:history="1">
        <w:r w:rsidR="00267F36" w:rsidRPr="00A53E5E">
          <w:rPr>
            <w:rStyle w:val="Hyperlink"/>
          </w:rPr>
          <w:t>2.2.3</w:t>
        </w:r>
        <w:r w:rsidR="00267F36">
          <w:rPr>
            <w:rFonts w:asciiTheme="minorHAnsi" w:hAnsiTheme="minorHAnsi"/>
            <w:szCs w:val="22"/>
            <w:lang w:eastAsia="nl-BE"/>
          </w:rPr>
          <w:tab/>
        </w:r>
        <w:r w:rsidR="00267F36" w:rsidRPr="00A53E5E">
          <w:rPr>
            <w:rStyle w:val="Hyperlink"/>
          </w:rPr>
          <w:t>Features</w:t>
        </w:r>
        <w:r w:rsidR="00267F36">
          <w:rPr>
            <w:webHidden/>
          </w:rPr>
          <w:tab/>
        </w:r>
        <w:r w:rsidR="00267F36">
          <w:rPr>
            <w:webHidden/>
          </w:rPr>
          <w:fldChar w:fldCharType="begin"/>
        </w:r>
        <w:r w:rsidR="00267F36">
          <w:rPr>
            <w:webHidden/>
          </w:rPr>
          <w:instrText xml:space="preserve"> PAGEREF _Toc514324975 \h </w:instrText>
        </w:r>
        <w:r w:rsidR="00267F36">
          <w:rPr>
            <w:webHidden/>
          </w:rPr>
        </w:r>
        <w:r w:rsidR="00267F36">
          <w:rPr>
            <w:webHidden/>
          </w:rPr>
          <w:fldChar w:fldCharType="separate"/>
        </w:r>
        <w:r w:rsidR="00267F36">
          <w:rPr>
            <w:webHidden/>
          </w:rPr>
          <w:t>7</w:t>
        </w:r>
        <w:r w:rsidR="00267F36">
          <w:rPr>
            <w:webHidden/>
          </w:rPr>
          <w:fldChar w:fldCharType="end"/>
        </w:r>
      </w:hyperlink>
    </w:p>
    <w:p w14:paraId="4010CA20" w14:textId="3C10E4B6" w:rsidR="00267F36" w:rsidRDefault="00C417C8">
      <w:pPr>
        <w:pStyle w:val="Inhopg3"/>
        <w:tabs>
          <w:tab w:val="left" w:pos="1985"/>
        </w:tabs>
        <w:rPr>
          <w:rFonts w:asciiTheme="minorHAnsi" w:hAnsiTheme="minorHAnsi"/>
          <w:szCs w:val="22"/>
          <w:lang w:eastAsia="nl-BE"/>
        </w:rPr>
      </w:pPr>
      <w:hyperlink w:anchor="_Toc514324976" w:history="1">
        <w:r w:rsidR="00267F36" w:rsidRPr="00A53E5E">
          <w:rPr>
            <w:rStyle w:val="Hyperlink"/>
          </w:rPr>
          <w:t>2.2.4</w:t>
        </w:r>
        <w:r w:rsidR="00267F36">
          <w:rPr>
            <w:rFonts w:asciiTheme="minorHAnsi" w:hAnsiTheme="minorHAnsi"/>
            <w:szCs w:val="22"/>
            <w:lang w:eastAsia="nl-BE"/>
          </w:rPr>
          <w:tab/>
        </w:r>
        <w:r w:rsidR="00267F36" w:rsidRPr="00A53E5E">
          <w:rPr>
            <w:rStyle w:val="Hyperlink"/>
          </w:rPr>
          <w:t>Gebruik</w:t>
        </w:r>
        <w:r w:rsidR="00267F36">
          <w:rPr>
            <w:webHidden/>
          </w:rPr>
          <w:tab/>
        </w:r>
        <w:r w:rsidR="00267F36">
          <w:rPr>
            <w:webHidden/>
          </w:rPr>
          <w:fldChar w:fldCharType="begin"/>
        </w:r>
        <w:r w:rsidR="00267F36">
          <w:rPr>
            <w:webHidden/>
          </w:rPr>
          <w:instrText xml:space="preserve"> PAGEREF _Toc514324976 \h </w:instrText>
        </w:r>
        <w:r w:rsidR="00267F36">
          <w:rPr>
            <w:webHidden/>
          </w:rPr>
        </w:r>
        <w:r w:rsidR="00267F36">
          <w:rPr>
            <w:webHidden/>
          </w:rPr>
          <w:fldChar w:fldCharType="separate"/>
        </w:r>
        <w:r w:rsidR="00267F36">
          <w:rPr>
            <w:webHidden/>
          </w:rPr>
          <w:t>10</w:t>
        </w:r>
        <w:r w:rsidR="00267F36">
          <w:rPr>
            <w:webHidden/>
          </w:rPr>
          <w:fldChar w:fldCharType="end"/>
        </w:r>
      </w:hyperlink>
    </w:p>
    <w:p w14:paraId="5F27085D" w14:textId="5E6C65E9" w:rsidR="00267F36" w:rsidRDefault="00C417C8">
      <w:pPr>
        <w:pStyle w:val="Inhopg3"/>
        <w:tabs>
          <w:tab w:val="left" w:pos="1985"/>
        </w:tabs>
        <w:rPr>
          <w:rFonts w:asciiTheme="minorHAnsi" w:hAnsiTheme="minorHAnsi"/>
          <w:szCs w:val="22"/>
          <w:lang w:eastAsia="nl-BE"/>
        </w:rPr>
      </w:pPr>
      <w:hyperlink w:anchor="_Toc514324977" w:history="1">
        <w:r w:rsidR="00267F36" w:rsidRPr="00A53E5E">
          <w:rPr>
            <w:rStyle w:val="Hyperlink"/>
          </w:rPr>
          <w:t>2.2.5</w:t>
        </w:r>
        <w:r w:rsidR="00267F36">
          <w:rPr>
            <w:rFonts w:asciiTheme="minorHAnsi" w:hAnsiTheme="minorHAnsi"/>
            <w:szCs w:val="22"/>
            <w:lang w:eastAsia="nl-BE"/>
          </w:rPr>
          <w:tab/>
        </w:r>
        <w:r w:rsidR="00267F36" w:rsidRPr="00A53E5E">
          <w:rPr>
            <w:rStyle w:val="Hyperlink"/>
          </w:rPr>
          <w:t>Portfolio</w:t>
        </w:r>
        <w:r w:rsidR="00267F36">
          <w:rPr>
            <w:webHidden/>
          </w:rPr>
          <w:tab/>
        </w:r>
        <w:r w:rsidR="00267F36">
          <w:rPr>
            <w:webHidden/>
          </w:rPr>
          <w:fldChar w:fldCharType="begin"/>
        </w:r>
        <w:r w:rsidR="00267F36">
          <w:rPr>
            <w:webHidden/>
          </w:rPr>
          <w:instrText xml:space="preserve"> PAGEREF _Toc514324977 \h </w:instrText>
        </w:r>
        <w:r w:rsidR="00267F36">
          <w:rPr>
            <w:webHidden/>
          </w:rPr>
        </w:r>
        <w:r w:rsidR="00267F36">
          <w:rPr>
            <w:webHidden/>
          </w:rPr>
          <w:fldChar w:fldCharType="separate"/>
        </w:r>
        <w:r w:rsidR="00267F36">
          <w:rPr>
            <w:webHidden/>
          </w:rPr>
          <w:t>11</w:t>
        </w:r>
        <w:r w:rsidR="00267F36">
          <w:rPr>
            <w:webHidden/>
          </w:rPr>
          <w:fldChar w:fldCharType="end"/>
        </w:r>
      </w:hyperlink>
    </w:p>
    <w:p w14:paraId="7778B059" w14:textId="18A0C066" w:rsidR="00267F36" w:rsidRDefault="00C417C8" w:rsidP="00902BC7">
      <w:pPr>
        <w:pStyle w:val="Inhopg2"/>
        <w:rPr>
          <w:rFonts w:asciiTheme="minorHAnsi" w:hAnsiTheme="minorHAnsi" w:cstheme="minorBidi"/>
          <w:szCs w:val="22"/>
          <w:lang w:eastAsia="nl-BE"/>
        </w:rPr>
      </w:pPr>
      <w:hyperlink w:anchor="_Toc514324978" w:history="1">
        <w:r w:rsidR="00267F36" w:rsidRPr="00A53E5E">
          <w:rPr>
            <w:rStyle w:val="Hyperlink"/>
          </w:rPr>
          <w:t>2.3</w:t>
        </w:r>
        <w:r w:rsidR="00267F36">
          <w:rPr>
            <w:rFonts w:asciiTheme="minorHAnsi" w:hAnsiTheme="minorHAnsi" w:cstheme="minorBidi"/>
            <w:szCs w:val="22"/>
            <w:lang w:eastAsia="nl-BE"/>
          </w:rPr>
          <w:tab/>
        </w:r>
        <w:r w:rsidR="00267F36" w:rsidRPr="00A53E5E">
          <w:rPr>
            <w:rStyle w:val="Hyperlink"/>
          </w:rPr>
          <w:t>Xamarin</w:t>
        </w:r>
        <w:r w:rsidR="00267F36">
          <w:rPr>
            <w:webHidden/>
          </w:rPr>
          <w:tab/>
        </w:r>
        <w:r w:rsidR="00267F36">
          <w:rPr>
            <w:webHidden/>
          </w:rPr>
          <w:fldChar w:fldCharType="begin"/>
        </w:r>
        <w:r w:rsidR="00267F36">
          <w:rPr>
            <w:webHidden/>
          </w:rPr>
          <w:instrText xml:space="preserve"> PAGEREF _Toc514324978 \h </w:instrText>
        </w:r>
        <w:r w:rsidR="00267F36">
          <w:rPr>
            <w:webHidden/>
          </w:rPr>
        </w:r>
        <w:r w:rsidR="00267F36">
          <w:rPr>
            <w:webHidden/>
          </w:rPr>
          <w:fldChar w:fldCharType="separate"/>
        </w:r>
        <w:r w:rsidR="00267F36">
          <w:rPr>
            <w:webHidden/>
          </w:rPr>
          <w:t>11</w:t>
        </w:r>
        <w:r w:rsidR="00267F36">
          <w:rPr>
            <w:webHidden/>
          </w:rPr>
          <w:fldChar w:fldCharType="end"/>
        </w:r>
      </w:hyperlink>
    </w:p>
    <w:p w14:paraId="6C123AFE" w14:textId="2013C66B" w:rsidR="00267F36" w:rsidRDefault="00C417C8">
      <w:pPr>
        <w:pStyle w:val="Inhopg3"/>
        <w:tabs>
          <w:tab w:val="left" w:pos="1985"/>
        </w:tabs>
        <w:rPr>
          <w:rFonts w:asciiTheme="minorHAnsi" w:hAnsiTheme="minorHAnsi"/>
          <w:szCs w:val="22"/>
          <w:lang w:eastAsia="nl-BE"/>
        </w:rPr>
      </w:pPr>
      <w:hyperlink w:anchor="_Toc514324979" w:history="1">
        <w:r w:rsidR="00267F36" w:rsidRPr="00A53E5E">
          <w:rPr>
            <w:rStyle w:val="Hyperlink"/>
          </w:rPr>
          <w:t>2.3.1</w:t>
        </w:r>
        <w:r w:rsidR="00267F36">
          <w:rPr>
            <w:rFonts w:asciiTheme="minorHAnsi" w:hAnsiTheme="minorHAnsi"/>
            <w:szCs w:val="22"/>
            <w:lang w:eastAsia="nl-BE"/>
          </w:rPr>
          <w:tab/>
        </w:r>
        <w:r w:rsidR="00267F36" w:rsidRPr="00A53E5E">
          <w:rPr>
            <w:rStyle w:val="Hyperlink"/>
          </w:rPr>
          <w:t>Oorsprong</w:t>
        </w:r>
        <w:r w:rsidR="00267F36">
          <w:rPr>
            <w:webHidden/>
          </w:rPr>
          <w:tab/>
        </w:r>
        <w:r w:rsidR="00267F36">
          <w:rPr>
            <w:webHidden/>
          </w:rPr>
          <w:fldChar w:fldCharType="begin"/>
        </w:r>
        <w:r w:rsidR="00267F36">
          <w:rPr>
            <w:webHidden/>
          </w:rPr>
          <w:instrText xml:space="preserve"> PAGEREF _Toc514324979 \h </w:instrText>
        </w:r>
        <w:r w:rsidR="00267F36">
          <w:rPr>
            <w:webHidden/>
          </w:rPr>
        </w:r>
        <w:r w:rsidR="00267F36">
          <w:rPr>
            <w:webHidden/>
          </w:rPr>
          <w:fldChar w:fldCharType="separate"/>
        </w:r>
        <w:r w:rsidR="00267F36">
          <w:rPr>
            <w:webHidden/>
          </w:rPr>
          <w:t>11</w:t>
        </w:r>
        <w:r w:rsidR="00267F36">
          <w:rPr>
            <w:webHidden/>
          </w:rPr>
          <w:fldChar w:fldCharType="end"/>
        </w:r>
      </w:hyperlink>
    </w:p>
    <w:p w14:paraId="126E1B70" w14:textId="75C6F940" w:rsidR="00267F36" w:rsidRDefault="00C417C8">
      <w:pPr>
        <w:pStyle w:val="Inhopg3"/>
        <w:tabs>
          <w:tab w:val="left" w:pos="1985"/>
        </w:tabs>
        <w:rPr>
          <w:rFonts w:asciiTheme="minorHAnsi" w:hAnsiTheme="minorHAnsi"/>
          <w:szCs w:val="22"/>
          <w:lang w:eastAsia="nl-BE"/>
        </w:rPr>
      </w:pPr>
      <w:hyperlink w:anchor="_Toc514324980" w:history="1">
        <w:r w:rsidR="00267F36" w:rsidRPr="00A53E5E">
          <w:rPr>
            <w:rStyle w:val="Hyperlink"/>
          </w:rPr>
          <w:t>2.3.2</w:t>
        </w:r>
        <w:r w:rsidR="00267F36">
          <w:rPr>
            <w:rFonts w:asciiTheme="minorHAnsi" w:hAnsiTheme="minorHAnsi"/>
            <w:szCs w:val="22"/>
            <w:lang w:eastAsia="nl-BE"/>
          </w:rPr>
          <w:tab/>
        </w:r>
        <w:r w:rsidR="00267F36" w:rsidRPr="00A53E5E">
          <w:rPr>
            <w:rStyle w:val="Hyperlink"/>
          </w:rPr>
          <w:t>Basis</w:t>
        </w:r>
        <w:r w:rsidR="00267F36">
          <w:rPr>
            <w:webHidden/>
          </w:rPr>
          <w:tab/>
        </w:r>
        <w:r w:rsidR="00267F36">
          <w:rPr>
            <w:webHidden/>
          </w:rPr>
          <w:fldChar w:fldCharType="begin"/>
        </w:r>
        <w:r w:rsidR="00267F36">
          <w:rPr>
            <w:webHidden/>
          </w:rPr>
          <w:instrText xml:space="preserve"> PAGEREF _Toc514324980 \h </w:instrText>
        </w:r>
        <w:r w:rsidR="00267F36">
          <w:rPr>
            <w:webHidden/>
          </w:rPr>
        </w:r>
        <w:r w:rsidR="00267F36">
          <w:rPr>
            <w:webHidden/>
          </w:rPr>
          <w:fldChar w:fldCharType="separate"/>
        </w:r>
        <w:r w:rsidR="00267F36">
          <w:rPr>
            <w:webHidden/>
          </w:rPr>
          <w:t>11</w:t>
        </w:r>
        <w:r w:rsidR="00267F36">
          <w:rPr>
            <w:webHidden/>
          </w:rPr>
          <w:fldChar w:fldCharType="end"/>
        </w:r>
      </w:hyperlink>
    </w:p>
    <w:p w14:paraId="251F403A" w14:textId="5E1C0F25" w:rsidR="00267F36" w:rsidRDefault="00C417C8">
      <w:pPr>
        <w:pStyle w:val="Inhopg3"/>
        <w:tabs>
          <w:tab w:val="left" w:pos="1985"/>
        </w:tabs>
        <w:rPr>
          <w:rFonts w:asciiTheme="minorHAnsi" w:hAnsiTheme="minorHAnsi"/>
          <w:szCs w:val="22"/>
          <w:lang w:eastAsia="nl-BE"/>
        </w:rPr>
      </w:pPr>
      <w:hyperlink w:anchor="_Toc514324981" w:history="1">
        <w:r w:rsidR="00267F36" w:rsidRPr="00A53E5E">
          <w:rPr>
            <w:rStyle w:val="Hyperlink"/>
          </w:rPr>
          <w:t>2.3.3</w:t>
        </w:r>
        <w:r w:rsidR="00267F36">
          <w:rPr>
            <w:rFonts w:asciiTheme="minorHAnsi" w:hAnsiTheme="minorHAnsi"/>
            <w:szCs w:val="22"/>
            <w:lang w:eastAsia="nl-BE"/>
          </w:rPr>
          <w:tab/>
        </w:r>
        <w:r w:rsidR="00267F36" w:rsidRPr="00A53E5E">
          <w:rPr>
            <w:rStyle w:val="Hyperlink"/>
          </w:rPr>
          <w:t>Features</w:t>
        </w:r>
        <w:r w:rsidR="00267F36">
          <w:rPr>
            <w:webHidden/>
          </w:rPr>
          <w:tab/>
        </w:r>
        <w:r w:rsidR="00267F36">
          <w:rPr>
            <w:webHidden/>
          </w:rPr>
          <w:fldChar w:fldCharType="begin"/>
        </w:r>
        <w:r w:rsidR="00267F36">
          <w:rPr>
            <w:webHidden/>
          </w:rPr>
          <w:instrText xml:space="preserve"> PAGEREF _Toc514324981 \h </w:instrText>
        </w:r>
        <w:r w:rsidR="00267F36">
          <w:rPr>
            <w:webHidden/>
          </w:rPr>
        </w:r>
        <w:r w:rsidR="00267F36">
          <w:rPr>
            <w:webHidden/>
          </w:rPr>
          <w:fldChar w:fldCharType="separate"/>
        </w:r>
        <w:r w:rsidR="00267F36">
          <w:rPr>
            <w:webHidden/>
          </w:rPr>
          <w:t>12</w:t>
        </w:r>
        <w:r w:rsidR="00267F36">
          <w:rPr>
            <w:webHidden/>
          </w:rPr>
          <w:fldChar w:fldCharType="end"/>
        </w:r>
      </w:hyperlink>
    </w:p>
    <w:p w14:paraId="3AEFAED0" w14:textId="6846F768" w:rsidR="00267F36" w:rsidRDefault="00C417C8">
      <w:pPr>
        <w:pStyle w:val="Inhopg3"/>
        <w:tabs>
          <w:tab w:val="left" w:pos="1985"/>
        </w:tabs>
        <w:rPr>
          <w:rFonts w:asciiTheme="minorHAnsi" w:hAnsiTheme="minorHAnsi"/>
          <w:szCs w:val="22"/>
          <w:lang w:eastAsia="nl-BE"/>
        </w:rPr>
      </w:pPr>
      <w:hyperlink w:anchor="_Toc514324982" w:history="1">
        <w:r w:rsidR="00267F36" w:rsidRPr="00A53E5E">
          <w:rPr>
            <w:rStyle w:val="Hyperlink"/>
          </w:rPr>
          <w:t>2.3.4</w:t>
        </w:r>
        <w:r w:rsidR="00267F36">
          <w:rPr>
            <w:rFonts w:asciiTheme="minorHAnsi" w:hAnsiTheme="minorHAnsi"/>
            <w:szCs w:val="22"/>
            <w:lang w:eastAsia="nl-BE"/>
          </w:rPr>
          <w:tab/>
        </w:r>
        <w:r w:rsidR="00267F36" w:rsidRPr="00A53E5E">
          <w:rPr>
            <w:rStyle w:val="Hyperlink"/>
          </w:rPr>
          <w:t>Gebruik</w:t>
        </w:r>
        <w:r w:rsidR="00267F36">
          <w:rPr>
            <w:webHidden/>
          </w:rPr>
          <w:tab/>
        </w:r>
        <w:r w:rsidR="00267F36">
          <w:rPr>
            <w:webHidden/>
          </w:rPr>
          <w:fldChar w:fldCharType="begin"/>
        </w:r>
        <w:r w:rsidR="00267F36">
          <w:rPr>
            <w:webHidden/>
          </w:rPr>
          <w:instrText xml:space="preserve"> PAGEREF _Toc514324982 \h </w:instrText>
        </w:r>
        <w:r w:rsidR="00267F36">
          <w:rPr>
            <w:webHidden/>
          </w:rPr>
        </w:r>
        <w:r w:rsidR="00267F36">
          <w:rPr>
            <w:webHidden/>
          </w:rPr>
          <w:fldChar w:fldCharType="separate"/>
        </w:r>
        <w:r w:rsidR="00267F36">
          <w:rPr>
            <w:webHidden/>
          </w:rPr>
          <w:t>14</w:t>
        </w:r>
        <w:r w:rsidR="00267F36">
          <w:rPr>
            <w:webHidden/>
          </w:rPr>
          <w:fldChar w:fldCharType="end"/>
        </w:r>
      </w:hyperlink>
    </w:p>
    <w:p w14:paraId="18122ED1" w14:textId="4947AE0D" w:rsidR="00267F36" w:rsidRDefault="00C417C8">
      <w:pPr>
        <w:pStyle w:val="Inhopg3"/>
        <w:tabs>
          <w:tab w:val="left" w:pos="1985"/>
        </w:tabs>
        <w:rPr>
          <w:rFonts w:asciiTheme="minorHAnsi" w:hAnsiTheme="minorHAnsi"/>
          <w:szCs w:val="22"/>
          <w:lang w:eastAsia="nl-BE"/>
        </w:rPr>
      </w:pPr>
      <w:hyperlink w:anchor="_Toc514324983" w:history="1">
        <w:r w:rsidR="00267F36" w:rsidRPr="00A53E5E">
          <w:rPr>
            <w:rStyle w:val="Hyperlink"/>
          </w:rPr>
          <w:t>2.3.5</w:t>
        </w:r>
        <w:r w:rsidR="00267F36">
          <w:rPr>
            <w:rFonts w:asciiTheme="minorHAnsi" w:hAnsiTheme="minorHAnsi"/>
            <w:szCs w:val="22"/>
            <w:lang w:eastAsia="nl-BE"/>
          </w:rPr>
          <w:tab/>
        </w:r>
        <w:r w:rsidR="00267F36" w:rsidRPr="00A53E5E">
          <w:rPr>
            <w:rStyle w:val="Hyperlink"/>
          </w:rPr>
          <w:t>Portfolio</w:t>
        </w:r>
        <w:r w:rsidR="00267F36">
          <w:rPr>
            <w:webHidden/>
          </w:rPr>
          <w:tab/>
        </w:r>
        <w:r w:rsidR="00267F36">
          <w:rPr>
            <w:webHidden/>
          </w:rPr>
          <w:fldChar w:fldCharType="begin"/>
        </w:r>
        <w:r w:rsidR="00267F36">
          <w:rPr>
            <w:webHidden/>
          </w:rPr>
          <w:instrText xml:space="preserve"> PAGEREF _Toc514324983 \h </w:instrText>
        </w:r>
        <w:r w:rsidR="00267F36">
          <w:rPr>
            <w:webHidden/>
          </w:rPr>
        </w:r>
        <w:r w:rsidR="00267F36">
          <w:rPr>
            <w:webHidden/>
          </w:rPr>
          <w:fldChar w:fldCharType="separate"/>
        </w:r>
        <w:r w:rsidR="00267F36">
          <w:rPr>
            <w:webHidden/>
          </w:rPr>
          <w:t>14</w:t>
        </w:r>
        <w:r w:rsidR="00267F36">
          <w:rPr>
            <w:webHidden/>
          </w:rPr>
          <w:fldChar w:fldCharType="end"/>
        </w:r>
      </w:hyperlink>
    </w:p>
    <w:p w14:paraId="0C9AC5D2" w14:textId="441DB48D" w:rsidR="00267F36" w:rsidRDefault="00C417C8" w:rsidP="00902BC7">
      <w:pPr>
        <w:pStyle w:val="Inhopg2"/>
        <w:rPr>
          <w:rFonts w:asciiTheme="minorHAnsi" w:hAnsiTheme="minorHAnsi" w:cstheme="minorBidi"/>
          <w:szCs w:val="22"/>
          <w:lang w:eastAsia="nl-BE"/>
        </w:rPr>
      </w:pPr>
      <w:hyperlink w:anchor="_Toc514324984" w:history="1">
        <w:r w:rsidR="00267F36" w:rsidRPr="00A53E5E">
          <w:rPr>
            <w:rStyle w:val="Hyperlink"/>
          </w:rPr>
          <w:t>2.4</w:t>
        </w:r>
        <w:r w:rsidR="00267F36">
          <w:rPr>
            <w:rFonts w:asciiTheme="minorHAnsi" w:hAnsiTheme="minorHAnsi" w:cstheme="minorBidi"/>
            <w:szCs w:val="22"/>
            <w:lang w:eastAsia="nl-BE"/>
          </w:rPr>
          <w:tab/>
        </w:r>
        <w:r w:rsidR="00267F36" w:rsidRPr="00A53E5E">
          <w:rPr>
            <w:rStyle w:val="Hyperlink"/>
          </w:rPr>
          <w:t>Apache Cordova/PhoneGap</w:t>
        </w:r>
        <w:r w:rsidR="00267F36">
          <w:rPr>
            <w:webHidden/>
          </w:rPr>
          <w:tab/>
        </w:r>
        <w:r w:rsidR="00267F36">
          <w:rPr>
            <w:webHidden/>
          </w:rPr>
          <w:fldChar w:fldCharType="begin"/>
        </w:r>
        <w:r w:rsidR="00267F36">
          <w:rPr>
            <w:webHidden/>
          </w:rPr>
          <w:instrText xml:space="preserve"> PAGEREF _Toc514324984 \h </w:instrText>
        </w:r>
        <w:r w:rsidR="00267F36">
          <w:rPr>
            <w:webHidden/>
          </w:rPr>
        </w:r>
        <w:r w:rsidR="00267F36">
          <w:rPr>
            <w:webHidden/>
          </w:rPr>
          <w:fldChar w:fldCharType="separate"/>
        </w:r>
        <w:r w:rsidR="00267F36">
          <w:rPr>
            <w:webHidden/>
          </w:rPr>
          <w:t>14</w:t>
        </w:r>
        <w:r w:rsidR="00267F36">
          <w:rPr>
            <w:webHidden/>
          </w:rPr>
          <w:fldChar w:fldCharType="end"/>
        </w:r>
      </w:hyperlink>
    </w:p>
    <w:p w14:paraId="28A3BE1E" w14:textId="2DA97FA7" w:rsidR="00267F36" w:rsidRDefault="00C417C8">
      <w:pPr>
        <w:pStyle w:val="Inhopg3"/>
        <w:tabs>
          <w:tab w:val="left" w:pos="1985"/>
        </w:tabs>
        <w:rPr>
          <w:rFonts w:asciiTheme="minorHAnsi" w:hAnsiTheme="minorHAnsi"/>
          <w:szCs w:val="22"/>
          <w:lang w:eastAsia="nl-BE"/>
        </w:rPr>
      </w:pPr>
      <w:hyperlink w:anchor="_Toc514324985" w:history="1">
        <w:r w:rsidR="00267F36" w:rsidRPr="00A53E5E">
          <w:rPr>
            <w:rStyle w:val="Hyperlink"/>
          </w:rPr>
          <w:t>2.4.1</w:t>
        </w:r>
        <w:r w:rsidR="00267F36">
          <w:rPr>
            <w:rFonts w:asciiTheme="minorHAnsi" w:hAnsiTheme="minorHAnsi"/>
            <w:szCs w:val="22"/>
            <w:lang w:eastAsia="nl-BE"/>
          </w:rPr>
          <w:tab/>
        </w:r>
        <w:r w:rsidR="00267F36" w:rsidRPr="00A53E5E">
          <w:rPr>
            <w:rStyle w:val="Hyperlink"/>
          </w:rPr>
          <w:t>Oorsprong</w:t>
        </w:r>
        <w:r w:rsidR="00267F36">
          <w:rPr>
            <w:webHidden/>
          </w:rPr>
          <w:tab/>
        </w:r>
        <w:r w:rsidR="00267F36">
          <w:rPr>
            <w:webHidden/>
          </w:rPr>
          <w:fldChar w:fldCharType="begin"/>
        </w:r>
        <w:r w:rsidR="00267F36">
          <w:rPr>
            <w:webHidden/>
          </w:rPr>
          <w:instrText xml:space="preserve"> PAGEREF _Toc514324985 \h </w:instrText>
        </w:r>
        <w:r w:rsidR="00267F36">
          <w:rPr>
            <w:webHidden/>
          </w:rPr>
        </w:r>
        <w:r w:rsidR="00267F36">
          <w:rPr>
            <w:webHidden/>
          </w:rPr>
          <w:fldChar w:fldCharType="separate"/>
        </w:r>
        <w:r w:rsidR="00267F36">
          <w:rPr>
            <w:webHidden/>
          </w:rPr>
          <w:t>14</w:t>
        </w:r>
        <w:r w:rsidR="00267F36">
          <w:rPr>
            <w:webHidden/>
          </w:rPr>
          <w:fldChar w:fldCharType="end"/>
        </w:r>
      </w:hyperlink>
    </w:p>
    <w:p w14:paraId="2CC13A8C" w14:textId="1B0DF200" w:rsidR="00267F36" w:rsidRDefault="00C417C8">
      <w:pPr>
        <w:pStyle w:val="Inhopg3"/>
        <w:tabs>
          <w:tab w:val="left" w:pos="1985"/>
        </w:tabs>
        <w:rPr>
          <w:rFonts w:asciiTheme="minorHAnsi" w:hAnsiTheme="minorHAnsi"/>
          <w:szCs w:val="22"/>
          <w:lang w:eastAsia="nl-BE"/>
        </w:rPr>
      </w:pPr>
      <w:hyperlink w:anchor="_Toc514324986" w:history="1">
        <w:r w:rsidR="00267F36" w:rsidRPr="00A53E5E">
          <w:rPr>
            <w:rStyle w:val="Hyperlink"/>
          </w:rPr>
          <w:t>2.4.2</w:t>
        </w:r>
        <w:r w:rsidR="00267F36">
          <w:rPr>
            <w:rFonts w:asciiTheme="minorHAnsi" w:hAnsiTheme="minorHAnsi"/>
            <w:szCs w:val="22"/>
            <w:lang w:eastAsia="nl-BE"/>
          </w:rPr>
          <w:tab/>
        </w:r>
        <w:r w:rsidR="00267F36" w:rsidRPr="00A53E5E">
          <w:rPr>
            <w:rStyle w:val="Hyperlink"/>
          </w:rPr>
          <w:t>Basis</w:t>
        </w:r>
        <w:r w:rsidR="00267F36">
          <w:rPr>
            <w:webHidden/>
          </w:rPr>
          <w:tab/>
        </w:r>
        <w:r w:rsidR="00267F36">
          <w:rPr>
            <w:webHidden/>
          </w:rPr>
          <w:fldChar w:fldCharType="begin"/>
        </w:r>
        <w:r w:rsidR="00267F36">
          <w:rPr>
            <w:webHidden/>
          </w:rPr>
          <w:instrText xml:space="preserve"> PAGEREF _Toc514324986 \h </w:instrText>
        </w:r>
        <w:r w:rsidR="00267F36">
          <w:rPr>
            <w:webHidden/>
          </w:rPr>
        </w:r>
        <w:r w:rsidR="00267F36">
          <w:rPr>
            <w:webHidden/>
          </w:rPr>
          <w:fldChar w:fldCharType="separate"/>
        </w:r>
        <w:r w:rsidR="00267F36">
          <w:rPr>
            <w:webHidden/>
          </w:rPr>
          <w:t>14</w:t>
        </w:r>
        <w:r w:rsidR="00267F36">
          <w:rPr>
            <w:webHidden/>
          </w:rPr>
          <w:fldChar w:fldCharType="end"/>
        </w:r>
      </w:hyperlink>
    </w:p>
    <w:p w14:paraId="0BEFE8CD" w14:textId="3C936449" w:rsidR="00267F36" w:rsidRDefault="00C417C8">
      <w:pPr>
        <w:pStyle w:val="Inhopg3"/>
        <w:tabs>
          <w:tab w:val="left" w:pos="1985"/>
        </w:tabs>
        <w:rPr>
          <w:rFonts w:asciiTheme="minorHAnsi" w:hAnsiTheme="minorHAnsi"/>
          <w:szCs w:val="22"/>
          <w:lang w:eastAsia="nl-BE"/>
        </w:rPr>
      </w:pPr>
      <w:hyperlink w:anchor="_Toc514324987" w:history="1">
        <w:r w:rsidR="00267F36" w:rsidRPr="00A53E5E">
          <w:rPr>
            <w:rStyle w:val="Hyperlink"/>
          </w:rPr>
          <w:t>2.4.3</w:t>
        </w:r>
        <w:r w:rsidR="00267F36">
          <w:rPr>
            <w:rFonts w:asciiTheme="minorHAnsi" w:hAnsiTheme="minorHAnsi"/>
            <w:szCs w:val="22"/>
            <w:lang w:eastAsia="nl-BE"/>
          </w:rPr>
          <w:tab/>
        </w:r>
        <w:r w:rsidR="00267F36" w:rsidRPr="00A53E5E">
          <w:rPr>
            <w:rStyle w:val="Hyperlink"/>
          </w:rPr>
          <w:t>Architectuur</w:t>
        </w:r>
        <w:r w:rsidR="00267F36">
          <w:rPr>
            <w:webHidden/>
          </w:rPr>
          <w:tab/>
        </w:r>
        <w:r w:rsidR="00267F36">
          <w:rPr>
            <w:webHidden/>
          </w:rPr>
          <w:fldChar w:fldCharType="begin"/>
        </w:r>
        <w:r w:rsidR="00267F36">
          <w:rPr>
            <w:webHidden/>
          </w:rPr>
          <w:instrText xml:space="preserve"> PAGEREF _Toc514324987 \h </w:instrText>
        </w:r>
        <w:r w:rsidR="00267F36">
          <w:rPr>
            <w:webHidden/>
          </w:rPr>
        </w:r>
        <w:r w:rsidR="00267F36">
          <w:rPr>
            <w:webHidden/>
          </w:rPr>
          <w:fldChar w:fldCharType="separate"/>
        </w:r>
        <w:r w:rsidR="00267F36">
          <w:rPr>
            <w:webHidden/>
          </w:rPr>
          <w:t>15</w:t>
        </w:r>
        <w:r w:rsidR="00267F36">
          <w:rPr>
            <w:webHidden/>
          </w:rPr>
          <w:fldChar w:fldCharType="end"/>
        </w:r>
      </w:hyperlink>
    </w:p>
    <w:p w14:paraId="0DC2AF15" w14:textId="3066EAC4" w:rsidR="00267F36" w:rsidRDefault="00C417C8" w:rsidP="00902BC7">
      <w:pPr>
        <w:pStyle w:val="Inhopg2"/>
        <w:rPr>
          <w:rFonts w:asciiTheme="minorHAnsi" w:hAnsiTheme="minorHAnsi" w:cstheme="minorBidi"/>
          <w:szCs w:val="22"/>
          <w:lang w:eastAsia="nl-BE"/>
        </w:rPr>
      </w:pPr>
      <w:hyperlink w:anchor="_Toc514324988" w:history="1">
        <w:r w:rsidR="00267F36" w:rsidRPr="00A53E5E">
          <w:rPr>
            <w:rStyle w:val="Hyperlink"/>
          </w:rPr>
          <w:t>2.5</w:t>
        </w:r>
        <w:r w:rsidR="00267F36">
          <w:rPr>
            <w:rFonts w:asciiTheme="minorHAnsi" w:hAnsiTheme="minorHAnsi" w:cstheme="minorBidi"/>
            <w:szCs w:val="22"/>
            <w:lang w:eastAsia="nl-BE"/>
          </w:rPr>
          <w:tab/>
        </w:r>
        <w:r w:rsidR="00267F36" w:rsidRPr="00A53E5E">
          <w:rPr>
            <w:rStyle w:val="Hyperlink"/>
          </w:rPr>
          <w:t>Kwaliteitscontrole van de applicaties</w:t>
        </w:r>
        <w:r w:rsidR="00267F36">
          <w:rPr>
            <w:webHidden/>
          </w:rPr>
          <w:tab/>
        </w:r>
        <w:r w:rsidR="00267F36">
          <w:rPr>
            <w:webHidden/>
          </w:rPr>
          <w:fldChar w:fldCharType="begin"/>
        </w:r>
        <w:r w:rsidR="00267F36">
          <w:rPr>
            <w:webHidden/>
          </w:rPr>
          <w:instrText xml:space="preserve"> PAGEREF _Toc514324988 \h </w:instrText>
        </w:r>
        <w:r w:rsidR="00267F36">
          <w:rPr>
            <w:webHidden/>
          </w:rPr>
        </w:r>
        <w:r w:rsidR="00267F36">
          <w:rPr>
            <w:webHidden/>
          </w:rPr>
          <w:fldChar w:fldCharType="separate"/>
        </w:r>
        <w:r w:rsidR="00267F36">
          <w:rPr>
            <w:webHidden/>
          </w:rPr>
          <w:t>16</w:t>
        </w:r>
        <w:r w:rsidR="00267F36">
          <w:rPr>
            <w:webHidden/>
          </w:rPr>
          <w:fldChar w:fldCharType="end"/>
        </w:r>
      </w:hyperlink>
    </w:p>
    <w:p w14:paraId="00C36B5C" w14:textId="383DFF19" w:rsidR="00267F36" w:rsidRDefault="00C417C8">
      <w:pPr>
        <w:pStyle w:val="Inhopg3"/>
        <w:tabs>
          <w:tab w:val="left" w:pos="1985"/>
        </w:tabs>
        <w:rPr>
          <w:rFonts w:asciiTheme="minorHAnsi" w:hAnsiTheme="minorHAnsi"/>
          <w:szCs w:val="22"/>
          <w:lang w:eastAsia="nl-BE"/>
        </w:rPr>
      </w:pPr>
      <w:hyperlink w:anchor="_Toc514324989" w:history="1">
        <w:r w:rsidR="00267F36" w:rsidRPr="00A53E5E">
          <w:rPr>
            <w:rStyle w:val="Hyperlink"/>
          </w:rPr>
          <w:t>2.5.1</w:t>
        </w:r>
        <w:r w:rsidR="00267F36">
          <w:rPr>
            <w:rFonts w:asciiTheme="minorHAnsi" w:hAnsiTheme="minorHAnsi"/>
            <w:szCs w:val="22"/>
            <w:lang w:eastAsia="nl-BE"/>
          </w:rPr>
          <w:tab/>
        </w:r>
        <w:r w:rsidR="00267F36" w:rsidRPr="00A53E5E">
          <w:rPr>
            <w:rStyle w:val="Hyperlink"/>
          </w:rPr>
          <w:t>Theoretisch</w:t>
        </w:r>
        <w:r w:rsidR="00267F36">
          <w:rPr>
            <w:webHidden/>
          </w:rPr>
          <w:tab/>
        </w:r>
        <w:r w:rsidR="00267F36">
          <w:rPr>
            <w:webHidden/>
          </w:rPr>
          <w:fldChar w:fldCharType="begin"/>
        </w:r>
        <w:r w:rsidR="00267F36">
          <w:rPr>
            <w:webHidden/>
          </w:rPr>
          <w:instrText xml:space="preserve"> PAGEREF _Toc514324989 \h </w:instrText>
        </w:r>
        <w:r w:rsidR="00267F36">
          <w:rPr>
            <w:webHidden/>
          </w:rPr>
        </w:r>
        <w:r w:rsidR="00267F36">
          <w:rPr>
            <w:webHidden/>
          </w:rPr>
          <w:fldChar w:fldCharType="separate"/>
        </w:r>
        <w:r w:rsidR="00267F36">
          <w:rPr>
            <w:webHidden/>
          </w:rPr>
          <w:t>16</w:t>
        </w:r>
        <w:r w:rsidR="00267F36">
          <w:rPr>
            <w:webHidden/>
          </w:rPr>
          <w:fldChar w:fldCharType="end"/>
        </w:r>
      </w:hyperlink>
    </w:p>
    <w:p w14:paraId="63FA5AC6" w14:textId="729AB73B" w:rsidR="00267F36" w:rsidRDefault="00C417C8">
      <w:pPr>
        <w:pStyle w:val="Inhopg3"/>
        <w:tabs>
          <w:tab w:val="left" w:pos="1985"/>
        </w:tabs>
        <w:rPr>
          <w:rFonts w:asciiTheme="minorHAnsi" w:hAnsiTheme="minorHAnsi"/>
          <w:szCs w:val="22"/>
          <w:lang w:eastAsia="nl-BE"/>
        </w:rPr>
      </w:pPr>
      <w:hyperlink w:anchor="_Toc514324990" w:history="1">
        <w:r w:rsidR="00267F36" w:rsidRPr="00A53E5E">
          <w:rPr>
            <w:rStyle w:val="Hyperlink"/>
          </w:rPr>
          <w:t>2.5.2</w:t>
        </w:r>
        <w:r w:rsidR="00267F36">
          <w:rPr>
            <w:rFonts w:asciiTheme="minorHAnsi" w:hAnsiTheme="minorHAnsi"/>
            <w:szCs w:val="22"/>
            <w:lang w:eastAsia="nl-BE"/>
          </w:rPr>
          <w:tab/>
        </w:r>
        <w:r w:rsidR="00267F36" w:rsidRPr="00A53E5E">
          <w:rPr>
            <w:rStyle w:val="Hyperlink"/>
          </w:rPr>
          <w:t>Hoe wordt dit praktisch gecontroleerd?</w:t>
        </w:r>
        <w:r w:rsidR="00267F36">
          <w:rPr>
            <w:webHidden/>
          </w:rPr>
          <w:tab/>
        </w:r>
        <w:r w:rsidR="00267F36">
          <w:rPr>
            <w:webHidden/>
          </w:rPr>
          <w:fldChar w:fldCharType="begin"/>
        </w:r>
        <w:r w:rsidR="00267F36">
          <w:rPr>
            <w:webHidden/>
          </w:rPr>
          <w:instrText xml:space="preserve"> PAGEREF _Toc514324990 \h </w:instrText>
        </w:r>
        <w:r w:rsidR="00267F36">
          <w:rPr>
            <w:webHidden/>
          </w:rPr>
        </w:r>
        <w:r w:rsidR="00267F36">
          <w:rPr>
            <w:webHidden/>
          </w:rPr>
          <w:fldChar w:fldCharType="separate"/>
        </w:r>
        <w:r w:rsidR="00267F36">
          <w:rPr>
            <w:webHidden/>
          </w:rPr>
          <w:t>17</w:t>
        </w:r>
        <w:r w:rsidR="00267F36">
          <w:rPr>
            <w:webHidden/>
          </w:rPr>
          <w:fldChar w:fldCharType="end"/>
        </w:r>
      </w:hyperlink>
    </w:p>
    <w:p w14:paraId="16793A2C" w14:textId="07BEA5C1" w:rsidR="00267F36" w:rsidRDefault="00C417C8">
      <w:pPr>
        <w:pStyle w:val="Inhopg1"/>
        <w:rPr>
          <w:rFonts w:asciiTheme="minorHAnsi" w:hAnsiTheme="minorHAnsi" w:cstheme="minorBidi"/>
          <w:b w:val="0"/>
          <w:szCs w:val="22"/>
          <w:lang w:eastAsia="nl-BE"/>
        </w:rPr>
      </w:pPr>
      <w:hyperlink w:anchor="_Toc514324991" w:history="1">
        <w:r w:rsidR="00267F36" w:rsidRPr="00A53E5E">
          <w:rPr>
            <w:rStyle w:val="Hyperlink"/>
          </w:rPr>
          <w:t>3</w:t>
        </w:r>
        <w:r w:rsidR="00267F36">
          <w:rPr>
            <w:rFonts w:asciiTheme="minorHAnsi" w:hAnsiTheme="minorHAnsi" w:cstheme="minorBidi"/>
            <w:b w:val="0"/>
            <w:szCs w:val="22"/>
            <w:lang w:eastAsia="nl-BE"/>
          </w:rPr>
          <w:tab/>
        </w:r>
        <w:r w:rsidR="00267F36" w:rsidRPr="00A53E5E">
          <w:rPr>
            <w:rStyle w:val="Hyperlink"/>
          </w:rPr>
          <w:t>Applicatie</w:t>
        </w:r>
        <w:r w:rsidR="00267F36">
          <w:rPr>
            <w:webHidden/>
          </w:rPr>
          <w:tab/>
        </w:r>
        <w:r w:rsidR="00267F36">
          <w:rPr>
            <w:webHidden/>
          </w:rPr>
          <w:fldChar w:fldCharType="begin"/>
        </w:r>
        <w:r w:rsidR="00267F36">
          <w:rPr>
            <w:webHidden/>
          </w:rPr>
          <w:instrText xml:space="preserve"> PAGEREF _Toc514324991 \h </w:instrText>
        </w:r>
        <w:r w:rsidR="00267F36">
          <w:rPr>
            <w:webHidden/>
          </w:rPr>
        </w:r>
        <w:r w:rsidR="00267F36">
          <w:rPr>
            <w:webHidden/>
          </w:rPr>
          <w:fldChar w:fldCharType="separate"/>
        </w:r>
        <w:r w:rsidR="00267F36">
          <w:rPr>
            <w:webHidden/>
          </w:rPr>
          <w:t>20</w:t>
        </w:r>
        <w:r w:rsidR="00267F36">
          <w:rPr>
            <w:webHidden/>
          </w:rPr>
          <w:fldChar w:fldCharType="end"/>
        </w:r>
      </w:hyperlink>
    </w:p>
    <w:p w14:paraId="43B95990" w14:textId="5074EF57" w:rsidR="00267F36" w:rsidRDefault="00C417C8">
      <w:pPr>
        <w:pStyle w:val="Inhopg1"/>
        <w:rPr>
          <w:rFonts w:asciiTheme="minorHAnsi" w:hAnsiTheme="minorHAnsi" w:cstheme="minorBidi"/>
          <w:b w:val="0"/>
          <w:szCs w:val="22"/>
          <w:lang w:eastAsia="nl-BE"/>
        </w:rPr>
      </w:pPr>
      <w:hyperlink w:anchor="_Toc514324992" w:history="1">
        <w:r w:rsidR="00267F36" w:rsidRPr="00A53E5E">
          <w:rPr>
            <w:rStyle w:val="Hyperlink"/>
          </w:rPr>
          <w:t>4</w:t>
        </w:r>
        <w:r w:rsidR="00267F36">
          <w:rPr>
            <w:rFonts w:asciiTheme="minorHAnsi" w:hAnsiTheme="minorHAnsi" w:cstheme="minorBidi"/>
            <w:b w:val="0"/>
            <w:szCs w:val="22"/>
            <w:lang w:eastAsia="nl-BE"/>
          </w:rPr>
          <w:tab/>
        </w:r>
        <w:r w:rsidR="00267F36" w:rsidRPr="00A53E5E">
          <w:rPr>
            <w:rStyle w:val="Hyperlink"/>
          </w:rPr>
          <w:t>Vergelijking</w:t>
        </w:r>
        <w:r w:rsidR="00267F36">
          <w:rPr>
            <w:webHidden/>
          </w:rPr>
          <w:tab/>
        </w:r>
        <w:r w:rsidR="00267F36">
          <w:rPr>
            <w:webHidden/>
          </w:rPr>
          <w:fldChar w:fldCharType="begin"/>
        </w:r>
        <w:r w:rsidR="00267F36">
          <w:rPr>
            <w:webHidden/>
          </w:rPr>
          <w:instrText xml:space="preserve"> PAGEREF _Toc514324992 \h </w:instrText>
        </w:r>
        <w:r w:rsidR="00267F36">
          <w:rPr>
            <w:webHidden/>
          </w:rPr>
        </w:r>
        <w:r w:rsidR="00267F36">
          <w:rPr>
            <w:webHidden/>
          </w:rPr>
          <w:fldChar w:fldCharType="separate"/>
        </w:r>
        <w:r w:rsidR="00267F36">
          <w:rPr>
            <w:webHidden/>
          </w:rPr>
          <w:t>21</w:t>
        </w:r>
        <w:r w:rsidR="00267F36">
          <w:rPr>
            <w:webHidden/>
          </w:rPr>
          <w:fldChar w:fldCharType="end"/>
        </w:r>
      </w:hyperlink>
    </w:p>
    <w:p w14:paraId="38ADD044" w14:textId="0949D7B9" w:rsidR="00267F36" w:rsidRDefault="00C417C8" w:rsidP="00902BC7">
      <w:pPr>
        <w:pStyle w:val="Inhopg2"/>
        <w:rPr>
          <w:rFonts w:asciiTheme="minorHAnsi" w:hAnsiTheme="minorHAnsi" w:cstheme="minorBidi"/>
          <w:szCs w:val="22"/>
          <w:lang w:eastAsia="nl-BE"/>
        </w:rPr>
      </w:pPr>
      <w:hyperlink w:anchor="_Toc514324993" w:history="1">
        <w:r w:rsidR="00267F36" w:rsidRPr="00A53E5E">
          <w:rPr>
            <w:rStyle w:val="Hyperlink"/>
          </w:rPr>
          <w:t>4.1</w:t>
        </w:r>
        <w:r w:rsidR="00267F36">
          <w:rPr>
            <w:rFonts w:asciiTheme="minorHAnsi" w:hAnsiTheme="minorHAnsi" w:cstheme="minorBidi"/>
            <w:szCs w:val="22"/>
            <w:lang w:eastAsia="nl-BE"/>
          </w:rPr>
          <w:tab/>
        </w:r>
        <w:r w:rsidR="00267F36" w:rsidRPr="00A53E5E">
          <w:rPr>
            <w:rStyle w:val="Hyperlink"/>
          </w:rPr>
          <w:t>Development effort</w:t>
        </w:r>
        <w:r w:rsidR="00267F36">
          <w:rPr>
            <w:webHidden/>
          </w:rPr>
          <w:tab/>
        </w:r>
        <w:r w:rsidR="00267F36">
          <w:rPr>
            <w:webHidden/>
          </w:rPr>
          <w:fldChar w:fldCharType="begin"/>
        </w:r>
        <w:r w:rsidR="00267F36">
          <w:rPr>
            <w:webHidden/>
          </w:rPr>
          <w:instrText xml:space="preserve"> PAGEREF _Toc514324993 \h </w:instrText>
        </w:r>
        <w:r w:rsidR="00267F36">
          <w:rPr>
            <w:webHidden/>
          </w:rPr>
        </w:r>
        <w:r w:rsidR="00267F36">
          <w:rPr>
            <w:webHidden/>
          </w:rPr>
          <w:fldChar w:fldCharType="separate"/>
        </w:r>
        <w:r w:rsidR="00267F36">
          <w:rPr>
            <w:webHidden/>
          </w:rPr>
          <w:t>21</w:t>
        </w:r>
        <w:r w:rsidR="00267F36">
          <w:rPr>
            <w:webHidden/>
          </w:rPr>
          <w:fldChar w:fldCharType="end"/>
        </w:r>
      </w:hyperlink>
    </w:p>
    <w:p w14:paraId="7F1B8A34" w14:textId="0192F2FC" w:rsidR="00267F36" w:rsidRDefault="00C417C8">
      <w:pPr>
        <w:pStyle w:val="Inhopg3"/>
        <w:tabs>
          <w:tab w:val="left" w:pos="1985"/>
        </w:tabs>
        <w:rPr>
          <w:rFonts w:asciiTheme="minorHAnsi" w:hAnsiTheme="minorHAnsi"/>
          <w:szCs w:val="22"/>
          <w:lang w:eastAsia="nl-BE"/>
        </w:rPr>
      </w:pPr>
      <w:hyperlink w:anchor="_Toc514324994" w:history="1">
        <w:r w:rsidR="00267F36" w:rsidRPr="00A53E5E">
          <w:rPr>
            <w:rStyle w:val="Hyperlink"/>
          </w:rPr>
          <w:t>4.1.1</w:t>
        </w:r>
        <w:r w:rsidR="00267F36">
          <w:rPr>
            <w:rFonts w:asciiTheme="minorHAnsi" w:hAnsiTheme="minorHAnsi"/>
            <w:szCs w:val="22"/>
            <w:lang w:eastAsia="nl-BE"/>
          </w:rPr>
          <w:tab/>
        </w:r>
        <w:r w:rsidR="00267F36" w:rsidRPr="00A53E5E">
          <w:rPr>
            <w:rStyle w:val="Hyperlink"/>
          </w:rPr>
          <w:t>React Native</w:t>
        </w:r>
        <w:r w:rsidR="00267F36">
          <w:rPr>
            <w:webHidden/>
          </w:rPr>
          <w:tab/>
        </w:r>
        <w:r w:rsidR="00267F36">
          <w:rPr>
            <w:webHidden/>
          </w:rPr>
          <w:fldChar w:fldCharType="begin"/>
        </w:r>
        <w:r w:rsidR="00267F36">
          <w:rPr>
            <w:webHidden/>
          </w:rPr>
          <w:instrText xml:space="preserve"> PAGEREF _Toc514324994 \h </w:instrText>
        </w:r>
        <w:r w:rsidR="00267F36">
          <w:rPr>
            <w:webHidden/>
          </w:rPr>
        </w:r>
        <w:r w:rsidR="00267F36">
          <w:rPr>
            <w:webHidden/>
          </w:rPr>
          <w:fldChar w:fldCharType="separate"/>
        </w:r>
        <w:r w:rsidR="00267F36">
          <w:rPr>
            <w:webHidden/>
          </w:rPr>
          <w:t>21</w:t>
        </w:r>
        <w:r w:rsidR="00267F36">
          <w:rPr>
            <w:webHidden/>
          </w:rPr>
          <w:fldChar w:fldCharType="end"/>
        </w:r>
      </w:hyperlink>
    </w:p>
    <w:p w14:paraId="5E91F45C" w14:textId="1A112B5D" w:rsidR="00267F36" w:rsidRDefault="00C417C8">
      <w:pPr>
        <w:pStyle w:val="Inhopg3"/>
        <w:tabs>
          <w:tab w:val="left" w:pos="1985"/>
        </w:tabs>
        <w:rPr>
          <w:rFonts w:asciiTheme="minorHAnsi" w:hAnsiTheme="minorHAnsi"/>
          <w:szCs w:val="22"/>
          <w:lang w:eastAsia="nl-BE"/>
        </w:rPr>
      </w:pPr>
      <w:hyperlink w:anchor="_Toc514324995" w:history="1">
        <w:r w:rsidR="00267F36" w:rsidRPr="00A53E5E">
          <w:rPr>
            <w:rStyle w:val="Hyperlink"/>
          </w:rPr>
          <w:t>4.1.2</w:t>
        </w:r>
        <w:r w:rsidR="00267F36">
          <w:rPr>
            <w:rFonts w:asciiTheme="minorHAnsi" w:hAnsiTheme="minorHAnsi"/>
            <w:szCs w:val="22"/>
            <w:lang w:eastAsia="nl-BE"/>
          </w:rPr>
          <w:tab/>
        </w:r>
        <w:r w:rsidR="00267F36" w:rsidRPr="00A53E5E">
          <w:rPr>
            <w:rStyle w:val="Hyperlink"/>
          </w:rPr>
          <w:t>Xamarin</w:t>
        </w:r>
        <w:r w:rsidR="00267F36">
          <w:rPr>
            <w:webHidden/>
          </w:rPr>
          <w:tab/>
        </w:r>
        <w:r w:rsidR="00267F36">
          <w:rPr>
            <w:webHidden/>
          </w:rPr>
          <w:fldChar w:fldCharType="begin"/>
        </w:r>
        <w:r w:rsidR="00267F36">
          <w:rPr>
            <w:webHidden/>
          </w:rPr>
          <w:instrText xml:space="preserve"> PAGEREF _Toc514324995 \h </w:instrText>
        </w:r>
        <w:r w:rsidR="00267F36">
          <w:rPr>
            <w:webHidden/>
          </w:rPr>
        </w:r>
        <w:r w:rsidR="00267F36">
          <w:rPr>
            <w:webHidden/>
          </w:rPr>
          <w:fldChar w:fldCharType="separate"/>
        </w:r>
        <w:r w:rsidR="00267F36">
          <w:rPr>
            <w:webHidden/>
          </w:rPr>
          <w:t>23</w:t>
        </w:r>
        <w:r w:rsidR="00267F36">
          <w:rPr>
            <w:webHidden/>
          </w:rPr>
          <w:fldChar w:fldCharType="end"/>
        </w:r>
      </w:hyperlink>
    </w:p>
    <w:p w14:paraId="205856D9" w14:textId="2D320D82" w:rsidR="00267F36" w:rsidRDefault="00C417C8">
      <w:pPr>
        <w:pStyle w:val="Inhopg3"/>
        <w:tabs>
          <w:tab w:val="left" w:pos="1985"/>
        </w:tabs>
        <w:rPr>
          <w:rFonts w:asciiTheme="minorHAnsi" w:hAnsiTheme="minorHAnsi"/>
          <w:szCs w:val="22"/>
          <w:lang w:eastAsia="nl-BE"/>
        </w:rPr>
      </w:pPr>
      <w:hyperlink w:anchor="_Toc514324996" w:history="1">
        <w:r w:rsidR="00267F36" w:rsidRPr="00A53E5E">
          <w:rPr>
            <w:rStyle w:val="Hyperlink"/>
          </w:rPr>
          <w:t>4.1.3</w:t>
        </w:r>
        <w:r w:rsidR="00267F36">
          <w:rPr>
            <w:rFonts w:asciiTheme="minorHAnsi" w:hAnsiTheme="minorHAnsi"/>
            <w:szCs w:val="22"/>
            <w:lang w:eastAsia="nl-BE"/>
          </w:rPr>
          <w:tab/>
        </w:r>
        <w:r w:rsidR="00267F36" w:rsidRPr="00A53E5E">
          <w:rPr>
            <w:rStyle w:val="Hyperlink"/>
          </w:rPr>
          <w:t>Conclusies</w:t>
        </w:r>
        <w:r w:rsidR="00267F36">
          <w:rPr>
            <w:webHidden/>
          </w:rPr>
          <w:tab/>
        </w:r>
        <w:r w:rsidR="00267F36">
          <w:rPr>
            <w:webHidden/>
          </w:rPr>
          <w:fldChar w:fldCharType="begin"/>
        </w:r>
        <w:r w:rsidR="00267F36">
          <w:rPr>
            <w:webHidden/>
          </w:rPr>
          <w:instrText xml:space="preserve"> PAGEREF _Toc514324996 \h </w:instrText>
        </w:r>
        <w:r w:rsidR="00267F36">
          <w:rPr>
            <w:webHidden/>
          </w:rPr>
        </w:r>
        <w:r w:rsidR="00267F36">
          <w:rPr>
            <w:webHidden/>
          </w:rPr>
          <w:fldChar w:fldCharType="separate"/>
        </w:r>
        <w:r w:rsidR="00267F36">
          <w:rPr>
            <w:webHidden/>
          </w:rPr>
          <w:t>25</w:t>
        </w:r>
        <w:r w:rsidR="00267F36">
          <w:rPr>
            <w:webHidden/>
          </w:rPr>
          <w:fldChar w:fldCharType="end"/>
        </w:r>
      </w:hyperlink>
    </w:p>
    <w:p w14:paraId="78088C1C" w14:textId="54E3FDAD" w:rsidR="00267F36" w:rsidRDefault="00C417C8" w:rsidP="00902BC7">
      <w:pPr>
        <w:pStyle w:val="Inhopg2"/>
        <w:rPr>
          <w:rFonts w:asciiTheme="minorHAnsi" w:hAnsiTheme="minorHAnsi" w:cstheme="minorBidi"/>
          <w:szCs w:val="22"/>
          <w:lang w:eastAsia="nl-BE"/>
        </w:rPr>
      </w:pPr>
      <w:hyperlink w:anchor="_Toc514324997" w:history="1">
        <w:r w:rsidR="00267F36" w:rsidRPr="00A53E5E">
          <w:rPr>
            <w:rStyle w:val="Hyperlink"/>
          </w:rPr>
          <w:t>4.2</w:t>
        </w:r>
        <w:r w:rsidR="00267F36">
          <w:rPr>
            <w:rFonts w:asciiTheme="minorHAnsi" w:hAnsiTheme="minorHAnsi" w:cstheme="minorBidi"/>
            <w:szCs w:val="22"/>
            <w:lang w:eastAsia="nl-BE"/>
          </w:rPr>
          <w:tab/>
        </w:r>
        <w:r w:rsidR="00267F36" w:rsidRPr="00A53E5E">
          <w:rPr>
            <w:rStyle w:val="Hyperlink"/>
          </w:rPr>
          <w:t>Snelheid</w:t>
        </w:r>
        <w:r w:rsidR="00267F36">
          <w:rPr>
            <w:webHidden/>
          </w:rPr>
          <w:tab/>
        </w:r>
        <w:r w:rsidR="00267F36">
          <w:rPr>
            <w:webHidden/>
          </w:rPr>
          <w:fldChar w:fldCharType="begin"/>
        </w:r>
        <w:r w:rsidR="00267F36">
          <w:rPr>
            <w:webHidden/>
          </w:rPr>
          <w:instrText xml:space="preserve"> PAGEREF _Toc514324997 \h </w:instrText>
        </w:r>
        <w:r w:rsidR="00267F36">
          <w:rPr>
            <w:webHidden/>
          </w:rPr>
        </w:r>
        <w:r w:rsidR="00267F36">
          <w:rPr>
            <w:webHidden/>
          </w:rPr>
          <w:fldChar w:fldCharType="separate"/>
        </w:r>
        <w:r w:rsidR="00267F36">
          <w:rPr>
            <w:webHidden/>
          </w:rPr>
          <w:t>26</w:t>
        </w:r>
        <w:r w:rsidR="00267F36">
          <w:rPr>
            <w:webHidden/>
          </w:rPr>
          <w:fldChar w:fldCharType="end"/>
        </w:r>
      </w:hyperlink>
    </w:p>
    <w:p w14:paraId="7AF400BC" w14:textId="66792C71" w:rsidR="00267F36" w:rsidRDefault="00C417C8">
      <w:pPr>
        <w:pStyle w:val="Inhopg3"/>
        <w:tabs>
          <w:tab w:val="left" w:pos="1985"/>
        </w:tabs>
        <w:rPr>
          <w:rFonts w:asciiTheme="minorHAnsi" w:hAnsiTheme="minorHAnsi"/>
          <w:szCs w:val="22"/>
          <w:lang w:eastAsia="nl-BE"/>
        </w:rPr>
      </w:pPr>
      <w:hyperlink w:anchor="_Toc514324998" w:history="1">
        <w:r w:rsidR="00267F36" w:rsidRPr="00A53E5E">
          <w:rPr>
            <w:rStyle w:val="Hyperlink"/>
          </w:rPr>
          <w:t>4.2.1</w:t>
        </w:r>
        <w:r w:rsidR="00267F36">
          <w:rPr>
            <w:rFonts w:asciiTheme="minorHAnsi" w:hAnsiTheme="minorHAnsi"/>
            <w:szCs w:val="22"/>
            <w:lang w:eastAsia="nl-BE"/>
          </w:rPr>
          <w:tab/>
        </w:r>
        <w:r w:rsidR="00267F36" w:rsidRPr="00A53E5E">
          <w:rPr>
            <w:rStyle w:val="Hyperlink"/>
          </w:rPr>
          <w:t>Vergelijking</w:t>
        </w:r>
        <w:r w:rsidR="00267F36">
          <w:rPr>
            <w:webHidden/>
          </w:rPr>
          <w:tab/>
        </w:r>
        <w:r w:rsidR="00267F36">
          <w:rPr>
            <w:webHidden/>
          </w:rPr>
          <w:fldChar w:fldCharType="begin"/>
        </w:r>
        <w:r w:rsidR="00267F36">
          <w:rPr>
            <w:webHidden/>
          </w:rPr>
          <w:instrText xml:space="preserve"> PAGEREF _Toc514324998 \h </w:instrText>
        </w:r>
        <w:r w:rsidR="00267F36">
          <w:rPr>
            <w:webHidden/>
          </w:rPr>
        </w:r>
        <w:r w:rsidR="00267F36">
          <w:rPr>
            <w:webHidden/>
          </w:rPr>
          <w:fldChar w:fldCharType="separate"/>
        </w:r>
        <w:r w:rsidR="00267F36">
          <w:rPr>
            <w:webHidden/>
          </w:rPr>
          <w:t>26</w:t>
        </w:r>
        <w:r w:rsidR="00267F36">
          <w:rPr>
            <w:webHidden/>
          </w:rPr>
          <w:fldChar w:fldCharType="end"/>
        </w:r>
      </w:hyperlink>
    </w:p>
    <w:p w14:paraId="7DCD2228" w14:textId="6295D583" w:rsidR="00267F36" w:rsidRDefault="00C417C8">
      <w:pPr>
        <w:pStyle w:val="Inhopg3"/>
        <w:tabs>
          <w:tab w:val="left" w:pos="1985"/>
        </w:tabs>
        <w:rPr>
          <w:rFonts w:asciiTheme="minorHAnsi" w:hAnsiTheme="minorHAnsi"/>
          <w:szCs w:val="22"/>
          <w:lang w:eastAsia="nl-BE"/>
        </w:rPr>
      </w:pPr>
      <w:hyperlink w:anchor="_Toc514324999" w:history="1">
        <w:r w:rsidR="00267F36" w:rsidRPr="00A53E5E">
          <w:rPr>
            <w:rStyle w:val="Hyperlink"/>
          </w:rPr>
          <w:t>4.2.2</w:t>
        </w:r>
        <w:r w:rsidR="00267F36">
          <w:rPr>
            <w:rFonts w:asciiTheme="minorHAnsi" w:hAnsiTheme="minorHAnsi"/>
            <w:szCs w:val="22"/>
            <w:lang w:eastAsia="nl-BE"/>
          </w:rPr>
          <w:tab/>
        </w:r>
        <w:r w:rsidR="00267F36" w:rsidRPr="00A53E5E">
          <w:rPr>
            <w:rStyle w:val="Hyperlink"/>
          </w:rPr>
          <w:t>Conclusie</w:t>
        </w:r>
        <w:r w:rsidR="00267F36">
          <w:rPr>
            <w:webHidden/>
          </w:rPr>
          <w:tab/>
        </w:r>
        <w:r w:rsidR="00267F36">
          <w:rPr>
            <w:webHidden/>
          </w:rPr>
          <w:fldChar w:fldCharType="begin"/>
        </w:r>
        <w:r w:rsidR="00267F36">
          <w:rPr>
            <w:webHidden/>
          </w:rPr>
          <w:instrText xml:space="preserve"> PAGEREF _Toc514324999 \h </w:instrText>
        </w:r>
        <w:r w:rsidR="00267F36">
          <w:rPr>
            <w:webHidden/>
          </w:rPr>
        </w:r>
        <w:r w:rsidR="00267F36">
          <w:rPr>
            <w:webHidden/>
          </w:rPr>
          <w:fldChar w:fldCharType="separate"/>
        </w:r>
        <w:r w:rsidR="00267F36">
          <w:rPr>
            <w:webHidden/>
          </w:rPr>
          <w:t>27</w:t>
        </w:r>
        <w:r w:rsidR="00267F36">
          <w:rPr>
            <w:webHidden/>
          </w:rPr>
          <w:fldChar w:fldCharType="end"/>
        </w:r>
      </w:hyperlink>
    </w:p>
    <w:p w14:paraId="41A44E18" w14:textId="0C2B3180" w:rsidR="00267F36" w:rsidRDefault="00C417C8" w:rsidP="00902BC7">
      <w:pPr>
        <w:pStyle w:val="Inhopg2"/>
        <w:rPr>
          <w:rFonts w:asciiTheme="minorHAnsi" w:hAnsiTheme="minorHAnsi" w:cstheme="minorBidi"/>
          <w:szCs w:val="22"/>
          <w:lang w:eastAsia="nl-BE"/>
        </w:rPr>
      </w:pPr>
      <w:hyperlink w:anchor="_Toc514325000" w:history="1">
        <w:r w:rsidR="00267F36" w:rsidRPr="00A53E5E">
          <w:rPr>
            <w:rStyle w:val="Hyperlink"/>
            <w:highlight w:val="yellow"/>
          </w:rPr>
          <w:t>4.3</w:t>
        </w:r>
        <w:r w:rsidR="00267F36">
          <w:rPr>
            <w:rFonts w:asciiTheme="minorHAnsi" w:hAnsiTheme="minorHAnsi" w:cstheme="minorBidi"/>
            <w:szCs w:val="22"/>
            <w:lang w:eastAsia="nl-BE"/>
          </w:rPr>
          <w:tab/>
        </w:r>
        <w:r w:rsidR="00267F36" w:rsidRPr="00A53E5E">
          <w:rPr>
            <w:rStyle w:val="Hyperlink"/>
            <w:highlight w:val="yellow"/>
          </w:rPr>
          <w:t>Geheugen</w:t>
        </w:r>
        <w:r w:rsidR="00267F36">
          <w:rPr>
            <w:webHidden/>
          </w:rPr>
          <w:tab/>
        </w:r>
        <w:r w:rsidR="00267F36">
          <w:rPr>
            <w:webHidden/>
          </w:rPr>
          <w:fldChar w:fldCharType="begin"/>
        </w:r>
        <w:r w:rsidR="00267F36">
          <w:rPr>
            <w:webHidden/>
          </w:rPr>
          <w:instrText xml:space="preserve"> PAGEREF _Toc514325000 \h </w:instrText>
        </w:r>
        <w:r w:rsidR="00267F36">
          <w:rPr>
            <w:webHidden/>
          </w:rPr>
        </w:r>
        <w:r w:rsidR="00267F36">
          <w:rPr>
            <w:webHidden/>
          </w:rPr>
          <w:fldChar w:fldCharType="separate"/>
        </w:r>
        <w:r w:rsidR="00267F36">
          <w:rPr>
            <w:webHidden/>
          </w:rPr>
          <w:t>27</w:t>
        </w:r>
        <w:r w:rsidR="00267F36">
          <w:rPr>
            <w:webHidden/>
          </w:rPr>
          <w:fldChar w:fldCharType="end"/>
        </w:r>
      </w:hyperlink>
    </w:p>
    <w:p w14:paraId="5754C868" w14:textId="6786C836" w:rsidR="00267F36" w:rsidRDefault="00C417C8">
      <w:pPr>
        <w:pStyle w:val="Inhopg3"/>
        <w:tabs>
          <w:tab w:val="left" w:pos="1985"/>
        </w:tabs>
        <w:rPr>
          <w:rFonts w:asciiTheme="minorHAnsi" w:hAnsiTheme="minorHAnsi"/>
          <w:szCs w:val="22"/>
          <w:lang w:eastAsia="nl-BE"/>
        </w:rPr>
      </w:pPr>
      <w:hyperlink w:anchor="_Toc514325001" w:history="1">
        <w:r w:rsidR="00267F36" w:rsidRPr="00A53E5E">
          <w:rPr>
            <w:rStyle w:val="Hyperlink"/>
            <w:highlight w:val="yellow"/>
          </w:rPr>
          <w:t>4.3.1</w:t>
        </w:r>
        <w:r w:rsidR="00267F36">
          <w:rPr>
            <w:rFonts w:asciiTheme="minorHAnsi" w:hAnsiTheme="minorHAnsi"/>
            <w:szCs w:val="22"/>
            <w:lang w:eastAsia="nl-BE"/>
          </w:rPr>
          <w:tab/>
        </w:r>
        <w:r w:rsidR="00267F36" w:rsidRPr="00A53E5E">
          <w:rPr>
            <w:rStyle w:val="Hyperlink"/>
            <w:highlight w:val="yellow"/>
          </w:rPr>
          <w:t>Vergelijking</w:t>
        </w:r>
        <w:r w:rsidR="00267F36">
          <w:rPr>
            <w:webHidden/>
          </w:rPr>
          <w:tab/>
        </w:r>
        <w:r w:rsidR="00267F36">
          <w:rPr>
            <w:webHidden/>
          </w:rPr>
          <w:fldChar w:fldCharType="begin"/>
        </w:r>
        <w:r w:rsidR="00267F36">
          <w:rPr>
            <w:webHidden/>
          </w:rPr>
          <w:instrText xml:space="preserve"> PAGEREF _Toc514325001 \h </w:instrText>
        </w:r>
        <w:r w:rsidR="00267F36">
          <w:rPr>
            <w:webHidden/>
          </w:rPr>
        </w:r>
        <w:r w:rsidR="00267F36">
          <w:rPr>
            <w:webHidden/>
          </w:rPr>
          <w:fldChar w:fldCharType="separate"/>
        </w:r>
        <w:r w:rsidR="00267F36">
          <w:rPr>
            <w:webHidden/>
          </w:rPr>
          <w:t>27</w:t>
        </w:r>
        <w:r w:rsidR="00267F36">
          <w:rPr>
            <w:webHidden/>
          </w:rPr>
          <w:fldChar w:fldCharType="end"/>
        </w:r>
      </w:hyperlink>
    </w:p>
    <w:p w14:paraId="6A9927E1" w14:textId="7CA2249A" w:rsidR="00267F36" w:rsidRDefault="00C417C8">
      <w:pPr>
        <w:pStyle w:val="Inhopg3"/>
        <w:tabs>
          <w:tab w:val="left" w:pos="1985"/>
        </w:tabs>
        <w:rPr>
          <w:rFonts w:asciiTheme="minorHAnsi" w:hAnsiTheme="minorHAnsi"/>
          <w:szCs w:val="22"/>
          <w:lang w:eastAsia="nl-BE"/>
        </w:rPr>
      </w:pPr>
      <w:hyperlink w:anchor="_Toc514325002" w:history="1">
        <w:r w:rsidR="00267F36" w:rsidRPr="00A53E5E">
          <w:rPr>
            <w:rStyle w:val="Hyperlink"/>
            <w:highlight w:val="yellow"/>
          </w:rPr>
          <w:t>4.3.2</w:t>
        </w:r>
        <w:r w:rsidR="00267F36">
          <w:rPr>
            <w:rFonts w:asciiTheme="minorHAnsi" w:hAnsiTheme="minorHAnsi"/>
            <w:szCs w:val="22"/>
            <w:lang w:eastAsia="nl-BE"/>
          </w:rPr>
          <w:tab/>
        </w:r>
        <w:r w:rsidR="00267F36" w:rsidRPr="00A53E5E">
          <w:rPr>
            <w:rStyle w:val="Hyperlink"/>
            <w:highlight w:val="yellow"/>
          </w:rPr>
          <w:t>Conclusie</w:t>
        </w:r>
        <w:r w:rsidR="00267F36">
          <w:rPr>
            <w:webHidden/>
          </w:rPr>
          <w:tab/>
        </w:r>
        <w:r w:rsidR="00267F36">
          <w:rPr>
            <w:webHidden/>
          </w:rPr>
          <w:fldChar w:fldCharType="begin"/>
        </w:r>
        <w:r w:rsidR="00267F36">
          <w:rPr>
            <w:webHidden/>
          </w:rPr>
          <w:instrText xml:space="preserve"> PAGEREF _Toc514325002 \h </w:instrText>
        </w:r>
        <w:r w:rsidR="00267F36">
          <w:rPr>
            <w:webHidden/>
          </w:rPr>
        </w:r>
        <w:r w:rsidR="00267F36">
          <w:rPr>
            <w:webHidden/>
          </w:rPr>
          <w:fldChar w:fldCharType="separate"/>
        </w:r>
        <w:r w:rsidR="00267F36">
          <w:rPr>
            <w:webHidden/>
          </w:rPr>
          <w:t>28</w:t>
        </w:r>
        <w:r w:rsidR="00267F36">
          <w:rPr>
            <w:webHidden/>
          </w:rPr>
          <w:fldChar w:fldCharType="end"/>
        </w:r>
      </w:hyperlink>
    </w:p>
    <w:p w14:paraId="109BC460" w14:textId="2DCAB360" w:rsidR="00267F36" w:rsidRDefault="00C417C8" w:rsidP="00902BC7">
      <w:pPr>
        <w:pStyle w:val="Inhopg2"/>
        <w:rPr>
          <w:rFonts w:asciiTheme="minorHAnsi" w:hAnsiTheme="minorHAnsi" w:cstheme="minorBidi"/>
          <w:szCs w:val="22"/>
          <w:lang w:eastAsia="nl-BE"/>
        </w:rPr>
      </w:pPr>
      <w:hyperlink w:anchor="_Toc514325003" w:history="1">
        <w:r w:rsidR="00267F36" w:rsidRPr="00A53E5E">
          <w:rPr>
            <w:rStyle w:val="Hyperlink"/>
            <w:highlight w:val="yellow"/>
          </w:rPr>
          <w:t>4.4</w:t>
        </w:r>
        <w:r w:rsidR="00267F36">
          <w:rPr>
            <w:rFonts w:asciiTheme="minorHAnsi" w:hAnsiTheme="minorHAnsi" w:cstheme="minorBidi"/>
            <w:szCs w:val="22"/>
            <w:lang w:eastAsia="nl-BE"/>
          </w:rPr>
          <w:tab/>
        </w:r>
        <w:r w:rsidR="00267F36" w:rsidRPr="00A53E5E">
          <w:rPr>
            <w:rStyle w:val="Hyperlink"/>
            <w:highlight w:val="yellow"/>
          </w:rPr>
          <w:t>User experience</w:t>
        </w:r>
        <w:r w:rsidR="00267F36">
          <w:rPr>
            <w:webHidden/>
          </w:rPr>
          <w:tab/>
        </w:r>
        <w:r w:rsidR="00267F36">
          <w:rPr>
            <w:webHidden/>
          </w:rPr>
          <w:fldChar w:fldCharType="begin"/>
        </w:r>
        <w:r w:rsidR="00267F36">
          <w:rPr>
            <w:webHidden/>
          </w:rPr>
          <w:instrText xml:space="preserve"> PAGEREF _Toc514325003 \h </w:instrText>
        </w:r>
        <w:r w:rsidR="00267F36">
          <w:rPr>
            <w:webHidden/>
          </w:rPr>
        </w:r>
        <w:r w:rsidR="00267F36">
          <w:rPr>
            <w:webHidden/>
          </w:rPr>
          <w:fldChar w:fldCharType="separate"/>
        </w:r>
        <w:r w:rsidR="00267F36">
          <w:rPr>
            <w:webHidden/>
          </w:rPr>
          <w:t>28</w:t>
        </w:r>
        <w:r w:rsidR="00267F36">
          <w:rPr>
            <w:webHidden/>
          </w:rPr>
          <w:fldChar w:fldCharType="end"/>
        </w:r>
      </w:hyperlink>
    </w:p>
    <w:p w14:paraId="42C93DFD" w14:textId="0BC1F264" w:rsidR="00267F36" w:rsidRDefault="00C417C8">
      <w:pPr>
        <w:pStyle w:val="Inhopg1"/>
        <w:rPr>
          <w:rFonts w:asciiTheme="minorHAnsi" w:hAnsiTheme="minorHAnsi" w:cstheme="minorBidi"/>
          <w:b w:val="0"/>
          <w:szCs w:val="22"/>
          <w:lang w:eastAsia="nl-BE"/>
        </w:rPr>
      </w:pPr>
      <w:hyperlink w:anchor="_Toc514325004" w:history="1">
        <w:r w:rsidR="00267F36" w:rsidRPr="00A53E5E">
          <w:rPr>
            <w:rStyle w:val="Hyperlink"/>
            <w:highlight w:val="yellow"/>
          </w:rPr>
          <w:t>5</w:t>
        </w:r>
        <w:r w:rsidR="00267F36">
          <w:rPr>
            <w:rFonts w:asciiTheme="minorHAnsi" w:hAnsiTheme="minorHAnsi" w:cstheme="minorBidi"/>
            <w:b w:val="0"/>
            <w:szCs w:val="22"/>
            <w:lang w:eastAsia="nl-BE"/>
          </w:rPr>
          <w:tab/>
        </w:r>
        <w:r w:rsidR="00267F36" w:rsidRPr="00A53E5E">
          <w:rPr>
            <w:rStyle w:val="Hyperlink"/>
            <w:highlight w:val="yellow"/>
          </w:rPr>
          <w:t>Besluit</w:t>
        </w:r>
        <w:r w:rsidR="00267F36">
          <w:rPr>
            <w:webHidden/>
          </w:rPr>
          <w:tab/>
        </w:r>
        <w:r w:rsidR="00267F36">
          <w:rPr>
            <w:webHidden/>
          </w:rPr>
          <w:fldChar w:fldCharType="begin"/>
        </w:r>
        <w:r w:rsidR="00267F36">
          <w:rPr>
            <w:webHidden/>
          </w:rPr>
          <w:instrText xml:space="preserve"> PAGEREF _Toc514325004 \h </w:instrText>
        </w:r>
        <w:r w:rsidR="00267F36">
          <w:rPr>
            <w:webHidden/>
          </w:rPr>
        </w:r>
        <w:r w:rsidR="00267F36">
          <w:rPr>
            <w:webHidden/>
          </w:rPr>
          <w:fldChar w:fldCharType="separate"/>
        </w:r>
        <w:r w:rsidR="00267F36">
          <w:rPr>
            <w:webHidden/>
          </w:rPr>
          <w:t>28</w:t>
        </w:r>
        <w:r w:rsidR="00267F36">
          <w:rPr>
            <w:webHidden/>
          </w:rPr>
          <w:fldChar w:fldCharType="end"/>
        </w:r>
      </w:hyperlink>
    </w:p>
    <w:p w14:paraId="3D5BE5B5" w14:textId="609FBDE3" w:rsidR="00267F36" w:rsidRDefault="00C417C8">
      <w:pPr>
        <w:pStyle w:val="Inhopg1"/>
        <w:rPr>
          <w:rFonts w:asciiTheme="minorHAnsi" w:hAnsiTheme="minorHAnsi" w:cstheme="minorBidi"/>
          <w:b w:val="0"/>
          <w:szCs w:val="22"/>
          <w:lang w:eastAsia="nl-BE"/>
        </w:rPr>
      </w:pPr>
      <w:hyperlink w:anchor="_Toc514325005" w:history="1">
        <w:r w:rsidR="00267F36" w:rsidRPr="00A53E5E">
          <w:rPr>
            <w:rStyle w:val="Hyperlink"/>
          </w:rPr>
          <w:t>6</w:t>
        </w:r>
        <w:r w:rsidR="00267F36">
          <w:rPr>
            <w:rFonts w:asciiTheme="minorHAnsi" w:hAnsiTheme="minorHAnsi" w:cstheme="minorBidi"/>
            <w:b w:val="0"/>
            <w:szCs w:val="22"/>
            <w:lang w:eastAsia="nl-BE"/>
          </w:rPr>
          <w:tab/>
        </w:r>
        <w:r w:rsidR="00267F36" w:rsidRPr="00A53E5E">
          <w:rPr>
            <w:rStyle w:val="Hyperlink"/>
            <w:lang w:val="nl-NL"/>
          </w:rPr>
          <w:t>Verwijzingen</w:t>
        </w:r>
        <w:r w:rsidR="00267F36">
          <w:rPr>
            <w:webHidden/>
          </w:rPr>
          <w:tab/>
        </w:r>
        <w:r w:rsidR="00267F36">
          <w:rPr>
            <w:webHidden/>
          </w:rPr>
          <w:fldChar w:fldCharType="begin"/>
        </w:r>
        <w:r w:rsidR="00267F36">
          <w:rPr>
            <w:webHidden/>
          </w:rPr>
          <w:instrText xml:space="preserve"> PAGEREF _Toc514325005 \h </w:instrText>
        </w:r>
        <w:r w:rsidR="00267F36">
          <w:rPr>
            <w:webHidden/>
          </w:rPr>
        </w:r>
        <w:r w:rsidR="00267F36">
          <w:rPr>
            <w:webHidden/>
          </w:rPr>
          <w:fldChar w:fldCharType="separate"/>
        </w:r>
        <w:r w:rsidR="00267F36">
          <w:rPr>
            <w:webHidden/>
          </w:rPr>
          <w:t>29</w:t>
        </w:r>
        <w:r w:rsidR="00267F36">
          <w:rPr>
            <w:webHidden/>
          </w:rPr>
          <w:fldChar w:fldCharType="end"/>
        </w:r>
      </w:hyperlink>
    </w:p>
    <w:p w14:paraId="09881F95" w14:textId="65F1EB4B" w:rsidR="00267F36" w:rsidRDefault="00C417C8">
      <w:pPr>
        <w:pStyle w:val="Inhopg1"/>
        <w:rPr>
          <w:rFonts w:asciiTheme="minorHAnsi" w:hAnsiTheme="minorHAnsi" w:cstheme="minorBidi"/>
          <w:b w:val="0"/>
          <w:szCs w:val="22"/>
          <w:lang w:eastAsia="nl-BE"/>
        </w:rPr>
      </w:pPr>
      <w:hyperlink w:anchor="_Toc514325006" w:history="1">
        <w:r w:rsidR="00267F36" w:rsidRPr="00A53E5E">
          <w:rPr>
            <w:rStyle w:val="Hyperlink"/>
          </w:rPr>
          <w:t>Bijlagen</w:t>
        </w:r>
        <w:r w:rsidR="00267F36">
          <w:rPr>
            <w:webHidden/>
          </w:rPr>
          <w:tab/>
        </w:r>
        <w:r w:rsidR="00267F36">
          <w:rPr>
            <w:webHidden/>
          </w:rPr>
          <w:fldChar w:fldCharType="begin"/>
        </w:r>
        <w:r w:rsidR="00267F36">
          <w:rPr>
            <w:webHidden/>
          </w:rPr>
          <w:instrText xml:space="preserve"> PAGEREF _Toc514325006 \h </w:instrText>
        </w:r>
        <w:r w:rsidR="00267F36">
          <w:rPr>
            <w:webHidden/>
          </w:rPr>
        </w:r>
        <w:r w:rsidR="00267F36">
          <w:rPr>
            <w:webHidden/>
          </w:rPr>
          <w:fldChar w:fldCharType="separate"/>
        </w:r>
        <w:r w:rsidR="00267F36">
          <w:rPr>
            <w:webHidden/>
          </w:rPr>
          <w:t>31</w:t>
        </w:r>
        <w:r w:rsidR="00267F36">
          <w:rPr>
            <w:webHidden/>
          </w:rPr>
          <w:fldChar w:fldCharType="end"/>
        </w:r>
      </w:hyperlink>
    </w:p>
    <w:p w14:paraId="453F7F83" w14:textId="094E7B24" w:rsidR="00F01E7D" w:rsidRDefault="002E461D" w:rsidP="00F01E7D">
      <w:pPr>
        <w:rPr>
          <w:rFonts w:cs="Arial"/>
          <w:lang w:val="nl-NL"/>
        </w:rPr>
        <w:sectPr w:rsidR="00F01E7D" w:rsidSect="00F01E7D">
          <w:pgSz w:w="11906" w:h="16838"/>
          <w:pgMar w:top="1418" w:right="1418" w:bottom="1418" w:left="1418" w:header="709" w:footer="709" w:gutter="0"/>
          <w:pgNumType w:fmt="lowerRoman"/>
          <w:cols w:space="708"/>
          <w:docGrid w:linePitch="360"/>
        </w:sectPr>
      </w:pPr>
      <w:r w:rsidRPr="00B53B14">
        <w:rPr>
          <w:rFonts w:cs="Arial"/>
          <w:lang w:val="nl-NL"/>
        </w:rPr>
        <w:fldChar w:fldCharType="end"/>
      </w:r>
      <w:bookmarkStart w:id="6" w:name="_Toc476121733"/>
    </w:p>
    <w:bookmarkEnd w:id="6"/>
    <w:p w14:paraId="65AB6306" w14:textId="77777777" w:rsidR="00E14583" w:rsidRDefault="007420BD" w:rsidP="00E14583">
      <w:pPr>
        <w:pStyle w:val="Titelinhoudsopgave"/>
      </w:pPr>
      <w:r>
        <w:lastRenderedPageBreak/>
        <w:t>Lijst met figure</w:t>
      </w:r>
      <w:r w:rsidR="00E14583">
        <w:t>n</w:t>
      </w:r>
    </w:p>
    <w:p w14:paraId="20A8BDB2" w14:textId="72675035" w:rsidR="00DE220B" w:rsidRDefault="00E14583">
      <w:pPr>
        <w:pStyle w:val="Lijstmetafbeeldingen"/>
        <w:tabs>
          <w:tab w:val="right" w:leader="dot" w:pos="9060"/>
        </w:tabs>
        <w:rPr>
          <w:rFonts w:asciiTheme="minorHAnsi" w:hAnsiTheme="minorHAnsi"/>
          <w:noProof/>
          <w:szCs w:val="22"/>
        </w:rPr>
      </w:pPr>
      <w:r>
        <w:fldChar w:fldCharType="begin"/>
      </w:r>
      <w:r>
        <w:instrText xml:space="preserve"> TOC \c "Figuur" </w:instrText>
      </w:r>
      <w:r>
        <w:fldChar w:fldCharType="separate"/>
      </w:r>
      <w:r w:rsidR="00DE220B">
        <w:rPr>
          <w:noProof/>
        </w:rPr>
        <w:t>Figuur 2.1: de grafische architectuur van Qt [36]</w:t>
      </w:r>
      <w:r w:rsidR="00DE220B">
        <w:rPr>
          <w:noProof/>
        </w:rPr>
        <w:tab/>
      </w:r>
      <w:r w:rsidR="00DE220B">
        <w:rPr>
          <w:noProof/>
        </w:rPr>
        <w:fldChar w:fldCharType="begin"/>
      </w:r>
      <w:r w:rsidR="00DE220B">
        <w:rPr>
          <w:noProof/>
        </w:rPr>
        <w:instrText xml:space="preserve"> PAGEREF _Toc514361205 \h </w:instrText>
      </w:r>
      <w:r w:rsidR="00DE220B">
        <w:rPr>
          <w:noProof/>
        </w:rPr>
      </w:r>
      <w:r w:rsidR="00DE220B">
        <w:rPr>
          <w:noProof/>
        </w:rPr>
        <w:fldChar w:fldCharType="separate"/>
      </w:r>
      <w:r w:rsidR="00DE220B">
        <w:rPr>
          <w:noProof/>
        </w:rPr>
        <w:t>3</w:t>
      </w:r>
      <w:r w:rsidR="00DE220B">
        <w:rPr>
          <w:noProof/>
        </w:rPr>
        <w:fldChar w:fldCharType="end"/>
      </w:r>
    </w:p>
    <w:p w14:paraId="04822C6F" w14:textId="4D9C5B54" w:rsidR="00DE220B" w:rsidRDefault="00DE220B">
      <w:pPr>
        <w:pStyle w:val="Lijstmetafbeeldingen"/>
        <w:tabs>
          <w:tab w:val="right" w:leader="dot" w:pos="9060"/>
        </w:tabs>
        <w:rPr>
          <w:rFonts w:asciiTheme="minorHAnsi" w:hAnsiTheme="minorHAnsi"/>
          <w:noProof/>
          <w:szCs w:val="22"/>
        </w:rPr>
      </w:pPr>
      <w:r>
        <w:rPr>
          <w:noProof/>
        </w:rPr>
        <w:t xml:space="preserve">Figuur 2.2: Voorbeeld </w:t>
      </w:r>
      <w:r w:rsidRPr="008F2DD7">
        <w:rPr>
          <w:i/>
          <w:noProof/>
        </w:rPr>
        <w:t>‘signals and slots’</w:t>
      </w:r>
      <w:r>
        <w:rPr>
          <w:noProof/>
        </w:rPr>
        <w:t xml:space="preserve"> [8]</w:t>
      </w:r>
      <w:r>
        <w:rPr>
          <w:noProof/>
        </w:rPr>
        <w:tab/>
      </w:r>
      <w:r>
        <w:rPr>
          <w:noProof/>
        </w:rPr>
        <w:fldChar w:fldCharType="begin"/>
      </w:r>
      <w:r>
        <w:rPr>
          <w:noProof/>
        </w:rPr>
        <w:instrText xml:space="preserve"> PAGEREF _Toc514361206 \h </w:instrText>
      </w:r>
      <w:r>
        <w:rPr>
          <w:noProof/>
        </w:rPr>
      </w:r>
      <w:r>
        <w:rPr>
          <w:noProof/>
        </w:rPr>
        <w:fldChar w:fldCharType="separate"/>
      </w:r>
      <w:r>
        <w:rPr>
          <w:noProof/>
        </w:rPr>
        <w:t>4</w:t>
      </w:r>
      <w:r>
        <w:rPr>
          <w:noProof/>
        </w:rPr>
        <w:fldChar w:fldCharType="end"/>
      </w:r>
    </w:p>
    <w:p w14:paraId="10EF5ED7" w14:textId="3B603228" w:rsidR="00DE220B" w:rsidRDefault="00DE220B">
      <w:pPr>
        <w:pStyle w:val="Lijstmetafbeeldingen"/>
        <w:tabs>
          <w:tab w:val="right" w:leader="dot" w:pos="9060"/>
        </w:tabs>
        <w:rPr>
          <w:rFonts w:asciiTheme="minorHAnsi" w:hAnsiTheme="minorHAnsi"/>
          <w:noProof/>
          <w:szCs w:val="22"/>
        </w:rPr>
      </w:pPr>
      <w:r>
        <w:rPr>
          <w:noProof/>
        </w:rPr>
        <w:t>Figuur 2.4: Voorbeeld DOM</w:t>
      </w:r>
      <w:r>
        <w:rPr>
          <w:noProof/>
        </w:rPr>
        <w:tab/>
      </w:r>
      <w:r>
        <w:rPr>
          <w:noProof/>
        </w:rPr>
        <w:fldChar w:fldCharType="begin"/>
      </w:r>
      <w:r>
        <w:rPr>
          <w:noProof/>
        </w:rPr>
        <w:instrText xml:space="preserve"> PAGEREF _Toc514361207 \h </w:instrText>
      </w:r>
      <w:r>
        <w:rPr>
          <w:noProof/>
        </w:rPr>
      </w:r>
      <w:r>
        <w:rPr>
          <w:noProof/>
        </w:rPr>
        <w:fldChar w:fldCharType="separate"/>
      </w:r>
      <w:r>
        <w:rPr>
          <w:noProof/>
        </w:rPr>
        <w:t>7</w:t>
      </w:r>
      <w:r>
        <w:rPr>
          <w:noProof/>
        </w:rPr>
        <w:fldChar w:fldCharType="end"/>
      </w:r>
    </w:p>
    <w:p w14:paraId="4A1620A4" w14:textId="7A5864DF" w:rsidR="00DE220B" w:rsidRDefault="00DE220B">
      <w:pPr>
        <w:pStyle w:val="Lijstmetafbeeldingen"/>
        <w:tabs>
          <w:tab w:val="right" w:leader="dot" w:pos="9060"/>
        </w:tabs>
        <w:rPr>
          <w:rFonts w:asciiTheme="minorHAnsi" w:hAnsiTheme="minorHAnsi"/>
          <w:noProof/>
          <w:szCs w:val="22"/>
        </w:rPr>
      </w:pPr>
      <w:r>
        <w:rPr>
          <w:noProof/>
        </w:rPr>
        <w:t>Figuur 2.5: Voorbeeld MVC [14]</w:t>
      </w:r>
      <w:r>
        <w:rPr>
          <w:noProof/>
        </w:rPr>
        <w:tab/>
      </w:r>
      <w:r>
        <w:rPr>
          <w:noProof/>
        </w:rPr>
        <w:fldChar w:fldCharType="begin"/>
      </w:r>
      <w:r>
        <w:rPr>
          <w:noProof/>
        </w:rPr>
        <w:instrText xml:space="preserve"> PAGEREF _Toc514361208 \h </w:instrText>
      </w:r>
      <w:r>
        <w:rPr>
          <w:noProof/>
        </w:rPr>
      </w:r>
      <w:r>
        <w:rPr>
          <w:noProof/>
        </w:rPr>
        <w:fldChar w:fldCharType="separate"/>
      </w:r>
      <w:r>
        <w:rPr>
          <w:noProof/>
        </w:rPr>
        <w:t>8</w:t>
      </w:r>
      <w:r>
        <w:rPr>
          <w:noProof/>
        </w:rPr>
        <w:fldChar w:fldCharType="end"/>
      </w:r>
    </w:p>
    <w:p w14:paraId="4DEF18CE" w14:textId="5DA85EC7" w:rsidR="00DE220B" w:rsidRDefault="00DE220B">
      <w:pPr>
        <w:pStyle w:val="Lijstmetafbeeldingen"/>
        <w:tabs>
          <w:tab w:val="right" w:leader="dot" w:pos="9060"/>
        </w:tabs>
        <w:rPr>
          <w:rFonts w:asciiTheme="minorHAnsi" w:hAnsiTheme="minorHAnsi"/>
          <w:noProof/>
          <w:szCs w:val="22"/>
        </w:rPr>
      </w:pPr>
      <w:r>
        <w:rPr>
          <w:noProof/>
        </w:rPr>
        <w:t>Figuur 2.6 Complexer voorbeeld MVC [14]</w:t>
      </w:r>
      <w:r>
        <w:rPr>
          <w:noProof/>
        </w:rPr>
        <w:tab/>
      </w:r>
      <w:r>
        <w:rPr>
          <w:noProof/>
        </w:rPr>
        <w:fldChar w:fldCharType="begin"/>
      </w:r>
      <w:r>
        <w:rPr>
          <w:noProof/>
        </w:rPr>
        <w:instrText xml:space="preserve"> PAGEREF _Toc514361209 \h </w:instrText>
      </w:r>
      <w:r>
        <w:rPr>
          <w:noProof/>
        </w:rPr>
      </w:r>
      <w:r>
        <w:rPr>
          <w:noProof/>
        </w:rPr>
        <w:fldChar w:fldCharType="separate"/>
      </w:r>
      <w:r>
        <w:rPr>
          <w:noProof/>
        </w:rPr>
        <w:t>8</w:t>
      </w:r>
      <w:r>
        <w:rPr>
          <w:noProof/>
        </w:rPr>
        <w:fldChar w:fldCharType="end"/>
      </w:r>
    </w:p>
    <w:p w14:paraId="68977FE2" w14:textId="7ADD3F7A" w:rsidR="00DE220B" w:rsidRDefault="00DE220B">
      <w:pPr>
        <w:pStyle w:val="Lijstmetafbeeldingen"/>
        <w:tabs>
          <w:tab w:val="right" w:leader="dot" w:pos="9060"/>
        </w:tabs>
        <w:rPr>
          <w:rFonts w:asciiTheme="minorHAnsi" w:hAnsiTheme="minorHAnsi"/>
          <w:noProof/>
          <w:szCs w:val="22"/>
        </w:rPr>
      </w:pPr>
      <w:r>
        <w:rPr>
          <w:noProof/>
        </w:rPr>
        <w:t>Figuur 2.7: Voorbeeld Flux [14]</w:t>
      </w:r>
      <w:r>
        <w:rPr>
          <w:noProof/>
        </w:rPr>
        <w:tab/>
      </w:r>
      <w:r>
        <w:rPr>
          <w:noProof/>
        </w:rPr>
        <w:fldChar w:fldCharType="begin"/>
      </w:r>
      <w:r>
        <w:rPr>
          <w:noProof/>
        </w:rPr>
        <w:instrText xml:space="preserve"> PAGEREF _Toc514361210 \h </w:instrText>
      </w:r>
      <w:r>
        <w:rPr>
          <w:noProof/>
        </w:rPr>
      </w:r>
      <w:r>
        <w:rPr>
          <w:noProof/>
        </w:rPr>
        <w:fldChar w:fldCharType="separate"/>
      </w:r>
      <w:r>
        <w:rPr>
          <w:noProof/>
        </w:rPr>
        <w:t>9</w:t>
      </w:r>
      <w:r>
        <w:rPr>
          <w:noProof/>
        </w:rPr>
        <w:fldChar w:fldCharType="end"/>
      </w:r>
    </w:p>
    <w:p w14:paraId="1711F445" w14:textId="30C88D4D" w:rsidR="00DE220B" w:rsidRDefault="00DE220B">
      <w:pPr>
        <w:pStyle w:val="Lijstmetafbeeldingen"/>
        <w:tabs>
          <w:tab w:val="right" w:leader="dot" w:pos="9060"/>
        </w:tabs>
        <w:rPr>
          <w:rFonts w:asciiTheme="minorHAnsi" w:hAnsiTheme="minorHAnsi"/>
          <w:noProof/>
          <w:szCs w:val="22"/>
        </w:rPr>
      </w:pPr>
      <w:r>
        <w:rPr>
          <w:noProof/>
        </w:rPr>
        <w:t>Figuur 2.8: Complexer voorbeeld Flux [14]</w:t>
      </w:r>
      <w:r>
        <w:rPr>
          <w:noProof/>
        </w:rPr>
        <w:tab/>
      </w:r>
      <w:r>
        <w:rPr>
          <w:noProof/>
        </w:rPr>
        <w:fldChar w:fldCharType="begin"/>
      </w:r>
      <w:r>
        <w:rPr>
          <w:noProof/>
        </w:rPr>
        <w:instrText xml:space="preserve"> PAGEREF _Toc514361211 \h </w:instrText>
      </w:r>
      <w:r>
        <w:rPr>
          <w:noProof/>
        </w:rPr>
      </w:r>
      <w:r>
        <w:rPr>
          <w:noProof/>
        </w:rPr>
        <w:fldChar w:fldCharType="separate"/>
      </w:r>
      <w:r>
        <w:rPr>
          <w:noProof/>
        </w:rPr>
        <w:t>9</w:t>
      </w:r>
      <w:r>
        <w:rPr>
          <w:noProof/>
        </w:rPr>
        <w:fldChar w:fldCharType="end"/>
      </w:r>
    </w:p>
    <w:p w14:paraId="26D4B583" w14:textId="5011B795" w:rsidR="00DE220B" w:rsidRDefault="00DE220B">
      <w:pPr>
        <w:pStyle w:val="Lijstmetafbeeldingen"/>
        <w:tabs>
          <w:tab w:val="right" w:leader="dot" w:pos="9060"/>
        </w:tabs>
        <w:rPr>
          <w:rFonts w:asciiTheme="minorHAnsi" w:hAnsiTheme="minorHAnsi"/>
          <w:noProof/>
          <w:szCs w:val="22"/>
        </w:rPr>
      </w:pPr>
      <w:r>
        <w:rPr>
          <w:noProof/>
        </w:rPr>
        <w:t>Figuur 2.9: Opbouw Xamarin [19]</w:t>
      </w:r>
      <w:r>
        <w:rPr>
          <w:noProof/>
        </w:rPr>
        <w:tab/>
      </w:r>
      <w:r>
        <w:rPr>
          <w:noProof/>
        </w:rPr>
        <w:fldChar w:fldCharType="begin"/>
      </w:r>
      <w:r>
        <w:rPr>
          <w:noProof/>
        </w:rPr>
        <w:instrText xml:space="preserve"> PAGEREF _Toc514361212 \h </w:instrText>
      </w:r>
      <w:r>
        <w:rPr>
          <w:noProof/>
        </w:rPr>
      </w:r>
      <w:r>
        <w:rPr>
          <w:noProof/>
        </w:rPr>
        <w:fldChar w:fldCharType="separate"/>
      </w:r>
      <w:r>
        <w:rPr>
          <w:noProof/>
        </w:rPr>
        <w:t>11</w:t>
      </w:r>
      <w:r>
        <w:rPr>
          <w:noProof/>
        </w:rPr>
        <w:fldChar w:fldCharType="end"/>
      </w:r>
    </w:p>
    <w:p w14:paraId="49443024" w14:textId="7546F396" w:rsidR="00DE220B" w:rsidRDefault="00DE220B">
      <w:pPr>
        <w:pStyle w:val="Lijstmetafbeeldingen"/>
        <w:tabs>
          <w:tab w:val="right" w:leader="dot" w:pos="9060"/>
        </w:tabs>
        <w:rPr>
          <w:rFonts w:asciiTheme="minorHAnsi" w:hAnsiTheme="minorHAnsi"/>
          <w:noProof/>
          <w:szCs w:val="22"/>
        </w:rPr>
      </w:pPr>
      <w:r>
        <w:rPr>
          <w:noProof/>
        </w:rPr>
        <w:t>Figuur 2.10: Xamarin.Forms’ oplossing architectuur [19]</w:t>
      </w:r>
      <w:r>
        <w:rPr>
          <w:noProof/>
        </w:rPr>
        <w:tab/>
      </w:r>
      <w:r>
        <w:rPr>
          <w:noProof/>
        </w:rPr>
        <w:fldChar w:fldCharType="begin"/>
      </w:r>
      <w:r>
        <w:rPr>
          <w:noProof/>
        </w:rPr>
        <w:instrText xml:space="preserve"> PAGEREF _Toc514361213 \h </w:instrText>
      </w:r>
      <w:r>
        <w:rPr>
          <w:noProof/>
        </w:rPr>
      </w:r>
      <w:r>
        <w:rPr>
          <w:noProof/>
        </w:rPr>
        <w:fldChar w:fldCharType="separate"/>
      </w:r>
      <w:r>
        <w:rPr>
          <w:noProof/>
        </w:rPr>
        <w:t>12</w:t>
      </w:r>
      <w:r>
        <w:rPr>
          <w:noProof/>
        </w:rPr>
        <w:fldChar w:fldCharType="end"/>
      </w:r>
    </w:p>
    <w:p w14:paraId="57F7AED7" w14:textId="46E8AA5F" w:rsidR="00DE220B" w:rsidRDefault="00DE220B">
      <w:pPr>
        <w:pStyle w:val="Lijstmetafbeeldingen"/>
        <w:tabs>
          <w:tab w:val="right" w:leader="dot" w:pos="9060"/>
        </w:tabs>
        <w:rPr>
          <w:rFonts w:asciiTheme="minorHAnsi" w:hAnsiTheme="minorHAnsi"/>
          <w:noProof/>
          <w:szCs w:val="22"/>
        </w:rPr>
      </w:pPr>
      <w:r>
        <w:rPr>
          <w:noProof/>
        </w:rPr>
        <w:t>Figuur 2.11: De relaties tussen de 3 kerncomponenten van MVVM [21]</w:t>
      </w:r>
      <w:r>
        <w:rPr>
          <w:noProof/>
        </w:rPr>
        <w:tab/>
      </w:r>
      <w:r>
        <w:rPr>
          <w:noProof/>
        </w:rPr>
        <w:fldChar w:fldCharType="begin"/>
      </w:r>
      <w:r>
        <w:rPr>
          <w:noProof/>
        </w:rPr>
        <w:instrText xml:space="preserve"> PAGEREF _Toc514361214 \h </w:instrText>
      </w:r>
      <w:r>
        <w:rPr>
          <w:noProof/>
        </w:rPr>
      </w:r>
      <w:r>
        <w:rPr>
          <w:noProof/>
        </w:rPr>
        <w:fldChar w:fldCharType="separate"/>
      </w:r>
      <w:r>
        <w:rPr>
          <w:noProof/>
        </w:rPr>
        <w:t>13</w:t>
      </w:r>
      <w:r>
        <w:rPr>
          <w:noProof/>
        </w:rPr>
        <w:fldChar w:fldCharType="end"/>
      </w:r>
    </w:p>
    <w:p w14:paraId="53FB5F2C" w14:textId="67831EAA" w:rsidR="00DE220B" w:rsidRDefault="00DE220B">
      <w:pPr>
        <w:pStyle w:val="Lijstmetafbeeldingen"/>
        <w:tabs>
          <w:tab w:val="right" w:leader="dot" w:pos="9060"/>
        </w:tabs>
        <w:rPr>
          <w:rFonts w:asciiTheme="minorHAnsi" w:hAnsiTheme="minorHAnsi"/>
          <w:noProof/>
          <w:szCs w:val="22"/>
        </w:rPr>
      </w:pPr>
      <w:r>
        <w:rPr>
          <w:noProof/>
        </w:rPr>
        <w:t>Figuur 2.12: Architectuur van een Cordova applicatie [28]</w:t>
      </w:r>
      <w:r>
        <w:rPr>
          <w:noProof/>
        </w:rPr>
        <w:tab/>
      </w:r>
      <w:r>
        <w:rPr>
          <w:noProof/>
        </w:rPr>
        <w:fldChar w:fldCharType="begin"/>
      </w:r>
      <w:r>
        <w:rPr>
          <w:noProof/>
        </w:rPr>
        <w:instrText xml:space="preserve"> PAGEREF _Toc514361215 \h </w:instrText>
      </w:r>
      <w:r>
        <w:rPr>
          <w:noProof/>
        </w:rPr>
      </w:r>
      <w:r>
        <w:rPr>
          <w:noProof/>
        </w:rPr>
        <w:fldChar w:fldCharType="separate"/>
      </w:r>
      <w:r>
        <w:rPr>
          <w:noProof/>
        </w:rPr>
        <w:t>15</w:t>
      </w:r>
      <w:r>
        <w:rPr>
          <w:noProof/>
        </w:rPr>
        <w:fldChar w:fldCharType="end"/>
      </w:r>
    </w:p>
    <w:p w14:paraId="6D7EF87E" w14:textId="2431E39A" w:rsidR="00DE220B" w:rsidRDefault="00DE220B">
      <w:pPr>
        <w:pStyle w:val="Lijstmetafbeeldingen"/>
        <w:tabs>
          <w:tab w:val="right" w:leader="dot" w:pos="9060"/>
        </w:tabs>
        <w:rPr>
          <w:rFonts w:asciiTheme="minorHAnsi" w:hAnsiTheme="minorHAnsi"/>
          <w:noProof/>
          <w:szCs w:val="22"/>
        </w:rPr>
      </w:pPr>
      <w:r>
        <w:rPr>
          <w:noProof/>
        </w:rPr>
        <w:t>Figuur 3.1: Einddoel applicatie</w:t>
      </w:r>
      <w:r>
        <w:rPr>
          <w:noProof/>
        </w:rPr>
        <w:tab/>
      </w:r>
      <w:r>
        <w:rPr>
          <w:noProof/>
        </w:rPr>
        <w:fldChar w:fldCharType="begin"/>
      </w:r>
      <w:r>
        <w:rPr>
          <w:noProof/>
        </w:rPr>
        <w:instrText xml:space="preserve"> PAGEREF _Toc514361216 \h </w:instrText>
      </w:r>
      <w:r>
        <w:rPr>
          <w:noProof/>
        </w:rPr>
      </w:r>
      <w:r>
        <w:rPr>
          <w:noProof/>
        </w:rPr>
        <w:fldChar w:fldCharType="separate"/>
      </w:r>
      <w:r>
        <w:rPr>
          <w:noProof/>
        </w:rPr>
        <w:t>21</w:t>
      </w:r>
      <w:r>
        <w:rPr>
          <w:noProof/>
        </w:rPr>
        <w:fldChar w:fldCharType="end"/>
      </w:r>
    </w:p>
    <w:p w14:paraId="3B0FEDFD" w14:textId="041ED989" w:rsidR="00DE220B" w:rsidRDefault="00DE220B">
      <w:pPr>
        <w:pStyle w:val="Lijstmetafbeeldingen"/>
        <w:tabs>
          <w:tab w:val="right" w:leader="dot" w:pos="9060"/>
        </w:tabs>
        <w:rPr>
          <w:rFonts w:asciiTheme="minorHAnsi" w:hAnsiTheme="minorHAnsi"/>
          <w:noProof/>
          <w:szCs w:val="22"/>
        </w:rPr>
      </w:pPr>
      <w:r>
        <w:rPr>
          <w:noProof/>
        </w:rPr>
        <w:t>Figuur 4.1: React Native applicatie</w:t>
      </w:r>
      <w:r>
        <w:rPr>
          <w:noProof/>
        </w:rPr>
        <w:tab/>
      </w:r>
      <w:r>
        <w:rPr>
          <w:noProof/>
        </w:rPr>
        <w:fldChar w:fldCharType="begin"/>
      </w:r>
      <w:r>
        <w:rPr>
          <w:noProof/>
        </w:rPr>
        <w:instrText xml:space="preserve"> PAGEREF _Toc514361217 \h </w:instrText>
      </w:r>
      <w:r>
        <w:rPr>
          <w:noProof/>
        </w:rPr>
      </w:r>
      <w:r>
        <w:rPr>
          <w:noProof/>
        </w:rPr>
        <w:fldChar w:fldCharType="separate"/>
      </w:r>
      <w:r>
        <w:rPr>
          <w:noProof/>
        </w:rPr>
        <w:t>23</w:t>
      </w:r>
      <w:r>
        <w:rPr>
          <w:noProof/>
        </w:rPr>
        <w:fldChar w:fldCharType="end"/>
      </w:r>
    </w:p>
    <w:p w14:paraId="6D29D242" w14:textId="14385983" w:rsidR="00DE220B" w:rsidRDefault="00DE220B">
      <w:pPr>
        <w:pStyle w:val="Lijstmetafbeeldingen"/>
        <w:tabs>
          <w:tab w:val="right" w:leader="dot" w:pos="9060"/>
        </w:tabs>
        <w:rPr>
          <w:rFonts w:asciiTheme="minorHAnsi" w:hAnsiTheme="minorHAnsi"/>
          <w:noProof/>
          <w:szCs w:val="22"/>
        </w:rPr>
      </w:pPr>
      <w:r>
        <w:rPr>
          <w:noProof/>
        </w:rPr>
        <w:t>Figuur 4.2: Xamarin applicatie</w:t>
      </w:r>
      <w:r>
        <w:rPr>
          <w:noProof/>
        </w:rPr>
        <w:tab/>
      </w:r>
      <w:r>
        <w:rPr>
          <w:noProof/>
        </w:rPr>
        <w:fldChar w:fldCharType="begin"/>
      </w:r>
      <w:r>
        <w:rPr>
          <w:noProof/>
        </w:rPr>
        <w:instrText xml:space="preserve"> PAGEREF _Toc514361218 \h </w:instrText>
      </w:r>
      <w:r>
        <w:rPr>
          <w:noProof/>
        </w:rPr>
      </w:r>
      <w:r>
        <w:rPr>
          <w:noProof/>
        </w:rPr>
        <w:fldChar w:fldCharType="separate"/>
      </w:r>
      <w:r>
        <w:rPr>
          <w:noProof/>
        </w:rPr>
        <w:t>25</w:t>
      </w:r>
      <w:r>
        <w:rPr>
          <w:noProof/>
        </w:rPr>
        <w:fldChar w:fldCharType="end"/>
      </w:r>
    </w:p>
    <w:p w14:paraId="7CA64B09" w14:textId="0AF5A9EA" w:rsidR="00E14583" w:rsidRPr="00E14583" w:rsidRDefault="00E14583" w:rsidP="00E14583">
      <w:pPr>
        <w:pStyle w:val="Titelinhoudsopgave"/>
      </w:pPr>
      <w:r>
        <w:fldChar w:fldCharType="end"/>
      </w:r>
      <w:r w:rsidRPr="00E14583">
        <w:t xml:space="preserve"> </w:t>
      </w:r>
    </w:p>
    <w:p w14:paraId="36BA5A21" w14:textId="77777777" w:rsidR="00C75CE0" w:rsidRPr="00C75CE0" w:rsidRDefault="00C75CE0" w:rsidP="00C75CE0"/>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
        <w:gridCol w:w="6639"/>
        <w:gridCol w:w="1765"/>
      </w:tblGrid>
      <w:tr w:rsidR="00A16568" w:rsidRPr="00AA5A48" w14:paraId="3C3AB7A6" w14:textId="77777777" w:rsidTr="003601DE">
        <w:tc>
          <w:tcPr>
            <w:tcW w:w="367" w:type="pct"/>
          </w:tcPr>
          <w:p w14:paraId="4884B6BD" w14:textId="77777777" w:rsidR="00A16568" w:rsidRPr="00AA5A48" w:rsidRDefault="00A16568" w:rsidP="003601DE">
            <w:pPr>
              <w:spacing w:after="0"/>
              <w:jc w:val="left"/>
              <w:rPr>
                <w:rFonts w:ascii="Symbol" w:hAnsi="Symbol"/>
              </w:rPr>
            </w:pPr>
          </w:p>
        </w:tc>
        <w:tc>
          <w:tcPr>
            <w:tcW w:w="3660" w:type="pct"/>
          </w:tcPr>
          <w:p w14:paraId="266339DE" w14:textId="77777777" w:rsidR="00A16568" w:rsidRDefault="00A16568" w:rsidP="004B5FF3"/>
        </w:tc>
        <w:tc>
          <w:tcPr>
            <w:tcW w:w="973" w:type="pct"/>
          </w:tcPr>
          <w:p w14:paraId="47AFBEE2" w14:textId="77777777" w:rsidR="00A16568" w:rsidRDefault="00A16568" w:rsidP="004B5FF3"/>
        </w:tc>
      </w:tr>
      <w:tr w:rsidR="00A16568" w:rsidRPr="00AA5A48" w14:paraId="108EAC76" w14:textId="77777777" w:rsidTr="003601DE">
        <w:tc>
          <w:tcPr>
            <w:tcW w:w="367" w:type="pct"/>
          </w:tcPr>
          <w:p w14:paraId="33A42316" w14:textId="77777777" w:rsidR="00A16568" w:rsidRPr="00AA5A48" w:rsidRDefault="00A16568" w:rsidP="004B5FF3">
            <w:pPr>
              <w:rPr>
                <w:rFonts w:ascii="Symbol" w:hAnsi="Symbol"/>
              </w:rPr>
            </w:pPr>
          </w:p>
        </w:tc>
        <w:tc>
          <w:tcPr>
            <w:tcW w:w="3660" w:type="pct"/>
          </w:tcPr>
          <w:p w14:paraId="3AE2DD48" w14:textId="77777777" w:rsidR="00A16568" w:rsidRDefault="00A16568" w:rsidP="004B5FF3"/>
        </w:tc>
        <w:tc>
          <w:tcPr>
            <w:tcW w:w="973" w:type="pct"/>
          </w:tcPr>
          <w:p w14:paraId="2C4FE847" w14:textId="77777777" w:rsidR="00A16568" w:rsidRDefault="00A16568" w:rsidP="004B5FF3"/>
        </w:tc>
      </w:tr>
      <w:tr w:rsidR="00A16568" w14:paraId="188D29FA" w14:textId="77777777" w:rsidTr="003601DE">
        <w:tc>
          <w:tcPr>
            <w:tcW w:w="367" w:type="pct"/>
          </w:tcPr>
          <w:p w14:paraId="4C7AD4FA" w14:textId="77777777" w:rsidR="00A16568" w:rsidRDefault="00A16568" w:rsidP="004B5FF3"/>
        </w:tc>
        <w:tc>
          <w:tcPr>
            <w:tcW w:w="3660" w:type="pct"/>
          </w:tcPr>
          <w:p w14:paraId="1F4957CF" w14:textId="77777777" w:rsidR="00A16568" w:rsidRDefault="00A16568" w:rsidP="004B5FF3"/>
        </w:tc>
        <w:tc>
          <w:tcPr>
            <w:tcW w:w="973" w:type="pct"/>
          </w:tcPr>
          <w:p w14:paraId="5BBA63A2" w14:textId="77777777" w:rsidR="00A16568" w:rsidRDefault="00A16568" w:rsidP="004B5FF3"/>
        </w:tc>
      </w:tr>
      <w:tr w:rsidR="00A16568" w14:paraId="27FD031C" w14:textId="77777777" w:rsidTr="003601DE">
        <w:tc>
          <w:tcPr>
            <w:tcW w:w="367" w:type="pct"/>
          </w:tcPr>
          <w:p w14:paraId="7A90136A" w14:textId="77777777" w:rsidR="00A16568" w:rsidRDefault="00A16568" w:rsidP="004B5FF3"/>
        </w:tc>
        <w:tc>
          <w:tcPr>
            <w:tcW w:w="3660" w:type="pct"/>
          </w:tcPr>
          <w:p w14:paraId="0445C12C" w14:textId="77777777" w:rsidR="00A16568" w:rsidRDefault="00A16568" w:rsidP="004B5FF3"/>
        </w:tc>
        <w:tc>
          <w:tcPr>
            <w:tcW w:w="973" w:type="pct"/>
          </w:tcPr>
          <w:p w14:paraId="03106B9C" w14:textId="77777777" w:rsidR="00A16568" w:rsidRDefault="00A16568" w:rsidP="004B5FF3"/>
        </w:tc>
      </w:tr>
    </w:tbl>
    <w:p w14:paraId="306D0EEF" w14:textId="77777777" w:rsidR="00A16568" w:rsidRDefault="00A16568" w:rsidP="00E73A60">
      <w:pPr>
        <w:sectPr w:rsidR="00A16568" w:rsidSect="00F01E7D">
          <w:pgSz w:w="11906" w:h="16838"/>
          <w:pgMar w:top="1418" w:right="1418" w:bottom="1418" w:left="1418" w:header="709" w:footer="709" w:gutter="0"/>
          <w:pgNumType w:fmt="lowerRoman"/>
          <w:cols w:space="708"/>
          <w:docGrid w:linePitch="360"/>
        </w:sectPr>
      </w:pPr>
    </w:p>
    <w:p w14:paraId="62E2B56C" w14:textId="77777777" w:rsidR="003601DE" w:rsidRDefault="00A16568" w:rsidP="007420BD">
      <w:pPr>
        <w:pStyle w:val="Titelinhoudsopgave"/>
      </w:pPr>
      <w:bookmarkStart w:id="7" w:name="_Toc476121734"/>
      <w:r>
        <w:lastRenderedPageBreak/>
        <w:t>Lijst met afkortingen</w:t>
      </w:r>
      <w:bookmarkEnd w:id="7"/>
    </w:p>
    <w:tbl>
      <w:tblPr>
        <w:tblStyle w:val="Tabelraster"/>
        <w:tblW w:w="8647" w:type="dxa"/>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5810"/>
        <w:gridCol w:w="1985"/>
      </w:tblGrid>
      <w:tr w:rsidR="003601DE" w14:paraId="0EF9CE24" w14:textId="77777777" w:rsidTr="00EA4F95">
        <w:tc>
          <w:tcPr>
            <w:tcW w:w="851" w:type="dxa"/>
          </w:tcPr>
          <w:p w14:paraId="2E56DED4" w14:textId="77777777" w:rsidR="003601DE" w:rsidRDefault="003601DE" w:rsidP="00EA4F95">
            <w:r>
              <w:t xml:space="preserve">API </w:t>
            </w:r>
          </w:p>
        </w:tc>
        <w:tc>
          <w:tcPr>
            <w:tcW w:w="5811" w:type="dxa"/>
          </w:tcPr>
          <w:p w14:paraId="55AF48C0" w14:textId="77777777" w:rsidR="003601DE" w:rsidRDefault="003601DE" w:rsidP="00EA4F95">
            <w:r>
              <w:t xml:space="preserve">Application </w:t>
            </w:r>
            <w:proofErr w:type="spellStart"/>
            <w:r>
              <w:t>programming</w:t>
            </w:r>
            <w:proofErr w:type="spellEnd"/>
            <w:r>
              <w:t xml:space="preserve"> interface</w:t>
            </w:r>
          </w:p>
        </w:tc>
        <w:tc>
          <w:tcPr>
            <w:tcW w:w="1985" w:type="dxa"/>
          </w:tcPr>
          <w:p w14:paraId="4086D081" w14:textId="77777777" w:rsidR="003601DE" w:rsidRDefault="003601DE" w:rsidP="00EA4F95"/>
        </w:tc>
      </w:tr>
      <w:tr w:rsidR="003601DE" w14:paraId="3BE0B9AB" w14:textId="77777777" w:rsidTr="00EA4F95">
        <w:tc>
          <w:tcPr>
            <w:tcW w:w="851" w:type="dxa"/>
          </w:tcPr>
          <w:p w14:paraId="2065F66C" w14:textId="0049EC4E" w:rsidR="003601DE" w:rsidRDefault="00573705" w:rsidP="00EA4F95">
            <w:r>
              <w:t>(G)</w:t>
            </w:r>
            <w:r w:rsidR="003601DE">
              <w:t>UI</w:t>
            </w:r>
          </w:p>
        </w:tc>
        <w:tc>
          <w:tcPr>
            <w:tcW w:w="5811" w:type="dxa"/>
          </w:tcPr>
          <w:p w14:paraId="02AB61AF" w14:textId="7A0C29A0" w:rsidR="003601DE" w:rsidRDefault="00573705" w:rsidP="00EA4F95">
            <w:r>
              <w:t>(</w:t>
            </w:r>
            <w:proofErr w:type="spellStart"/>
            <w:r>
              <w:t>Graphical</w:t>
            </w:r>
            <w:proofErr w:type="spellEnd"/>
            <w:r>
              <w:t xml:space="preserve">) </w:t>
            </w:r>
            <w:r w:rsidR="003601DE">
              <w:t>User interface</w:t>
            </w:r>
          </w:p>
        </w:tc>
        <w:tc>
          <w:tcPr>
            <w:tcW w:w="1985" w:type="dxa"/>
          </w:tcPr>
          <w:p w14:paraId="03CF1EE4" w14:textId="77777777" w:rsidR="003601DE" w:rsidRDefault="003601DE" w:rsidP="00EA4F95"/>
        </w:tc>
      </w:tr>
      <w:tr w:rsidR="003601DE" w14:paraId="4018BA7F" w14:textId="77777777" w:rsidTr="00EA4F95">
        <w:tc>
          <w:tcPr>
            <w:tcW w:w="851" w:type="dxa"/>
          </w:tcPr>
          <w:p w14:paraId="373F9F5E" w14:textId="77777777" w:rsidR="003601DE" w:rsidRDefault="003601DE" w:rsidP="00EA4F95">
            <w:r>
              <w:t>SDK</w:t>
            </w:r>
          </w:p>
        </w:tc>
        <w:tc>
          <w:tcPr>
            <w:tcW w:w="5811" w:type="dxa"/>
          </w:tcPr>
          <w:p w14:paraId="1ED1A3EE" w14:textId="77777777" w:rsidR="003601DE" w:rsidRDefault="003601DE" w:rsidP="00EA4F95">
            <w:r>
              <w:t>Software development kit</w:t>
            </w:r>
          </w:p>
        </w:tc>
        <w:tc>
          <w:tcPr>
            <w:tcW w:w="1985" w:type="dxa"/>
          </w:tcPr>
          <w:p w14:paraId="6B8A9F93" w14:textId="77777777" w:rsidR="003601DE" w:rsidRDefault="003601DE" w:rsidP="00EA4F95"/>
        </w:tc>
      </w:tr>
      <w:tr w:rsidR="003601DE" w14:paraId="05E133E9" w14:textId="77777777" w:rsidTr="00EA4F95">
        <w:tc>
          <w:tcPr>
            <w:tcW w:w="851" w:type="dxa"/>
          </w:tcPr>
          <w:p w14:paraId="0FB769CA" w14:textId="77777777" w:rsidR="003601DE" w:rsidRDefault="003601DE" w:rsidP="00EA4F95">
            <w:r>
              <w:t>UWP</w:t>
            </w:r>
          </w:p>
        </w:tc>
        <w:tc>
          <w:tcPr>
            <w:tcW w:w="5811" w:type="dxa"/>
          </w:tcPr>
          <w:p w14:paraId="0A622116" w14:textId="77777777" w:rsidR="003601DE" w:rsidRDefault="003601DE" w:rsidP="00EA4F95">
            <w:r>
              <w:t>Universal Windows Platform</w:t>
            </w:r>
          </w:p>
        </w:tc>
        <w:tc>
          <w:tcPr>
            <w:tcW w:w="1985" w:type="dxa"/>
          </w:tcPr>
          <w:p w14:paraId="719BED08" w14:textId="77777777" w:rsidR="003601DE" w:rsidRDefault="003601DE" w:rsidP="00EA4F95"/>
        </w:tc>
      </w:tr>
      <w:tr w:rsidR="003601DE" w14:paraId="6772F972" w14:textId="77777777" w:rsidTr="00EA4F95">
        <w:tc>
          <w:tcPr>
            <w:tcW w:w="851" w:type="dxa"/>
          </w:tcPr>
          <w:p w14:paraId="2B91299E" w14:textId="77777777" w:rsidR="003601DE" w:rsidRDefault="003601DE" w:rsidP="00EA4F95">
            <w:r>
              <w:t>GLUT</w:t>
            </w:r>
          </w:p>
        </w:tc>
        <w:tc>
          <w:tcPr>
            <w:tcW w:w="5811" w:type="dxa"/>
          </w:tcPr>
          <w:p w14:paraId="7AF6602C" w14:textId="77777777" w:rsidR="003601DE" w:rsidRDefault="003601DE" w:rsidP="00EA4F95">
            <w:proofErr w:type="spellStart"/>
            <w:r>
              <w:rPr>
                <w:color w:val="000000"/>
                <w:sz w:val="20"/>
                <w:shd w:val="clear" w:color="auto" w:fill="FFFFFF"/>
              </w:rPr>
              <w:t>OpenGL</w:t>
            </w:r>
            <w:proofErr w:type="spellEnd"/>
            <w:r>
              <w:rPr>
                <w:color w:val="000000"/>
                <w:sz w:val="20"/>
                <w:shd w:val="clear" w:color="auto" w:fill="FFFFFF"/>
              </w:rPr>
              <w:t xml:space="preserve"> </w:t>
            </w:r>
            <w:proofErr w:type="spellStart"/>
            <w:r>
              <w:rPr>
                <w:color w:val="000000"/>
                <w:sz w:val="20"/>
                <w:shd w:val="clear" w:color="auto" w:fill="FFFFFF"/>
              </w:rPr>
              <w:t>Utility</w:t>
            </w:r>
            <w:proofErr w:type="spellEnd"/>
            <w:r>
              <w:rPr>
                <w:color w:val="000000"/>
                <w:sz w:val="20"/>
                <w:shd w:val="clear" w:color="auto" w:fill="FFFFFF"/>
              </w:rPr>
              <w:t xml:space="preserve"> Toolkit</w:t>
            </w:r>
          </w:p>
        </w:tc>
        <w:tc>
          <w:tcPr>
            <w:tcW w:w="1985" w:type="dxa"/>
          </w:tcPr>
          <w:p w14:paraId="58D466A7" w14:textId="77777777" w:rsidR="003601DE" w:rsidRDefault="003601DE" w:rsidP="00EA4F95"/>
        </w:tc>
      </w:tr>
      <w:tr w:rsidR="003601DE" w:rsidRPr="00AA5A48" w14:paraId="5C1A28B4" w14:textId="77777777" w:rsidTr="00EA4F95">
        <w:tc>
          <w:tcPr>
            <w:tcW w:w="851" w:type="dxa"/>
          </w:tcPr>
          <w:p w14:paraId="40D87004" w14:textId="77777777" w:rsidR="003601DE" w:rsidRPr="00AA5A48" w:rsidRDefault="003601DE" w:rsidP="00EA4F95">
            <w:pPr>
              <w:rPr>
                <w:rFonts w:ascii="Symbol" w:hAnsi="Symbol"/>
              </w:rPr>
            </w:pPr>
            <w:r>
              <w:t>GLU</w:t>
            </w:r>
          </w:p>
        </w:tc>
        <w:tc>
          <w:tcPr>
            <w:tcW w:w="5811" w:type="dxa"/>
          </w:tcPr>
          <w:p w14:paraId="4A4E2EFB" w14:textId="77777777" w:rsidR="003601DE" w:rsidRPr="00AA5A48" w:rsidRDefault="003601DE" w:rsidP="00EA4F95">
            <w:proofErr w:type="spellStart"/>
            <w:r>
              <w:t>OpenGL</w:t>
            </w:r>
            <w:proofErr w:type="spellEnd"/>
            <w:r>
              <w:t xml:space="preserve"> </w:t>
            </w:r>
            <w:proofErr w:type="spellStart"/>
            <w:r>
              <w:t>Utility</w:t>
            </w:r>
            <w:proofErr w:type="spellEnd"/>
            <w:r>
              <w:t xml:space="preserve"> Library</w:t>
            </w:r>
          </w:p>
        </w:tc>
        <w:tc>
          <w:tcPr>
            <w:tcW w:w="1985" w:type="dxa"/>
          </w:tcPr>
          <w:p w14:paraId="346D31BE" w14:textId="77777777" w:rsidR="003601DE" w:rsidRPr="00AA5A48" w:rsidRDefault="003601DE" w:rsidP="00EA4F95"/>
        </w:tc>
      </w:tr>
      <w:tr w:rsidR="003601DE" w:rsidRPr="00D964B8" w14:paraId="04C0628A" w14:textId="77777777" w:rsidTr="00EA4F95">
        <w:tc>
          <w:tcPr>
            <w:tcW w:w="851" w:type="dxa"/>
          </w:tcPr>
          <w:p w14:paraId="729863B2" w14:textId="77777777" w:rsidR="003601DE" w:rsidRPr="00AA5A48" w:rsidRDefault="003601DE" w:rsidP="00EA4F95">
            <w:pPr>
              <w:rPr>
                <w:rFonts w:ascii="Symbol" w:hAnsi="Symbol"/>
              </w:rPr>
            </w:pPr>
            <w:r>
              <w:t>GLX</w:t>
            </w:r>
          </w:p>
        </w:tc>
        <w:tc>
          <w:tcPr>
            <w:tcW w:w="5811" w:type="dxa"/>
          </w:tcPr>
          <w:p w14:paraId="5B35897E" w14:textId="77777777" w:rsidR="003601DE" w:rsidRPr="00DD1452" w:rsidRDefault="003601DE" w:rsidP="00EA4F95">
            <w:pPr>
              <w:rPr>
                <w:lang w:val="en-US"/>
              </w:rPr>
            </w:pPr>
            <w:r w:rsidRPr="00DD1452">
              <w:rPr>
                <w:lang w:val="en-US"/>
              </w:rPr>
              <w:t>OpenGL Extension to the X Window System</w:t>
            </w:r>
          </w:p>
        </w:tc>
        <w:tc>
          <w:tcPr>
            <w:tcW w:w="1985" w:type="dxa"/>
          </w:tcPr>
          <w:p w14:paraId="2FE87AEB" w14:textId="77777777" w:rsidR="003601DE" w:rsidRPr="00DD1452" w:rsidRDefault="003601DE" w:rsidP="00EA4F95">
            <w:pPr>
              <w:rPr>
                <w:lang w:val="en-US"/>
              </w:rPr>
            </w:pPr>
          </w:p>
        </w:tc>
      </w:tr>
      <w:tr w:rsidR="003601DE" w:rsidRPr="00AA5A48" w14:paraId="3F687577" w14:textId="77777777" w:rsidTr="00EA4F95">
        <w:tc>
          <w:tcPr>
            <w:tcW w:w="851" w:type="dxa"/>
          </w:tcPr>
          <w:p w14:paraId="63910173" w14:textId="77777777" w:rsidR="003601DE" w:rsidRPr="00AA5A48" w:rsidRDefault="003601DE" w:rsidP="00EA4F95">
            <w:pPr>
              <w:rPr>
                <w:rFonts w:ascii="Symbol" w:hAnsi="Symbol"/>
              </w:rPr>
            </w:pPr>
            <w:r>
              <w:t>AGL</w:t>
            </w:r>
          </w:p>
        </w:tc>
        <w:tc>
          <w:tcPr>
            <w:tcW w:w="5811" w:type="dxa"/>
          </w:tcPr>
          <w:p w14:paraId="4CF19741" w14:textId="77777777" w:rsidR="003601DE" w:rsidRDefault="003601DE" w:rsidP="00EA4F95">
            <w:r>
              <w:t>Apple Graphics Library</w:t>
            </w:r>
          </w:p>
        </w:tc>
        <w:tc>
          <w:tcPr>
            <w:tcW w:w="1985" w:type="dxa"/>
          </w:tcPr>
          <w:p w14:paraId="6B4489D4" w14:textId="77777777" w:rsidR="003601DE" w:rsidRDefault="003601DE" w:rsidP="00EA4F95"/>
        </w:tc>
      </w:tr>
      <w:tr w:rsidR="003601DE" w14:paraId="71D9459C" w14:textId="77777777" w:rsidTr="00EA4F95">
        <w:tc>
          <w:tcPr>
            <w:tcW w:w="851" w:type="dxa"/>
          </w:tcPr>
          <w:p w14:paraId="256F1BFE" w14:textId="77777777" w:rsidR="003601DE" w:rsidRDefault="003601DE" w:rsidP="00EA4F95">
            <w:r>
              <w:t>GNU</w:t>
            </w:r>
          </w:p>
        </w:tc>
        <w:tc>
          <w:tcPr>
            <w:tcW w:w="5811" w:type="dxa"/>
          </w:tcPr>
          <w:p w14:paraId="329196DF" w14:textId="77777777" w:rsidR="003601DE" w:rsidRDefault="003601DE" w:rsidP="00EA4F95">
            <w:r w:rsidRPr="00323416">
              <w:t>GNU Compiler Collection</w:t>
            </w:r>
          </w:p>
        </w:tc>
        <w:tc>
          <w:tcPr>
            <w:tcW w:w="1985" w:type="dxa"/>
          </w:tcPr>
          <w:p w14:paraId="1655BA50" w14:textId="77777777" w:rsidR="003601DE" w:rsidRDefault="003601DE" w:rsidP="00EA4F95"/>
        </w:tc>
      </w:tr>
      <w:tr w:rsidR="003601DE" w14:paraId="00C20F63" w14:textId="77777777" w:rsidTr="00EA4F95">
        <w:tc>
          <w:tcPr>
            <w:tcW w:w="851" w:type="dxa"/>
          </w:tcPr>
          <w:p w14:paraId="37505481" w14:textId="77777777" w:rsidR="003601DE" w:rsidRDefault="003601DE" w:rsidP="00EA4F95">
            <w:r>
              <w:t>ICC</w:t>
            </w:r>
          </w:p>
        </w:tc>
        <w:tc>
          <w:tcPr>
            <w:tcW w:w="5811" w:type="dxa"/>
          </w:tcPr>
          <w:p w14:paraId="1FC6A2D2" w14:textId="77777777" w:rsidR="003601DE" w:rsidRPr="00323416" w:rsidRDefault="003601DE" w:rsidP="00EA4F95">
            <w:r>
              <w:t>Intel C++ Compiler</w:t>
            </w:r>
          </w:p>
        </w:tc>
        <w:tc>
          <w:tcPr>
            <w:tcW w:w="1985" w:type="dxa"/>
          </w:tcPr>
          <w:p w14:paraId="2261107B" w14:textId="77777777" w:rsidR="003601DE" w:rsidRDefault="003601DE" w:rsidP="00EA4F95"/>
        </w:tc>
      </w:tr>
      <w:tr w:rsidR="003601DE" w:rsidRPr="00D964B8" w14:paraId="0AB2418D" w14:textId="77777777" w:rsidTr="00EA4F95">
        <w:tc>
          <w:tcPr>
            <w:tcW w:w="851" w:type="dxa"/>
          </w:tcPr>
          <w:p w14:paraId="2FD4EE21" w14:textId="77777777" w:rsidR="003601DE" w:rsidRDefault="003601DE" w:rsidP="00EA4F95">
            <w:r>
              <w:t>MSVC</w:t>
            </w:r>
          </w:p>
          <w:p w14:paraId="7CA75EB0" w14:textId="77777777" w:rsidR="003601DE" w:rsidRDefault="003601DE" w:rsidP="00EA4F95">
            <w:r>
              <w:t>DOM</w:t>
            </w:r>
          </w:p>
          <w:p w14:paraId="030AD54A" w14:textId="77777777" w:rsidR="00FF0A90" w:rsidRDefault="00FF0A90" w:rsidP="00EA4F95">
            <w:r>
              <w:t>IDE</w:t>
            </w:r>
          </w:p>
          <w:p w14:paraId="6980BDFC" w14:textId="004791F2" w:rsidR="00573705" w:rsidRDefault="000F2054" w:rsidP="00EA4F95">
            <w:r>
              <w:t>APK</w:t>
            </w:r>
          </w:p>
          <w:p w14:paraId="54B6B1BA" w14:textId="7FCD0AFA" w:rsidR="00647890" w:rsidRDefault="00647890" w:rsidP="00EA4F95">
            <w:r>
              <w:rPr>
                <w:lang w:eastAsia="en-US"/>
              </w:rPr>
              <w:t>IPA</w:t>
            </w:r>
          </w:p>
          <w:p w14:paraId="16C0456E" w14:textId="5461B4BA" w:rsidR="00CD1C7C" w:rsidRDefault="00CD1C7C" w:rsidP="00EA4F95">
            <w:r>
              <w:t>OS</w:t>
            </w:r>
          </w:p>
        </w:tc>
        <w:tc>
          <w:tcPr>
            <w:tcW w:w="5811" w:type="dxa"/>
          </w:tcPr>
          <w:p w14:paraId="693438FB" w14:textId="77777777" w:rsidR="003601DE" w:rsidRDefault="003601DE" w:rsidP="00EA4F95">
            <w:r>
              <w:t>Microsoft Visual C++</w:t>
            </w:r>
          </w:p>
          <w:p w14:paraId="757E6780" w14:textId="77777777" w:rsidR="003601DE" w:rsidRDefault="003601DE" w:rsidP="00EA4F95">
            <w:r>
              <w:t>Document Object Model</w:t>
            </w:r>
          </w:p>
          <w:p w14:paraId="2C756EA4" w14:textId="77777777" w:rsidR="00D27844" w:rsidRPr="00DD1452" w:rsidRDefault="00D27844" w:rsidP="00EA4F95">
            <w:pPr>
              <w:rPr>
                <w:lang w:val="en-US"/>
              </w:rPr>
            </w:pPr>
            <w:r w:rsidRPr="00DD1452">
              <w:rPr>
                <w:lang w:val="en-US"/>
              </w:rPr>
              <w:t xml:space="preserve">Integrated </w:t>
            </w:r>
            <w:r w:rsidR="00FF0A90" w:rsidRPr="00DD1452">
              <w:rPr>
                <w:lang w:val="en-US"/>
              </w:rPr>
              <w:t>development environment</w:t>
            </w:r>
          </w:p>
          <w:p w14:paraId="419E0486" w14:textId="782B2250" w:rsidR="00573705" w:rsidRDefault="000F2054" w:rsidP="00EA4F95">
            <w:pPr>
              <w:rPr>
                <w:lang w:val="en-US"/>
              </w:rPr>
            </w:pPr>
            <w:r w:rsidRPr="00DD1452">
              <w:rPr>
                <w:lang w:val="en-US"/>
              </w:rPr>
              <w:t>Android Package File</w:t>
            </w:r>
          </w:p>
          <w:p w14:paraId="29D03CE4" w14:textId="1549CA02" w:rsidR="00647890" w:rsidRDefault="001D06B2" w:rsidP="00EA4F95">
            <w:pPr>
              <w:rPr>
                <w:lang w:val="en-US"/>
              </w:rPr>
            </w:pPr>
            <w:proofErr w:type="spellStart"/>
            <w:r>
              <w:rPr>
                <w:lang w:val="en-US"/>
              </w:rPr>
              <w:t>Iphone</w:t>
            </w:r>
            <w:proofErr w:type="spellEnd"/>
            <w:r>
              <w:rPr>
                <w:lang w:val="en-US"/>
              </w:rPr>
              <w:t xml:space="preserve"> Application A</w:t>
            </w:r>
            <w:r w:rsidR="00CD778E">
              <w:rPr>
                <w:lang w:val="en-US"/>
              </w:rPr>
              <w:t>rchive</w:t>
            </w:r>
          </w:p>
          <w:p w14:paraId="137AD73B" w14:textId="37F551FE" w:rsidR="00CD1C7C" w:rsidRPr="00DD1452" w:rsidRDefault="00CD1C7C" w:rsidP="00EA4F95">
            <w:pPr>
              <w:rPr>
                <w:lang w:val="en-US"/>
              </w:rPr>
            </w:pPr>
            <w:r>
              <w:rPr>
                <w:lang w:val="en-US"/>
              </w:rPr>
              <w:t>Operating system</w:t>
            </w:r>
          </w:p>
        </w:tc>
        <w:tc>
          <w:tcPr>
            <w:tcW w:w="1985" w:type="dxa"/>
          </w:tcPr>
          <w:p w14:paraId="6A9FACBA" w14:textId="77777777" w:rsidR="003601DE" w:rsidRPr="00DD1452" w:rsidRDefault="003601DE" w:rsidP="00EA4F95">
            <w:pPr>
              <w:rPr>
                <w:lang w:val="en-US"/>
              </w:rPr>
            </w:pPr>
          </w:p>
        </w:tc>
      </w:tr>
    </w:tbl>
    <w:p w14:paraId="1D08C5C7" w14:textId="359D8A7A" w:rsidR="00F01E7D" w:rsidRPr="00D964B8" w:rsidRDefault="00F01E7D" w:rsidP="00D27844">
      <w:pPr>
        <w:rPr>
          <w:lang w:val="en-US" w:eastAsia="en-US"/>
        </w:rPr>
        <w:sectPr w:rsidR="00F01E7D" w:rsidRPr="00D964B8" w:rsidSect="00F01E7D">
          <w:headerReference w:type="even" r:id="rId23"/>
          <w:headerReference w:type="default" r:id="rId24"/>
          <w:footerReference w:type="even" r:id="rId25"/>
          <w:footerReference w:type="first" r:id="rId26"/>
          <w:type w:val="oddPage"/>
          <w:pgSz w:w="11906" w:h="16838"/>
          <w:pgMar w:top="1418" w:right="1418" w:bottom="1418" w:left="1418" w:header="709" w:footer="709" w:gutter="0"/>
          <w:pgNumType w:fmt="lowerRoman"/>
          <w:cols w:space="708"/>
          <w:docGrid w:linePitch="360"/>
        </w:sectPr>
      </w:pPr>
    </w:p>
    <w:p w14:paraId="7C150399" w14:textId="77777777" w:rsidR="009312AF" w:rsidRPr="009312AF" w:rsidRDefault="009312AF" w:rsidP="009312AF">
      <w:pPr>
        <w:rPr>
          <w:b/>
          <w:vanish/>
          <w:color w:val="00407A" w:themeColor="text2"/>
        </w:rPr>
      </w:pPr>
      <w:r w:rsidRPr="009312AF">
        <w:rPr>
          <w:b/>
          <w:vanish/>
          <w:color w:val="00407A" w:themeColor="text2"/>
        </w:rPr>
        <w:lastRenderedPageBreak/>
        <w:t xml:space="preserve">Druk &lt;Ctrl + Alt + Shift + S&gt; om </w:t>
      </w:r>
      <w:r w:rsidR="001777CF">
        <w:rPr>
          <w:b/>
          <w:vanish/>
          <w:color w:val="00407A" w:themeColor="text2"/>
        </w:rPr>
        <w:t>het taakvenster</w:t>
      </w:r>
      <w:r w:rsidRPr="009312AF">
        <w:rPr>
          <w:b/>
          <w:vanish/>
          <w:color w:val="00407A" w:themeColor="text2"/>
        </w:rPr>
        <w:t xml:space="preserve"> met stijlen weer te geven</w:t>
      </w:r>
    </w:p>
    <w:p w14:paraId="4D380F93" w14:textId="77777777" w:rsidR="003601DE" w:rsidRDefault="003601DE" w:rsidP="003601DE">
      <w:pPr>
        <w:pStyle w:val="Kop1"/>
        <w:spacing w:before="240" w:after="480"/>
        <w:ind w:left="431" w:hanging="431"/>
      </w:pPr>
      <w:bookmarkStart w:id="8" w:name="_Toc499557189"/>
      <w:bookmarkStart w:id="9" w:name="_Toc514324961"/>
      <w:r>
        <w:t>Inleiding</w:t>
      </w:r>
      <w:bookmarkEnd w:id="8"/>
      <w:bookmarkEnd w:id="9"/>
    </w:p>
    <w:p w14:paraId="7ABA5224" w14:textId="77777777" w:rsidR="003601DE" w:rsidRDefault="003601DE" w:rsidP="003601DE">
      <w:pPr>
        <w:pStyle w:val="Kop2"/>
        <w:numPr>
          <w:ilvl w:val="0"/>
          <w:numId w:val="0"/>
        </w:numPr>
        <w:ind w:left="578" w:hanging="578"/>
      </w:pPr>
      <w:bookmarkStart w:id="10" w:name="_Toc499557190"/>
      <w:bookmarkStart w:id="11" w:name="_Toc514324962"/>
      <w:proofErr w:type="spellStart"/>
      <w:r>
        <w:t>Zappware</w:t>
      </w:r>
      <w:bookmarkEnd w:id="10"/>
      <w:bookmarkEnd w:id="11"/>
      <w:proofErr w:type="spellEnd"/>
    </w:p>
    <w:p w14:paraId="42E0E2C4" w14:textId="491F939E" w:rsidR="003601DE" w:rsidRDefault="003601DE" w:rsidP="003601DE">
      <w:r>
        <w:t xml:space="preserve">Deze masterproef werd uitgevoerd bij </w:t>
      </w:r>
      <w:proofErr w:type="spellStart"/>
      <w:r>
        <w:t>Zappware</w:t>
      </w:r>
      <w:proofErr w:type="spellEnd"/>
      <w:r>
        <w:t xml:space="preserve"> </w:t>
      </w:r>
      <w:r w:rsidR="00121AC1">
        <w:t>gestationeerd in</w:t>
      </w:r>
      <w:r>
        <w:t xml:space="preserve"> Hasselt. Een globaal bedrijf dat zich zowel </w:t>
      </w:r>
      <w:r w:rsidR="00AF7599">
        <w:t>bezighoudt</w:t>
      </w:r>
      <w:r>
        <w:t xml:space="preserve"> met het ontwerpen van video </w:t>
      </w:r>
      <w:r w:rsidR="00A60AC9">
        <w:t>UI-design</w:t>
      </w:r>
      <w:r>
        <w:t xml:space="preserve"> als </w:t>
      </w:r>
      <w:proofErr w:type="spellStart"/>
      <w:r w:rsidR="00751A60">
        <w:t>client</w:t>
      </w:r>
      <w:proofErr w:type="spellEnd"/>
      <w:r>
        <w:t>-software development</w:t>
      </w:r>
      <w:r w:rsidR="00312224" w:rsidRPr="00312224">
        <w:t xml:space="preserve"> </w:t>
      </w:r>
      <w:sdt>
        <w:sdtPr>
          <w:id w:val="599607417"/>
          <w:citation/>
        </w:sdtPr>
        <w:sdtContent>
          <w:r w:rsidR="00312224">
            <w:fldChar w:fldCharType="begin"/>
          </w:r>
          <w:r w:rsidR="00312224">
            <w:instrText xml:space="preserve"> CITATION Zap \l 2067 </w:instrText>
          </w:r>
          <w:r w:rsidR="00312224">
            <w:fldChar w:fldCharType="separate"/>
          </w:r>
          <w:r w:rsidR="00F5614E" w:rsidRPr="00F5614E">
            <w:rPr>
              <w:noProof/>
            </w:rPr>
            <w:t>[1]</w:t>
          </w:r>
          <w:r w:rsidR="00312224">
            <w:fldChar w:fldCharType="end"/>
          </w:r>
        </w:sdtContent>
      </w:sdt>
      <w:r>
        <w:t>.</w:t>
      </w:r>
      <w:r w:rsidR="00312224" w:rsidRPr="00312224">
        <w:t xml:space="preserve"> </w:t>
      </w:r>
      <w:r>
        <w:t xml:space="preserve">Deze masterproef kadert binnen de </w:t>
      </w:r>
      <w:proofErr w:type="spellStart"/>
      <w:r w:rsidR="00751A60">
        <w:t>client</w:t>
      </w:r>
      <w:proofErr w:type="spellEnd"/>
      <w:r>
        <w:t xml:space="preserve">-software kant. </w:t>
      </w:r>
      <w:r w:rsidRPr="005F68BE">
        <w:rPr>
          <w:highlight w:val="yellow"/>
        </w:rPr>
        <w:t xml:space="preserve">Hierbij werden er oplossingen gezocht om het proces van individuele </w:t>
      </w:r>
      <w:r w:rsidR="003A5F0E" w:rsidRPr="005F68BE">
        <w:rPr>
          <w:highlight w:val="yellow"/>
        </w:rPr>
        <w:t>app development</w:t>
      </w:r>
      <w:r w:rsidRPr="005F68BE">
        <w:rPr>
          <w:highlight w:val="yellow"/>
        </w:rPr>
        <w:t xml:space="preserve"> niet te moeten gebruiken bij het programmeren van </w:t>
      </w:r>
      <w:r w:rsidR="000B27EB" w:rsidRPr="005F68BE">
        <w:rPr>
          <w:highlight w:val="yellow"/>
        </w:rPr>
        <w:t xml:space="preserve">mobiele </w:t>
      </w:r>
      <w:r w:rsidRPr="005F68BE">
        <w:rPr>
          <w:highlight w:val="yellow"/>
        </w:rPr>
        <w:t>applicaties.</w:t>
      </w:r>
      <w:r w:rsidR="00D53035">
        <w:t xml:space="preserve"> </w:t>
      </w:r>
      <w:r w:rsidR="00C519C0">
        <w:t xml:space="preserve">Deze oplossing zou het mogelijk maken om een snel prototype van hun typische </w:t>
      </w:r>
      <w:r w:rsidR="00A60AC9">
        <w:t>UI-implementaties</w:t>
      </w:r>
      <w:r w:rsidR="00C519C0">
        <w:t xml:space="preserve"> te bouwen om deze te kunnen demonstreren</w:t>
      </w:r>
      <w:r w:rsidR="00A60AC9">
        <w:t>. Indien uiteindelijk</w:t>
      </w:r>
      <w:r w:rsidR="00C519C0">
        <w:t xml:space="preserve"> zeer goede resultaten</w:t>
      </w:r>
      <w:r w:rsidR="00A60AC9">
        <w:t xml:space="preserve"> zouden voorkomen zou het </w:t>
      </w:r>
      <w:r w:rsidR="00FE1D0B">
        <w:t>de</w:t>
      </w:r>
      <w:r w:rsidR="00C519C0">
        <w:t xml:space="preserve"> originele Android</w:t>
      </w:r>
      <w:r w:rsidR="00FE1D0B">
        <w:t>-</w:t>
      </w:r>
      <w:r w:rsidR="00C519C0">
        <w:t xml:space="preserve"> en iOS</w:t>
      </w:r>
      <w:r w:rsidR="00FE1D0B">
        <w:t>-ontwikkeling zelfs</w:t>
      </w:r>
      <w:r w:rsidR="00A60AC9">
        <w:t xml:space="preserve"> kunnen</w:t>
      </w:r>
      <w:r w:rsidR="00FE1D0B">
        <w:t xml:space="preserve"> vervangen. </w:t>
      </w:r>
      <w:proofErr w:type="spellStart"/>
      <w:r w:rsidR="00D53035">
        <w:t>Zappware</w:t>
      </w:r>
      <w:proofErr w:type="spellEnd"/>
      <w:r w:rsidR="00D53035">
        <w:t xml:space="preserve"> voor</w:t>
      </w:r>
      <w:r w:rsidR="00903B94">
        <w:t xml:space="preserve">zag voorbeelden </w:t>
      </w:r>
      <w:r w:rsidR="00A43DD5">
        <w:t xml:space="preserve">van mogelijke applicaties </w:t>
      </w:r>
      <w:r w:rsidR="00331E2B">
        <w:t xml:space="preserve">om te maken </w:t>
      </w:r>
      <w:r w:rsidR="001B7CCF">
        <w:t xml:space="preserve">en </w:t>
      </w:r>
      <w:r w:rsidR="00331E2B">
        <w:t>de</w:t>
      </w:r>
      <w:r w:rsidR="001B7CCF">
        <w:t xml:space="preserve"> expertise van hun personeel.</w:t>
      </w:r>
      <w:r w:rsidR="001B243F" w:rsidRPr="001B243F">
        <w:t xml:space="preserve"> </w:t>
      </w:r>
    </w:p>
    <w:p w14:paraId="48684AE0" w14:textId="77777777" w:rsidR="003601DE" w:rsidRDefault="003601DE" w:rsidP="003601DE">
      <w:pPr>
        <w:pStyle w:val="Kop2"/>
        <w:numPr>
          <w:ilvl w:val="0"/>
          <w:numId w:val="0"/>
        </w:numPr>
        <w:ind w:left="578" w:hanging="578"/>
      </w:pPr>
      <w:bookmarkStart w:id="12" w:name="_Toc499557191"/>
      <w:bookmarkStart w:id="13" w:name="_Toc514324963"/>
      <w:r>
        <w:t>Onderzoeksvraag</w:t>
      </w:r>
      <w:bookmarkEnd w:id="12"/>
      <w:bookmarkEnd w:id="13"/>
    </w:p>
    <w:p w14:paraId="1C6DC401" w14:textId="5E4C5916" w:rsidR="00F4660D" w:rsidRDefault="00121AC1" w:rsidP="003601DE">
      <w:r>
        <w:t xml:space="preserve">Deze masterproef begon met het onderzoek van </w:t>
      </w:r>
      <w:proofErr w:type="spellStart"/>
      <w:r>
        <w:t>Qt</w:t>
      </w:r>
      <w:proofErr w:type="spellEnd"/>
      <w:r>
        <w:t xml:space="preserve">, een crossplatform </w:t>
      </w:r>
      <w:proofErr w:type="spellStart"/>
      <w:r>
        <w:t>framework</w:t>
      </w:r>
      <w:proofErr w:type="spellEnd"/>
      <w:r>
        <w:t xml:space="preserve"> dat één code zo omzet dat ze zowel op Android als iOS uitgevoerd kan worden. Bij deze studie werd er bekeken of dit platform een effectieve vorm van programmeren opleverde en wat de mogelijkheden waren van </w:t>
      </w:r>
      <w:proofErr w:type="spellStart"/>
      <w:r>
        <w:t>Qt</w:t>
      </w:r>
      <w:proofErr w:type="spellEnd"/>
      <w:r>
        <w:t xml:space="preserve">. Vroeg </w:t>
      </w:r>
      <w:r w:rsidR="00F4660D">
        <w:t xml:space="preserve">in deze studie werd er geconcludeerd dat </w:t>
      </w:r>
      <w:proofErr w:type="spellStart"/>
      <w:r w:rsidR="00F4660D">
        <w:t>Qt</w:t>
      </w:r>
      <w:proofErr w:type="spellEnd"/>
      <w:r w:rsidR="00F4660D">
        <w:t xml:space="preserve"> niet hetgeen opleverde wat </w:t>
      </w:r>
      <w:proofErr w:type="spellStart"/>
      <w:r w:rsidR="00F4660D">
        <w:t>Zappware</w:t>
      </w:r>
      <w:proofErr w:type="spellEnd"/>
      <w:r w:rsidR="00F4660D">
        <w:t xml:space="preserve"> verlangde. </w:t>
      </w:r>
      <w:r w:rsidR="001A74C6" w:rsidRPr="00267FC2">
        <w:rPr>
          <w:highlight w:val="yellow"/>
        </w:rPr>
        <w:t xml:space="preserve">Dit </w:t>
      </w:r>
      <w:r w:rsidR="00334A6E" w:rsidRPr="00267FC2">
        <w:rPr>
          <w:highlight w:val="yellow"/>
        </w:rPr>
        <w:t>werd</w:t>
      </w:r>
      <w:r w:rsidR="001A74C6" w:rsidRPr="00267FC2">
        <w:rPr>
          <w:highlight w:val="yellow"/>
        </w:rPr>
        <w:t xml:space="preserve"> ondervonden na een implementatie waarbij de demo niet de gewenste </w:t>
      </w:r>
      <w:r w:rsidR="004B1B33">
        <w:rPr>
          <w:highlight w:val="yellow"/>
        </w:rPr>
        <w:t>‘</w:t>
      </w:r>
      <w:r w:rsidR="001A74C6" w:rsidRPr="00267FC2">
        <w:rPr>
          <w:i/>
          <w:highlight w:val="yellow"/>
        </w:rPr>
        <w:t xml:space="preserve">look </w:t>
      </w:r>
      <w:proofErr w:type="spellStart"/>
      <w:r w:rsidR="001A74C6" w:rsidRPr="00267FC2">
        <w:rPr>
          <w:i/>
          <w:highlight w:val="yellow"/>
        </w:rPr>
        <w:t>and</w:t>
      </w:r>
      <w:proofErr w:type="spellEnd"/>
      <w:r w:rsidR="001A74C6" w:rsidRPr="00267FC2">
        <w:rPr>
          <w:i/>
          <w:highlight w:val="yellow"/>
        </w:rPr>
        <w:t xml:space="preserve"> feel</w:t>
      </w:r>
      <w:r w:rsidR="004B1B33">
        <w:rPr>
          <w:i/>
          <w:highlight w:val="yellow"/>
        </w:rPr>
        <w:t>’</w:t>
      </w:r>
      <w:r w:rsidR="001A74C6" w:rsidRPr="00267FC2">
        <w:rPr>
          <w:highlight w:val="yellow"/>
        </w:rPr>
        <w:t xml:space="preserve"> opleverde</w:t>
      </w:r>
      <w:r w:rsidR="00334A6E" w:rsidRPr="00267FC2">
        <w:rPr>
          <w:highlight w:val="yellow"/>
        </w:rPr>
        <w:t>.</w:t>
      </w:r>
    </w:p>
    <w:p w14:paraId="6F85B4B6" w14:textId="6F348320" w:rsidR="00F4660D" w:rsidRDefault="00F4660D" w:rsidP="003601DE">
      <w:r>
        <w:t xml:space="preserve">Door deze conclusie werden er naar alternatieven gezocht op </w:t>
      </w:r>
      <w:proofErr w:type="spellStart"/>
      <w:r>
        <w:t>Qt</w:t>
      </w:r>
      <w:proofErr w:type="spellEnd"/>
      <w:r>
        <w:t xml:space="preserve">, dit werd uiteindelijk </w:t>
      </w:r>
      <w:r w:rsidR="00C519C0">
        <w:t>de</w:t>
      </w:r>
      <w:r>
        <w:t xml:space="preserve"> </w:t>
      </w:r>
      <w:r w:rsidR="00C519C0">
        <w:t>basis van deze masterproef zelf</w:t>
      </w:r>
      <w:r>
        <w:t>.</w:t>
      </w:r>
    </w:p>
    <w:p w14:paraId="640D4CC3" w14:textId="77EEDE4A" w:rsidR="003601DE" w:rsidRDefault="003601DE" w:rsidP="003601DE">
      <w:r>
        <w:t>Het doel is om een crossplatform</w:t>
      </w:r>
      <w:r w:rsidR="00121AC1">
        <w:t xml:space="preserve"> </w:t>
      </w:r>
      <w:proofErr w:type="spellStart"/>
      <w:r w:rsidR="00121AC1">
        <w:t>framework</w:t>
      </w:r>
      <w:proofErr w:type="spellEnd"/>
      <w:r>
        <w:t xml:space="preserve"> te vinden dat aan </w:t>
      </w:r>
      <w:r w:rsidR="00334A6E">
        <w:t>bepaalde</w:t>
      </w:r>
      <w:r>
        <w:t xml:space="preserve"> eisen van </w:t>
      </w:r>
      <w:proofErr w:type="spellStart"/>
      <w:r>
        <w:t>performantie</w:t>
      </w:r>
      <w:proofErr w:type="spellEnd"/>
      <w:r>
        <w:t xml:space="preserve">, </w:t>
      </w:r>
      <w:r w:rsidR="00F4660D">
        <w:t>gebruiksvriendelijkheid</w:t>
      </w:r>
      <w:r>
        <w:t xml:space="preserve"> en </w:t>
      </w:r>
      <w:r w:rsidR="00F4660D">
        <w:t>ontwikkelingstijd</w:t>
      </w:r>
      <w:r>
        <w:t xml:space="preserve"> voldoet. De gecreëerde applicaties </w:t>
      </w:r>
      <w:r w:rsidR="00533DEF">
        <w:t xml:space="preserve">worden </w:t>
      </w:r>
      <w:r>
        <w:t>dan met elkaar en met applicaties die wel native gebouwd</w:t>
      </w:r>
      <w:r w:rsidR="00533DEF">
        <w:t xml:space="preserve"> zijn</w:t>
      </w:r>
      <w:r w:rsidR="00F4660D">
        <w:t xml:space="preserve"> vergeleken</w:t>
      </w:r>
      <w:r>
        <w:t xml:space="preserve">. Uiteindelijk </w:t>
      </w:r>
      <w:r w:rsidR="00533DEF">
        <w:t xml:space="preserve">wordt bepaald </w:t>
      </w:r>
      <w:r>
        <w:t xml:space="preserve">welke </w:t>
      </w:r>
      <w:r w:rsidR="003A5F0E">
        <w:t xml:space="preserve">omgevingen </w:t>
      </w:r>
      <w:r w:rsidR="00F4660D">
        <w:t xml:space="preserve">het meest </w:t>
      </w:r>
      <w:r>
        <w:t xml:space="preserve">geschikt bevonden zijn voor gebruik of eventueel als een </w:t>
      </w:r>
      <w:r w:rsidR="00F4660D">
        <w:t>platform om prototypes van hun mobiele applicaties op te bouwen.</w:t>
      </w:r>
    </w:p>
    <w:p w14:paraId="6D46C96D" w14:textId="77777777" w:rsidR="003601DE" w:rsidRDefault="003601DE" w:rsidP="003601DE"/>
    <w:p w14:paraId="4FAA4CB6" w14:textId="77777777" w:rsidR="003601DE" w:rsidRDefault="003601DE" w:rsidP="003601DE"/>
    <w:p w14:paraId="534DD488" w14:textId="77777777" w:rsidR="003601DE" w:rsidRDefault="003601DE" w:rsidP="003601DE"/>
    <w:p w14:paraId="6BDF4D41" w14:textId="77777777" w:rsidR="003601DE" w:rsidRDefault="003601DE" w:rsidP="003601DE"/>
    <w:p w14:paraId="70A3AD5F" w14:textId="77777777" w:rsidR="003601DE" w:rsidRDefault="003601DE" w:rsidP="003601DE"/>
    <w:p w14:paraId="523F11F8" w14:textId="77777777" w:rsidR="003601DE" w:rsidRDefault="003601DE" w:rsidP="003601DE"/>
    <w:p w14:paraId="58A125B1" w14:textId="77777777" w:rsidR="003601DE" w:rsidRDefault="003601DE" w:rsidP="003601DE"/>
    <w:p w14:paraId="392FE5E5" w14:textId="77777777" w:rsidR="003601DE" w:rsidRDefault="003601DE" w:rsidP="003601DE"/>
    <w:p w14:paraId="7D935FEC" w14:textId="77777777" w:rsidR="003601DE" w:rsidRDefault="003601DE" w:rsidP="003601DE"/>
    <w:p w14:paraId="67BC3066" w14:textId="77777777" w:rsidR="003601DE" w:rsidRPr="007963ED" w:rsidRDefault="003601DE" w:rsidP="003601DE"/>
    <w:p w14:paraId="3999AC98" w14:textId="05662E36" w:rsidR="003601DE" w:rsidRDefault="003601DE" w:rsidP="003601DE">
      <w:pPr>
        <w:pStyle w:val="Kop1"/>
        <w:spacing w:before="240" w:after="480"/>
        <w:ind w:left="431" w:hanging="431"/>
      </w:pPr>
      <w:bookmarkStart w:id="14" w:name="_Toc499557192"/>
      <w:bookmarkStart w:id="15" w:name="_Toc514324964"/>
      <w:r>
        <w:lastRenderedPageBreak/>
        <w:t>Cross</w:t>
      </w:r>
      <w:r w:rsidR="0031414E">
        <w:t>-</w:t>
      </w:r>
      <w:r>
        <w:t>platform</w:t>
      </w:r>
      <w:bookmarkEnd w:id="14"/>
      <w:r w:rsidR="0031414E">
        <w:t xml:space="preserve"> </w:t>
      </w:r>
      <w:proofErr w:type="spellStart"/>
      <w:r w:rsidR="0031414E">
        <w:t>frameworks</w:t>
      </w:r>
      <w:bookmarkEnd w:id="15"/>
      <w:proofErr w:type="spellEnd"/>
    </w:p>
    <w:p w14:paraId="577F2081" w14:textId="77777777" w:rsidR="003601DE" w:rsidRDefault="003601DE" w:rsidP="003601DE">
      <w:pPr>
        <w:pStyle w:val="Kop2"/>
        <w:spacing w:before="120" w:after="120"/>
        <w:ind w:left="578" w:hanging="578"/>
      </w:pPr>
      <w:bookmarkStart w:id="16" w:name="_Toc499557193"/>
      <w:bookmarkStart w:id="17" w:name="_Toc514324965"/>
      <w:proofErr w:type="spellStart"/>
      <w:r>
        <w:t>Qt</w:t>
      </w:r>
      <w:bookmarkEnd w:id="16"/>
      <w:bookmarkEnd w:id="17"/>
      <w:proofErr w:type="spellEnd"/>
    </w:p>
    <w:p w14:paraId="430ED42C" w14:textId="77777777" w:rsidR="003601DE" w:rsidRPr="0040512C" w:rsidRDefault="003601DE" w:rsidP="003601DE">
      <w:pPr>
        <w:pStyle w:val="Kop3"/>
        <w:spacing w:before="40"/>
      </w:pPr>
      <w:bookmarkStart w:id="18" w:name="_Toc499557194"/>
      <w:bookmarkStart w:id="19" w:name="_Toc514324966"/>
      <w:r>
        <w:t>Oorsprong</w:t>
      </w:r>
      <w:bookmarkEnd w:id="18"/>
      <w:bookmarkEnd w:id="19"/>
    </w:p>
    <w:p w14:paraId="2AEE77A0" w14:textId="026B13C2" w:rsidR="003601DE" w:rsidRDefault="003601DE" w:rsidP="003601DE">
      <w:pPr>
        <w:jc w:val="left"/>
      </w:pPr>
      <w:proofErr w:type="spellStart"/>
      <w:r>
        <w:t>Qt</w:t>
      </w:r>
      <w:proofErr w:type="spellEnd"/>
      <w:r>
        <w:t xml:space="preserve"> is ontworpen nadat de co-</w:t>
      </w:r>
      <w:proofErr w:type="spellStart"/>
      <w:r>
        <w:t>founders</w:t>
      </w:r>
      <w:proofErr w:type="spellEnd"/>
      <w:r>
        <w:t xml:space="preserve"> van </w:t>
      </w:r>
      <w:proofErr w:type="spellStart"/>
      <w:r>
        <w:t>Trolltech</w:t>
      </w:r>
      <w:proofErr w:type="spellEnd"/>
      <w:r>
        <w:t xml:space="preserve"> in 1990 samenwerkten aan een database applicatie voor ultrasound-afbeeldingen, geschreven in C++, dat zowel op MAC OS, UNIX en Windows moest </w:t>
      </w:r>
      <w:r w:rsidR="00533DEF">
        <w:t>draaien</w:t>
      </w:r>
      <w:r>
        <w:t xml:space="preserve">. </w:t>
      </w:r>
      <w:r w:rsidR="00267FC2" w:rsidRPr="00267FC2">
        <w:rPr>
          <w:highlight w:val="yellow"/>
        </w:rPr>
        <w:t>Ze</w:t>
      </w:r>
      <w:r w:rsidRPr="00267FC2">
        <w:rPr>
          <w:highlight w:val="yellow"/>
        </w:rPr>
        <w:t xml:space="preserve"> </w:t>
      </w:r>
      <w:r w:rsidR="00DD1452" w:rsidRPr="00267FC2">
        <w:rPr>
          <w:highlight w:val="yellow"/>
        </w:rPr>
        <w:t>be</w:t>
      </w:r>
      <w:r w:rsidRPr="00267FC2">
        <w:rPr>
          <w:highlight w:val="yellow"/>
        </w:rPr>
        <w:t xml:space="preserve">dachten </w:t>
      </w:r>
      <w:r w:rsidR="003D7255" w:rsidRPr="00267FC2">
        <w:rPr>
          <w:highlight w:val="yellow"/>
        </w:rPr>
        <w:t>dat ze hiervoor</w:t>
      </w:r>
      <w:r w:rsidRPr="00267FC2">
        <w:rPr>
          <w:highlight w:val="yellow"/>
        </w:rPr>
        <w:t xml:space="preserve"> een object-georiënteerd display systeem nodig </w:t>
      </w:r>
      <w:r w:rsidR="003D7255" w:rsidRPr="00267FC2">
        <w:rPr>
          <w:highlight w:val="yellow"/>
        </w:rPr>
        <w:t>zullen</w:t>
      </w:r>
      <w:r w:rsidRPr="00267FC2">
        <w:rPr>
          <w:highlight w:val="yellow"/>
        </w:rPr>
        <w:t xml:space="preserve"> hebben.</w:t>
      </w:r>
      <w:r>
        <w:t xml:space="preserve"> </w:t>
      </w:r>
      <w:r w:rsidR="00533DEF">
        <w:t xml:space="preserve">Dat </w:t>
      </w:r>
      <w:r>
        <w:t xml:space="preserve">resulteerde </w:t>
      </w:r>
      <w:r w:rsidR="003A5F0E">
        <w:t xml:space="preserve">in </w:t>
      </w:r>
      <w:r>
        <w:t xml:space="preserve">een basis voor de object-georiënteerde cross-platform GUI </w:t>
      </w:r>
      <w:proofErr w:type="spellStart"/>
      <w:r>
        <w:t>framework</w:t>
      </w:r>
      <w:proofErr w:type="spellEnd"/>
      <w:r>
        <w:t xml:space="preserve"> dat later </w:t>
      </w:r>
      <w:r w:rsidR="00533DEF">
        <w:t>gebouwd werd</w:t>
      </w:r>
      <w:r w:rsidR="00DD1452">
        <w:t xml:space="preserve"> </w:t>
      </w:r>
      <w:r w:rsidR="00533DEF">
        <w:t>onder de</w:t>
      </w:r>
      <w:r>
        <w:t xml:space="preserve"> naam </w:t>
      </w:r>
      <w:proofErr w:type="spellStart"/>
      <w:r>
        <w:t>Qt</w:t>
      </w:r>
      <w:proofErr w:type="spellEnd"/>
      <w:r>
        <w:t>, Q-</w:t>
      </w:r>
      <w:proofErr w:type="spellStart"/>
      <w:r>
        <w:t>toolkit</w:t>
      </w:r>
      <w:proofErr w:type="spellEnd"/>
      <w:r>
        <w:t>.</w:t>
      </w:r>
    </w:p>
    <w:p w14:paraId="196FEE39" w14:textId="46C8D478" w:rsidR="003601DE" w:rsidRDefault="003601DE" w:rsidP="003601DE">
      <w:pPr>
        <w:jc w:val="left"/>
      </w:pPr>
      <w:r>
        <w:t xml:space="preserve">Na 5 jaar schrijven aan de nodige C++ </w:t>
      </w:r>
      <w:proofErr w:type="spellStart"/>
      <w:r>
        <w:t>klasses</w:t>
      </w:r>
      <w:proofErr w:type="spellEnd"/>
      <w:r>
        <w:t xml:space="preserve"> werd in 1995 </w:t>
      </w:r>
      <w:proofErr w:type="spellStart"/>
      <w:r>
        <w:t>Qt</w:t>
      </w:r>
      <w:proofErr w:type="spellEnd"/>
      <w:r>
        <w:t xml:space="preserve"> 0.90 uitgebracht, bruikbaar voor zowel Windows als Unix development en gebruikte voor beide platforms dezelfde API. </w:t>
      </w:r>
      <w:r>
        <w:br/>
        <w:t xml:space="preserve">In 2008 werd </w:t>
      </w:r>
      <w:proofErr w:type="spellStart"/>
      <w:r>
        <w:t>TrollTech</w:t>
      </w:r>
      <w:proofErr w:type="spellEnd"/>
      <w:r>
        <w:t xml:space="preserve"> overgenomen door Nokia en </w:t>
      </w:r>
      <w:r w:rsidR="00F979B8">
        <w:t xml:space="preserve">zij </w:t>
      </w:r>
      <w:r>
        <w:t xml:space="preserve">streefden om </w:t>
      </w:r>
      <w:proofErr w:type="spellStart"/>
      <w:r>
        <w:t>Qt</w:t>
      </w:r>
      <w:proofErr w:type="spellEnd"/>
      <w:r>
        <w:t xml:space="preserve"> het </w:t>
      </w:r>
      <w:r w:rsidR="0031414E">
        <w:t>meest gebruikte</w:t>
      </w:r>
      <w:r>
        <w:t xml:space="preserve"> </w:t>
      </w:r>
      <w:r w:rsidR="00BF7399">
        <w:t>ontwikkelings</w:t>
      </w:r>
      <w:r>
        <w:t>platform te maken voor hun apparaten.</w:t>
      </w:r>
    </w:p>
    <w:p w14:paraId="7612C3EA" w14:textId="4041BF33" w:rsidR="003601DE" w:rsidRDefault="003601DE" w:rsidP="003601DE">
      <w:pPr>
        <w:jc w:val="left"/>
      </w:pPr>
      <w:r>
        <w:t xml:space="preserve">Vanaf 2014 werd </w:t>
      </w:r>
      <w:proofErr w:type="spellStart"/>
      <w:r>
        <w:t>Qt</w:t>
      </w:r>
      <w:proofErr w:type="spellEnd"/>
      <w:r>
        <w:t xml:space="preserve"> beheerd door “The QT Company”. Een dochterbedrijf van </w:t>
      </w:r>
      <w:proofErr w:type="spellStart"/>
      <w:r>
        <w:t>Digia</w:t>
      </w:r>
      <w:proofErr w:type="spellEnd"/>
      <w:r>
        <w:t xml:space="preserve">, die de rechten van </w:t>
      </w:r>
      <w:proofErr w:type="spellStart"/>
      <w:r>
        <w:t>Qt</w:t>
      </w:r>
      <w:proofErr w:type="spellEnd"/>
      <w:r>
        <w:t xml:space="preserve"> overgekocht heeft van Nokia in 2012. </w:t>
      </w:r>
      <w:proofErr w:type="spellStart"/>
      <w:r>
        <w:t>Digia</w:t>
      </w:r>
      <w:proofErr w:type="spellEnd"/>
      <w:r>
        <w:t xml:space="preserve"> verzorgde de revolutionaire </w:t>
      </w:r>
      <w:proofErr w:type="spellStart"/>
      <w:r>
        <w:t>Qt</w:t>
      </w:r>
      <w:proofErr w:type="spellEnd"/>
      <w:r>
        <w:t xml:space="preserve"> 5.0 waarbij met behulp van </w:t>
      </w:r>
      <w:proofErr w:type="spellStart"/>
      <w:r>
        <w:t>JavaScript</w:t>
      </w:r>
      <w:proofErr w:type="spellEnd"/>
      <w:r>
        <w:t xml:space="preserve"> en QML de </w:t>
      </w:r>
      <w:proofErr w:type="spellStart"/>
      <w:r>
        <w:t>performantie</w:t>
      </w:r>
      <w:proofErr w:type="spellEnd"/>
      <w:r>
        <w:t xml:space="preserve"> en de </w:t>
      </w:r>
      <w:r w:rsidR="006D305D">
        <w:t>eenvoud</w:t>
      </w:r>
      <w:r>
        <w:t xml:space="preserve"> van UI te ontwerpen zwaar werd verbeterd. Alsook werd </w:t>
      </w:r>
      <w:proofErr w:type="spellStart"/>
      <w:r>
        <w:t>Qt</w:t>
      </w:r>
      <w:proofErr w:type="spellEnd"/>
      <w:r>
        <w:t xml:space="preserve"> vanaf toen </w:t>
      </w:r>
      <w:r w:rsidR="004B1B33">
        <w:t>‘</w:t>
      </w:r>
      <w:r w:rsidRPr="00BF7399">
        <w:rPr>
          <w:i/>
        </w:rPr>
        <w:t>open-source</w:t>
      </w:r>
      <w:r>
        <w:t xml:space="preserve"> </w:t>
      </w:r>
      <w:proofErr w:type="spellStart"/>
      <w:r w:rsidRPr="00BF7399">
        <w:rPr>
          <w:i/>
        </w:rPr>
        <w:t>governance</w:t>
      </w:r>
      <w:proofErr w:type="spellEnd"/>
      <w:r w:rsidR="004B1B33">
        <w:rPr>
          <w:i/>
        </w:rPr>
        <w:t>’</w:t>
      </w:r>
      <w:r>
        <w:t xml:space="preserve">, waardoor ook ontwikkelaars buiten </w:t>
      </w:r>
      <w:proofErr w:type="spellStart"/>
      <w:r>
        <w:t>Digia</w:t>
      </w:r>
      <w:proofErr w:type="spellEnd"/>
      <w:r>
        <w:t xml:space="preserve"> verbeteringen konden voorstellen.</w:t>
      </w:r>
      <w:r w:rsidR="008F149C" w:rsidRPr="008F149C">
        <w:t xml:space="preserve"> </w:t>
      </w:r>
      <w:sdt>
        <w:sdtPr>
          <w:id w:val="278538227"/>
          <w:citation/>
        </w:sdtPr>
        <w:sdtContent>
          <w:r w:rsidR="008F149C">
            <w:fldChar w:fldCharType="begin"/>
          </w:r>
          <w:r w:rsidR="008F149C">
            <w:instrText xml:space="preserve"> CITATION Qts18 \l 2067 </w:instrText>
          </w:r>
          <w:r w:rsidR="008F149C">
            <w:fldChar w:fldCharType="separate"/>
          </w:r>
          <w:r w:rsidR="00F5614E" w:rsidRPr="00F5614E">
            <w:rPr>
              <w:noProof/>
            </w:rPr>
            <w:t>[2]</w:t>
          </w:r>
          <w:r w:rsidR="008F149C">
            <w:fldChar w:fldCharType="end"/>
          </w:r>
        </w:sdtContent>
      </w:sdt>
    </w:p>
    <w:p w14:paraId="48F2E596" w14:textId="55BFBA4E" w:rsidR="003601DE" w:rsidRDefault="003601DE" w:rsidP="003601DE">
      <w:pPr>
        <w:jc w:val="left"/>
      </w:pPr>
      <w:r>
        <w:t xml:space="preserve">In 2016 werd </w:t>
      </w:r>
      <w:proofErr w:type="spellStart"/>
      <w:r>
        <w:t>Digia</w:t>
      </w:r>
      <w:proofErr w:type="spellEnd"/>
      <w:r>
        <w:t xml:space="preserve"> en “The </w:t>
      </w:r>
      <w:proofErr w:type="spellStart"/>
      <w:r>
        <w:t>Qt</w:t>
      </w:r>
      <w:proofErr w:type="spellEnd"/>
      <w:r>
        <w:t xml:space="preserve"> Company” gesplitst in 2 onafhankelijke bedrijven. </w:t>
      </w:r>
      <w:sdt>
        <w:sdtPr>
          <w:id w:val="-625700268"/>
          <w:citation/>
        </w:sdtPr>
        <w:sdtContent>
          <w:r w:rsidR="00312224">
            <w:fldChar w:fldCharType="begin"/>
          </w:r>
          <w:r w:rsidR="00312224">
            <w:instrText xml:space="preserve"> CITATION Dig18 \l 2067 </w:instrText>
          </w:r>
          <w:r w:rsidR="00312224">
            <w:fldChar w:fldCharType="separate"/>
          </w:r>
          <w:r w:rsidR="00F5614E" w:rsidRPr="00F5614E">
            <w:rPr>
              <w:noProof/>
            </w:rPr>
            <w:t>[3]</w:t>
          </w:r>
          <w:r w:rsidR="00312224">
            <w:fldChar w:fldCharType="end"/>
          </w:r>
        </w:sdtContent>
      </w:sdt>
    </w:p>
    <w:p w14:paraId="295E95D1" w14:textId="77777777" w:rsidR="003601DE" w:rsidRDefault="003601DE" w:rsidP="003601DE">
      <w:pPr>
        <w:jc w:val="left"/>
      </w:pPr>
    </w:p>
    <w:p w14:paraId="2CA6431A" w14:textId="77777777" w:rsidR="003601DE" w:rsidRDefault="003601DE" w:rsidP="003601DE">
      <w:pPr>
        <w:pStyle w:val="Kop3"/>
        <w:spacing w:before="40"/>
      </w:pPr>
      <w:bookmarkStart w:id="20" w:name="_Toc499557195"/>
      <w:bookmarkStart w:id="21" w:name="_Toc514324967"/>
      <w:r>
        <w:t>Basis</w:t>
      </w:r>
      <w:bookmarkEnd w:id="20"/>
      <w:bookmarkEnd w:id="21"/>
    </w:p>
    <w:p w14:paraId="0168FD90" w14:textId="2C390C44" w:rsidR="003601DE" w:rsidRDefault="003601DE" w:rsidP="003601DE">
      <w:pPr>
        <w:jc w:val="left"/>
      </w:pPr>
      <w:proofErr w:type="spellStart"/>
      <w:r>
        <w:t>Qt</w:t>
      </w:r>
      <w:proofErr w:type="spellEnd"/>
      <w:r>
        <w:t xml:space="preserve"> is een cross-platform applicatie </w:t>
      </w:r>
      <w:proofErr w:type="spellStart"/>
      <w:r>
        <w:t>framework</w:t>
      </w:r>
      <w:proofErr w:type="spellEnd"/>
      <w:r>
        <w:t xml:space="preserve"> dat in C++ geschreven is </w:t>
      </w:r>
      <w:r w:rsidRPr="00267FC2">
        <w:rPr>
          <w:highlight w:val="yellow"/>
        </w:rPr>
        <w:t>en</w:t>
      </w:r>
      <w:r w:rsidR="003A5F0E" w:rsidRPr="00267FC2">
        <w:rPr>
          <w:highlight w:val="yellow"/>
        </w:rPr>
        <w:t xml:space="preserve"> onder andere</w:t>
      </w:r>
      <w:r w:rsidRPr="00267FC2">
        <w:rPr>
          <w:highlight w:val="yellow"/>
        </w:rPr>
        <w:t xml:space="preserve"> </w:t>
      </w:r>
      <w:r w:rsidR="00E40BB7" w:rsidRPr="00267FC2">
        <w:rPr>
          <w:highlight w:val="yellow"/>
        </w:rPr>
        <w:t>Android</w:t>
      </w:r>
      <w:r w:rsidRPr="00267FC2">
        <w:rPr>
          <w:highlight w:val="yellow"/>
        </w:rPr>
        <w:t xml:space="preserve">, iOS en </w:t>
      </w:r>
      <w:proofErr w:type="spellStart"/>
      <w:r w:rsidRPr="00267FC2">
        <w:rPr>
          <w:highlight w:val="yellow"/>
        </w:rPr>
        <w:t>WindowsPhone</w:t>
      </w:r>
      <w:proofErr w:type="spellEnd"/>
      <w:r w:rsidR="003A5F0E" w:rsidRPr="00267FC2">
        <w:rPr>
          <w:highlight w:val="yellow"/>
        </w:rPr>
        <w:t xml:space="preserve"> </w:t>
      </w:r>
      <w:r w:rsidRPr="00267FC2">
        <w:rPr>
          <w:highlight w:val="yellow"/>
        </w:rPr>
        <w:t>ondersteunt</w:t>
      </w:r>
      <w:r>
        <w:t xml:space="preserve">. Het doel van </w:t>
      </w:r>
      <w:proofErr w:type="spellStart"/>
      <w:r>
        <w:t>Qt</w:t>
      </w:r>
      <w:proofErr w:type="spellEnd"/>
      <w:r>
        <w:t xml:space="preserve"> was om zonder codewijzigingen op elk platform zonder </w:t>
      </w:r>
      <w:proofErr w:type="spellStart"/>
      <w:r w:rsidR="00034E0B">
        <w:t>performantie</w:t>
      </w:r>
      <w:proofErr w:type="spellEnd"/>
      <w:r>
        <w:t xml:space="preserve">-verlies te draaien en native te lijken. </w:t>
      </w:r>
      <w:r>
        <w:br/>
      </w:r>
      <w:proofErr w:type="spellStart"/>
      <w:r>
        <w:t>Qt</w:t>
      </w:r>
      <w:proofErr w:type="spellEnd"/>
      <w:r>
        <w:t xml:space="preserve"> </w:t>
      </w:r>
      <w:r w:rsidR="00E40BB7">
        <w:t>ondersteunt</w:t>
      </w:r>
      <w:r>
        <w:t xml:space="preserve"> elke standaard C++ compiler, zoals GCC, ICC, MSVC en </w:t>
      </w:r>
      <w:proofErr w:type="spellStart"/>
      <w:r>
        <w:t>Clang</w:t>
      </w:r>
      <w:proofErr w:type="spellEnd"/>
      <w:r>
        <w:t>.</w:t>
      </w:r>
      <w:sdt>
        <w:sdtPr>
          <w:id w:val="-1779323416"/>
          <w:citation/>
        </w:sdtPr>
        <w:sdtContent>
          <w:r w:rsidR="00AB2A8F">
            <w:fldChar w:fldCharType="begin"/>
          </w:r>
          <w:r w:rsidR="00AB2A8F">
            <w:instrText xml:space="preserve"> CITATION Nee18 \l 2067 </w:instrText>
          </w:r>
          <w:r w:rsidR="00AB2A8F">
            <w:fldChar w:fldCharType="separate"/>
          </w:r>
          <w:r w:rsidR="00F5614E">
            <w:rPr>
              <w:noProof/>
            </w:rPr>
            <w:t xml:space="preserve"> </w:t>
          </w:r>
          <w:r w:rsidR="00F5614E" w:rsidRPr="00F5614E">
            <w:rPr>
              <w:noProof/>
            </w:rPr>
            <w:t>[4]</w:t>
          </w:r>
          <w:r w:rsidR="00AB2A8F">
            <w:fldChar w:fldCharType="end"/>
          </w:r>
        </w:sdtContent>
      </w:sdt>
      <w:r w:rsidR="00AB2A8F">
        <w:t xml:space="preserve"> </w:t>
      </w:r>
      <w:r>
        <w:br/>
      </w:r>
      <w:r w:rsidR="00533DEF">
        <w:t>De</w:t>
      </w:r>
      <w:r>
        <w:t xml:space="preserve"> applicatie </w:t>
      </w:r>
      <w:r w:rsidR="00533DEF">
        <w:t xml:space="preserve">werd geschreven </w:t>
      </w:r>
      <w:r>
        <w:t xml:space="preserve">in een combinatie van C++ en QML, een declaratieve </w:t>
      </w:r>
      <w:proofErr w:type="spellStart"/>
      <w:r w:rsidR="00E40BB7">
        <w:t>scripting</w:t>
      </w:r>
      <w:proofErr w:type="spellEnd"/>
      <w:r>
        <w:t>-taal die Javascript gebruikt voor de logica</w:t>
      </w:r>
      <w:r w:rsidR="00034E0B">
        <w:t xml:space="preserve"> mee op te bouwen</w:t>
      </w:r>
      <w:r>
        <w:t xml:space="preserve">. </w:t>
      </w:r>
    </w:p>
    <w:p w14:paraId="33D42ADF" w14:textId="6818035F" w:rsidR="003601DE" w:rsidRDefault="003601DE" w:rsidP="003601DE">
      <w:pPr>
        <w:jc w:val="left"/>
      </w:pPr>
      <w:proofErr w:type="spellStart"/>
      <w:r>
        <w:t>Qt</w:t>
      </w:r>
      <w:proofErr w:type="spellEnd"/>
      <w:r>
        <w:t xml:space="preserve"> dankt zijn cross-platform eigenschap aan het feit dat </w:t>
      </w:r>
      <w:r w:rsidR="0085105B">
        <w:t>door</w:t>
      </w:r>
      <w:r>
        <w:t xml:space="preserve"> de </w:t>
      </w:r>
      <w:r w:rsidR="00034E0B">
        <w:t>C-preprocessor</w:t>
      </w:r>
      <w:r>
        <w:t xml:space="preserve"> (</w:t>
      </w:r>
      <w:proofErr w:type="spellStart"/>
      <w:r w:rsidRPr="00E40BB7">
        <w:rPr>
          <w:i/>
        </w:rPr>
        <w:t>cpp</w:t>
      </w:r>
      <w:proofErr w:type="spellEnd"/>
      <w:r>
        <w:t>) condities somm</w:t>
      </w:r>
      <w:r w:rsidR="0085105B">
        <w:t xml:space="preserve">ige code </w:t>
      </w:r>
      <w:proofErr w:type="spellStart"/>
      <w:r w:rsidR="0085105B">
        <w:t>chuncks</w:t>
      </w:r>
      <w:proofErr w:type="spellEnd"/>
      <w:r w:rsidR="0085105B">
        <w:t xml:space="preserve"> worden </w:t>
      </w:r>
      <w:proofErr w:type="spellStart"/>
      <w:r w:rsidR="0085105B">
        <w:t>enabled</w:t>
      </w:r>
      <w:proofErr w:type="spellEnd"/>
      <w:r w:rsidR="0085105B">
        <w:t xml:space="preserve"> of </w:t>
      </w:r>
      <w:proofErr w:type="spellStart"/>
      <w:r>
        <w:t>disabled</w:t>
      </w:r>
      <w:proofErr w:type="spellEnd"/>
      <w:r>
        <w:t xml:space="preserve"> afhankelijk van het platform. Het </w:t>
      </w:r>
      <w:r w:rsidR="00720468">
        <w:t>bouwproces</w:t>
      </w:r>
      <w:r>
        <w:t xml:space="preserve"> </w:t>
      </w:r>
      <w:r w:rsidR="00720468">
        <w:t xml:space="preserve">van het </w:t>
      </w:r>
      <w:proofErr w:type="spellStart"/>
      <w:r w:rsidR="00720468">
        <w:t>framework</w:t>
      </w:r>
      <w:proofErr w:type="spellEnd"/>
      <w:r w:rsidR="00720468">
        <w:t xml:space="preserve"> </w:t>
      </w:r>
      <w:r>
        <w:t xml:space="preserve">gaat configuratie scripts runnen om </w:t>
      </w:r>
      <w:r w:rsidRPr="00267FC2">
        <w:rPr>
          <w:highlight w:val="yellow"/>
        </w:rPr>
        <w:t xml:space="preserve">preprocessor </w:t>
      </w:r>
      <w:proofErr w:type="spellStart"/>
      <w:r w:rsidRPr="00267FC2">
        <w:rPr>
          <w:i/>
          <w:highlight w:val="yellow"/>
        </w:rPr>
        <w:t>flags</w:t>
      </w:r>
      <w:proofErr w:type="spellEnd"/>
      <w:r w:rsidRPr="00267FC2">
        <w:rPr>
          <w:highlight w:val="yellow"/>
        </w:rPr>
        <w:t xml:space="preserve"> op te merken, af</w:t>
      </w:r>
      <w:r w:rsidR="003A5F0E" w:rsidRPr="00267FC2">
        <w:rPr>
          <w:highlight w:val="yellow"/>
        </w:rPr>
        <w:t xml:space="preserve"> te </w:t>
      </w:r>
      <w:r w:rsidRPr="00267FC2">
        <w:rPr>
          <w:highlight w:val="yellow"/>
        </w:rPr>
        <w:t>zetten en aan te passen.</w:t>
      </w:r>
      <w:sdt>
        <w:sdtPr>
          <w:rPr>
            <w:highlight w:val="yellow"/>
          </w:rPr>
          <w:id w:val="1665662873"/>
          <w:citation/>
        </w:sdtPr>
        <w:sdtContent>
          <w:r w:rsidR="00AB2A8F" w:rsidRPr="00267FC2">
            <w:rPr>
              <w:highlight w:val="yellow"/>
            </w:rPr>
            <w:fldChar w:fldCharType="begin"/>
          </w:r>
          <w:r w:rsidR="00AB2A8F" w:rsidRPr="00267FC2">
            <w:rPr>
              <w:highlight w:val="yellow"/>
            </w:rPr>
            <w:instrText xml:space="preserve"> CITATION Bas18 \l 2067 </w:instrText>
          </w:r>
          <w:r w:rsidR="00AB2A8F" w:rsidRPr="00267FC2">
            <w:rPr>
              <w:highlight w:val="yellow"/>
            </w:rPr>
            <w:fldChar w:fldCharType="separate"/>
          </w:r>
          <w:r w:rsidR="00F5614E">
            <w:rPr>
              <w:noProof/>
              <w:highlight w:val="yellow"/>
            </w:rPr>
            <w:t xml:space="preserve"> </w:t>
          </w:r>
          <w:r w:rsidR="00F5614E" w:rsidRPr="00F5614E">
            <w:rPr>
              <w:noProof/>
              <w:highlight w:val="yellow"/>
            </w:rPr>
            <w:t>[5]</w:t>
          </w:r>
          <w:r w:rsidR="00AB2A8F" w:rsidRPr="00267FC2">
            <w:rPr>
              <w:highlight w:val="yellow"/>
            </w:rPr>
            <w:fldChar w:fldCharType="end"/>
          </w:r>
        </w:sdtContent>
      </w:sdt>
    </w:p>
    <w:p w14:paraId="006F5B9E" w14:textId="77777777" w:rsidR="003601DE" w:rsidRDefault="003601DE" w:rsidP="003601DE">
      <w:pPr>
        <w:jc w:val="left"/>
      </w:pPr>
    </w:p>
    <w:p w14:paraId="7D9ECF79" w14:textId="77777777" w:rsidR="00BC0521" w:rsidRDefault="00BC0521" w:rsidP="003601DE">
      <w:pPr>
        <w:jc w:val="left"/>
        <w:rPr>
          <w:noProof/>
        </w:rPr>
      </w:pPr>
    </w:p>
    <w:p w14:paraId="4B1A7BB6" w14:textId="0EC8E4D4" w:rsidR="003601DE" w:rsidRDefault="003601DE" w:rsidP="003601DE">
      <w:pPr>
        <w:jc w:val="left"/>
      </w:pPr>
    </w:p>
    <w:p w14:paraId="5208E19D" w14:textId="653EB1A0" w:rsidR="003601DE" w:rsidRDefault="003601DE" w:rsidP="003601DE">
      <w:pPr>
        <w:jc w:val="left"/>
      </w:pPr>
    </w:p>
    <w:p w14:paraId="3131307A" w14:textId="471D7AA2" w:rsidR="007344FC" w:rsidRDefault="007344FC" w:rsidP="003601DE">
      <w:pPr>
        <w:jc w:val="left"/>
      </w:pPr>
    </w:p>
    <w:p w14:paraId="50F6692D" w14:textId="626498E7" w:rsidR="007344FC" w:rsidRDefault="007344FC" w:rsidP="003601DE">
      <w:pPr>
        <w:jc w:val="left"/>
      </w:pPr>
    </w:p>
    <w:p w14:paraId="5E825056" w14:textId="189AE2FB" w:rsidR="007344FC" w:rsidRDefault="007344FC" w:rsidP="003601DE">
      <w:pPr>
        <w:jc w:val="left"/>
      </w:pPr>
    </w:p>
    <w:p w14:paraId="39C429F0" w14:textId="0C687A51" w:rsidR="003601DE" w:rsidRDefault="00CD1C7C" w:rsidP="003601DE">
      <w:pPr>
        <w:pStyle w:val="Kop3"/>
        <w:spacing w:before="40"/>
      </w:pPr>
      <w:bookmarkStart w:id="22" w:name="_Toc499557196"/>
      <w:bookmarkStart w:id="23" w:name="_Toc514324968"/>
      <w:r>
        <w:lastRenderedPageBreak/>
        <w:t>Grafische</w:t>
      </w:r>
      <w:r w:rsidR="003601DE">
        <w:t xml:space="preserve"> architectuur</w:t>
      </w:r>
      <w:bookmarkEnd w:id="22"/>
      <w:bookmarkEnd w:id="23"/>
    </w:p>
    <w:p w14:paraId="4292A4CB" w14:textId="77777777" w:rsidR="00BC0521" w:rsidRDefault="00BC0521" w:rsidP="005F268F">
      <w:pPr>
        <w:spacing w:before="120" w:after="0"/>
        <w:jc w:val="center"/>
      </w:pPr>
      <w:r>
        <w:rPr>
          <w:noProof/>
        </w:rPr>
        <w:drawing>
          <wp:inline distT="0" distB="0" distL="0" distR="0" wp14:anchorId="04E988EC" wp14:editId="0E368BCC">
            <wp:extent cx="4286250" cy="212344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0" cy="2123440"/>
                    </a:xfrm>
                    <a:prstGeom prst="rect">
                      <a:avLst/>
                    </a:prstGeom>
                    <a:noFill/>
                    <a:ln>
                      <a:noFill/>
                    </a:ln>
                  </pic:spPr>
                </pic:pic>
              </a:graphicData>
            </a:graphic>
          </wp:inline>
        </w:drawing>
      </w:r>
      <w:r>
        <w:rPr>
          <w:noProof/>
        </w:rPr>
        <mc:AlternateContent>
          <mc:Choice Requires="wps">
            <w:drawing>
              <wp:inline distT="0" distB="0" distL="0" distR="0" wp14:anchorId="3D0A3D47" wp14:editId="4D5F7BF1">
                <wp:extent cx="3433445" cy="635"/>
                <wp:effectExtent l="0" t="0" r="0" b="0"/>
                <wp:docPr id="37" name="Tekstvak 37"/>
                <wp:cNvGraphicFramePr/>
                <a:graphic xmlns:a="http://schemas.openxmlformats.org/drawingml/2006/main">
                  <a:graphicData uri="http://schemas.microsoft.com/office/word/2010/wordprocessingShape">
                    <wps:wsp>
                      <wps:cNvSpPr txBox="1"/>
                      <wps:spPr>
                        <a:xfrm>
                          <a:off x="0" y="0"/>
                          <a:ext cx="3433445" cy="635"/>
                        </a:xfrm>
                        <a:prstGeom prst="rect">
                          <a:avLst/>
                        </a:prstGeom>
                        <a:solidFill>
                          <a:prstClr val="white"/>
                        </a:solidFill>
                        <a:ln>
                          <a:noFill/>
                        </a:ln>
                      </wps:spPr>
                      <wps:txbx>
                        <w:txbxContent>
                          <w:p w14:paraId="61429E98" w14:textId="35EB6F2A" w:rsidR="00C417C8" w:rsidRPr="00773215" w:rsidRDefault="00C417C8" w:rsidP="00C75CE0">
                            <w:pPr>
                              <w:pStyle w:val="Bijschrift"/>
                              <w:jc w:val="center"/>
                              <w:rPr>
                                <w:noProof/>
                              </w:rPr>
                            </w:pPr>
                            <w:bookmarkStart w:id="24" w:name="_Toc514361205"/>
                            <w:r>
                              <w:t xml:space="preserve">Figuur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Figuur \* ARABIC \s 1 </w:instrText>
                            </w:r>
                            <w:r>
                              <w:fldChar w:fldCharType="separate"/>
                            </w:r>
                            <w:r>
                              <w:rPr>
                                <w:noProof/>
                              </w:rPr>
                              <w:t>1</w:t>
                            </w:r>
                            <w:r>
                              <w:rPr>
                                <w:noProof/>
                              </w:rPr>
                              <w:fldChar w:fldCharType="end"/>
                            </w:r>
                            <w:r>
                              <w:t xml:space="preserve">: de grafische architectuur van </w:t>
                            </w:r>
                            <w:proofErr w:type="spellStart"/>
                            <w:r>
                              <w:t>Qt</w:t>
                            </w:r>
                            <w:proofErr w:type="spellEnd"/>
                            <w:sdt>
                              <w:sdtPr>
                                <w:id w:val="981579344"/>
                                <w:citation/>
                              </w:sdtPr>
                              <w:sdtContent>
                                <w:r>
                                  <w:fldChar w:fldCharType="begin"/>
                                </w:r>
                                <w:r>
                                  <w:instrText xml:space="preserve"> CITATION Bri18 \l 2067 </w:instrText>
                                </w:r>
                                <w:r>
                                  <w:fldChar w:fldCharType="separate"/>
                                </w:r>
                                <w:r>
                                  <w:rPr>
                                    <w:noProof/>
                                  </w:rPr>
                                  <w:t xml:space="preserve"> </w:t>
                                </w:r>
                                <w:r w:rsidRPr="00F5614E">
                                  <w:rPr>
                                    <w:noProof/>
                                  </w:rPr>
                                  <w:t>[36]</w:t>
                                </w:r>
                                <w:r>
                                  <w:fldChar w:fldCharType="end"/>
                                </w:r>
                              </w:sdtContent>
                            </w:sdt>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D0A3D47" id="Tekstvak 37" o:spid="_x0000_s1031" type="#_x0000_t202" style="width:270.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" stroked="f">
                <v:textbox style="mso-fit-shape-to-text:t" inset="0,0,0,0">
                  <w:txbxContent>
                    <w:p w14:paraId="61429E98" w14:textId="35EB6F2A" w:rsidR="00C417C8" w:rsidRPr="00773215" w:rsidRDefault="00C417C8" w:rsidP="00C75CE0">
                      <w:pPr>
                        <w:pStyle w:val="Bijschrift"/>
                        <w:jc w:val="center"/>
                        <w:rPr>
                          <w:noProof/>
                        </w:rPr>
                      </w:pPr>
                      <w:bookmarkStart w:id="25" w:name="_Toc514361205"/>
                      <w:r>
                        <w:t xml:space="preserve">Figuur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Figuur \* ARABIC \s 1 </w:instrText>
                      </w:r>
                      <w:r>
                        <w:fldChar w:fldCharType="separate"/>
                      </w:r>
                      <w:r>
                        <w:rPr>
                          <w:noProof/>
                        </w:rPr>
                        <w:t>1</w:t>
                      </w:r>
                      <w:r>
                        <w:rPr>
                          <w:noProof/>
                        </w:rPr>
                        <w:fldChar w:fldCharType="end"/>
                      </w:r>
                      <w:r>
                        <w:t xml:space="preserve">: de grafische architectuur van </w:t>
                      </w:r>
                      <w:proofErr w:type="spellStart"/>
                      <w:r>
                        <w:t>Qt</w:t>
                      </w:r>
                      <w:proofErr w:type="spellEnd"/>
                      <w:sdt>
                        <w:sdtPr>
                          <w:id w:val="981579344"/>
                          <w:citation/>
                        </w:sdtPr>
                        <w:sdtContent>
                          <w:r>
                            <w:fldChar w:fldCharType="begin"/>
                          </w:r>
                          <w:r>
                            <w:instrText xml:space="preserve"> CITATION Bri18 \l 2067 </w:instrText>
                          </w:r>
                          <w:r>
                            <w:fldChar w:fldCharType="separate"/>
                          </w:r>
                          <w:r>
                            <w:rPr>
                              <w:noProof/>
                            </w:rPr>
                            <w:t xml:space="preserve"> </w:t>
                          </w:r>
                          <w:r w:rsidRPr="00F5614E">
                            <w:rPr>
                              <w:noProof/>
                            </w:rPr>
                            <w:t>[36]</w:t>
                          </w:r>
                          <w:r>
                            <w:fldChar w:fldCharType="end"/>
                          </w:r>
                        </w:sdtContent>
                      </w:sdt>
                      <w:bookmarkEnd w:id="25"/>
                    </w:p>
                  </w:txbxContent>
                </v:textbox>
                <w10:anchorlock/>
              </v:shape>
            </w:pict>
          </mc:Fallback>
        </mc:AlternateContent>
      </w:r>
    </w:p>
    <w:p w14:paraId="49C9B4B3" w14:textId="2E08AD23" w:rsidR="00AA1B12" w:rsidRDefault="00CD1C7C" w:rsidP="00720468">
      <w:pPr>
        <w:spacing w:before="120" w:after="0"/>
      </w:pPr>
      <w:r w:rsidRPr="00267FC2">
        <w:rPr>
          <w:highlight w:val="yellow"/>
        </w:rPr>
        <w:t xml:space="preserve">In Figuur 2-1 is de grafische architectuur te zien die toegepast wordt op </w:t>
      </w:r>
      <w:proofErr w:type="spellStart"/>
      <w:r w:rsidRPr="00267FC2">
        <w:rPr>
          <w:highlight w:val="yellow"/>
        </w:rPr>
        <w:t>Qt</w:t>
      </w:r>
      <w:proofErr w:type="spellEnd"/>
      <w:r w:rsidR="00267FC2">
        <w:t xml:space="preserve">. </w:t>
      </w:r>
      <w:r w:rsidR="00267FC2" w:rsidRPr="00657D17">
        <w:rPr>
          <w:highlight w:val="yellow"/>
        </w:rPr>
        <w:t>Hierbij</w:t>
      </w:r>
      <w:r w:rsidRPr="00657D17">
        <w:rPr>
          <w:highlight w:val="yellow"/>
        </w:rPr>
        <w:t xml:space="preserve"> valt het op dat de manier waarop de UI gebouwd wordt bestaat uit twee systemen, het </w:t>
      </w:r>
      <w:proofErr w:type="spellStart"/>
      <w:r w:rsidRPr="00657D17">
        <w:rPr>
          <w:highlight w:val="yellow"/>
        </w:rPr>
        <w:t>window</w:t>
      </w:r>
      <w:proofErr w:type="spellEnd"/>
      <w:r w:rsidRPr="00657D17">
        <w:rPr>
          <w:highlight w:val="yellow"/>
        </w:rPr>
        <w:t xml:space="preserve"> systeem en het grafische systeem.</w:t>
      </w:r>
      <w:r>
        <w:t xml:space="preserve"> </w:t>
      </w:r>
      <w:r w:rsidR="003601DE">
        <w:t xml:space="preserve">Het grafische systeem beheert de display hardware. Vooral </w:t>
      </w:r>
      <w:proofErr w:type="spellStart"/>
      <w:r w:rsidR="003601DE">
        <w:t>OpenGL</w:t>
      </w:r>
      <w:proofErr w:type="spellEnd"/>
      <w:r w:rsidR="003601DE">
        <w:t xml:space="preserve">-GL, een </w:t>
      </w:r>
      <w:proofErr w:type="spellStart"/>
      <w:r w:rsidR="003601DE">
        <w:t>library</w:t>
      </w:r>
      <w:proofErr w:type="spellEnd"/>
      <w:r w:rsidR="003601DE">
        <w:t xml:space="preserve"> die 2D en 3D vectoren </w:t>
      </w:r>
      <w:proofErr w:type="spellStart"/>
      <w:r w:rsidR="003601DE">
        <w:t>rendert</w:t>
      </w:r>
      <w:proofErr w:type="spellEnd"/>
      <w:r w:rsidR="003601DE">
        <w:t>, wordt als API gebruikt voor het grafische systeem.</w:t>
      </w:r>
      <w:sdt>
        <w:sdtPr>
          <w:id w:val="1044723650"/>
          <w:citation/>
        </w:sdtPr>
        <w:sdtContent>
          <w:r w:rsidR="00AB2A8F">
            <w:fldChar w:fldCharType="begin"/>
          </w:r>
          <w:r w:rsidR="00AB2A8F">
            <w:instrText xml:space="preserve"> CITATION Ope18 \l 2067 </w:instrText>
          </w:r>
          <w:r w:rsidR="00AB2A8F">
            <w:fldChar w:fldCharType="separate"/>
          </w:r>
          <w:r w:rsidR="00F5614E">
            <w:rPr>
              <w:noProof/>
            </w:rPr>
            <w:t xml:space="preserve"> </w:t>
          </w:r>
          <w:r w:rsidR="00F5614E" w:rsidRPr="00F5614E">
            <w:rPr>
              <w:noProof/>
            </w:rPr>
            <w:t>[6]</w:t>
          </w:r>
          <w:r w:rsidR="00AB2A8F">
            <w:fldChar w:fldCharType="end"/>
          </w:r>
        </w:sdtContent>
      </w:sdt>
      <w:r w:rsidR="003601DE">
        <w:t xml:space="preserve"> </w:t>
      </w:r>
      <w:r w:rsidR="003601DE" w:rsidRPr="00657D17">
        <w:rPr>
          <w:highlight w:val="yellow"/>
        </w:rPr>
        <w:t xml:space="preserve">Dit terwijl het </w:t>
      </w:r>
      <w:proofErr w:type="spellStart"/>
      <w:r w:rsidR="003A5F0E" w:rsidRPr="00657D17">
        <w:rPr>
          <w:highlight w:val="yellow"/>
        </w:rPr>
        <w:t>w</w:t>
      </w:r>
      <w:r w:rsidR="003601DE" w:rsidRPr="00657D17">
        <w:rPr>
          <w:highlight w:val="yellow"/>
        </w:rPr>
        <w:t>indow</w:t>
      </w:r>
      <w:proofErr w:type="spellEnd"/>
      <w:r w:rsidR="003601DE" w:rsidRPr="00657D17">
        <w:rPr>
          <w:highlight w:val="yellow"/>
        </w:rPr>
        <w:t xml:space="preserve"> systeem de </w:t>
      </w:r>
      <w:proofErr w:type="spellStart"/>
      <w:r w:rsidR="003A5F0E" w:rsidRPr="00657D17">
        <w:rPr>
          <w:highlight w:val="yellow"/>
        </w:rPr>
        <w:t>gebruikvensters</w:t>
      </w:r>
      <w:proofErr w:type="spellEnd"/>
      <w:r w:rsidR="003601DE" w:rsidRPr="00657D17">
        <w:rPr>
          <w:highlight w:val="yellow"/>
        </w:rPr>
        <w:t xml:space="preserve"> </w:t>
      </w:r>
      <w:r w:rsidR="003A5F0E" w:rsidRPr="00657D17">
        <w:rPr>
          <w:highlight w:val="yellow"/>
        </w:rPr>
        <w:t xml:space="preserve">genereert en onder andere </w:t>
      </w:r>
      <w:r w:rsidR="003601DE" w:rsidRPr="00657D17">
        <w:rPr>
          <w:highlight w:val="yellow"/>
        </w:rPr>
        <w:t>de events</w:t>
      </w:r>
      <w:r w:rsidR="003A5F0E" w:rsidRPr="00657D17">
        <w:rPr>
          <w:highlight w:val="yellow"/>
        </w:rPr>
        <w:t xml:space="preserve"> en</w:t>
      </w:r>
      <w:r w:rsidR="003601DE" w:rsidRPr="00657D17">
        <w:rPr>
          <w:highlight w:val="yellow"/>
        </w:rPr>
        <w:t xml:space="preserve"> </w:t>
      </w:r>
      <w:r w:rsidR="003A5F0E" w:rsidRPr="00657D17">
        <w:rPr>
          <w:highlight w:val="yellow"/>
        </w:rPr>
        <w:t>venster</w:t>
      </w:r>
      <w:r w:rsidR="003601DE" w:rsidRPr="00657D17">
        <w:rPr>
          <w:highlight w:val="yellow"/>
        </w:rPr>
        <w:t xml:space="preserve"> aanpassingen</w:t>
      </w:r>
      <w:r w:rsidR="003A5F0E" w:rsidRPr="00657D17">
        <w:rPr>
          <w:highlight w:val="yellow"/>
        </w:rPr>
        <w:t xml:space="preserve"> </w:t>
      </w:r>
      <w:r w:rsidR="00720468" w:rsidRPr="00657D17">
        <w:rPr>
          <w:highlight w:val="yellow"/>
        </w:rPr>
        <w:t>beheert en controleert</w:t>
      </w:r>
      <w:r w:rsidR="003601DE" w:rsidRPr="00657D17">
        <w:rPr>
          <w:highlight w:val="yellow"/>
        </w:rPr>
        <w:t xml:space="preserve">. Het </w:t>
      </w:r>
      <w:proofErr w:type="spellStart"/>
      <w:r w:rsidR="003A5F0E" w:rsidRPr="00657D17">
        <w:rPr>
          <w:highlight w:val="yellow"/>
        </w:rPr>
        <w:t>w</w:t>
      </w:r>
      <w:r w:rsidR="003601DE" w:rsidRPr="00657D17">
        <w:rPr>
          <w:highlight w:val="yellow"/>
        </w:rPr>
        <w:t>indow</w:t>
      </w:r>
      <w:proofErr w:type="spellEnd"/>
      <w:r w:rsidR="003601DE" w:rsidRPr="00657D17">
        <w:rPr>
          <w:highlight w:val="yellow"/>
        </w:rPr>
        <w:t xml:space="preserve"> systeem heeft een eigen API voor programmeren,</w:t>
      </w:r>
      <w:r w:rsidR="003601DE">
        <w:t xml:space="preserve"> dat meestal in het OS is geïntegreerd zoals Microsoft Windows en MAC OS.</w:t>
      </w:r>
      <w:r w:rsidR="00DD1452">
        <w:t xml:space="preserve"> </w:t>
      </w:r>
    </w:p>
    <w:p w14:paraId="7F46FA24" w14:textId="03EFC189" w:rsidR="003601DE" w:rsidRDefault="003601DE" w:rsidP="003601DE">
      <w:pPr>
        <w:spacing w:before="120" w:after="0"/>
      </w:pPr>
      <w:r>
        <w:t xml:space="preserve">GLUT is een interface </w:t>
      </w:r>
      <w:r w:rsidR="003A5F0E" w:rsidRPr="00657D17">
        <w:rPr>
          <w:highlight w:val="yellow"/>
        </w:rPr>
        <w:t>die</w:t>
      </w:r>
      <w:r>
        <w:t xml:space="preserve"> de communicatie tussen het </w:t>
      </w:r>
      <w:proofErr w:type="spellStart"/>
      <w:r>
        <w:t>window</w:t>
      </w:r>
      <w:proofErr w:type="spellEnd"/>
      <w:r>
        <w:t xml:space="preserve"> syst</w:t>
      </w:r>
      <w:r w:rsidR="003A5F0E">
        <w:t>e</w:t>
      </w:r>
      <w:r>
        <w:t xml:space="preserve">em en het </w:t>
      </w:r>
      <w:proofErr w:type="spellStart"/>
      <w:r>
        <w:t>graphi</w:t>
      </w:r>
      <w:r w:rsidR="003A5F0E">
        <w:t>sch</w:t>
      </w:r>
      <w:proofErr w:type="spellEnd"/>
      <w:r>
        <w:t xml:space="preserve"> syste</w:t>
      </w:r>
      <w:r w:rsidR="003A5F0E">
        <w:t>e</w:t>
      </w:r>
      <w:r w:rsidR="00CF4253">
        <w:t>m verzorgt.</w:t>
      </w:r>
      <w:r>
        <w:t xml:space="preserve"> </w:t>
      </w:r>
      <w:r w:rsidR="00CF4253" w:rsidRPr="00657D17">
        <w:rPr>
          <w:highlight w:val="yellow"/>
        </w:rPr>
        <w:t>D</w:t>
      </w:r>
      <w:r w:rsidRPr="00657D17">
        <w:rPr>
          <w:highlight w:val="yellow"/>
        </w:rPr>
        <w:t xml:space="preserve">eze gebruikt GLU en GL </w:t>
      </w:r>
      <w:r w:rsidR="00CF4253" w:rsidRPr="00657D17">
        <w:rPr>
          <w:highlight w:val="yellow"/>
        </w:rPr>
        <w:t>om de</w:t>
      </w:r>
      <w:r w:rsidRPr="00657D17">
        <w:rPr>
          <w:highlight w:val="yellow"/>
        </w:rPr>
        <w:t xml:space="preserve"> </w:t>
      </w:r>
      <w:proofErr w:type="spellStart"/>
      <w:r w:rsidRPr="00657D17">
        <w:rPr>
          <w:highlight w:val="yellow"/>
        </w:rPr>
        <w:t>graphics</w:t>
      </w:r>
      <w:proofErr w:type="spellEnd"/>
      <w:r w:rsidRPr="00657D17">
        <w:rPr>
          <w:highlight w:val="yellow"/>
        </w:rPr>
        <w:t xml:space="preserve"> </w:t>
      </w:r>
      <w:r w:rsidR="00CF4253" w:rsidRPr="00657D17">
        <w:rPr>
          <w:highlight w:val="yellow"/>
        </w:rPr>
        <w:t xml:space="preserve">te genereren </w:t>
      </w:r>
      <w:r w:rsidRPr="00657D17">
        <w:rPr>
          <w:highlight w:val="yellow"/>
        </w:rPr>
        <w:t xml:space="preserve">en controleert operating en </w:t>
      </w:r>
      <w:proofErr w:type="spellStart"/>
      <w:r w:rsidR="00DE18DB" w:rsidRPr="00657D17">
        <w:rPr>
          <w:highlight w:val="yellow"/>
        </w:rPr>
        <w:t>window</w:t>
      </w:r>
      <w:proofErr w:type="spellEnd"/>
      <w:r w:rsidRPr="00657D17">
        <w:rPr>
          <w:highlight w:val="yellow"/>
        </w:rPr>
        <w:t xml:space="preserve"> systemen door voornamelijk </w:t>
      </w:r>
      <w:r w:rsidR="00D41FF0" w:rsidRPr="00657D17">
        <w:rPr>
          <w:highlight w:val="yellow"/>
        </w:rPr>
        <w:t>bv. GLX en</w:t>
      </w:r>
      <w:r w:rsidRPr="00657D17">
        <w:rPr>
          <w:highlight w:val="yellow"/>
        </w:rPr>
        <w:t xml:space="preserve"> AGL</w:t>
      </w:r>
      <w:r w:rsidR="00D41FF0" w:rsidRPr="00657D17">
        <w:rPr>
          <w:highlight w:val="yellow"/>
        </w:rPr>
        <w:t xml:space="preserve"> </w:t>
      </w:r>
      <w:r w:rsidR="00E40BB7" w:rsidRPr="00657D17">
        <w:rPr>
          <w:highlight w:val="yellow"/>
        </w:rPr>
        <w:t>te gebruiken.</w:t>
      </w:r>
      <w:sdt>
        <w:sdtPr>
          <w:rPr>
            <w:highlight w:val="yellow"/>
          </w:rPr>
          <w:id w:val="888765389"/>
          <w:citation/>
        </w:sdtPr>
        <w:sdtContent>
          <w:r w:rsidR="00AB2A8F" w:rsidRPr="00657D17">
            <w:rPr>
              <w:highlight w:val="yellow"/>
            </w:rPr>
            <w:fldChar w:fldCharType="begin"/>
          </w:r>
          <w:r w:rsidR="00AB2A8F" w:rsidRPr="00657D17">
            <w:rPr>
              <w:highlight w:val="yellow"/>
            </w:rPr>
            <w:instrText xml:space="preserve"> CITATION GLU18 \l 2067 </w:instrText>
          </w:r>
          <w:r w:rsidR="00AB2A8F" w:rsidRPr="00657D17">
            <w:rPr>
              <w:highlight w:val="yellow"/>
            </w:rPr>
            <w:fldChar w:fldCharType="separate"/>
          </w:r>
          <w:r w:rsidR="00F5614E">
            <w:rPr>
              <w:noProof/>
              <w:highlight w:val="yellow"/>
            </w:rPr>
            <w:t xml:space="preserve"> </w:t>
          </w:r>
          <w:r w:rsidR="00F5614E" w:rsidRPr="00F5614E">
            <w:rPr>
              <w:noProof/>
              <w:highlight w:val="yellow"/>
            </w:rPr>
            <w:t>[7]</w:t>
          </w:r>
          <w:r w:rsidR="00AB2A8F" w:rsidRPr="00657D17">
            <w:rPr>
              <w:highlight w:val="yellow"/>
            </w:rPr>
            <w:fldChar w:fldCharType="end"/>
          </w:r>
        </w:sdtContent>
      </w:sdt>
      <w:r w:rsidRPr="00657D17">
        <w:rPr>
          <w:highlight w:val="yellow"/>
        </w:rPr>
        <w:t xml:space="preserve"> Dit zijn</w:t>
      </w:r>
      <w:r w:rsidR="00DE18DB" w:rsidRPr="00657D17">
        <w:rPr>
          <w:highlight w:val="yellow"/>
        </w:rPr>
        <w:t xml:space="preserve"> voorbeelden van</w:t>
      </w:r>
      <w:r w:rsidRPr="00657D17">
        <w:rPr>
          <w:highlight w:val="yellow"/>
        </w:rPr>
        <w:t xml:space="preserve"> </w:t>
      </w:r>
      <w:proofErr w:type="spellStart"/>
      <w:r w:rsidRPr="00657D17">
        <w:rPr>
          <w:highlight w:val="yellow"/>
        </w:rPr>
        <w:t>OpenGL</w:t>
      </w:r>
      <w:proofErr w:type="spellEnd"/>
      <w:r w:rsidRPr="00657D17">
        <w:rPr>
          <w:highlight w:val="yellow"/>
        </w:rPr>
        <w:t xml:space="preserve"> extensies.</w:t>
      </w:r>
    </w:p>
    <w:p w14:paraId="60F7419E" w14:textId="7C00FC56" w:rsidR="003601DE" w:rsidRDefault="003601DE" w:rsidP="003601DE">
      <w:pPr>
        <w:spacing w:before="120" w:after="0"/>
      </w:pPr>
      <w:proofErr w:type="spellStart"/>
      <w:r>
        <w:t>Qt</w:t>
      </w:r>
      <w:proofErr w:type="spellEnd"/>
      <w:r>
        <w:t xml:space="preserve"> zal op hetzelfde niv</w:t>
      </w:r>
      <w:r w:rsidR="00DE18DB">
        <w:t xml:space="preserve">eau als GLUT zowel het </w:t>
      </w:r>
      <w:proofErr w:type="spellStart"/>
      <w:r w:rsidR="00DE18DB">
        <w:t>window</w:t>
      </w:r>
      <w:proofErr w:type="spellEnd"/>
      <w:r>
        <w:t xml:space="preserve"> als het </w:t>
      </w:r>
      <w:proofErr w:type="spellStart"/>
      <w:r>
        <w:t>graphics</w:t>
      </w:r>
      <w:proofErr w:type="spellEnd"/>
      <w:r>
        <w:t xml:space="preserve"> systeem kunnen raadplegen. </w:t>
      </w:r>
      <w:r w:rsidRPr="00657D17">
        <w:rPr>
          <w:highlight w:val="yellow"/>
        </w:rPr>
        <w:t xml:space="preserve">Hierdoor </w:t>
      </w:r>
      <w:r w:rsidR="003A5F0E" w:rsidRPr="00657D17">
        <w:rPr>
          <w:highlight w:val="yellow"/>
        </w:rPr>
        <w:t>zal</w:t>
      </w:r>
      <w:r w:rsidRPr="00657D17">
        <w:rPr>
          <w:highlight w:val="yellow"/>
        </w:rPr>
        <w:t xml:space="preserve"> het </w:t>
      </w:r>
      <w:r w:rsidR="003A5F0E" w:rsidRPr="00657D17">
        <w:rPr>
          <w:highlight w:val="yellow"/>
        </w:rPr>
        <w:t>functies voor beide systemen kunnen</w:t>
      </w:r>
      <w:r w:rsidRPr="00657D17">
        <w:rPr>
          <w:highlight w:val="yellow"/>
        </w:rPr>
        <w:t xml:space="preserve"> oproepen.</w:t>
      </w:r>
      <w:r>
        <w:t xml:space="preserve"> </w:t>
      </w:r>
    </w:p>
    <w:p w14:paraId="089D450F" w14:textId="77777777" w:rsidR="003601DE" w:rsidRDefault="003601DE" w:rsidP="003601DE">
      <w:pPr>
        <w:spacing w:before="120" w:after="0"/>
      </w:pPr>
    </w:p>
    <w:p w14:paraId="146F1131" w14:textId="3EB14C9E" w:rsidR="003601DE" w:rsidRDefault="00940E35" w:rsidP="003601DE">
      <w:pPr>
        <w:pStyle w:val="Kop3"/>
        <w:spacing w:before="40"/>
      </w:pPr>
      <w:bookmarkStart w:id="26" w:name="_Toc499557197"/>
      <w:bookmarkStart w:id="27" w:name="_Toc514324969"/>
      <w:proofErr w:type="spellStart"/>
      <w:r>
        <w:lastRenderedPageBreak/>
        <w:t>Main</w:t>
      </w:r>
      <w:proofErr w:type="spellEnd"/>
      <w:r>
        <w:t xml:space="preserve"> feature: </w:t>
      </w:r>
      <w:proofErr w:type="spellStart"/>
      <w:r w:rsidR="003601DE">
        <w:t>Signals</w:t>
      </w:r>
      <w:proofErr w:type="spellEnd"/>
      <w:r w:rsidR="003601DE">
        <w:t xml:space="preserve"> </w:t>
      </w:r>
      <w:proofErr w:type="spellStart"/>
      <w:r w:rsidR="003601DE">
        <w:t>and</w:t>
      </w:r>
      <w:proofErr w:type="spellEnd"/>
      <w:r w:rsidR="003601DE">
        <w:t xml:space="preserve"> </w:t>
      </w:r>
      <w:proofErr w:type="spellStart"/>
      <w:r w:rsidR="003601DE">
        <w:t>slots</w:t>
      </w:r>
      <w:bookmarkEnd w:id="26"/>
      <w:bookmarkEnd w:id="27"/>
      <w:proofErr w:type="spellEnd"/>
    </w:p>
    <w:p w14:paraId="03F335E2" w14:textId="02EA90C6" w:rsidR="003601DE" w:rsidRDefault="005F268F" w:rsidP="003601DE">
      <w:pPr>
        <w:spacing w:before="120" w:after="0"/>
      </w:pPr>
      <w:r>
        <w:rPr>
          <w:noProof/>
        </w:rPr>
        <mc:AlternateContent>
          <mc:Choice Requires="wps">
            <w:drawing>
              <wp:anchor distT="0" distB="0" distL="114300" distR="114300" simplePos="0" relativeHeight="251658250" behindDoc="0" locked="0" layoutInCell="1" allowOverlap="1" wp14:anchorId="4DB26436" wp14:editId="519DF3C8">
                <wp:simplePos x="0" y="0"/>
                <wp:positionH relativeFrom="column">
                  <wp:posOffset>1475160</wp:posOffset>
                </wp:positionH>
                <wp:positionV relativeFrom="paragraph">
                  <wp:posOffset>4579564</wp:posOffset>
                </wp:positionV>
                <wp:extent cx="2800350" cy="635"/>
                <wp:effectExtent l="0" t="0" r="0" b="0"/>
                <wp:wrapSquare wrapText="bothSides"/>
                <wp:docPr id="38" name="Tekstvak 38"/>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wps:spPr>
                      <wps:txbx>
                        <w:txbxContent>
                          <w:p w14:paraId="62D8E3C6" w14:textId="332F1FCC" w:rsidR="00C417C8" w:rsidRPr="003503E3" w:rsidRDefault="00C417C8" w:rsidP="00C75CE0">
                            <w:pPr>
                              <w:pStyle w:val="Bijschrift"/>
                              <w:jc w:val="center"/>
                              <w:rPr>
                                <w:noProof/>
                              </w:rPr>
                            </w:pPr>
                            <w:bookmarkStart w:id="28" w:name="_Toc514361206"/>
                            <w:r>
                              <w:t xml:space="preserve">Figuur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Figuur \* ARABIC \s 1 </w:instrText>
                            </w:r>
                            <w:r>
                              <w:fldChar w:fldCharType="separate"/>
                            </w:r>
                            <w:r>
                              <w:rPr>
                                <w:noProof/>
                              </w:rPr>
                              <w:t>2</w:t>
                            </w:r>
                            <w:r>
                              <w:rPr>
                                <w:noProof/>
                              </w:rPr>
                              <w:fldChar w:fldCharType="end"/>
                            </w:r>
                            <w:r>
                              <w:t xml:space="preserve">: Voorbeeld </w:t>
                            </w:r>
                            <w:r w:rsidRPr="00BA5232">
                              <w:rPr>
                                <w:i/>
                              </w:rPr>
                              <w:t>‘</w:t>
                            </w:r>
                            <w:proofErr w:type="spellStart"/>
                            <w:r>
                              <w:rPr>
                                <w:i/>
                              </w:rPr>
                              <w:t>signals</w:t>
                            </w:r>
                            <w:proofErr w:type="spellEnd"/>
                            <w:r>
                              <w:rPr>
                                <w:i/>
                              </w:rPr>
                              <w:t xml:space="preserve"> </w:t>
                            </w:r>
                            <w:proofErr w:type="spellStart"/>
                            <w:r>
                              <w:rPr>
                                <w:i/>
                              </w:rPr>
                              <w:t>and</w:t>
                            </w:r>
                            <w:proofErr w:type="spellEnd"/>
                            <w:r>
                              <w:rPr>
                                <w:i/>
                              </w:rPr>
                              <w:t xml:space="preserve"> </w:t>
                            </w:r>
                            <w:proofErr w:type="spellStart"/>
                            <w:r>
                              <w:rPr>
                                <w:i/>
                              </w:rPr>
                              <w:t>s</w:t>
                            </w:r>
                            <w:r w:rsidRPr="00BA5232">
                              <w:rPr>
                                <w:i/>
                              </w:rPr>
                              <w:t>lots</w:t>
                            </w:r>
                            <w:proofErr w:type="spellEnd"/>
                            <w:r w:rsidRPr="00BA5232">
                              <w:rPr>
                                <w:i/>
                              </w:rPr>
                              <w:t>’</w:t>
                            </w:r>
                            <w:r w:rsidRPr="00DF3F4A">
                              <w:t xml:space="preserve"> </w:t>
                            </w:r>
                            <w:sdt>
                              <w:sdtPr>
                                <w:id w:val="-1880310465"/>
                                <w:citation/>
                              </w:sdtPr>
                              <w:sdtContent>
                                <w:r>
                                  <w:fldChar w:fldCharType="begin"/>
                                </w:r>
                                <w:r>
                                  <w:instrText xml:space="preserve"> CITATION Qt18 \l 2067 </w:instrText>
                                </w:r>
                                <w:r>
                                  <w:fldChar w:fldCharType="separate"/>
                                </w:r>
                                <w:r w:rsidRPr="00F5614E">
                                  <w:rPr>
                                    <w:noProof/>
                                  </w:rPr>
                                  <w:t>[8]</w:t>
                                </w:r>
                                <w:r>
                                  <w:fldChar w:fldCharType="end"/>
                                </w:r>
                              </w:sdtContent>
                            </w:sdt>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26436" id="Tekstvak 38" o:spid="_x0000_s1032" type="#_x0000_t202" style="position:absolute;left:0;text-align:left;margin-left:116.15pt;margin-top:360.6pt;width:220.5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" stroked="f">
                <v:textbox style="mso-fit-shape-to-text:t" inset="0,0,0,0">
                  <w:txbxContent>
                    <w:p w14:paraId="62D8E3C6" w14:textId="332F1FCC" w:rsidR="00C417C8" w:rsidRPr="003503E3" w:rsidRDefault="00C417C8" w:rsidP="00C75CE0">
                      <w:pPr>
                        <w:pStyle w:val="Bijschrift"/>
                        <w:jc w:val="center"/>
                        <w:rPr>
                          <w:noProof/>
                        </w:rPr>
                      </w:pPr>
                      <w:bookmarkStart w:id="29" w:name="_Toc514361206"/>
                      <w:r>
                        <w:t xml:space="preserve">Figuur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Figuur \* ARABIC \s 1 </w:instrText>
                      </w:r>
                      <w:r>
                        <w:fldChar w:fldCharType="separate"/>
                      </w:r>
                      <w:r>
                        <w:rPr>
                          <w:noProof/>
                        </w:rPr>
                        <w:t>2</w:t>
                      </w:r>
                      <w:r>
                        <w:rPr>
                          <w:noProof/>
                        </w:rPr>
                        <w:fldChar w:fldCharType="end"/>
                      </w:r>
                      <w:r>
                        <w:t xml:space="preserve">: Voorbeeld </w:t>
                      </w:r>
                      <w:r w:rsidRPr="00BA5232">
                        <w:rPr>
                          <w:i/>
                        </w:rPr>
                        <w:t>‘</w:t>
                      </w:r>
                      <w:proofErr w:type="spellStart"/>
                      <w:r>
                        <w:rPr>
                          <w:i/>
                        </w:rPr>
                        <w:t>signals</w:t>
                      </w:r>
                      <w:proofErr w:type="spellEnd"/>
                      <w:r>
                        <w:rPr>
                          <w:i/>
                        </w:rPr>
                        <w:t xml:space="preserve"> </w:t>
                      </w:r>
                      <w:proofErr w:type="spellStart"/>
                      <w:r>
                        <w:rPr>
                          <w:i/>
                        </w:rPr>
                        <w:t>and</w:t>
                      </w:r>
                      <w:proofErr w:type="spellEnd"/>
                      <w:r>
                        <w:rPr>
                          <w:i/>
                        </w:rPr>
                        <w:t xml:space="preserve"> </w:t>
                      </w:r>
                      <w:proofErr w:type="spellStart"/>
                      <w:r>
                        <w:rPr>
                          <w:i/>
                        </w:rPr>
                        <w:t>s</w:t>
                      </w:r>
                      <w:r w:rsidRPr="00BA5232">
                        <w:rPr>
                          <w:i/>
                        </w:rPr>
                        <w:t>lots</w:t>
                      </w:r>
                      <w:proofErr w:type="spellEnd"/>
                      <w:r w:rsidRPr="00BA5232">
                        <w:rPr>
                          <w:i/>
                        </w:rPr>
                        <w:t>’</w:t>
                      </w:r>
                      <w:r w:rsidRPr="00DF3F4A">
                        <w:t xml:space="preserve"> </w:t>
                      </w:r>
                      <w:sdt>
                        <w:sdtPr>
                          <w:id w:val="-1880310465"/>
                          <w:citation/>
                        </w:sdtPr>
                        <w:sdtContent>
                          <w:r>
                            <w:fldChar w:fldCharType="begin"/>
                          </w:r>
                          <w:r>
                            <w:instrText xml:space="preserve"> CITATION Qt18 \l 2067 </w:instrText>
                          </w:r>
                          <w:r>
                            <w:fldChar w:fldCharType="separate"/>
                          </w:r>
                          <w:r w:rsidRPr="00F5614E">
                            <w:rPr>
                              <w:noProof/>
                            </w:rPr>
                            <w:t>[8]</w:t>
                          </w:r>
                          <w:r>
                            <w:fldChar w:fldCharType="end"/>
                          </w:r>
                        </w:sdtContent>
                      </w:sdt>
                      <w:bookmarkEnd w:id="29"/>
                    </w:p>
                  </w:txbxContent>
                </v:textbox>
                <w10:wrap type="square"/>
              </v:shape>
            </w:pict>
          </mc:Fallback>
        </mc:AlternateContent>
      </w:r>
      <w:r>
        <w:rPr>
          <w:noProof/>
        </w:rPr>
        <w:drawing>
          <wp:anchor distT="0" distB="0" distL="114300" distR="114300" simplePos="0" relativeHeight="251658246" behindDoc="0" locked="0" layoutInCell="1" allowOverlap="1" wp14:anchorId="5FF2FD53" wp14:editId="06A7D919">
            <wp:simplePos x="0" y="0"/>
            <wp:positionH relativeFrom="margin">
              <wp:align>center</wp:align>
            </wp:positionH>
            <wp:positionV relativeFrom="paragraph">
              <wp:posOffset>1734185</wp:posOffset>
            </wp:positionV>
            <wp:extent cx="2800350" cy="2719070"/>
            <wp:effectExtent l="0" t="0" r="0" b="5080"/>
            <wp:wrapTopAndBottom/>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0350" cy="271907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3601DE">
        <w:t>Qt</w:t>
      </w:r>
      <w:proofErr w:type="spellEnd"/>
      <w:r w:rsidR="003601DE">
        <w:t xml:space="preserve"> behandelt events, zoals </w:t>
      </w:r>
      <w:proofErr w:type="spellStart"/>
      <w:r w:rsidR="003601DE" w:rsidRPr="00E40BB7">
        <w:rPr>
          <w:i/>
        </w:rPr>
        <w:t>quit</w:t>
      </w:r>
      <w:proofErr w:type="spellEnd"/>
      <w:r w:rsidR="003601DE" w:rsidRPr="00E40BB7">
        <w:rPr>
          <w:i/>
        </w:rPr>
        <w:t xml:space="preserve">(), </w:t>
      </w:r>
      <w:proofErr w:type="spellStart"/>
      <w:r w:rsidR="003601DE" w:rsidRPr="00E40BB7">
        <w:rPr>
          <w:i/>
        </w:rPr>
        <w:t>onkeydown</w:t>
      </w:r>
      <w:proofErr w:type="spellEnd"/>
      <w:r w:rsidR="003601DE" w:rsidRPr="00E40BB7">
        <w:rPr>
          <w:i/>
        </w:rPr>
        <w:t>(),…</w:t>
      </w:r>
      <w:r w:rsidR="003601DE">
        <w:t xml:space="preserve"> , niet rechtstreeks. </w:t>
      </w:r>
      <w:r w:rsidR="00DD1452">
        <w:t>Z</w:t>
      </w:r>
      <w:r w:rsidR="003601DE">
        <w:t xml:space="preserve">ogenaamde </w:t>
      </w:r>
      <w:proofErr w:type="spellStart"/>
      <w:r w:rsidR="003601DE" w:rsidRPr="00343FD5">
        <w:rPr>
          <w:i/>
        </w:rPr>
        <w:t>callback</w:t>
      </w:r>
      <w:proofErr w:type="spellEnd"/>
      <w:r w:rsidR="003601DE">
        <w:t xml:space="preserve"> </w:t>
      </w:r>
      <w:r w:rsidR="00343FD5">
        <w:t>functies</w:t>
      </w:r>
      <w:r w:rsidR="00AA1B12">
        <w:t xml:space="preserve"> hebben een alternatief</w:t>
      </w:r>
      <w:r w:rsidR="00E40BB7">
        <w:t>,</w:t>
      </w:r>
      <w:r w:rsidR="003601DE">
        <w:t xml:space="preserve"> </w:t>
      </w:r>
      <w:r w:rsidR="00E40BB7">
        <w:t>n</w:t>
      </w:r>
      <w:r w:rsidR="003601DE">
        <w:t xml:space="preserve">amelijk </w:t>
      </w:r>
      <w:r w:rsidR="00343FD5" w:rsidRPr="00343FD5">
        <w:rPr>
          <w:i/>
        </w:rPr>
        <w:t>‘</w:t>
      </w:r>
      <w:proofErr w:type="spellStart"/>
      <w:r w:rsidR="003601DE" w:rsidRPr="00343FD5">
        <w:rPr>
          <w:i/>
        </w:rPr>
        <w:t>signals</w:t>
      </w:r>
      <w:proofErr w:type="spellEnd"/>
      <w:r w:rsidR="003601DE" w:rsidRPr="00343FD5">
        <w:rPr>
          <w:i/>
        </w:rPr>
        <w:t xml:space="preserve"> </w:t>
      </w:r>
      <w:proofErr w:type="spellStart"/>
      <w:r w:rsidR="003601DE" w:rsidRPr="00343FD5">
        <w:rPr>
          <w:i/>
        </w:rPr>
        <w:t>and</w:t>
      </w:r>
      <w:proofErr w:type="spellEnd"/>
      <w:r w:rsidR="003601DE" w:rsidRPr="00343FD5">
        <w:rPr>
          <w:i/>
        </w:rPr>
        <w:t xml:space="preserve"> </w:t>
      </w:r>
      <w:proofErr w:type="spellStart"/>
      <w:r w:rsidR="003601DE" w:rsidRPr="00343FD5">
        <w:rPr>
          <w:i/>
        </w:rPr>
        <w:t>slots</w:t>
      </w:r>
      <w:proofErr w:type="spellEnd"/>
      <w:r w:rsidR="00343FD5" w:rsidRPr="00343FD5">
        <w:rPr>
          <w:i/>
        </w:rPr>
        <w:t>’</w:t>
      </w:r>
      <w:r w:rsidR="003601DE">
        <w:t>.</w:t>
      </w:r>
      <w:r w:rsidR="00343FD5">
        <w:t xml:space="preserve"> </w:t>
      </w:r>
      <w:r w:rsidR="00657D17">
        <w:t>Z</w:t>
      </w:r>
      <w:r w:rsidR="00657D17" w:rsidRPr="00657D17">
        <w:rPr>
          <w:highlight w:val="yellow"/>
        </w:rPr>
        <w:t>oals op Figuur 2-2 te zien is</w:t>
      </w:r>
      <w:r w:rsidR="003601DE">
        <w:t xml:space="preserve"> wordt een signaal verzonden wanneer een bepaald evenement gebeurt of een verandering van status plaatsvindt. Een slot is een functie die opgeroepen wordt als er een bepaald signaal verzonden wordt. Deze </w:t>
      </w:r>
      <w:proofErr w:type="spellStart"/>
      <w:r w:rsidR="003601DE">
        <w:t>signal</w:t>
      </w:r>
      <w:proofErr w:type="spellEnd"/>
      <w:r w:rsidR="003601DE">
        <w:t xml:space="preserve">-slot relatie zit </w:t>
      </w:r>
      <w:r w:rsidR="00343FD5">
        <w:t>reeds</w:t>
      </w:r>
      <w:r w:rsidR="003601DE">
        <w:t xml:space="preserve"> in vele </w:t>
      </w:r>
      <w:proofErr w:type="spellStart"/>
      <w:r w:rsidR="003601DE">
        <w:t>Qt</w:t>
      </w:r>
      <w:proofErr w:type="spellEnd"/>
      <w:r w:rsidR="003601DE">
        <w:t xml:space="preserve">-widgets (interface objecten) ingebouwd, maar </w:t>
      </w:r>
      <w:r w:rsidR="00A213FD">
        <w:t xml:space="preserve">de mogelijkheid om </w:t>
      </w:r>
      <w:r w:rsidR="003601DE">
        <w:t xml:space="preserve">zelf </w:t>
      </w:r>
      <w:proofErr w:type="spellStart"/>
      <w:r w:rsidR="003601DE">
        <w:t>slots</w:t>
      </w:r>
      <w:proofErr w:type="spellEnd"/>
      <w:r w:rsidR="003601DE">
        <w:t xml:space="preserve"> </w:t>
      </w:r>
      <w:r w:rsidR="00A213FD">
        <w:t xml:space="preserve">te </w:t>
      </w:r>
      <w:r w:rsidR="003A5F0E" w:rsidRPr="00657D17">
        <w:rPr>
          <w:highlight w:val="yellow"/>
        </w:rPr>
        <w:t>definiëren</w:t>
      </w:r>
      <w:r w:rsidR="003601DE">
        <w:t xml:space="preserve"> voor bepaalde signalen </w:t>
      </w:r>
      <w:r w:rsidR="00FC74BE">
        <w:t>wordt</w:t>
      </w:r>
      <w:r w:rsidR="003601DE">
        <w:t xml:space="preserve"> ook </w:t>
      </w:r>
      <w:r w:rsidR="00A213FD">
        <w:t>toegepast</w:t>
      </w:r>
      <w:r w:rsidR="003601DE">
        <w:t xml:space="preserve">. Dit </w:t>
      </w:r>
      <w:proofErr w:type="spellStart"/>
      <w:r w:rsidR="003601DE">
        <w:t>signal</w:t>
      </w:r>
      <w:proofErr w:type="spellEnd"/>
      <w:r w:rsidR="003601DE">
        <w:t xml:space="preserve">-slot gebruik is veelzijdig, meerdere signalen kunnen aan meerdere </w:t>
      </w:r>
      <w:proofErr w:type="spellStart"/>
      <w:r w:rsidR="00E40BB7">
        <w:t>slots</w:t>
      </w:r>
      <w:proofErr w:type="spellEnd"/>
      <w:r w:rsidR="003601DE">
        <w:t xml:space="preserve"> gekoppeld worden en ook signalen kunnen aaneengeschakeld worden.</w:t>
      </w:r>
      <w:sdt>
        <w:sdtPr>
          <w:id w:val="-888884255"/>
          <w:citation/>
        </w:sdtPr>
        <w:sdtContent>
          <w:r w:rsidR="00DF3F4A">
            <w:fldChar w:fldCharType="begin"/>
          </w:r>
          <w:r w:rsidR="00DF3F4A">
            <w:instrText xml:space="preserve"> CITATION Qt18 \l 2067 </w:instrText>
          </w:r>
          <w:r w:rsidR="00DF3F4A">
            <w:fldChar w:fldCharType="separate"/>
          </w:r>
          <w:r w:rsidR="00F5614E">
            <w:rPr>
              <w:noProof/>
            </w:rPr>
            <w:t xml:space="preserve"> </w:t>
          </w:r>
          <w:r w:rsidR="00F5614E" w:rsidRPr="00F5614E">
            <w:rPr>
              <w:noProof/>
            </w:rPr>
            <w:t>[8]</w:t>
          </w:r>
          <w:r w:rsidR="00DF3F4A">
            <w:fldChar w:fldCharType="end"/>
          </w:r>
        </w:sdtContent>
      </w:sdt>
    </w:p>
    <w:p w14:paraId="6DC64B9C" w14:textId="55A66C82" w:rsidR="00657D17" w:rsidRDefault="00657D17" w:rsidP="003601DE">
      <w:pPr>
        <w:spacing w:before="120" w:after="0"/>
      </w:pPr>
    </w:p>
    <w:p w14:paraId="2D196FDE" w14:textId="4E4A3B48" w:rsidR="00657D17" w:rsidRPr="00657D17" w:rsidRDefault="00657D17" w:rsidP="00657D17">
      <w:pPr>
        <w:spacing w:before="120" w:after="0"/>
      </w:pPr>
      <w:r>
        <w:br/>
      </w:r>
      <w:r>
        <w:br/>
      </w:r>
      <w:r>
        <w:br/>
      </w:r>
      <w:r>
        <w:br/>
      </w:r>
      <w:r w:rsidRPr="00657D17">
        <w:t xml:space="preserve">Een voorbeeld voor dit </w:t>
      </w:r>
      <w:proofErr w:type="spellStart"/>
      <w:r w:rsidRPr="00657D17">
        <w:t>signal</w:t>
      </w:r>
      <w:proofErr w:type="spellEnd"/>
      <w:r w:rsidRPr="00657D17">
        <w:t xml:space="preserve">-slot gebeuren: een eenvoudige </w:t>
      </w:r>
      <w:proofErr w:type="spellStart"/>
      <w:r w:rsidRPr="00657D17">
        <w:rPr>
          <w:i/>
        </w:rPr>
        <w:t>quit</w:t>
      </w:r>
      <w:proofErr w:type="spellEnd"/>
      <w:r w:rsidRPr="00657D17">
        <w:rPr>
          <w:i/>
        </w:rPr>
        <w:t>()</w:t>
      </w:r>
      <w:r w:rsidRPr="00657D17">
        <w:t xml:space="preserve"> functie. </w:t>
      </w:r>
    </w:p>
    <w:p w14:paraId="6CC9E10D" w14:textId="61721ECD" w:rsidR="00657D17" w:rsidRDefault="00657D17" w:rsidP="00657D17">
      <w:pPr>
        <w:spacing w:before="120" w:after="0"/>
      </w:pPr>
      <w:r>
        <w:rPr>
          <w:noProof/>
        </w:rPr>
        <mc:AlternateContent>
          <mc:Choice Requires="wps">
            <w:drawing>
              <wp:inline distT="0" distB="0" distL="0" distR="0" wp14:anchorId="2B7C29F6" wp14:editId="30E01C43">
                <wp:extent cx="5760720" cy="1868134"/>
                <wp:effectExtent l="0" t="0" r="11430" b="18415"/>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868134"/>
                        </a:xfrm>
                        <a:prstGeom prst="rect">
                          <a:avLst/>
                        </a:prstGeom>
                        <a:solidFill>
                          <a:srgbClr val="FFFFFF"/>
                        </a:solidFill>
                        <a:ln w="9525">
                          <a:solidFill>
                            <a:srgbClr val="000000"/>
                          </a:solidFill>
                          <a:miter lim="800000"/>
                          <a:headEnd/>
                          <a:tailEnd/>
                        </a:ln>
                      </wps:spPr>
                      <wps:txbx>
                        <w:txbxContent>
                          <w:p w14:paraId="263CF2D5" w14:textId="77777777" w:rsidR="00C417C8" w:rsidRPr="00D964B8" w:rsidRDefault="00C417C8" w:rsidP="00657D17">
                            <w:pPr>
                              <w:jc w:val="left"/>
                              <w:rPr>
                                <w:rFonts w:cs="Arial"/>
                                <w:sz w:val="20"/>
                                <w:highlight w:val="yellow"/>
                                <w:lang w:val="en-US"/>
                              </w:rPr>
                            </w:pPr>
                            <w:r w:rsidRPr="00D964B8">
                              <w:rPr>
                                <w:rFonts w:cs="Arial"/>
                                <w:sz w:val="20"/>
                                <w:highlight w:val="yellow"/>
                                <w:lang w:val="en-US"/>
                              </w:rPr>
                              <w:t xml:space="preserve">Int main (int </w:t>
                            </w:r>
                            <w:proofErr w:type="spellStart"/>
                            <w:r w:rsidRPr="00D964B8">
                              <w:rPr>
                                <w:rFonts w:cs="Arial"/>
                                <w:sz w:val="20"/>
                                <w:highlight w:val="yellow"/>
                                <w:lang w:val="en-US"/>
                              </w:rPr>
                              <w:t>argc</w:t>
                            </w:r>
                            <w:proofErr w:type="spellEnd"/>
                            <w:r w:rsidRPr="00D964B8">
                              <w:rPr>
                                <w:rFonts w:cs="Arial"/>
                                <w:sz w:val="20"/>
                                <w:highlight w:val="yellow"/>
                                <w:lang w:val="en-US"/>
                              </w:rPr>
                              <w:t>, char *</w:t>
                            </w:r>
                            <w:proofErr w:type="spellStart"/>
                            <w:r w:rsidRPr="00D964B8">
                              <w:rPr>
                                <w:rFonts w:cs="Arial"/>
                                <w:sz w:val="20"/>
                                <w:highlight w:val="yellow"/>
                                <w:lang w:val="en-US"/>
                              </w:rPr>
                              <w:t>argv</w:t>
                            </w:r>
                            <w:proofErr w:type="spellEnd"/>
                            <w:r w:rsidRPr="00D964B8">
                              <w:rPr>
                                <w:rFonts w:cs="Arial"/>
                                <w:sz w:val="20"/>
                                <w:highlight w:val="yellow"/>
                                <w:lang w:val="en-US"/>
                              </w:rPr>
                              <w:t>[])</w:t>
                            </w:r>
                          </w:p>
                          <w:p w14:paraId="0B3C9AB1" w14:textId="77777777" w:rsidR="00C417C8" w:rsidRPr="00D964B8" w:rsidRDefault="00C417C8" w:rsidP="00657D17">
                            <w:pPr>
                              <w:ind w:left="709"/>
                              <w:jc w:val="left"/>
                              <w:rPr>
                                <w:rFonts w:cs="Arial"/>
                                <w:sz w:val="20"/>
                                <w:highlight w:val="yellow"/>
                                <w:lang w:val="en-US"/>
                              </w:rPr>
                            </w:pPr>
                            <w:r w:rsidRPr="00D964B8">
                              <w:rPr>
                                <w:rFonts w:cs="Arial"/>
                                <w:sz w:val="20"/>
                                <w:highlight w:val="yellow"/>
                                <w:lang w:val="en-US"/>
                              </w:rPr>
                              <w:t xml:space="preserve">{ </w:t>
                            </w:r>
                            <w:r w:rsidRPr="00657D17">
                              <w:rPr>
                                <w:rFonts w:ascii="Courier New" w:hAnsi="Courier New" w:cs="Courier New"/>
                                <w:highlight w:val="yellow"/>
                                <w:lang w:val="en-US"/>
                              </w:rPr>
                              <w:br/>
                            </w:r>
                            <w:proofErr w:type="spellStart"/>
                            <w:r w:rsidRPr="00D964B8">
                              <w:rPr>
                                <w:rFonts w:cs="Arial"/>
                                <w:sz w:val="20"/>
                                <w:highlight w:val="yellow"/>
                                <w:lang w:val="en-US"/>
                              </w:rPr>
                              <w:t>QApplication</w:t>
                            </w:r>
                            <w:proofErr w:type="spellEnd"/>
                            <w:r w:rsidRPr="00D964B8">
                              <w:rPr>
                                <w:rFonts w:cs="Arial"/>
                                <w:sz w:val="20"/>
                                <w:highlight w:val="yellow"/>
                                <w:lang w:val="en-US"/>
                              </w:rPr>
                              <w:t xml:space="preserve"> app(</w:t>
                            </w:r>
                            <w:proofErr w:type="spellStart"/>
                            <w:r w:rsidRPr="00D964B8">
                              <w:rPr>
                                <w:rFonts w:cs="Arial"/>
                                <w:sz w:val="20"/>
                                <w:highlight w:val="yellow"/>
                                <w:lang w:val="en-US"/>
                              </w:rPr>
                              <w:t>argc</w:t>
                            </w:r>
                            <w:proofErr w:type="spellEnd"/>
                            <w:r w:rsidRPr="00D964B8">
                              <w:rPr>
                                <w:rFonts w:cs="Arial"/>
                                <w:sz w:val="20"/>
                                <w:highlight w:val="yellow"/>
                                <w:lang w:val="en-US"/>
                              </w:rPr>
                              <w:t xml:space="preserve">, </w:t>
                            </w:r>
                            <w:proofErr w:type="spellStart"/>
                            <w:r w:rsidRPr="00D964B8">
                              <w:rPr>
                                <w:rFonts w:cs="Arial"/>
                                <w:sz w:val="20"/>
                                <w:highlight w:val="yellow"/>
                                <w:lang w:val="en-US"/>
                              </w:rPr>
                              <w:t>argv</w:t>
                            </w:r>
                            <w:proofErr w:type="spellEnd"/>
                            <w:r w:rsidRPr="00D964B8">
                              <w:rPr>
                                <w:rFonts w:cs="Arial"/>
                                <w:sz w:val="20"/>
                                <w:highlight w:val="yellow"/>
                                <w:lang w:val="en-US"/>
                              </w:rPr>
                              <w:t>);</w:t>
                            </w:r>
                            <w:r w:rsidRPr="00657D17">
                              <w:rPr>
                                <w:rFonts w:cs="Arial"/>
                                <w:sz w:val="18"/>
                                <w:highlight w:val="yellow"/>
                                <w:lang w:val="en-US"/>
                              </w:rPr>
                              <w:t xml:space="preserve"> </w:t>
                            </w:r>
                          </w:p>
                          <w:p w14:paraId="2F072C74" w14:textId="77777777" w:rsidR="00C417C8" w:rsidRPr="00D964B8" w:rsidRDefault="00C417C8"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proofErr w:type="spellStart"/>
                            <w:r w:rsidRPr="00D964B8">
                              <w:rPr>
                                <w:rFonts w:cs="Arial"/>
                                <w:sz w:val="20"/>
                                <w:highlight w:val="yellow"/>
                                <w:lang w:val="en-US"/>
                              </w:rPr>
                              <w:t>QPushButton</w:t>
                            </w:r>
                            <w:proofErr w:type="spellEnd"/>
                            <w:r w:rsidRPr="00D964B8">
                              <w:rPr>
                                <w:rFonts w:cs="Arial"/>
                                <w:sz w:val="20"/>
                                <w:highlight w:val="yellow"/>
                                <w:lang w:val="en-US"/>
                              </w:rPr>
                              <w:t xml:space="preserve"> *button = new </w:t>
                            </w:r>
                            <w:proofErr w:type="spellStart"/>
                            <w:r w:rsidRPr="00D964B8">
                              <w:rPr>
                                <w:rFonts w:cs="Arial"/>
                                <w:sz w:val="20"/>
                                <w:highlight w:val="yellow"/>
                                <w:lang w:val="en-US"/>
                              </w:rPr>
                              <w:t>QPushButton</w:t>
                            </w:r>
                            <w:proofErr w:type="spellEnd"/>
                            <w:r w:rsidRPr="00D964B8">
                              <w:rPr>
                                <w:rFonts w:cs="Arial"/>
                                <w:sz w:val="20"/>
                                <w:highlight w:val="yellow"/>
                                <w:lang w:val="en-US"/>
                              </w:rPr>
                              <w:t xml:space="preserve">(“Quit”); </w:t>
                            </w:r>
                          </w:p>
                          <w:p w14:paraId="414121CD" w14:textId="77777777" w:rsidR="00C417C8" w:rsidRPr="00D964B8" w:rsidRDefault="00C417C8"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proofErr w:type="spellStart"/>
                            <w:r w:rsidRPr="00D964B8">
                              <w:rPr>
                                <w:rFonts w:cs="Arial"/>
                                <w:sz w:val="20"/>
                                <w:highlight w:val="yellow"/>
                                <w:lang w:val="en-US"/>
                              </w:rPr>
                              <w:t>QObject</w:t>
                            </w:r>
                            <w:proofErr w:type="spellEnd"/>
                            <w:r w:rsidRPr="00D964B8">
                              <w:rPr>
                                <w:rFonts w:cs="Arial"/>
                                <w:sz w:val="20"/>
                                <w:highlight w:val="yellow"/>
                                <w:lang w:val="en-US"/>
                              </w:rPr>
                              <w:t>::connect (button, SIGNAL(clicked()), &amp;app, SLOT(quit());</w:t>
                            </w:r>
                          </w:p>
                          <w:p w14:paraId="7ABA9022" w14:textId="77777777" w:rsidR="00C417C8" w:rsidRPr="00D964B8" w:rsidRDefault="00C417C8" w:rsidP="00657D17">
                            <w:pPr>
                              <w:jc w:val="left"/>
                              <w:rPr>
                                <w:rFonts w:cs="Arial"/>
                                <w:sz w:val="20"/>
                                <w:highlight w:val="yellow"/>
                                <w:lang w:val="en-US"/>
                              </w:rPr>
                            </w:pPr>
                            <w:r w:rsidRPr="00657D17">
                              <w:rPr>
                                <w:rFonts w:cs="Arial"/>
                                <w:sz w:val="18"/>
                                <w:highlight w:val="yellow"/>
                                <w:lang w:val="en-US"/>
                              </w:rPr>
                              <w:tab/>
                            </w:r>
                            <w:r w:rsidRPr="00D964B8">
                              <w:rPr>
                                <w:rFonts w:cs="Arial"/>
                                <w:sz w:val="20"/>
                                <w:highlight w:val="yellow"/>
                                <w:lang w:val="en-US"/>
                              </w:rPr>
                              <w:t>button-&gt;show();</w:t>
                            </w:r>
                          </w:p>
                          <w:p w14:paraId="6238604F" w14:textId="77777777" w:rsidR="00C417C8" w:rsidRPr="00D964B8" w:rsidRDefault="00C417C8"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 xml:space="preserve">return </w:t>
                            </w:r>
                            <w:proofErr w:type="spellStart"/>
                            <w:r w:rsidRPr="00D964B8">
                              <w:rPr>
                                <w:rFonts w:cs="Arial"/>
                                <w:sz w:val="20"/>
                                <w:highlight w:val="yellow"/>
                                <w:lang w:val="en-US"/>
                              </w:rPr>
                              <w:t>app.exec</w:t>
                            </w:r>
                            <w:proofErr w:type="spellEnd"/>
                            <w:r w:rsidRPr="00D964B8">
                              <w:rPr>
                                <w:rFonts w:cs="Arial"/>
                                <w:sz w:val="20"/>
                                <w:highlight w:val="yellow"/>
                                <w:lang w:val="en-US"/>
                              </w:rPr>
                              <w:t>();</w:t>
                            </w:r>
                          </w:p>
                          <w:p w14:paraId="27D3AF8F" w14:textId="77777777" w:rsidR="00C417C8" w:rsidRPr="00D964B8" w:rsidRDefault="00C417C8" w:rsidP="00657D17">
                            <w:pPr>
                              <w:jc w:val="left"/>
                              <w:rPr>
                                <w:rFonts w:cs="Arial"/>
                                <w:sz w:val="18"/>
                                <w:lang w:val="en-US"/>
                              </w:rPr>
                            </w:pPr>
                            <w:r w:rsidRPr="00D964B8">
                              <w:rPr>
                                <w:rFonts w:cs="Arial"/>
                                <w:sz w:val="18"/>
                                <w:highlight w:val="yellow"/>
                                <w:lang w:val="en-US"/>
                              </w:rPr>
                              <w:t>}</w:t>
                            </w:r>
                            <w:r w:rsidRPr="00D964B8">
                              <w:rPr>
                                <w:rFonts w:cs="Arial"/>
                                <w:sz w:val="18"/>
                                <w:lang w:val="en-US"/>
                              </w:rPr>
                              <w:t xml:space="preserve"> </w:t>
                            </w:r>
                          </w:p>
                        </w:txbxContent>
                      </wps:txbx>
                      <wps:bodyPr rot="0" vert="horz" wrap="square" lIns="91440" tIns="45720" rIns="91440" bIns="45720" anchor="t" anchorCtr="0">
                        <a:noAutofit/>
                      </wps:bodyPr>
                    </wps:wsp>
                  </a:graphicData>
                </a:graphic>
              </wp:inline>
            </w:drawing>
          </mc:Choice>
          <mc:Fallback>
            <w:pict>
              <v:shape w14:anchorId="2B7C29F6" id="Tekstvak 2" o:spid="_x0000_s1033" type="#_x0000_t202" style="width:453.6pt;height:14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">
                <v:textbox>
                  <w:txbxContent>
                    <w:p w14:paraId="263CF2D5" w14:textId="77777777" w:rsidR="00C417C8" w:rsidRPr="00D964B8" w:rsidRDefault="00C417C8" w:rsidP="00657D17">
                      <w:pPr>
                        <w:jc w:val="left"/>
                        <w:rPr>
                          <w:rFonts w:cs="Arial"/>
                          <w:sz w:val="20"/>
                          <w:highlight w:val="yellow"/>
                          <w:lang w:val="en-US"/>
                        </w:rPr>
                      </w:pPr>
                      <w:r w:rsidRPr="00D964B8">
                        <w:rPr>
                          <w:rFonts w:cs="Arial"/>
                          <w:sz w:val="20"/>
                          <w:highlight w:val="yellow"/>
                          <w:lang w:val="en-US"/>
                        </w:rPr>
                        <w:t xml:space="preserve">Int main (int </w:t>
                      </w:r>
                      <w:proofErr w:type="spellStart"/>
                      <w:r w:rsidRPr="00D964B8">
                        <w:rPr>
                          <w:rFonts w:cs="Arial"/>
                          <w:sz w:val="20"/>
                          <w:highlight w:val="yellow"/>
                          <w:lang w:val="en-US"/>
                        </w:rPr>
                        <w:t>argc</w:t>
                      </w:r>
                      <w:proofErr w:type="spellEnd"/>
                      <w:r w:rsidRPr="00D964B8">
                        <w:rPr>
                          <w:rFonts w:cs="Arial"/>
                          <w:sz w:val="20"/>
                          <w:highlight w:val="yellow"/>
                          <w:lang w:val="en-US"/>
                        </w:rPr>
                        <w:t>, char *</w:t>
                      </w:r>
                      <w:proofErr w:type="spellStart"/>
                      <w:r w:rsidRPr="00D964B8">
                        <w:rPr>
                          <w:rFonts w:cs="Arial"/>
                          <w:sz w:val="20"/>
                          <w:highlight w:val="yellow"/>
                          <w:lang w:val="en-US"/>
                        </w:rPr>
                        <w:t>argv</w:t>
                      </w:r>
                      <w:proofErr w:type="spellEnd"/>
                      <w:r w:rsidRPr="00D964B8">
                        <w:rPr>
                          <w:rFonts w:cs="Arial"/>
                          <w:sz w:val="20"/>
                          <w:highlight w:val="yellow"/>
                          <w:lang w:val="en-US"/>
                        </w:rPr>
                        <w:t>[])</w:t>
                      </w:r>
                    </w:p>
                    <w:p w14:paraId="0B3C9AB1" w14:textId="77777777" w:rsidR="00C417C8" w:rsidRPr="00D964B8" w:rsidRDefault="00C417C8" w:rsidP="00657D17">
                      <w:pPr>
                        <w:ind w:left="709"/>
                        <w:jc w:val="left"/>
                        <w:rPr>
                          <w:rFonts w:cs="Arial"/>
                          <w:sz w:val="20"/>
                          <w:highlight w:val="yellow"/>
                          <w:lang w:val="en-US"/>
                        </w:rPr>
                      </w:pPr>
                      <w:r w:rsidRPr="00D964B8">
                        <w:rPr>
                          <w:rFonts w:cs="Arial"/>
                          <w:sz w:val="20"/>
                          <w:highlight w:val="yellow"/>
                          <w:lang w:val="en-US"/>
                        </w:rPr>
                        <w:t xml:space="preserve">{ </w:t>
                      </w:r>
                      <w:r w:rsidRPr="00657D17">
                        <w:rPr>
                          <w:rFonts w:ascii="Courier New" w:hAnsi="Courier New" w:cs="Courier New"/>
                          <w:highlight w:val="yellow"/>
                          <w:lang w:val="en-US"/>
                        </w:rPr>
                        <w:br/>
                      </w:r>
                      <w:proofErr w:type="spellStart"/>
                      <w:r w:rsidRPr="00D964B8">
                        <w:rPr>
                          <w:rFonts w:cs="Arial"/>
                          <w:sz w:val="20"/>
                          <w:highlight w:val="yellow"/>
                          <w:lang w:val="en-US"/>
                        </w:rPr>
                        <w:t>QApplication</w:t>
                      </w:r>
                      <w:proofErr w:type="spellEnd"/>
                      <w:r w:rsidRPr="00D964B8">
                        <w:rPr>
                          <w:rFonts w:cs="Arial"/>
                          <w:sz w:val="20"/>
                          <w:highlight w:val="yellow"/>
                          <w:lang w:val="en-US"/>
                        </w:rPr>
                        <w:t xml:space="preserve"> app(</w:t>
                      </w:r>
                      <w:proofErr w:type="spellStart"/>
                      <w:r w:rsidRPr="00D964B8">
                        <w:rPr>
                          <w:rFonts w:cs="Arial"/>
                          <w:sz w:val="20"/>
                          <w:highlight w:val="yellow"/>
                          <w:lang w:val="en-US"/>
                        </w:rPr>
                        <w:t>argc</w:t>
                      </w:r>
                      <w:proofErr w:type="spellEnd"/>
                      <w:r w:rsidRPr="00D964B8">
                        <w:rPr>
                          <w:rFonts w:cs="Arial"/>
                          <w:sz w:val="20"/>
                          <w:highlight w:val="yellow"/>
                          <w:lang w:val="en-US"/>
                        </w:rPr>
                        <w:t xml:space="preserve">, </w:t>
                      </w:r>
                      <w:proofErr w:type="spellStart"/>
                      <w:r w:rsidRPr="00D964B8">
                        <w:rPr>
                          <w:rFonts w:cs="Arial"/>
                          <w:sz w:val="20"/>
                          <w:highlight w:val="yellow"/>
                          <w:lang w:val="en-US"/>
                        </w:rPr>
                        <w:t>argv</w:t>
                      </w:r>
                      <w:proofErr w:type="spellEnd"/>
                      <w:r w:rsidRPr="00D964B8">
                        <w:rPr>
                          <w:rFonts w:cs="Arial"/>
                          <w:sz w:val="20"/>
                          <w:highlight w:val="yellow"/>
                          <w:lang w:val="en-US"/>
                        </w:rPr>
                        <w:t>);</w:t>
                      </w:r>
                      <w:r w:rsidRPr="00657D17">
                        <w:rPr>
                          <w:rFonts w:cs="Arial"/>
                          <w:sz w:val="18"/>
                          <w:highlight w:val="yellow"/>
                          <w:lang w:val="en-US"/>
                        </w:rPr>
                        <w:t xml:space="preserve"> </w:t>
                      </w:r>
                    </w:p>
                    <w:p w14:paraId="2F072C74" w14:textId="77777777" w:rsidR="00C417C8" w:rsidRPr="00D964B8" w:rsidRDefault="00C417C8"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proofErr w:type="spellStart"/>
                      <w:r w:rsidRPr="00D964B8">
                        <w:rPr>
                          <w:rFonts w:cs="Arial"/>
                          <w:sz w:val="20"/>
                          <w:highlight w:val="yellow"/>
                          <w:lang w:val="en-US"/>
                        </w:rPr>
                        <w:t>QPushButton</w:t>
                      </w:r>
                      <w:proofErr w:type="spellEnd"/>
                      <w:r w:rsidRPr="00D964B8">
                        <w:rPr>
                          <w:rFonts w:cs="Arial"/>
                          <w:sz w:val="20"/>
                          <w:highlight w:val="yellow"/>
                          <w:lang w:val="en-US"/>
                        </w:rPr>
                        <w:t xml:space="preserve"> *button = new </w:t>
                      </w:r>
                      <w:proofErr w:type="spellStart"/>
                      <w:r w:rsidRPr="00D964B8">
                        <w:rPr>
                          <w:rFonts w:cs="Arial"/>
                          <w:sz w:val="20"/>
                          <w:highlight w:val="yellow"/>
                          <w:lang w:val="en-US"/>
                        </w:rPr>
                        <w:t>QPushButton</w:t>
                      </w:r>
                      <w:proofErr w:type="spellEnd"/>
                      <w:r w:rsidRPr="00D964B8">
                        <w:rPr>
                          <w:rFonts w:cs="Arial"/>
                          <w:sz w:val="20"/>
                          <w:highlight w:val="yellow"/>
                          <w:lang w:val="en-US"/>
                        </w:rPr>
                        <w:t xml:space="preserve">(“Quit”); </w:t>
                      </w:r>
                    </w:p>
                    <w:p w14:paraId="414121CD" w14:textId="77777777" w:rsidR="00C417C8" w:rsidRPr="00D964B8" w:rsidRDefault="00C417C8"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proofErr w:type="spellStart"/>
                      <w:r w:rsidRPr="00D964B8">
                        <w:rPr>
                          <w:rFonts w:cs="Arial"/>
                          <w:sz w:val="20"/>
                          <w:highlight w:val="yellow"/>
                          <w:lang w:val="en-US"/>
                        </w:rPr>
                        <w:t>QObject</w:t>
                      </w:r>
                      <w:proofErr w:type="spellEnd"/>
                      <w:r w:rsidRPr="00D964B8">
                        <w:rPr>
                          <w:rFonts w:cs="Arial"/>
                          <w:sz w:val="20"/>
                          <w:highlight w:val="yellow"/>
                          <w:lang w:val="en-US"/>
                        </w:rPr>
                        <w:t>::connect (button, SIGNAL(clicked()), &amp;app, SLOT(quit());</w:t>
                      </w:r>
                    </w:p>
                    <w:p w14:paraId="7ABA9022" w14:textId="77777777" w:rsidR="00C417C8" w:rsidRPr="00D964B8" w:rsidRDefault="00C417C8" w:rsidP="00657D17">
                      <w:pPr>
                        <w:jc w:val="left"/>
                        <w:rPr>
                          <w:rFonts w:cs="Arial"/>
                          <w:sz w:val="20"/>
                          <w:highlight w:val="yellow"/>
                          <w:lang w:val="en-US"/>
                        </w:rPr>
                      </w:pPr>
                      <w:r w:rsidRPr="00657D17">
                        <w:rPr>
                          <w:rFonts w:cs="Arial"/>
                          <w:sz w:val="18"/>
                          <w:highlight w:val="yellow"/>
                          <w:lang w:val="en-US"/>
                        </w:rPr>
                        <w:tab/>
                      </w:r>
                      <w:r w:rsidRPr="00D964B8">
                        <w:rPr>
                          <w:rFonts w:cs="Arial"/>
                          <w:sz w:val="20"/>
                          <w:highlight w:val="yellow"/>
                          <w:lang w:val="en-US"/>
                        </w:rPr>
                        <w:t>button-&gt;show();</w:t>
                      </w:r>
                    </w:p>
                    <w:p w14:paraId="6238604F" w14:textId="77777777" w:rsidR="00C417C8" w:rsidRPr="00D964B8" w:rsidRDefault="00C417C8"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 xml:space="preserve">return </w:t>
                      </w:r>
                      <w:proofErr w:type="spellStart"/>
                      <w:r w:rsidRPr="00D964B8">
                        <w:rPr>
                          <w:rFonts w:cs="Arial"/>
                          <w:sz w:val="20"/>
                          <w:highlight w:val="yellow"/>
                          <w:lang w:val="en-US"/>
                        </w:rPr>
                        <w:t>app.exec</w:t>
                      </w:r>
                      <w:proofErr w:type="spellEnd"/>
                      <w:r w:rsidRPr="00D964B8">
                        <w:rPr>
                          <w:rFonts w:cs="Arial"/>
                          <w:sz w:val="20"/>
                          <w:highlight w:val="yellow"/>
                          <w:lang w:val="en-US"/>
                        </w:rPr>
                        <w:t>();</w:t>
                      </w:r>
                    </w:p>
                    <w:p w14:paraId="27D3AF8F" w14:textId="77777777" w:rsidR="00C417C8" w:rsidRPr="00D964B8" w:rsidRDefault="00C417C8" w:rsidP="00657D17">
                      <w:pPr>
                        <w:jc w:val="left"/>
                        <w:rPr>
                          <w:rFonts w:cs="Arial"/>
                          <w:sz w:val="18"/>
                          <w:lang w:val="en-US"/>
                        </w:rPr>
                      </w:pPr>
                      <w:r w:rsidRPr="00D964B8">
                        <w:rPr>
                          <w:rFonts w:cs="Arial"/>
                          <w:sz w:val="18"/>
                          <w:highlight w:val="yellow"/>
                          <w:lang w:val="en-US"/>
                        </w:rPr>
                        <w:t>}</w:t>
                      </w:r>
                      <w:r w:rsidRPr="00D964B8">
                        <w:rPr>
                          <w:rFonts w:cs="Arial"/>
                          <w:sz w:val="18"/>
                          <w:lang w:val="en-US"/>
                        </w:rPr>
                        <w:t xml:space="preserve"> </w:t>
                      </w:r>
                    </w:p>
                  </w:txbxContent>
                </v:textbox>
                <w10:anchorlock/>
              </v:shape>
            </w:pict>
          </mc:Fallback>
        </mc:AlternateContent>
      </w:r>
    </w:p>
    <w:p w14:paraId="1DED23D6" w14:textId="115172CF" w:rsidR="00FC74BE" w:rsidRPr="00FC74BE" w:rsidRDefault="00FC74BE" w:rsidP="003601DE">
      <w:pPr>
        <w:spacing w:before="120" w:after="0"/>
      </w:pPr>
      <w:r w:rsidRPr="00657D17">
        <w:rPr>
          <w:highlight w:val="yellow"/>
        </w:rPr>
        <w:t xml:space="preserve">Hierbij wordt eerst een applicatie-object </w:t>
      </w:r>
      <w:r w:rsidRPr="00657D17">
        <w:rPr>
          <w:i/>
          <w:highlight w:val="yellow"/>
        </w:rPr>
        <w:t>‘app’</w:t>
      </w:r>
      <w:r w:rsidRPr="00657D17">
        <w:rPr>
          <w:highlight w:val="yellow"/>
        </w:rPr>
        <w:t xml:space="preserve"> en een knop </w:t>
      </w:r>
      <w:r w:rsidRPr="00657D17">
        <w:rPr>
          <w:i/>
          <w:highlight w:val="yellow"/>
        </w:rPr>
        <w:t>‘button’</w:t>
      </w:r>
      <w:r w:rsidRPr="00657D17">
        <w:rPr>
          <w:highlight w:val="yellow"/>
        </w:rPr>
        <w:t xml:space="preserve"> gecreëerd. De volgende stap connecteert deze knop met een signaal </w:t>
      </w:r>
      <w:r w:rsidRPr="00657D17">
        <w:rPr>
          <w:i/>
          <w:highlight w:val="yellow"/>
        </w:rPr>
        <w:t>‘</w:t>
      </w:r>
      <w:proofErr w:type="spellStart"/>
      <w:r w:rsidRPr="00657D17">
        <w:rPr>
          <w:i/>
          <w:highlight w:val="yellow"/>
        </w:rPr>
        <w:t>clicked</w:t>
      </w:r>
      <w:proofErr w:type="spellEnd"/>
      <w:r w:rsidRPr="00657D17">
        <w:rPr>
          <w:i/>
          <w:highlight w:val="yellow"/>
        </w:rPr>
        <w:t>()’</w:t>
      </w:r>
      <w:r w:rsidRPr="00657D17">
        <w:rPr>
          <w:highlight w:val="yellow"/>
        </w:rPr>
        <w:t xml:space="preserve">. Hierdoor zal functie </w:t>
      </w:r>
      <w:proofErr w:type="spellStart"/>
      <w:r w:rsidRPr="00657D17">
        <w:rPr>
          <w:i/>
          <w:highlight w:val="yellow"/>
        </w:rPr>
        <w:t>quit</w:t>
      </w:r>
      <w:proofErr w:type="spellEnd"/>
      <w:r w:rsidRPr="00657D17">
        <w:rPr>
          <w:i/>
          <w:highlight w:val="yellow"/>
        </w:rPr>
        <w:t>()</w:t>
      </w:r>
      <w:r w:rsidRPr="00657D17">
        <w:rPr>
          <w:highlight w:val="yellow"/>
        </w:rPr>
        <w:t xml:space="preserve"> via het slot opgeroepen worden in object </w:t>
      </w:r>
      <w:r w:rsidR="00852D0D" w:rsidRPr="00657D17">
        <w:rPr>
          <w:i/>
          <w:highlight w:val="yellow"/>
        </w:rPr>
        <w:t>‘</w:t>
      </w:r>
      <w:r w:rsidRPr="00657D17">
        <w:rPr>
          <w:i/>
          <w:highlight w:val="yellow"/>
        </w:rPr>
        <w:t>app</w:t>
      </w:r>
      <w:r w:rsidR="00852D0D" w:rsidRPr="00657D17">
        <w:rPr>
          <w:i/>
          <w:highlight w:val="yellow"/>
        </w:rPr>
        <w:t>’</w:t>
      </w:r>
      <w:r w:rsidRPr="00657D17">
        <w:rPr>
          <w:highlight w:val="yellow"/>
        </w:rPr>
        <w:t xml:space="preserve"> als button het signaal </w:t>
      </w:r>
      <w:r w:rsidRPr="00657D17">
        <w:rPr>
          <w:i/>
          <w:highlight w:val="yellow"/>
        </w:rPr>
        <w:t>‘</w:t>
      </w:r>
      <w:proofErr w:type="spellStart"/>
      <w:r w:rsidRPr="00657D17">
        <w:rPr>
          <w:i/>
          <w:highlight w:val="yellow"/>
        </w:rPr>
        <w:t>clicked</w:t>
      </w:r>
      <w:proofErr w:type="spellEnd"/>
      <w:r w:rsidRPr="00657D17">
        <w:rPr>
          <w:i/>
          <w:highlight w:val="yellow"/>
        </w:rPr>
        <w:t xml:space="preserve">()’ </w:t>
      </w:r>
      <w:r w:rsidRPr="00657D17">
        <w:rPr>
          <w:highlight w:val="yellow"/>
        </w:rPr>
        <w:t>verzend</w:t>
      </w:r>
      <w:r w:rsidR="00852D0D" w:rsidRPr="00657D17">
        <w:rPr>
          <w:highlight w:val="yellow"/>
        </w:rPr>
        <w:t>.</w:t>
      </w:r>
    </w:p>
    <w:p w14:paraId="1783EB1F" w14:textId="77777777" w:rsidR="003601DE" w:rsidRDefault="003601DE" w:rsidP="003601DE">
      <w:pPr>
        <w:spacing w:before="120" w:after="0"/>
      </w:pPr>
    </w:p>
    <w:p w14:paraId="3ADFC680" w14:textId="7C5396EE" w:rsidR="003601DE" w:rsidRDefault="00CD0365" w:rsidP="00CD0365">
      <w:pPr>
        <w:pStyle w:val="Kop3"/>
      </w:pPr>
      <w:bookmarkStart w:id="30" w:name="_Toc514324970"/>
      <w:proofErr w:type="spellStart"/>
      <w:r>
        <w:lastRenderedPageBreak/>
        <w:t>Qt</w:t>
      </w:r>
      <w:proofErr w:type="spellEnd"/>
      <w:r>
        <w:t xml:space="preserve"> </w:t>
      </w:r>
      <w:proofErr w:type="spellStart"/>
      <w:r w:rsidR="00573705">
        <w:t>C</w:t>
      </w:r>
      <w:r>
        <w:t>reator</w:t>
      </w:r>
      <w:bookmarkEnd w:id="30"/>
      <w:proofErr w:type="spellEnd"/>
      <w:r>
        <w:t xml:space="preserve"> </w:t>
      </w:r>
    </w:p>
    <w:p w14:paraId="2C639179" w14:textId="779D9202" w:rsidR="00C75CE0" w:rsidRDefault="00573705" w:rsidP="00C75CE0">
      <w:pPr>
        <w:keepNext/>
      </w:pPr>
      <w:proofErr w:type="spellStart"/>
      <w:r>
        <w:t>Qt</w:t>
      </w:r>
      <w:proofErr w:type="spellEnd"/>
      <w:r>
        <w:t xml:space="preserve"> </w:t>
      </w:r>
      <w:proofErr w:type="spellStart"/>
      <w:r>
        <w:t>Creator</w:t>
      </w:r>
      <w:proofErr w:type="spellEnd"/>
      <w:r>
        <w:t xml:space="preserve"> is het C++,</w:t>
      </w:r>
      <w:r w:rsidR="006847BE">
        <w:t xml:space="preserve"> </w:t>
      </w:r>
      <w:proofErr w:type="spellStart"/>
      <w:r>
        <w:t>JavaScript</w:t>
      </w:r>
      <w:proofErr w:type="spellEnd"/>
      <w:r>
        <w:t xml:space="preserve"> en QML IDE dat deel is van het SDK voor de </w:t>
      </w:r>
      <w:proofErr w:type="spellStart"/>
      <w:r>
        <w:t>Qt</w:t>
      </w:r>
      <w:proofErr w:type="spellEnd"/>
      <w:r>
        <w:t xml:space="preserve"> </w:t>
      </w:r>
      <w:r w:rsidR="00BA5232">
        <w:t>GUI-applicatie</w:t>
      </w:r>
      <w:r>
        <w:t xml:space="preserve"> development </w:t>
      </w:r>
      <w:proofErr w:type="spellStart"/>
      <w:r>
        <w:t>framework</w:t>
      </w:r>
      <w:proofErr w:type="spellEnd"/>
      <w:r>
        <w:t xml:space="preserve">. </w:t>
      </w:r>
      <w:r w:rsidRPr="00657D17">
        <w:rPr>
          <w:highlight w:val="yellow"/>
        </w:rPr>
        <w:t xml:space="preserve">Deze </w:t>
      </w:r>
      <w:r w:rsidR="00514564" w:rsidRPr="00657D17">
        <w:rPr>
          <w:highlight w:val="yellow"/>
        </w:rPr>
        <w:t>bevat</w:t>
      </w:r>
      <w:r w:rsidRPr="00657D17">
        <w:rPr>
          <w:highlight w:val="yellow"/>
        </w:rPr>
        <w:t xml:space="preserve"> een visuele debugger en een geïntegreerde GUI </w:t>
      </w:r>
      <w:proofErr w:type="spellStart"/>
      <w:r w:rsidRPr="00657D17">
        <w:rPr>
          <w:highlight w:val="yellow"/>
        </w:rPr>
        <w:t>layout</w:t>
      </w:r>
      <w:proofErr w:type="spellEnd"/>
      <w:r w:rsidRPr="00657D17">
        <w:rPr>
          <w:highlight w:val="yellow"/>
        </w:rPr>
        <w:t>.</w:t>
      </w:r>
      <w:r>
        <w:t xml:space="preserve"> In deze IDE zit een eigen editor die de typische kenmerken bevat zoals syntax </w:t>
      </w:r>
      <w:r w:rsidR="0011021C">
        <w:t>markering</w:t>
      </w:r>
      <w:r>
        <w:t xml:space="preserve"> en het automatisch aanvullen van code die zou ontbreken. </w:t>
      </w:r>
    </w:p>
    <w:p w14:paraId="2050DB7D" w14:textId="5539CB47" w:rsidR="00573705" w:rsidRDefault="00573705" w:rsidP="006129C0">
      <w:r>
        <w:t xml:space="preserve">In verband met de installatie van </w:t>
      </w:r>
      <w:proofErr w:type="spellStart"/>
      <w:r>
        <w:t>Qt</w:t>
      </w:r>
      <w:proofErr w:type="spellEnd"/>
      <w:r>
        <w:t xml:space="preserve"> </w:t>
      </w:r>
      <w:proofErr w:type="spellStart"/>
      <w:r>
        <w:t>Creator</w:t>
      </w:r>
      <w:proofErr w:type="spellEnd"/>
      <w:r>
        <w:t xml:space="preserve"> </w:t>
      </w:r>
      <w:r w:rsidR="00AA1B12">
        <w:t xml:space="preserve">is het mogelijk om </w:t>
      </w:r>
      <w:r>
        <w:t xml:space="preserve">online een gratis open source versie </w:t>
      </w:r>
      <w:r w:rsidR="005F0B3D">
        <w:t xml:space="preserve">downloaden die </w:t>
      </w:r>
      <w:proofErr w:type="spellStart"/>
      <w:r w:rsidR="005F0B3D">
        <w:t>Qt</w:t>
      </w:r>
      <w:proofErr w:type="spellEnd"/>
      <w:r w:rsidR="005F0B3D">
        <w:t xml:space="preserve"> zelf </w:t>
      </w:r>
      <w:r w:rsidR="00514564">
        <w:t>aanbiedt</w:t>
      </w:r>
      <w:r w:rsidR="005F0B3D">
        <w:t xml:space="preserve">. Voor commerciële doeleinden heeft </w:t>
      </w:r>
      <w:proofErr w:type="spellStart"/>
      <w:r w:rsidR="005F0B3D">
        <w:t>Qt</w:t>
      </w:r>
      <w:proofErr w:type="spellEnd"/>
      <w:r w:rsidR="005F0B3D">
        <w:t xml:space="preserve"> een uitgebreider pakket tegen betaling die meer tools, features en support zal</w:t>
      </w:r>
      <w:r w:rsidR="0071392E">
        <w:t xml:space="preserve"> </w:t>
      </w:r>
      <w:r w:rsidR="005F0B3D">
        <w:t xml:space="preserve">bieden. </w:t>
      </w:r>
    </w:p>
    <w:p w14:paraId="4B9BEC5C" w14:textId="4320B7C0" w:rsidR="00261580" w:rsidRPr="006129C0" w:rsidRDefault="005B4301" w:rsidP="006129C0">
      <w:r>
        <w:t xml:space="preserve">De installatie zelf is </w:t>
      </w:r>
      <w:r w:rsidR="00657D17">
        <w:t>rech</w:t>
      </w:r>
      <w:r w:rsidR="009B0EAC">
        <w:t>t</w:t>
      </w:r>
      <w:r w:rsidR="00657D17">
        <w:t>uit</w:t>
      </w:r>
      <w:r>
        <w:t>: installeren</w:t>
      </w:r>
      <w:r w:rsidR="006A31AB">
        <w:t xml:space="preserve"> en opstarten. Om de omgeving te laten werken moeten er enkele omgevingsvariabelen aangepast worden aan Windows/MAC en development kits geïnstalleerd worden in </w:t>
      </w:r>
      <w:proofErr w:type="spellStart"/>
      <w:r w:rsidR="006A31AB">
        <w:t>Qt</w:t>
      </w:r>
      <w:proofErr w:type="spellEnd"/>
      <w:r w:rsidR="006A31AB">
        <w:t xml:space="preserve"> zelf om de code te testen op het geprefereerde platform. </w:t>
      </w:r>
      <w:r w:rsidR="00261580">
        <w:t xml:space="preserve">Hierbij zijn de mogelijkheden eindeloos: van verschillende versies Android tot </w:t>
      </w:r>
      <w:r w:rsidR="00620746">
        <w:t>desktopapplicatie</w:t>
      </w:r>
      <w:r w:rsidR="00261580">
        <w:t xml:space="preserve"> op Windows, analoog op MAC.</w:t>
      </w:r>
    </w:p>
    <w:p w14:paraId="6589EB62" w14:textId="623872FF" w:rsidR="00CD0365" w:rsidRPr="00CD0365" w:rsidRDefault="00CD0365" w:rsidP="00CD0365">
      <w:pPr>
        <w:pStyle w:val="Kop3"/>
      </w:pPr>
      <w:bookmarkStart w:id="31" w:name="_Toc514324971"/>
      <w:r>
        <w:t>Portfolio</w:t>
      </w:r>
      <w:bookmarkEnd w:id="31"/>
    </w:p>
    <w:p w14:paraId="35CEE5DB" w14:textId="17367CC4" w:rsidR="003601DE" w:rsidRDefault="00BB6300" w:rsidP="003601DE">
      <w:pPr>
        <w:spacing w:before="120" w:after="0"/>
      </w:pPr>
      <w:r>
        <w:t xml:space="preserve">Noemenswaardige applicaties die </w:t>
      </w:r>
      <w:proofErr w:type="spellStart"/>
      <w:r>
        <w:t>Qt</w:t>
      </w:r>
      <w:proofErr w:type="spellEnd"/>
      <w:r>
        <w:t xml:space="preserve"> of QML gebruiken:</w:t>
      </w:r>
      <w:sdt>
        <w:sdtPr>
          <w:id w:val="-1324803102"/>
          <w:citation/>
        </w:sdtPr>
        <w:sdtContent>
          <w:r w:rsidR="00DF3F4A">
            <w:fldChar w:fldCharType="begin"/>
          </w:r>
          <w:r w:rsidR="00DF3F4A">
            <w:instrText xml:space="preserve"> CITATION App18 \l 2067 </w:instrText>
          </w:r>
          <w:r w:rsidR="00DF3F4A">
            <w:fldChar w:fldCharType="separate"/>
          </w:r>
          <w:r w:rsidR="00F5614E">
            <w:rPr>
              <w:noProof/>
            </w:rPr>
            <w:t xml:space="preserve"> </w:t>
          </w:r>
          <w:r w:rsidR="00F5614E" w:rsidRPr="00F5614E">
            <w:rPr>
              <w:noProof/>
            </w:rPr>
            <w:t>[9]</w:t>
          </w:r>
          <w:r w:rsidR="00DF3F4A">
            <w:fldChar w:fldCharType="end"/>
          </w:r>
        </w:sdtContent>
      </w:sdt>
    </w:p>
    <w:p w14:paraId="43817E5D" w14:textId="4B8322A9" w:rsidR="00BB6300" w:rsidRDefault="00BB6300" w:rsidP="009A0D12">
      <w:pPr>
        <w:pStyle w:val="Lijstalinea"/>
        <w:numPr>
          <w:ilvl w:val="0"/>
          <w:numId w:val="10"/>
        </w:numPr>
      </w:pPr>
      <w:r>
        <w:t>Google Earth</w:t>
      </w:r>
    </w:p>
    <w:p w14:paraId="59D99A7D" w14:textId="3BE3FBC9" w:rsidR="00BB6300" w:rsidRDefault="00BB6300" w:rsidP="009A0D12">
      <w:pPr>
        <w:pStyle w:val="Lijstalinea"/>
        <w:numPr>
          <w:ilvl w:val="0"/>
          <w:numId w:val="10"/>
        </w:numPr>
      </w:pPr>
      <w:r>
        <w:t xml:space="preserve">Adobe Photoshop Album </w:t>
      </w:r>
    </w:p>
    <w:p w14:paraId="343F1E6B" w14:textId="5F9A3C00" w:rsidR="00BB6300" w:rsidRDefault="00BB6300" w:rsidP="009A0D12">
      <w:pPr>
        <w:pStyle w:val="Lijstalinea"/>
        <w:numPr>
          <w:ilvl w:val="0"/>
          <w:numId w:val="10"/>
        </w:numPr>
      </w:pPr>
      <w:r>
        <w:t xml:space="preserve">Adobe Photoshop </w:t>
      </w:r>
      <w:proofErr w:type="spellStart"/>
      <w:r>
        <w:t>Elements</w:t>
      </w:r>
      <w:proofErr w:type="spellEnd"/>
    </w:p>
    <w:p w14:paraId="0C088C0C" w14:textId="0D6A2448" w:rsidR="00BB6300" w:rsidRDefault="00BB6300" w:rsidP="009A0D12">
      <w:pPr>
        <w:pStyle w:val="Lijstalinea"/>
        <w:numPr>
          <w:ilvl w:val="0"/>
          <w:numId w:val="10"/>
        </w:numPr>
      </w:pPr>
      <w:proofErr w:type="spellStart"/>
      <w:r>
        <w:t>Spotify</w:t>
      </w:r>
      <w:proofErr w:type="spellEnd"/>
      <w:r>
        <w:t xml:space="preserve"> </w:t>
      </w:r>
      <w:proofErr w:type="spellStart"/>
      <w:r>
        <w:t>for</w:t>
      </w:r>
      <w:proofErr w:type="spellEnd"/>
      <w:r>
        <w:t xml:space="preserve"> Linux</w:t>
      </w:r>
    </w:p>
    <w:p w14:paraId="3EF16BA5" w14:textId="1DA303CE" w:rsidR="00BB6300" w:rsidRDefault="00BB6300" w:rsidP="009A0D12">
      <w:pPr>
        <w:pStyle w:val="Lijstalinea"/>
        <w:numPr>
          <w:ilvl w:val="0"/>
          <w:numId w:val="10"/>
        </w:numPr>
      </w:pPr>
      <w:r>
        <w:t xml:space="preserve">VLC media </w:t>
      </w:r>
      <w:proofErr w:type="spellStart"/>
      <w:r>
        <w:t>player</w:t>
      </w:r>
      <w:proofErr w:type="spellEnd"/>
    </w:p>
    <w:p w14:paraId="4EBB7720" w14:textId="7AF8E5FE" w:rsidR="00BB6300" w:rsidRDefault="00BB6300" w:rsidP="009A0D12">
      <w:pPr>
        <w:pStyle w:val="Lijstalinea"/>
        <w:numPr>
          <w:ilvl w:val="0"/>
          <w:numId w:val="10"/>
        </w:numPr>
      </w:pPr>
      <w:r>
        <w:t>Teamviewer</w:t>
      </w:r>
    </w:p>
    <w:p w14:paraId="0CBC4E26" w14:textId="33AEEF8C" w:rsidR="00934A06" w:rsidRDefault="00934A06" w:rsidP="003601DE"/>
    <w:p w14:paraId="59289723" w14:textId="55969244" w:rsidR="00DD6BCC" w:rsidRDefault="00DD6BCC" w:rsidP="003601DE"/>
    <w:p w14:paraId="0C761F56" w14:textId="4BEA5DA7" w:rsidR="00DD6BCC" w:rsidRDefault="00DD6BCC" w:rsidP="003601DE"/>
    <w:p w14:paraId="7917BA70" w14:textId="291B7129" w:rsidR="00DD6BCC" w:rsidRDefault="00DD6BCC" w:rsidP="003601DE"/>
    <w:p w14:paraId="1CD0F0D6" w14:textId="582F3467" w:rsidR="00DD6BCC" w:rsidRDefault="00DD6BCC" w:rsidP="003601DE"/>
    <w:p w14:paraId="25FA3E91" w14:textId="040F4ACB" w:rsidR="00DD6BCC" w:rsidRDefault="00DD6BCC" w:rsidP="003601DE"/>
    <w:p w14:paraId="59B50617" w14:textId="027843CA" w:rsidR="00DD6BCC" w:rsidRDefault="00DD6BCC" w:rsidP="003601DE"/>
    <w:p w14:paraId="5ACD4B19" w14:textId="5F67A4CC" w:rsidR="00DD6BCC" w:rsidRDefault="00DD6BCC" w:rsidP="003601DE"/>
    <w:p w14:paraId="262A04E5" w14:textId="7107C71E" w:rsidR="00DD6BCC" w:rsidRDefault="00DD6BCC" w:rsidP="003601DE"/>
    <w:p w14:paraId="526EBF76" w14:textId="3EAB5845" w:rsidR="00DD6BCC" w:rsidRDefault="00DD6BCC" w:rsidP="003601DE"/>
    <w:p w14:paraId="4E661D71" w14:textId="32AD4844" w:rsidR="00DD6BCC" w:rsidRDefault="00DD6BCC" w:rsidP="003601DE"/>
    <w:p w14:paraId="3CBA1878" w14:textId="2B875559" w:rsidR="00DD6BCC" w:rsidRDefault="00DD6BCC" w:rsidP="003601DE"/>
    <w:p w14:paraId="01E1FB4C" w14:textId="77777777" w:rsidR="00DD6BCC" w:rsidRPr="0064714F" w:rsidRDefault="00DD6BCC" w:rsidP="003601DE"/>
    <w:p w14:paraId="791E6821" w14:textId="77777777" w:rsidR="003601DE" w:rsidRDefault="003601DE" w:rsidP="003601DE">
      <w:pPr>
        <w:pStyle w:val="Kop2"/>
        <w:spacing w:before="120" w:after="120"/>
        <w:ind w:left="578" w:hanging="578"/>
      </w:pPr>
      <w:bookmarkStart w:id="32" w:name="_Toc499557198"/>
      <w:bookmarkStart w:id="33" w:name="_Toc514324972"/>
      <w:proofErr w:type="spellStart"/>
      <w:r>
        <w:lastRenderedPageBreak/>
        <w:t>React</w:t>
      </w:r>
      <w:proofErr w:type="spellEnd"/>
      <w:r>
        <w:t xml:space="preserve"> Native</w:t>
      </w:r>
      <w:bookmarkEnd w:id="32"/>
      <w:bookmarkEnd w:id="33"/>
    </w:p>
    <w:p w14:paraId="1E8DA4C3" w14:textId="77777777" w:rsidR="003601DE" w:rsidRDefault="003601DE" w:rsidP="003601DE">
      <w:pPr>
        <w:pStyle w:val="Kop3"/>
        <w:spacing w:before="40"/>
      </w:pPr>
      <w:bookmarkStart w:id="34" w:name="_Toc514324973"/>
      <w:r>
        <w:t>Oorsprong</w:t>
      </w:r>
      <w:bookmarkEnd w:id="34"/>
    </w:p>
    <w:p w14:paraId="3AF6A089" w14:textId="29F95FDF" w:rsidR="003601DE" w:rsidRDefault="003601DE" w:rsidP="003601DE">
      <w:proofErr w:type="spellStart"/>
      <w:r>
        <w:t>React</w:t>
      </w:r>
      <w:proofErr w:type="spellEnd"/>
      <w:r>
        <w:t xml:space="preserve"> (soms geschreven als react.js of </w:t>
      </w:r>
      <w:proofErr w:type="spellStart"/>
      <w:r>
        <w:t>ReactJS</w:t>
      </w:r>
      <w:proofErr w:type="spellEnd"/>
      <w:r>
        <w:t xml:space="preserve">) is een </w:t>
      </w:r>
      <w:proofErr w:type="spellStart"/>
      <w:r>
        <w:t>JavaScript</w:t>
      </w:r>
      <w:proofErr w:type="spellEnd"/>
      <w:r>
        <w:t xml:space="preserve"> </w:t>
      </w:r>
      <w:proofErr w:type="spellStart"/>
      <w:r>
        <w:t>library</w:t>
      </w:r>
      <w:proofErr w:type="spellEnd"/>
      <w:r>
        <w:t xml:space="preserve"> die gemaakt is om </w:t>
      </w:r>
      <w:proofErr w:type="spellStart"/>
      <w:r>
        <w:t>UI’s</w:t>
      </w:r>
      <w:proofErr w:type="spellEnd"/>
      <w:r>
        <w:t xml:space="preserve"> te bouwen. Gebouwd door Facebook en Instagram teams in 2013. Het doel van </w:t>
      </w:r>
      <w:r w:rsidR="002A7C95">
        <w:t xml:space="preserve">deze </w:t>
      </w:r>
      <w:proofErr w:type="spellStart"/>
      <w:r w:rsidR="002A7C95">
        <w:t>library</w:t>
      </w:r>
      <w:proofErr w:type="spellEnd"/>
      <w:r>
        <w:t xml:space="preserve"> was om grote schaalbare webapplicaties te maken waarvan de data constant veranderd kon worden zonder de pagina te herladen.</w:t>
      </w:r>
      <w:r w:rsidR="00991191" w:rsidRPr="00991191">
        <w:t xml:space="preserve"> </w:t>
      </w:r>
      <w:sdt>
        <w:sdtPr>
          <w:id w:val="-1008828664"/>
          <w:citation/>
        </w:sdtPr>
        <w:sdtContent>
          <w:r w:rsidR="00991191">
            <w:fldChar w:fldCharType="begin"/>
          </w:r>
          <w:r w:rsidR="00991191">
            <w:instrText xml:space="preserve"> CITATION Rea18 \l 2067 </w:instrText>
          </w:r>
          <w:r w:rsidR="00991191">
            <w:fldChar w:fldCharType="separate"/>
          </w:r>
          <w:r w:rsidR="00F5614E" w:rsidRPr="00F5614E">
            <w:rPr>
              <w:noProof/>
            </w:rPr>
            <w:t>[10]</w:t>
          </w:r>
          <w:r w:rsidR="00991191">
            <w:fldChar w:fldCharType="end"/>
          </w:r>
        </w:sdtContent>
      </w:sdt>
    </w:p>
    <w:p w14:paraId="22797D7D" w14:textId="22FC669B" w:rsidR="003601DE" w:rsidRDefault="003601DE" w:rsidP="003601DE">
      <w:proofErr w:type="spellStart"/>
      <w:r>
        <w:t>React</w:t>
      </w:r>
      <w:proofErr w:type="spellEnd"/>
      <w:r>
        <w:t xml:space="preserve"> Native startte als een </w:t>
      </w:r>
      <w:proofErr w:type="spellStart"/>
      <w:r>
        <w:t>hackathlon</w:t>
      </w:r>
      <w:proofErr w:type="spellEnd"/>
      <w:r>
        <w:t xml:space="preserve"> project in de zomer van 2013</w:t>
      </w:r>
      <w:sdt>
        <w:sdtPr>
          <w:id w:val="436346519"/>
          <w:citation/>
        </w:sdtPr>
        <w:sdtContent>
          <w:r w:rsidR="00991191">
            <w:fldChar w:fldCharType="begin"/>
          </w:r>
          <w:r w:rsidR="00991191">
            <w:instrText xml:space="preserve"> CITATION Mar18 \l 2067 </w:instrText>
          </w:r>
          <w:r w:rsidR="00991191">
            <w:fldChar w:fldCharType="separate"/>
          </w:r>
          <w:r w:rsidR="00F5614E">
            <w:rPr>
              <w:noProof/>
            </w:rPr>
            <w:t xml:space="preserve"> </w:t>
          </w:r>
          <w:r w:rsidR="00F5614E" w:rsidRPr="00F5614E">
            <w:rPr>
              <w:noProof/>
            </w:rPr>
            <w:t>[11]</w:t>
          </w:r>
          <w:r w:rsidR="00991191">
            <w:fldChar w:fldCharType="end"/>
          </w:r>
        </w:sdtContent>
      </w:sdt>
      <w:r>
        <w:t xml:space="preserve">. Na een jaar werken aan een prototype, kreeg </w:t>
      </w:r>
      <w:r w:rsidR="002A7C95">
        <w:t xml:space="preserve">het </w:t>
      </w:r>
      <w:proofErr w:type="spellStart"/>
      <w:r w:rsidR="002A7C95">
        <w:t>framework</w:t>
      </w:r>
      <w:proofErr w:type="spellEnd"/>
      <w:r>
        <w:t xml:space="preserve"> zijn eerste job: een onafhankelijk werkende iOS ap</w:t>
      </w:r>
      <w:r w:rsidR="002A7C95">
        <w:t xml:space="preserve">p. Het doel was om een volledige </w:t>
      </w:r>
      <w:r>
        <w:t>app</w:t>
      </w:r>
      <w:r w:rsidR="002A7C95">
        <w:t>licatie</w:t>
      </w:r>
      <w:r>
        <w:t xml:space="preserve"> te maken die volgens user </w:t>
      </w:r>
      <w:proofErr w:type="spellStart"/>
      <w:r>
        <w:t>experience</w:t>
      </w:r>
      <w:proofErr w:type="spellEnd"/>
      <w:r>
        <w:t xml:space="preserve"> identiek was aan een app die in </w:t>
      </w:r>
      <w:proofErr w:type="spellStart"/>
      <w:r>
        <w:t>Objective</w:t>
      </w:r>
      <w:proofErr w:type="spellEnd"/>
      <w:r>
        <w:t xml:space="preserve">-C geschreven was. Dit </w:t>
      </w:r>
      <w:r w:rsidR="003B0EC2">
        <w:t xml:space="preserve">doel werd behaald </w:t>
      </w:r>
      <w:r>
        <w:t xml:space="preserve">en er werd beslist om </w:t>
      </w:r>
      <w:proofErr w:type="spellStart"/>
      <w:r w:rsidR="004709D1">
        <w:t>React</w:t>
      </w:r>
      <w:proofErr w:type="spellEnd"/>
      <w:r w:rsidR="004709D1">
        <w:t xml:space="preserve"> Native</w:t>
      </w:r>
      <w:r>
        <w:t xml:space="preserve"> cross-platform te maken</w:t>
      </w:r>
      <w:r w:rsidR="006F4398">
        <w:t>.</w:t>
      </w:r>
      <w:r>
        <w:t xml:space="preserve"> </w:t>
      </w:r>
      <w:r w:rsidR="006F4398" w:rsidRPr="004B1B33">
        <w:rPr>
          <w:highlight w:val="yellow"/>
        </w:rPr>
        <w:t>Dit begon</w:t>
      </w:r>
      <w:r w:rsidRPr="004B1B33">
        <w:rPr>
          <w:highlight w:val="yellow"/>
        </w:rPr>
        <w:t xml:space="preserve"> met een Android team die de basi</w:t>
      </w:r>
      <w:r w:rsidR="006F4398" w:rsidRPr="004B1B33">
        <w:rPr>
          <w:highlight w:val="yellow"/>
        </w:rPr>
        <w:t>c</w:t>
      </w:r>
      <w:r w:rsidRPr="004B1B33">
        <w:rPr>
          <w:highlight w:val="yellow"/>
        </w:rPr>
        <w:t xml:space="preserve"> Android Runtime </w:t>
      </w:r>
      <w:r w:rsidR="006F4398" w:rsidRPr="004B1B33">
        <w:rPr>
          <w:highlight w:val="yellow"/>
        </w:rPr>
        <w:t>-</w:t>
      </w:r>
      <w:r w:rsidR="00215D30" w:rsidRPr="004B1B33">
        <w:rPr>
          <w:highlight w:val="yellow"/>
        </w:rPr>
        <w:t xml:space="preserve">de omgeving </w:t>
      </w:r>
      <w:r w:rsidRPr="004B1B33">
        <w:rPr>
          <w:highlight w:val="yellow"/>
        </w:rPr>
        <w:t>gebruikt door de Android OS</w:t>
      </w:r>
      <w:r w:rsidR="006F4398" w:rsidRPr="004B1B33">
        <w:rPr>
          <w:highlight w:val="yellow"/>
        </w:rPr>
        <w:t>-</w:t>
      </w:r>
      <w:r w:rsidRPr="004B1B33">
        <w:rPr>
          <w:highlight w:val="yellow"/>
        </w:rPr>
        <w:t xml:space="preserve"> en </w:t>
      </w:r>
      <w:r w:rsidR="00215D30" w:rsidRPr="004B1B33">
        <w:rPr>
          <w:highlight w:val="yellow"/>
        </w:rPr>
        <w:t xml:space="preserve">de </w:t>
      </w:r>
      <w:r w:rsidRPr="004B1B33">
        <w:rPr>
          <w:highlight w:val="yellow"/>
        </w:rPr>
        <w:t>componenten</w:t>
      </w:r>
      <w:r w:rsidR="00215D30" w:rsidRPr="004B1B33">
        <w:rPr>
          <w:highlight w:val="yellow"/>
        </w:rPr>
        <w:t xml:space="preserve"> errond</w:t>
      </w:r>
      <w:r w:rsidRPr="004B1B33">
        <w:rPr>
          <w:highlight w:val="yellow"/>
        </w:rPr>
        <w:t xml:space="preserve"> schreef</w:t>
      </w:r>
      <w:r>
        <w:t xml:space="preserve">. Begin 2015 werd </w:t>
      </w:r>
      <w:r w:rsidR="002A7C95">
        <w:t xml:space="preserve">het </w:t>
      </w:r>
      <w:proofErr w:type="spellStart"/>
      <w:r w:rsidR="002A7C95">
        <w:t>framework</w:t>
      </w:r>
      <w:proofErr w:type="spellEnd"/>
      <w:r>
        <w:t xml:space="preserve"> publiek tentoongesteld en</w:t>
      </w:r>
      <w:r w:rsidR="00DD1452">
        <w:t xml:space="preserve"> </w:t>
      </w:r>
      <w:r>
        <w:t xml:space="preserve">tegen </w:t>
      </w:r>
      <w:r w:rsidR="004B1B33">
        <w:t>het einde van het jaar</w:t>
      </w:r>
      <w:r>
        <w:t xml:space="preserve"> werd </w:t>
      </w:r>
      <w:r w:rsidR="002A7C95">
        <w:t xml:space="preserve">het </w:t>
      </w:r>
      <w:r>
        <w:t>volledig open source.</w:t>
      </w:r>
      <w:sdt>
        <w:sdtPr>
          <w:id w:val="606926886"/>
          <w:citation/>
        </w:sdtPr>
        <w:sdtContent>
          <w:r w:rsidR="00991191">
            <w:fldChar w:fldCharType="begin"/>
          </w:r>
          <w:r w:rsidR="00991191">
            <w:instrText xml:space="preserve"> CITATION Rea18 \l 2067 </w:instrText>
          </w:r>
          <w:r w:rsidR="00991191">
            <w:fldChar w:fldCharType="separate"/>
          </w:r>
          <w:r w:rsidR="00F5614E">
            <w:rPr>
              <w:noProof/>
            </w:rPr>
            <w:t xml:space="preserve"> </w:t>
          </w:r>
          <w:r w:rsidR="00F5614E" w:rsidRPr="00F5614E">
            <w:rPr>
              <w:noProof/>
            </w:rPr>
            <w:t>[10]</w:t>
          </w:r>
          <w:r w:rsidR="00991191">
            <w:fldChar w:fldCharType="end"/>
          </w:r>
        </w:sdtContent>
      </w:sdt>
    </w:p>
    <w:p w14:paraId="29CFF675" w14:textId="77777777" w:rsidR="003601DE" w:rsidRPr="008F2439" w:rsidRDefault="003601DE" w:rsidP="003601DE">
      <w:pPr>
        <w:pStyle w:val="Kop3"/>
        <w:spacing w:before="40"/>
      </w:pPr>
      <w:bookmarkStart w:id="35" w:name="_Toc514324974"/>
      <w:r>
        <w:t>Basis</w:t>
      </w:r>
      <w:bookmarkEnd w:id="35"/>
    </w:p>
    <w:p w14:paraId="2A2EBC60" w14:textId="0AB6657C" w:rsidR="003601DE" w:rsidRDefault="003601DE" w:rsidP="003601DE">
      <w:proofErr w:type="spellStart"/>
      <w:r>
        <w:t>React</w:t>
      </w:r>
      <w:proofErr w:type="spellEnd"/>
      <w:r>
        <w:t xml:space="preserve"> Native is volledig gebaseerd op </w:t>
      </w:r>
      <w:proofErr w:type="spellStart"/>
      <w:r>
        <w:t>React</w:t>
      </w:r>
      <w:proofErr w:type="spellEnd"/>
      <w:r>
        <w:t>. Enerzijds is het een open</w:t>
      </w:r>
      <w:r w:rsidR="00C23BD3">
        <w:t>-s</w:t>
      </w:r>
      <w:r>
        <w:t xml:space="preserve">ource </w:t>
      </w:r>
      <w:proofErr w:type="spellStart"/>
      <w:r>
        <w:t>library</w:t>
      </w:r>
      <w:proofErr w:type="spellEnd"/>
      <w:r>
        <w:t xml:space="preserve"> die onderhouden wordt door individuen, kleine en grote bedrijven. Anderzijds is het een </w:t>
      </w:r>
      <w:proofErr w:type="spellStart"/>
      <w:r>
        <w:t>JavaScript</w:t>
      </w:r>
      <w:proofErr w:type="spellEnd"/>
      <w:r>
        <w:t xml:space="preserve"> </w:t>
      </w:r>
      <w:proofErr w:type="spellStart"/>
      <w:r>
        <w:t>framework</w:t>
      </w:r>
      <w:proofErr w:type="spellEnd"/>
      <w:r>
        <w:t xml:space="preserve"> om mobiele applicaties voor iOS, Android en UWP native te laten renderen en dit via een </w:t>
      </w:r>
      <w:proofErr w:type="spellStart"/>
      <w:r>
        <w:t>JavaScript</w:t>
      </w:r>
      <w:proofErr w:type="spellEnd"/>
      <w:r>
        <w:t xml:space="preserve"> </w:t>
      </w:r>
      <w:proofErr w:type="spellStart"/>
      <w:r>
        <w:t>library</w:t>
      </w:r>
      <w:proofErr w:type="spellEnd"/>
      <w:r>
        <w:t xml:space="preserve"> die al veel gebruikt werd voor webapplicaties. Dit </w:t>
      </w:r>
      <w:proofErr w:type="spellStart"/>
      <w:r>
        <w:t>framework</w:t>
      </w:r>
      <w:proofErr w:type="spellEnd"/>
      <w:r>
        <w:t xml:space="preserve"> zorgt er voor dat de code die je schrijft voor de </w:t>
      </w:r>
      <w:r w:rsidR="00215D30">
        <w:t>drie</w:t>
      </w:r>
      <w:r>
        <w:t xml:space="preserve"> mobiele</w:t>
      </w:r>
      <w:r w:rsidR="00DD1452">
        <w:t xml:space="preserve"> </w:t>
      </w:r>
      <w:r>
        <w:t xml:space="preserve">platforms kan gebruikt worden. Deze applicaties zijn geschreven met een mix van </w:t>
      </w:r>
      <w:proofErr w:type="spellStart"/>
      <w:r>
        <w:t>JavaScript</w:t>
      </w:r>
      <w:proofErr w:type="spellEnd"/>
      <w:r>
        <w:t xml:space="preserve"> en JSX, een taal die hard lijkt op XML. </w:t>
      </w:r>
      <w:proofErr w:type="spellStart"/>
      <w:r>
        <w:t>React</w:t>
      </w:r>
      <w:proofErr w:type="spellEnd"/>
      <w:r>
        <w:t xml:space="preserve"> Native gebruikt het platform zijn eigen standaard </w:t>
      </w:r>
      <w:proofErr w:type="spellStart"/>
      <w:r>
        <w:t>rendering</w:t>
      </w:r>
      <w:proofErr w:type="spellEnd"/>
      <w:r>
        <w:t xml:space="preserve"> API zodat de mobiele applicatie dezelfde </w:t>
      </w:r>
      <w:r w:rsidR="002A7C95" w:rsidRPr="002A7C95">
        <w:rPr>
          <w:i/>
        </w:rPr>
        <w:t>‘</w:t>
      </w:r>
      <w:r w:rsidR="00BE54E1" w:rsidRPr="002A7C95">
        <w:rPr>
          <w:i/>
        </w:rPr>
        <w:t xml:space="preserve">look </w:t>
      </w:r>
      <w:proofErr w:type="spellStart"/>
      <w:r w:rsidR="002A7C95" w:rsidRPr="002A7C95">
        <w:rPr>
          <w:i/>
        </w:rPr>
        <w:t>and</w:t>
      </w:r>
      <w:proofErr w:type="spellEnd"/>
      <w:r w:rsidR="00BE54E1" w:rsidRPr="002A7C95">
        <w:rPr>
          <w:i/>
        </w:rPr>
        <w:t xml:space="preserve"> feel</w:t>
      </w:r>
      <w:r w:rsidR="002A7C95" w:rsidRPr="002A7C95">
        <w:rPr>
          <w:i/>
        </w:rPr>
        <w:t>’</w:t>
      </w:r>
      <w:r w:rsidR="00BE54E1">
        <w:t xml:space="preserve"> </w:t>
      </w:r>
      <w:r>
        <w:t xml:space="preserve">zal hebben als een native </w:t>
      </w:r>
      <w:proofErr w:type="spellStart"/>
      <w:r>
        <w:t>designed</w:t>
      </w:r>
      <w:proofErr w:type="spellEnd"/>
      <w:r>
        <w:t xml:space="preserve"> applicatie.</w:t>
      </w:r>
      <w:sdt>
        <w:sdtPr>
          <w:id w:val="-1160837138"/>
          <w:citation/>
        </w:sdtPr>
        <w:sdtContent>
          <w:r w:rsidR="00991191">
            <w:fldChar w:fldCharType="begin"/>
          </w:r>
          <w:r w:rsidR="00991191">
            <w:instrText xml:space="preserve"> CITATION Eis16 \l 2067 </w:instrText>
          </w:r>
          <w:r w:rsidR="00991191">
            <w:fldChar w:fldCharType="separate"/>
          </w:r>
          <w:r w:rsidR="00F5614E">
            <w:rPr>
              <w:noProof/>
            </w:rPr>
            <w:t xml:space="preserve"> </w:t>
          </w:r>
          <w:r w:rsidR="00F5614E" w:rsidRPr="00F5614E">
            <w:rPr>
              <w:noProof/>
            </w:rPr>
            <w:t>[12]</w:t>
          </w:r>
          <w:r w:rsidR="00991191">
            <w:fldChar w:fldCharType="end"/>
          </w:r>
        </w:sdtContent>
      </w:sdt>
    </w:p>
    <w:p w14:paraId="5DFD687E" w14:textId="6F7BD5A6" w:rsidR="003601DE" w:rsidRDefault="003601DE" w:rsidP="003601DE">
      <w:pPr>
        <w:pStyle w:val="Kop3"/>
        <w:spacing w:before="40"/>
      </w:pPr>
      <w:bookmarkStart w:id="36" w:name="_Toc514324975"/>
      <w:r>
        <w:lastRenderedPageBreak/>
        <w:t>Features</w:t>
      </w:r>
      <w:bookmarkEnd w:id="36"/>
    </w:p>
    <w:p w14:paraId="5D9E9DC3" w14:textId="414354D7" w:rsidR="003601DE" w:rsidRDefault="003601DE" w:rsidP="003601DE">
      <w:pPr>
        <w:pStyle w:val="Kop4"/>
        <w:spacing w:before="40" w:after="0"/>
      </w:pPr>
      <w:r>
        <w:t>Virtual DOM</w:t>
      </w:r>
    </w:p>
    <w:p w14:paraId="29172293" w14:textId="5FC98196" w:rsidR="003601DE" w:rsidRDefault="005F268F" w:rsidP="003601DE">
      <w:pPr>
        <w:keepNext/>
      </w:pPr>
      <w:r>
        <w:rPr>
          <w:noProof/>
        </w:rPr>
        <w:drawing>
          <wp:anchor distT="0" distB="0" distL="114300" distR="114300" simplePos="0" relativeHeight="251658240" behindDoc="0" locked="0" layoutInCell="1" allowOverlap="1" wp14:anchorId="4D7D3B93" wp14:editId="09034C8C">
            <wp:simplePos x="0" y="0"/>
            <wp:positionH relativeFrom="margin">
              <wp:posOffset>1326487</wp:posOffset>
            </wp:positionH>
            <wp:positionV relativeFrom="paragraph">
              <wp:posOffset>598446</wp:posOffset>
            </wp:positionV>
            <wp:extent cx="2990850" cy="3094355"/>
            <wp:effectExtent l="0" t="0" r="0" b="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0850" cy="3094355"/>
                    </a:xfrm>
                    <a:prstGeom prst="rect">
                      <a:avLst/>
                    </a:prstGeom>
                    <a:noFill/>
                    <a:ln>
                      <a:noFill/>
                    </a:ln>
                  </pic:spPr>
                </pic:pic>
              </a:graphicData>
            </a:graphic>
            <wp14:sizeRelH relativeFrom="page">
              <wp14:pctWidth>0</wp14:pctWidth>
            </wp14:sizeRelH>
            <wp14:sizeRelV relativeFrom="page">
              <wp14:pctHeight>0</wp14:pctHeight>
            </wp14:sizeRelV>
          </wp:anchor>
        </w:drawing>
      </w:r>
      <w:r w:rsidR="003601DE">
        <w:t xml:space="preserve">In een </w:t>
      </w:r>
      <w:r w:rsidR="002A7C95">
        <w:t>webapplicatie</w:t>
      </w:r>
      <w:r w:rsidR="003601DE">
        <w:t xml:space="preserve"> is één van de meest belastende oper</w:t>
      </w:r>
      <w:r w:rsidR="004B1B33">
        <w:t xml:space="preserve">aties het veranderen van de </w:t>
      </w:r>
      <w:r w:rsidR="004B1B33" w:rsidRPr="004B1B33">
        <w:rPr>
          <w:highlight w:val="yellow"/>
        </w:rPr>
        <w:t>DOM. Dit is</w:t>
      </w:r>
      <w:r w:rsidR="003601DE">
        <w:t xml:space="preserve"> een </w:t>
      </w:r>
      <w:r w:rsidR="00CF4AB9">
        <w:t>API</w:t>
      </w:r>
      <w:r w:rsidR="003601DE">
        <w:t xml:space="preserve"> dat een HTML, XHTML of XML bestand behandelt als een boomstructuur waarin elke node een object voorstelt als deel van het document. </w:t>
      </w:r>
      <w:sdt>
        <w:sdtPr>
          <w:id w:val="-58249383"/>
          <w:citation/>
        </w:sdtPr>
        <w:sdtContent>
          <w:r w:rsidR="00273D03">
            <w:fldChar w:fldCharType="begin"/>
          </w:r>
          <w:r w:rsidR="00273D03">
            <w:instrText xml:space="preserve"> CITATION Doc18 \l 2067 </w:instrText>
          </w:r>
          <w:r w:rsidR="00273D03">
            <w:fldChar w:fldCharType="separate"/>
          </w:r>
          <w:r w:rsidR="00F5614E" w:rsidRPr="00F5614E">
            <w:rPr>
              <w:noProof/>
            </w:rPr>
            <w:t>[13]</w:t>
          </w:r>
          <w:r w:rsidR="00273D03">
            <w:fldChar w:fldCharType="end"/>
          </w:r>
        </w:sdtContent>
      </w:sdt>
    </w:p>
    <w:p w14:paraId="779627FB" w14:textId="35BAC160" w:rsidR="003601DE" w:rsidRDefault="005F268F" w:rsidP="003601DE">
      <w:pPr>
        <w:keepNext/>
      </w:pPr>
      <w:r>
        <w:rPr>
          <w:noProof/>
        </w:rPr>
        <mc:AlternateContent>
          <mc:Choice Requires="wps">
            <w:drawing>
              <wp:anchor distT="0" distB="0" distL="114300" distR="114300" simplePos="0" relativeHeight="251658251" behindDoc="0" locked="0" layoutInCell="1" allowOverlap="1" wp14:anchorId="1B53A543" wp14:editId="637AC5D1">
                <wp:simplePos x="0" y="0"/>
                <wp:positionH relativeFrom="column">
                  <wp:posOffset>1278255</wp:posOffset>
                </wp:positionH>
                <wp:positionV relativeFrom="paragraph">
                  <wp:posOffset>3100705</wp:posOffset>
                </wp:positionV>
                <wp:extent cx="2990850" cy="635"/>
                <wp:effectExtent l="0" t="0" r="0" b="0"/>
                <wp:wrapTopAndBottom/>
                <wp:docPr id="39" name="Tekstvak 39"/>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wps:spPr>
                      <wps:txbx>
                        <w:txbxContent>
                          <w:p w14:paraId="7A62C494" w14:textId="06D74427" w:rsidR="00C417C8" w:rsidRPr="00E77034" w:rsidRDefault="00C417C8" w:rsidP="00C75CE0">
                            <w:pPr>
                              <w:pStyle w:val="Bijschrift"/>
                              <w:jc w:val="center"/>
                              <w:rPr>
                                <w:bCs/>
                                <w:noProof/>
                              </w:rPr>
                            </w:pPr>
                            <w:bookmarkStart w:id="37" w:name="_Toc514361207"/>
                            <w:r>
                              <w:t xml:space="preserve">Figuur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Figuur \* ARABIC \s 1 </w:instrText>
                            </w:r>
                            <w:r>
                              <w:fldChar w:fldCharType="separate"/>
                            </w:r>
                            <w:r>
                              <w:rPr>
                                <w:noProof/>
                              </w:rPr>
                              <w:t>4</w:t>
                            </w:r>
                            <w:r>
                              <w:rPr>
                                <w:noProof/>
                              </w:rPr>
                              <w:fldChar w:fldCharType="end"/>
                            </w:r>
                            <w:r>
                              <w:t>: Voorbeeld DOM</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3A543" id="Tekstvak 39" o:spid="_x0000_s1034" type="#_x0000_t202" style="position:absolute;left:0;text-align:left;margin-left:100.65pt;margin-top:244.15pt;width:235.5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" stroked="f">
                <v:textbox style="mso-fit-shape-to-text:t" inset="0,0,0,0">
                  <w:txbxContent>
                    <w:p w14:paraId="7A62C494" w14:textId="06D74427" w:rsidR="00C417C8" w:rsidRPr="00E77034" w:rsidRDefault="00C417C8" w:rsidP="00C75CE0">
                      <w:pPr>
                        <w:pStyle w:val="Bijschrift"/>
                        <w:jc w:val="center"/>
                        <w:rPr>
                          <w:bCs/>
                          <w:noProof/>
                        </w:rPr>
                      </w:pPr>
                      <w:bookmarkStart w:id="38" w:name="_Toc514361207"/>
                      <w:r>
                        <w:t xml:space="preserve">Figuur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Figuur \* ARABIC \s 1 </w:instrText>
                      </w:r>
                      <w:r>
                        <w:fldChar w:fldCharType="separate"/>
                      </w:r>
                      <w:r>
                        <w:rPr>
                          <w:noProof/>
                        </w:rPr>
                        <w:t>4</w:t>
                      </w:r>
                      <w:r>
                        <w:rPr>
                          <w:noProof/>
                        </w:rPr>
                        <w:fldChar w:fldCharType="end"/>
                      </w:r>
                      <w:r>
                        <w:t>: Voorbeeld DOM</w:t>
                      </w:r>
                      <w:bookmarkEnd w:id="38"/>
                    </w:p>
                  </w:txbxContent>
                </v:textbox>
                <w10:wrap type="topAndBottom"/>
              </v:shape>
            </w:pict>
          </mc:Fallback>
        </mc:AlternateContent>
      </w:r>
      <w:proofErr w:type="spellStart"/>
      <w:r w:rsidR="003601DE">
        <w:t>React</w:t>
      </w:r>
      <w:proofErr w:type="spellEnd"/>
      <w:r w:rsidR="003601DE">
        <w:t xml:space="preserve"> onderhoudt een virtuele representatie van deze DOM, Virtual DOM dus. Samen met een ‘</w:t>
      </w:r>
      <w:proofErr w:type="spellStart"/>
      <w:r w:rsidR="003601DE">
        <w:t>diffing</w:t>
      </w:r>
      <w:proofErr w:type="spellEnd"/>
      <w:r w:rsidR="003601DE">
        <w:t xml:space="preserve">’ algoritme, </w:t>
      </w:r>
      <w:r w:rsidR="00215D30">
        <w:t>die twee trees</w:t>
      </w:r>
      <w:r w:rsidR="003601DE">
        <w:t xml:space="preserve"> vergelijkt, kan </w:t>
      </w:r>
      <w:proofErr w:type="spellStart"/>
      <w:r w:rsidR="004709D1">
        <w:t>React</w:t>
      </w:r>
      <w:proofErr w:type="spellEnd"/>
      <w:r w:rsidR="004709D1">
        <w:t xml:space="preserve"> Native</w:t>
      </w:r>
      <w:r w:rsidR="003601DE">
        <w:t xml:space="preserve"> het verschil t.o.v. de oorspronkelijke</w:t>
      </w:r>
      <w:r>
        <w:t xml:space="preserve"> </w:t>
      </w:r>
      <w:r w:rsidR="003601DE">
        <w:t>DOM bepalen en enkel het deel updaten</w:t>
      </w:r>
      <w:r w:rsidR="00976AE1">
        <w:t xml:space="preserve"> </w:t>
      </w:r>
      <w:r w:rsidR="003601DE">
        <w:t>dat</w:t>
      </w:r>
      <w:r w:rsidR="00976AE1">
        <w:t xml:space="preserve"> </w:t>
      </w:r>
      <w:r w:rsidR="00215D30">
        <w:t xml:space="preserve">tussentijds </w:t>
      </w:r>
      <w:r w:rsidR="003601DE">
        <w:t>veranderd is. Deze</w:t>
      </w:r>
      <w:r w:rsidR="00976AE1">
        <w:t xml:space="preserve"> </w:t>
      </w:r>
      <w:r w:rsidR="003601DE">
        <w:t>eigenschap is noodzakelijk voor real time applicaties die enige complexiteit bevatten.</w:t>
      </w:r>
      <w:r w:rsidR="00DD1452">
        <w:t xml:space="preserve"> </w:t>
      </w:r>
      <w:r w:rsidR="003601DE">
        <w:t xml:space="preserve"> </w:t>
      </w:r>
    </w:p>
    <w:p w14:paraId="46567187" w14:textId="78154079" w:rsidR="00A15926" w:rsidRDefault="00D144E6" w:rsidP="003601DE">
      <w:pPr>
        <w:keepNext/>
        <w:rPr>
          <w:noProof/>
        </w:rPr>
      </w:pPr>
      <w:r>
        <w:rPr>
          <w:noProof/>
        </w:rPr>
        <w:drawing>
          <wp:anchor distT="0" distB="0" distL="114300" distR="114300" simplePos="0" relativeHeight="251658247" behindDoc="0" locked="0" layoutInCell="1" allowOverlap="1" wp14:anchorId="237B4C0F" wp14:editId="5F6CC8EF">
            <wp:simplePos x="0" y="0"/>
            <wp:positionH relativeFrom="margin">
              <wp:posOffset>1224280</wp:posOffset>
            </wp:positionH>
            <wp:positionV relativeFrom="paragraph">
              <wp:posOffset>1457325</wp:posOffset>
            </wp:positionV>
            <wp:extent cx="3209925" cy="932815"/>
            <wp:effectExtent l="0" t="0" r="9525" b="635"/>
            <wp:wrapTopAndBottom/>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te change.PNG"/>
                    <pic:cNvPicPr/>
                  </pic:nvPicPr>
                  <pic:blipFill rotWithShape="1">
                    <a:blip r:embed="rId30">
                      <a:extLst>
                        <a:ext uri="{28A0092B-C50C-407E-A947-70E740481C1C}">
                          <a14:useLocalDpi xmlns:a14="http://schemas.microsoft.com/office/drawing/2010/main" val="0"/>
                        </a:ext>
                      </a:extLst>
                    </a:blip>
                    <a:srcRect b="15625"/>
                    <a:stretch/>
                  </pic:blipFill>
                  <pic:spPr bwMode="auto">
                    <a:xfrm>
                      <a:off x="0" y="0"/>
                      <a:ext cx="3209925" cy="932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8" behindDoc="0" locked="0" layoutInCell="1" allowOverlap="1" wp14:anchorId="6B0233EE" wp14:editId="6B65628C">
            <wp:simplePos x="0" y="0"/>
            <wp:positionH relativeFrom="margin">
              <wp:posOffset>1228090</wp:posOffset>
            </wp:positionH>
            <wp:positionV relativeFrom="paragraph">
              <wp:posOffset>2376805</wp:posOffset>
            </wp:positionV>
            <wp:extent cx="3133725" cy="925195"/>
            <wp:effectExtent l="0" t="0" r="0" b="8255"/>
            <wp:wrapTopAndBottom/>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owers dom bij state change.PNG"/>
                    <pic:cNvPicPr/>
                  </pic:nvPicPr>
                  <pic:blipFill>
                    <a:blip r:embed="rId31">
                      <a:extLst>
                        <a:ext uri="{28A0092B-C50C-407E-A947-70E740481C1C}">
                          <a14:useLocalDpi xmlns:a14="http://schemas.microsoft.com/office/drawing/2010/main" val="0"/>
                        </a:ext>
                      </a:extLst>
                    </a:blip>
                    <a:stretch>
                      <a:fillRect/>
                    </a:stretch>
                  </pic:blipFill>
                  <pic:spPr>
                    <a:xfrm>
                      <a:off x="0" y="0"/>
                      <a:ext cx="3133725" cy="9251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3" behindDoc="0" locked="0" layoutInCell="1" allowOverlap="1" wp14:anchorId="75912C2C" wp14:editId="2B827A04">
                <wp:simplePos x="0" y="0"/>
                <wp:positionH relativeFrom="margin">
                  <wp:posOffset>1189355</wp:posOffset>
                </wp:positionH>
                <wp:positionV relativeFrom="paragraph">
                  <wp:posOffset>3411855</wp:posOffset>
                </wp:positionV>
                <wp:extent cx="3129473" cy="185862"/>
                <wp:effectExtent l="0" t="0" r="0" b="5080"/>
                <wp:wrapTopAndBottom/>
                <wp:docPr id="43" name="Tekstvak 43"/>
                <wp:cNvGraphicFramePr/>
                <a:graphic xmlns:a="http://schemas.openxmlformats.org/drawingml/2006/main">
                  <a:graphicData uri="http://schemas.microsoft.com/office/word/2010/wordprocessingShape">
                    <wps:wsp>
                      <wps:cNvSpPr txBox="1"/>
                      <wps:spPr>
                        <a:xfrm>
                          <a:off x="0" y="0"/>
                          <a:ext cx="3129473" cy="185862"/>
                        </a:xfrm>
                        <a:prstGeom prst="rect">
                          <a:avLst/>
                        </a:prstGeom>
                        <a:solidFill>
                          <a:prstClr val="white"/>
                        </a:solidFill>
                        <a:ln>
                          <a:noFill/>
                        </a:ln>
                      </wps:spPr>
                      <wps:txbx>
                        <w:txbxContent>
                          <w:p w14:paraId="63C3BF9C" w14:textId="4D05579F" w:rsidR="00C417C8" w:rsidRPr="00991191" w:rsidRDefault="00C417C8" w:rsidP="005D58EF">
                            <w:pPr>
                              <w:pStyle w:val="Bijschrift"/>
                              <w:jc w:val="center"/>
                              <w:rPr>
                                <w:noProof/>
                              </w:rPr>
                            </w:pPr>
                            <w:r w:rsidRPr="004B1B33">
                              <w:rPr>
                                <w:highlight w:val="yellow"/>
                              </w:rPr>
                              <w:t xml:space="preserve">Figuur </w:t>
                            </w:r>
                            <w:r w:rsidRPr="004B1B33">
                              <w:rPr>
                                <w:highlight w:val="yellow"/>
                              </w:rPr>
                              <w:fldChar w:fldCharType="begin"/>
                            </w:r>
                            <w:r w:rsidRPr="004B1B33">
                              <w:rPr>
                                <w:highlight w:val="yellow"/>
                              </w:rPr>
                              <w:instrText xml:space="preserve"> STYLEREF 1 \s </w:instrText>
                            </w:r>
                            <w:r w:rsidRPr="004B1B33">
                              <w:rPr>
                                <w:highlight w:val="yellow"/>
                              </w:rPr>
                              <w:fldChar w:fldCharType="separate"/>
                            </w:r>
                            <w:r w:rsidRPr="004B1B33">
                              <w:rPr>
                                <w:noProof/>
                                <w:highlight w:val="yellow"/>
                              </w:rPr>
                              <w:t>2</w:t>
                            </w:r>
                            <w:r w:rsidRPr="004B1B33">
                              <w:rPr>
                                <w:noProof/>
                                <w:highlight w:val="yellow"/>
                              </w:rPr>
                              <w:fldChar w:fldCharType="end"/>
                            </w:r>
                            <w:r w:rsidRPr="004B1B33">
                              <w:rPr>
                                <w:highlight w:val="yellow"/>
                              </w:rPr>
                              <w:noBreakHyphen/>
                              <w:t xml:space="preserve">4: Voorbeeld Virtual DOM </w:t>
                            </w:r>
                            <w:sdt>
                              <w:sdtPr>
                                <w:rPr>
                                  <w:highlight w:val="yellow"/>
                                </w:rPr>
                                <w:id w:val="2105841787"/>
                                <w:citation/>
                              </w:sdtPr>
                              <w:sdtContent>
                                <w:r w:rsidRPr="004B1B33">
                                  <w:rPr>
                                    <w:highlight w:val="yellow"/>
                                  </w:rPr>
                                  <w:fldChar w:fldCharType="begin"/>
                                </w:r>
                                <w:r w:rsidRPr="004B1B33">
                                  <w:rPr>
                                    <w:highlight w:val="yellow"/>
                                  </w:rPr>
                                  <w:instrText xml:space="preserve"> CITATION Eis16 \l 2067 </w:instrText>
                                </w:r>
                                <w:r w:rsidRPr="004B1B33">
                                  <w:rPr>
                                    <w:highlight w:val="yellow"/>
                                  </w:rPr>
                                  <w:fldChar w:fldCharType="separate"/>
                                </w:r>
                                <w:r w:rsidRPr="00F5614E">
                                  <w:rPr>
                                    <w:noProof/>
                                    <w:highlight w:val="yellow"/>
                                  </w:rPr>
                                  <w:t>[12]</w:t>
                                </w:r>
                                <w:r w:rsidRPr="004B1B33">
                                  <w:rPr>
                                    <w:highlight w:val="yellow"/>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12C2C" id="Tekstvak 43" o:spid="_x0000_s1035" type="#_x0000_t202" style="position:absolute;left:0;text-align:left;margin-left:93.65pt;margin-top:268.65pt;width:246.4pt;height:14.65pt;z-index:2516582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" stroked="f">
                <v:textbox inset="0,0,0,0">
                  <w:txbxContent>
                    <w:p w14:paraId="63C3BF9C" w14:textId="4D05579F" w:rsidR="00C417C8" w:rsidRPr="00991191" w:rsidRDefault="00C417C8" w:rsidP="005D58EF">
                      <w:pPr>
                        <w:pStyle w:val="Bijschrift"/>
                        <w:jc w:val="center"/>
                        <w:rPr>
                          <w:noProof/>
                        </w:rPr>
                      </w:pPr>
                      <w:r w:rsidRPr="004B1B33">
                        <w:rPr>
                          <w:highlight w:val="yellow"/>
                        </w:rPr>
                        <w:t xml:space="preserve">Figuur </w:t>
                      </w:r>
                      <w:r w:rsidRPr="004B1B33">
                        <w:rPr>
                          <w:highlight w:val="yellow"/>
                        </w:rPr>
                        <w:fldChar w:fldCharType="begin"/>
                      </w:r>
                      <w:r w:rsidRPr="004B1B33">
                        <w:rPr>
                          <w:highlight w:val="yellow"/>
                        </w:rPr>
                        <w:instrText xml:space="preserve"> STYLEREF 1 \s </w:instrText>
                      </w:r>
                      <w:r w:rsidRPr="004B1B33">
                        <w:rPr>
                          <w:highlight w:val="yellow"/>
                        </w:rPr>
                        <w:fldChar w:fldCharType="separate"/>
                      </w:r>
                      <w:r w:rsidRPr="004B1B33">
                        <w:rPr>
                          <w:noProof/>
                          <w:highlight w:val="yellow"/>
                        </w:rPr>
                        <w:t>2</w:t>
                      </w:r>
                      <w:r w:rsidRPr="004B1B33">
                        <w:rPr>
                          <w:noProof/>
                          <w:highlight w:val="yellow"/>
                        </w:rPr>
                        <w:fldChar w:fldCharType="end"/>
                      </w:r>
                      <w:r w:rsidRPr="004B1B33">
                        <w:rPr>
                          <w:highlight w:val="yellow"/>
                        </w:rPr>
                        <w:noBreakHyphen/>
                        <w:t xml:space="preserve">4: Voorbeeld Virtual DOM </w:t>
                      </w:r>
                      <w:sdt>
                        <w:sdtPr>
                          <w:rPr>
                            <w:highlight w:val="yellow"/>
                          </w:rPr>
                          <w:id w:val="2105841787"/>
                          <w:citation/>
                        </w:sdtPr>
                        <w:sdtContent>
                          <w:r w:rsidRPr="004B1B33">
                            <w:rPr>
                              <w:highlight w:val="yellow"/>
                            </w:rPr>
                            <w:fldChar w:fldCharType="begin"/>
                          </w:r>
                          <w:r w:rsidRPr="004B1B33">
                            <w:rPr>
                              <w:highlight w:val="yellow"/>
                            </w:rPr>
                            <w:instrText xml:space="preserve"> CITATION Eis16 \l 2067 </w:instrText>
                          </w:r>
                          <w:r w:rsidRPr="004B1B33">
                            <w:rPr>
                              <w:highlight w:val="yellow"/>
                            </w:rPr>
                            <w:fldChar w:fldCharType="separate"/>
                          </w:r>
                          <w:r w:rsidRPr="00F5614E">
                            <w:rPr>
                              <w:noProof/>
                              <w:highlight w:val="yellow"/>
                            </w:rPr>
                            <w:t>[12]</w:t>
                          </w:r>
                          <w:r w:rsidRPr="004B1B33">
                            <w:rPr>
                              <w:highlight w:val="yellow"/>
                            </w:rPr>
                            <w:fldChar w:fldCharType="end"/>
                          </w:r>
                        </w:sdtContent>
                      </w:sdt>
                    </w:p>
                  </w:txbxContent>
                </v:textbox>
                <w10:wrap type="topAndBottom" anchorx="margin"/>
              </v:shape>
            </w:pict>
          </mc:Fallback>
        </mc:AlternateContent>
      </w:r>
      <w:r w:rsidR="00187616">
        <w:t xml:space="preserve">In plaats van de veranderingen die gebeuren op een pagina direct te renderen zal </w:t>
      </w:r>
      <w:proofErr w:type="spellStart"/>
      <w:r w:rsidR="00187616">
        <w:t>React</w:t>
      </w:r>
      <w:proofErr w:type="spellEnd"/>
      <w:r w:rsidR="00187616">
        <w:t xml:space="preserve"> de benodigde veranderingen berekenen in zijn memory en het minimaal mogelijke van de pagina</w:t>
      </w:r>
      <w:r w:rsidR="00215D30">
        <w:t xml:space="preserve"> </w:t>
      </w:r>
      <w:r w:rsidR="00BE54E1">
        <w:t xml:space="preserve">opnieuw </w:t>
      </w:r>
      <w:r w:rsidR="00187616">
        <w:t>renderen</w:t>
      </w:r>
      <w:r w:rsidR="00DD1452">
        <w:t>.</w:t>
      </w:r>
      <w:r w:rsidR="00187616">
        <w:t xml:space="preserve"> </w:t>
      </w:r>
      <w:r w:rsidR="00DD1452">
        <w:t>Z</w:t>
      </w:r>
      <w:r w:rsidR="00187616">
        <w:t>o zal niet de gehele pagina moeten worden herladen</w:t>
      </w:r>
      <w:r w:rsidR="00215D30">
        <w:t xml:space="preserve"> zoals bij gewoonlijke webapplicaties dat wel moet gebeuren.</w:t>
      </w:r>
      <w:r w:rsidR="00C3545C">
        <w:t xml:space="preserve"> </w:t>
      </w:r>
      <w:r w:rsidR="00C3545C" w:rsidRPr="004B1B33">
        <w:rPr>
          <w:highlight w:val="yellow"/>
        </w:rPr>
        <w:t>Fi</w:t>
      </w:r>
      <w:r w:rsidR="00934192" w:rsidRPr="004B1B33">
        <w:rPr>
          <w:highlight w:val="yellow"/>
        </w:rPr>
        <w:t xml:space="preserve">guur 2-4 </w:t>
      </w:r>
      <w:r w:rsidR="00C65C03" w:rsidRPr="004B1B33">
        <w:rPr>
          <w:highlight w:val="yellow"/>
        </w:rPr>
        <w:t xml:space="preserve">toont </w:t>
      </w:r>
      <w:r w:rsidR="00DA3DB3" w:rsidRPr="004B1B33">
        <w:rPr>
          <w:highlight w:val="yellow"/>
        </w:rPr>
        <w:t>aan wat er gebeurt</w:t>
      </w:r>
      <w:r w:rsidR="00550A89" w:rsidRPr="004B1B33">
        <w:rPr>
          <w:highlight w:val="yellow"/>
        </w:rPr>
        <w:t xml:space="preserve"> als er iets moet veranderen in het DOM</w:t>
      </w:r>
      <w:r w:rsidR="00C65C03" w:rsidRPr="004B1B33">
        <w:rPr>
          <w:highlight w:val="yellow"/>
        </w:rPr>
        <w:t>. Van links naar rechts vormen zich drie stappen. Stap één is dat er effectief een statu</w:t>
      </w:r>
      <w:r w:rsidR="00DA3DB3" w:rsidRPr="004B1B33">
        <w:rPr>
          <w:highlight w:val="yellow"/>
        </w:rPr>
        <w:t>sverandering van het DOM gebeurt</w:t>
      </w:r>
      <w:r w:rsidR="00C65C03" w:rsidRPr="004B1B33">
        <w:rPr>
          <w:highlight w:val="yellow"/>
        </w:rPr>
        <w:t xml:space="preserve">. Tijdens stap twee wordt het verschil gecalculeerd, en de finale stap is het opnieuw renderen van de UI. </w:t>
      </w:r>
      <w:r w:rsidR="00550A89" w:rsidRPr="004B1B33">
        <w:rPr>
          <w:highlight w:val="yellow"/>
        </w:rPr>
        <w:t xml:space="preserve">Bij deze laatste stap wordt </w:t>
      </w:r>
      <w:r w:rsidR="00550A89" w:rsidRPr="004B1B33">
        <w:rPr>
          <w:highlight w:val="yellow"/>
        </w:rPr>
        <w:lastRenderedPageBreak/>
        <w:t>dan ook het browser DOM aangepast, waarbij deze dan niet zijn geheel opnieuw moet renderen.</w:t>
      </w:r>
    </w:p>
    <w:p w14:paraId="2658A05F" w14:textId="5631444D" w:rsidR="002B6381" w:rsidRDefault="006A74DE" w:rsidP="003601DE">
      <w:pPr>
        <w:keepNext/>
      </w:pPr>
      <w:r>
        <w:t xml:space="preserve">De Virtual DOM </w:t>
      </w:r>
      <w:r w:rsidR="00550A89">
        <w:t xml:space="preserve">gebruiken </w:t>
      </w:r>
      <w:r>
        <w:t xml:space="preserve">heeft dus zijn performance voordelen. Maar het potentieel is veel groter dan enkel </w:t>
      </w:r>
      <w:r w:rsidR="00591A6A">
        <w:t>die</w:t>
      </w:r>
      <w:r>
        <w:t xml:space="preserve"> </w:t>
      </w:r>
      <w:r w:rsidR="00591A6A">
        <w:t>verbeteringen</w:t>
      </w:r>
      <w:r>
        <w:t xml:space="preserve">. </w:t>
      </w:r>
      <w:r w:rsidRPr="00CE4433">
        <w:rPr>
          <w:highlight w:val="yellow"/>
        </w:rPr>
        <w:t xml:space="preserve">Wat als </w:t>
      </w:r>
      <w:proofErr w:type="spellStart"/>
      <w:r w:rsidRPr="00CE4433">
        <w:rPr>
          <w:highlight w:val="yellow"/>
        </w:rPr>
        <w:t>React</w:t>
      </w:r>
      <w:proofErr w:type="spellEnd"/>
      <w:r w:rsidRPr="00CE4433">
        <w:rPr>
          <w:highlight w:val="yellow"/>
        </w:rPr>
        <w:t xml:space="preserve"> een ander doel kon renderen dan de browser z’n DOM? </w:t>
      </w:r>
      <w:r w:rsidR="00EA327E" w:rsidRPr="00CE4433">
        <w:rPr>
          <w:highlight w:val="yellow"/>
        </w:rPr>
        <w:t xml:space="preserve">Met deze filosofie werd </w:t>
      </w:r>
      <w:proofErr w:type="spellStart"/>
      <w:r w:rsidR="00EA327E" w:rsidRPr="00CE4433">
        <w:rPr>
          <w:highlight w:val="yellow"/>
        </w:rPr>
        <w:t>React</w:t>
      </w:r>
      <w:proofErr w:type="spellEnd"/>
      <w:r w:rsidR="00EA327E" w:rsidRPr="00CE4433">
        <w:rPr>
          <w:highlight w:val="yellow"/>
        </w:rPr>
        <w:t xml:space="preserve"> Native gebouwd. </w:t>
      </w:r>
      <w:r w:rsidRPr="00CE4433">
        <w:rPr>
          <w:highlight w:val="yellow"/>
        </w:rPr>
        <w:t xml:space="preserve">In plaats van de browser z’n DOM te renderen, zal </w:t>
      </w:r>
      <w:proofErr w:type="spellStart"/>
      <w:r w:rsidR="004709D1">
        <w:rPr>
          <w:highlight w:val="yellow"/>
        </w:rPr>
        <w:t>React</w:t>
      </w:r>
      <w:proofErr w:type="spellEnd"/>
      <w:r w:rsidR="004709D1">
        <w:rPr>
          <w:highlight w:val="yellow"/>
        </w:rPr>
        <w:t xml:space="preserve"> Native</w:t>
      </w:r>
      <w:r w:rsidRPr="00CE4433">
        <w:rPr>
          <w:highlight w:val="yellow"/>
        </w:rPr>
        <w:t xml:space="preserve"> </w:t>
      </w:r>
      <w:proofErr w:type="spellStart"/>
      <w:r w:rsidRPr="00CE4433">
        <w:rPr>
          <w:highlight w:val="yellow"/>
        </w:rPr>
        <w:t>Objective</w:t>
      </w:r>
      <w:proofErr w:type="spellEnd"/>
      <w:r w:rsidRPr="00CE4433">
        <w:rPr>
          <w:highlight w:val="yellow"/>
        </w:rPr>
        <w:t xml:space="preserve">-C </w:t>
      </w:r>
      <w:proofErr w:type="spellStart"/>
      <w:r w:rsidRPr="00CE4433">
        <w:rPr>
          <w:highlight w:val="yellow"/>
        </w:rPr>
        <w:t>API</w:t>
      </w:r>
      <w:r w:rsidR="00454E75" w:rsidRPr="00CE4433">
        <w:rPr>
          <w:highlight w:val="yellow"/>
        </w:rPr>
        <w:t>s</w:t>
      </w:r>
      <w:proofErr w:type="spellEnd"/>
      <w:r w:rsidRPr="00CE4433">
        <w:rPr>
          <w:highlight w:val="yellow"/>
        </w:rPr>
        <w:t xml:space="preserve"> gebruiken om iOS componenten te renderen en analoog Java </w:t>
      </w:r>
      <w:proofErr w:type="spellStart"/>
      <w:r w:rsidRPr="00CE4433">
        <w:rPr>
          <w:highlight w:val="yellow"/>
        </w:rPr>
        <w:t>APIs</w:t>
      </w:r>
      <w:proofErr w:type="spellEnd"/>
      <w:r w:rsidRPr="00CE4433">
        <w:rPr>
          <w:highlight w:val="yellow"/>
        </w:rPr>
        <w:t xml:space="preserve"> om Android componenten te renderen</w:t>
      </w:r>
      <w:r>
        <w:t xml:space="preserve">. Met deze eigenschap onderscheidt </w:t>
      </w:r>
      <w:proofErr w:type="spellStart"/>
      <w:r w:rsidR="004709D1">
        <w:t>React</w:t>
      </w:r>
      <w:proofErr w:type="spellEnd"/>
      <w:r w:rsidR="004709D1">
        <w:t xml:space="preserve"> Native</w:t>
      </w:r>
      <w:r>
        <w:t xml:space="preserve"> zich van andere cross-platform development opties, die </w:t>
      </w:r>
      <w:r w:rsidR="00AA1B12">
        <w:t>meestal</w:t>
      </w:r>
      <w:r>
        <w:t xml:space="preserve"> een web-</w:t>
      </w:r>
      <w:proofErr w:type="spellStart"/>
      <w:r>
        <w:t>based</w:t>
      </w:r>
      <w:proofErr w:type="spellEnd"/>
      <w:r>
        <w:t xml:space="preserve"> view renderen.</w:t>
      </w:r>
      <w:r w:rsidR="00273D03" w:rsidRPr="00273D03">
        <w:t xml:space="preserve"> </w:t>
      </w:r>
      <w:sdt>
        <w:sdtPr>
          <w:id w:val="-1715182702"/>
          <w:citation/>
        </w:sdtPr>
        <w:sdtContent>
          <w:r w:rsidR="00273D03">
            <w:fldChar w:fldCharType="begin"/>
          </w:r>
          <w:r w:rsidR="00273D03">
            <w:instrText xml:space="preserve"> CITATION Eis16 \l 2067 </w:instrText>
          </w:r>
          <w:r w:rsidR="00273D03">
            <w:fldChar w:fldCharType="separate"/>
          </w:r>
          <w:r w:rsidR="00F5614E" w:rsidRPr="00F5614E">
            <w:rPr>
              <w:noProof/>
            </w:rPr>
            <w:t>[12]</w:t>
          </w:r>
          <w:r w:rsidR="00273D03">
            <w:fldChar w:fldCharType="end"/>
          </w:r>
        </w:sdtContent>
      </w:sdt>
    </w:p>
    <w:p w14:paraId="515ED260" w14:textId="4F82A102" w:rsidR="003601DE" w:rsidRPr="00D964B8" w:rsidRDefault="003601DE" w:rsidP="003601DE">
      <w:pPr>
        <w:pStyle w:val="Kop4"/>
        <w:spacing w:before="40" w:after="0"/>
        <w:rPr>
          <w:lang w:val="en-US"/>
        </w:rPr>
      </w:pPr>
      <w:r w:rsidRPr="00D964B8">
        <w:rPr>
          <w:lang w:val="en-US"/>
        </w:rPr>
        <w:t>One-way data flow</w:t>
      </w:r>
      <w:r w:rsidR="002B6381" w:rsidRPr="00D964B8">
        <w:rPr>
          <w:lang w:val="en-US"/>
        </w:rPr>
        <w:t>: MVC – Flux - Redux</w:t>
      </w:r>
    </w:p>
    <w:p w14:paraId="083A8404" w14:textId="2DE31CC1" w:rsidR="00BE54E1" w:rsidRDefault="00312707" w:rsidP="002B6381">
      <w:pPr>
        <w:keepNext/>
      </w:pPr>
      <w:proofErr w:type="spellStart"/>
      <w:r>
        <w:t>React</w:t>
      </w:r>
      <w:proofErr w:type="spellEnd"/>
      <w:r>
        <w:t xml:space="preserve"> </w:t>
      </w:r>
      <w:r w:rsidR="00AA1B12">
        <w:t xml:space="preserve">maakt gebruik van </w:t>
      </w:r>
      <w:r>
        <w:t xml:space="preserve">Flux, </w:t>
      </w:r>
      <w:r w:rsidR="00DD6505">
        <w:t xml:space="preserve">een architectuur om data </w:t>
      </w:r>
      <w:proofErr w:type="spellStart"/>
      <w:r w:rsidR="00DD6505">
        <w:t>layers</w:t>
      </w:r>
      <w:proofErr w:type="spellEnd"/>
      <w:r w:rsidR="00DD6505">
        <w:t xml:space="preserve"> te creëren in </w:t>
      </w:r>
      <w:proofErr w:type="spellStart"/>
      <w:r w:rsidR="00DD6505">
        <w:t>JavaScript</w:t>
      </w:r>
      <w:proofErr w:type="spellEnd"/>
      <w:r w:rsidR="00DD6505">
        <w:t xml:space="preserve"> applicaties en een alternatief op het Model-View-</w:t>
      </w:r>
      <w:r w:rsidR="00095BBD">
        <w:t>C</w:t>
      </w:r>
      <w:r w:rsidR="00DD6505">
        <w:t xml:space="preserve">ontroller-model (MVC) dat in vele Java applicaties wordt </w:t>
      </w:r>
      <w:r w:rsidR="00751A60">
        <w:t>toegepast</w:t>
      </w:r>
      <w:r w:rsidR="00DD6505">
        <w:t>. MVC heeft als architectuur het nadeel dat als de applicatie complexer en groter wordt dat</w:t>
      </w:r>
      <w:r w:rsidR="00BE54E1">
        <w:t>:</w:t>
      </w:r>
      <w:r w:rsidR="00DD6505">
        <w:t xml:space="preserve"> </w:t>
      </w:r>
    </w:p>
    <w:p w14:paraId="6A441CE4" w14:textId="34D07EB8" w:rsidR="00BE54E1" w:rsidRDefault="00DD6505" w:rsidP="009A0D12">
      <w:pPr>
        <w:pStyle w:val="Lijstalinea"/>
        <w:keepNext/>
        <w:numPr>
          <w:ilvl w:val="0"/>
          <w:numId w:val="9"/>
        </w:numPr>
      </w:pPr>
      <w:r>
        <w:t xml:space="preserve">de relaties tussen View, </w:t>
      </w:r>
      <w:proofErr w:type="spellStart"/>
      <w:r>
        <w:t>Models</w:t>
      </w:r>
      <w:proofErr w:type="spellEnd"/>
      <w:r>
        <w:t xml:space="preserve"> &amp; Controllers te complex word</w:t>
      </w:r>
      <w:r w:rsidR="000D1F51">
        <w:t>en</w:t>
      </w:r>
      <w:r w:rsidR="007D5FFC">
        <w:t>.</w:t>
      </w:r>
    </w:p>
    <w:p w14:paraId="04321872" w14:textId="1FEDAAE8" w:rsidR="00BE54E1" w:rsidRDefault="000D1F51" w:rsidP="009A0D12">
      <w:pPr>
        <w:pStyle w:val="Lijstalinea"/>
        <w:keepNext/>
        <w:numPr>
          <w:ilvl w:val="0"/>
          <w:numId w:val="9"/>
        </w:numPr>
      </w:pPr>
      <w:r>
        <w:t xml:space="preserve">de code </w:t>
      </w:r>
      <w:r w:rsidR="00DD6505">
        <w:t>zeer moeilijk te debuggen valt</w:t>
      </w:r>
      <w:r w:rsidR="007D5FFC">
        <w:t>.</w:t>
      </w:r>
    </w:p>
    <w:p w14:paraId="2B78B4D1" w14:textId="3C93EA3A" w:rsidR="00BE54E1" w:rsidRDefault="00454E75" w:rsidP="009A0D12">
      <w:pPr>
        <w:pStyle w:val="Lijstalinea"/>
        <w:keepNext/>
        <w:numPr>
          <w:ilvl w:val="0"/>
          <w:numId w:val="9"/>
        </w:numPr>
      </w:pPr>
      <w:r>
        <w:rPr>
          <w:noProof/>
        </w:rPr>
        <w:drawing>
          <wp:anchor distT="0" distB="0" distL="114300" distR="114300" simplePos="0" relativeHeight="251658256" behindDoc="0" locked="0" layoutInCell="1" allowOverlap="1" wp14:anchorId="375F5521" wp14:editId="64D9EFD0">
            <wp:simplePos x="0" y="0"/>
            <wp:positionH relativeFrom="column">
              <wp:posOffset>952721</wp:posOffset>
            </wp:positionH>
            <wp:positionV relativeFrom="paragraph">
              <wp:posOffset>332022</wp:posOffset>
            </wp:positionV>
            <wp:extent cx="3810000" cy="793330"/>
            <wp:effectExtent l="0" t="0" r="0" b="698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VC.PNG"/>
                    <pic:cNvPicPr/>
                  </pic:nvPicPr>
                  <pic:blipFill>
                    <a:blip r:embed="rId32">
                      <a:extLst>
                        <a:ext uri="{28A0092B-C50C-407E-A947-70E740481C1C}">
                          <a14:useLocalDpi xmlns:a14="http://schemas.microsoft.com/office/drawing/2010/main" val="0"/>
                        </a:ext>
                      </a:extLst>
                    </a:blip>
                    <a:stretch>
                      <a:fillRect/>
                    </a:stretch>
                  </pic:blipFill>
                  <pic:spPr>
                    <a:xfrm>
                      <a:off x="0" y="0"/>
                      <a:ext cx="3810000" cy="793330"/>
                    </a:xfrm>
                    <a:prstGeom prst="rect">
                      <a:avLst/>
                    </a:prstGeom>
                  </pic:spPr>
                </pic:pic>
              </a:graphicData>
            </a:graphic>
            <wp14:sizeRelH relativeFrom="page">
              <wp14:pctWidth>0</wp14:pctWidth>
            </wp14:sizeRelH>
            <wp14:sizeRelV relativeFrom="page">
              <wp14:pctHeight>0</wp14:pctHeight>
            </wp14:sizeRelV>
          </wp:anchor>
        </w:drawing>
      </w:r>
      <w:r w:rsidR="000D1F51">
        <w:t xml:space="preserve">oneindige loops te gemakkelijk </w:t>
      </w:r>
      <w:r w:rsidR="00BF3E08">
        <w:t>geactiveerd</w:t>
      </w:r>
      <w:r w:rsidR="000D1F51">
        <w:t xml:space="preserve"> worden</w:t>
      </w:r>
      <w:r w:rsidR="00DD6505">
        <w:t>.</w:t>
      </w:r>
      <w:r w:rsidR="000D1F51">
        <w:t xml:space="preserve"> </w:t>
      </w:r>
    </w:p>
    <w:p w14:paraId="1D5A9B2C" w14:textId="25CD4376" w:rsidR="0008701E" w:rsidRDefault="0008701E" w:rsidP="0008701E">
      <w:pPr>
        <w:pStyle w:val="Lijstalinea"/>
        <w:keepNext/>
      </w:pPr>
    </w:p>
    <w:p w14:paraId="70901D24" w14:textId="07250BD3" w:rsidR="0008701E" w:rsidRDefault="0008701E" w:rsidP="0008701E">
      <w:pPr>
        <w:pStyle w:val="Bijschrift"/>
        <w:jc w:val="center"/>
      </w:pPr>
      <w:bookmarkStart w:id="39" w:name="_Toc514361208"/>
      <w:r>
        <w:t xml:space="preserve">Figuur </w:t>
      </w:r>
      <w:r w:rsidR="00C417C8">
        <w:fldChar w:fldCharType="begin"/>
      </w:r>
      <w:r w:rsidR="00C417C8">
        <w:instrText xml:space="preserve"> STYLEREF 1 \s </w:instrText>
      </w:r>
      <w:r w:rsidR="00C417C8">
        <w:fldChar w:fldCharType="separate"/>
      </w:r>
      <w:r w:rsidR="00657D17">
        <w:rPr>
          <w:noProof/>
        </w:rPr>
        <w:t>2</w:t>
      </w:r>
      <w:r w:rsidR="00C417C8">
        <w:rPr>
          <w:noProof/>
        </w:rPr>
        <w:fldChar w:fldCharType="end"/>
      </w:r>
      <w:r w:rsidR="00657D17">
        <w:t>.</w:t>
      </w:r>
      <w:r w:rsidR="00C417C8">
        <w:fldChar w:fldCharType="begin"/>
      </w:r>
      <w:r w:rsidR="00C417C8">
        <w:instrText xml:space="preserve"> SEQ Figuur \* ARABIC \s 1 </w:instrText>
      </w:r>
      <w:r w:rsidR="00C417C8">
        <w:fldChar w:fldCharType="separate"/>
      </w:r>
      <w:r w:rsidR="00657D17">
        <w:rPr>
          <w:noProof/>
        </w:rPr>
        <w:t>5</w:t>
      </w:r>
      <w:r w:rsidR="00C417C8">
        <w:rPr>
          <w:noProof/>
        </w:rPr>
        <w:fldChar w:fldCharType="end"/>
      </w:r>
      <w:r>
        <w:t xml:space="preserve">: </w:t>
      </w:r>
      <w:bookmarkStart w:id="40" w:name="_Ref509316668"/>
      <w:r>
        <w:t>Voorbeeld MVC</w:t>
      </w:r>
      <w:bookmarkEnd w:id="40"/>
      <w:r w:rsidRPr="00030C0A">
        <w:t xml:space="preserve"> </w:t>
      </w:r>
      <w:sdt>
        <w:sdtPr>
          <w:id w:val="-1821190442"/>
          <w:citation/>
        </w:sdtPr>
        <w:sdtContent>
          <w:r>
            <w:fldChar w:fldCharType="begin"/>
          </w:r>
          <w:r>
            <w:instrText xml:space="preserve"> CITATION Mic18 \l 2067 </w:instrText>
          </w:r>
          <w:r>
            <w:fldChar w:fldCharType="separate"/>
          </w:r>
          <w:r w:rsidR="00F5614E" w:rsidRPr="00F5614E">
            <w:rPr>
              <w:noProof/>
            </w:rPr>
            <w:t>[14]</w:t>
          </w:r>
          <w:r>
            <w:fldChar w:fldCharType="end"/>
          </w:r>
        </w:sdtContent>
      </w:sdt>
      <w:bookmarkEnd w:id="39"/>
    </w:p>
    <w:p w14:paraId="5B6B2D62" w14:textId="7C5E6ECE" w:rsidR="00C75CE0" w:rsidRDefault="00C75CE0" w:rsidP="0008701E">
      <w:pPr>
        <w:pStyle w:val="Bijschrift"/>
      </w:pPr>
    </w:p>
    <w:p w14:paraId="520D4A26" w14:textId="77E4B650" w:rsidR="00454E75" w:rsidRDefault="002B6381" w:rsidP="00454E75">
      <w:pPr>
        <w:keepNext/>
      </w:pPr>
      <w:r>
        <w:rPr>
          <w:noProof/>
          <w:lang w:eastAsia="en-US"/>
        </w:rPr>
        <w:drawing>
          <wp:anchor distT="0" distB="0" distL="114300" distR="114300" simplePos="0" relativeHeight="251658255" behindDoc="0" locked="0" layoutInCell="1" allowOverlap="1" wp14:anchorId="300B4841" wp14:editId="6E28A2C7">
            <wp:simplePos x="0" y="0"/>
            <wp:positionH relativeFrom="margin">
              <wp:align>center</wp:align>
            </wp:positionH>
            <wp:positionV relativeFrom="paragraph">
              <wp:posOffset>110</wp:posOffset>
            </wp:positionV>
            <wp:extent cx="4248150" cy="2886887"/>
            <wp:effectExtent l="0" t="0" r="0" b="8890"/>
            <wp:wrapTopAndBottom/>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VC complex.PNG"/>
                    <pic:cNvPicPr/>
                  </pic:nvPicPr>
                  <pic:blipFill>
                    <a:blip r:embed="rId33">
                      <a:extLst>
                        <a:ext uri="{28A0092B-C50C-407E-A947-70E740481C1C}">
                          <a14:useLocalDpi xmlns:a14="http://schemas.microsoft.com/office/drawing/2010/main" val="0"/>
                        </a:ext>
                      </a:extLst>
                    </a:blip>
                    <a:stretch>
                      <a:fillRect/>
                    </a:stretch>
                  </pic:blipFill>
                  <pic:spPr>
                    <a:xfrm>
                      <a:off x="0" y="0"/>
                      <a:ext cx="4248150" cy="2886887"/>
                    </a:xfrm>
                    <a:prstGeom prst="rect">
                      <a:avLst/>
                    </a:prstGeom>
                  </pic:spPr>
                </pic:pic>
              </a:graphicData>
            </a:graphic>
            <wp14:sizeRelH relativeFrom="page">
              <wp14:pctWidth>0</wp14:pctWidth>
            </wp14:sizeRelH>
            <wp14:sizeRelV relativeFrom="page">
              <wp14:pctHeight>0</wp14:pctHeight>
            </wp14:sizeRelV>
          </wp:anchor>
        </w:drawing>
      </w:r>
    </w:p>
    <w:p w14:paraId="455F8B3B" w14:textId="4AA352A8" w:rsidR="00C75CE0" w:rsidRDefault="00454E75" w:rsidP="00454E75">
      <w:pPr>
        <w:pStyle w:val="Bijschrift"/>
        <w:jc w:val="center"/>
      </w:pPr>
      <w:bookmarkStart w:id="41" w:name="_Toc514361209"/>
      <w:r>
        <w:t xml:space="preserve">Figuur </w:t>
      </w:r>
      <w:r w:rsidR="00C417C8">
        <w:fldChar w:fldCharType="begin"/>
      </w:r>
      <w:r w:rsidR="00C417C8">
        <w:instrText xml:space="preserve"> STYLEREF 1 \s </w:instrText>
      </w:r>
      <w:r w:rsidR="00C417C8">
        <w:fldChar w:fldCharType="separate"/>
      </w:r>
      <w:r w:rsidR="00657D17">
        <w:rPr>
          <w:noProof/>
        </w:rPr>
        <w:t>2</w:t>
      </w:r>
      <w:r w:rsidR="00C417C8">
        <w:rPr>
          <w:noProof/>
        </w:rPr>
        <w:fldChar w:fldCharType="end"/>
      </w:r>
      <w:r w:rsidR="00657D17">
        <w:t>.</w:t>
      </w:r>
      <w:r w:rsidR="00C417C8">
        <w:fldChar w:fldCharType="begin"/>
      </w:r>
      <w:r w:rsidR="00C417C8">
        <w:instrText xml:space="preserve"> SEQ Figuur \* ARABIC \s 1 </w:instrText>
      </w:r>
      <w:r w:rsidR="00C417C8">
        <w:fldChar w:fldCharType="separate"/>
      </w:r>
      <w:r w:rsidR="00657D17">
        <w:rPr>
          <w:noProof/>
        </w:rPr>
        <w:t>6</w:t>
      </w:r>
      <w:r w:rsidR="00C417C8">
        <w:rPr>
          <w:noProof/>
        </w:rPr>
        <w:fldChar w:fldCharType="end"/>
      </w:r>
      <w:r w:rsidRPr="00454E75">
        <w:t xml:space="preserve"> </w:t>
      </w:r>
      <w:r>
        <w:t>Complexer voorbeeld MVC</w:t>
      </w:r>
      <w:r w:rsidRPr="00030C0A">
        <w:t xml:space="preserve"> </w:t>
      </w:r>
      <w:sdt>
        <w:sdtPr>
          <w:id w:val="-1864586618"/>
          <w:citation/>
        </w:sdtPr>
        <w:sdtContent>
          <w:r>
            <w:fldChar w:fldCharType="begin"/>
          </w:r>
          <w:r>
            <w:instrText xml:space="preserve"> CITATION Mic18 \l 2067 </w:instrText>
          </w:r>
          <w:r>
            <w:fldChar w:fldCharType="separate"/>
          </w:r>
          <w:r w:rsidR="00F5614E" w:rsidRPr="00F5614E">
            <w:rPr>
              <w:noProof/>
            </w:rPr>
            <w:t>[14]</w:t>
          </w:r>
          <w:r>
            <w:fldChar w:fldCharType="end"/>
          </w:r>
        </w:sdtContent>
      </w:sdt>
      <w:bookmarkEnd w:id="41"/>
    </w:p>
    <w:p w14:paraId="30F77A08" w14:textId="06E7171D" w:rsidR="002B6381" w:rsidRDefault="002B6381" w:rsidP="003601DE"/>
    <w:p w14:paraId="3DB97ABA" w14:textId="39F0247C" w:rsidR="003601DE" w:rsidRDefault="00591A6A" w:rsidP="003601DE">
      <w:r w:rsidRPr="00BC4311">
        <w:rPr>
          <w:noProof/>
          <w:highlight w:val="yellow"/>
        </w:rPr>
        <w:lastRenderedPageBreak/>
        <w:drawing>
          <wp:anchor distT="0" distB="0" distL="114300" distR="114300" simplePos="0" relativeHeight="251658257" behindDoc="0" locked="0" layoutInCell="1" allowOverlap="1" wp14:anchorId="4D456C5A" wp14:editId="2F6AD3BE">
            <wp:simplePos x="0" y="0"/>
            <wp:positionH relativeFrom="column">
              <wp:posOffset>689859</wp:posOffset>
            </wp:positionH>
            <wp:positionV relativeFrom="paragraph">
              <wp:posOffset>1690923</wp:posOffset>
            </wp:positionV>
            <wp:extent cx="4343400" cy="1117449"/>
            <wp:effectExtent l="0" t="0" r="0" b="6985"/>
            <wp:wrapTopAndBottom/>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ux.PNG"/>
                    <pic:cNvPicPr/>
                  </pic:nvPicPr>
                  <pic:blipFill>
                    <a:blip r:embed="rId34">
                      <a:extLst>
                        <a:ext uri="{28A0092B-C50C-407E-A947-70E740481C1C}">
                          <a14:useLocalDpi xmlns:a14="http://schemas.microsoft.com/office/drawing/2010/main" val="0"/>
                        </a:ext>
                      </a:extLst>
                    </a:blip>
                    <a:stretch>
                      <a:fillRect/>
                    </a:stretch>
                  </pic:blipFill>
                  <pic:spPr>
                    <a:xfrm>
                      <a:off x="0" y="0"/>
                      <a:ext cx="4343400" cy="1117449"/>
                    </a:xfrm>
                    <a:prstGeom prst="rect">
                      <a:avLst/>
                    </a:prstGeom>
                  </pic:spPr>
                </pic:pic>
              </a:graphicData>
            </a:graphic>
          </wp:anchor>
        </w:drawing>
      </w:r>
      <w:r w:rsidR="000D1F51" w:rsidRPr="00BC4311">
        <w:rPr>
          <w:highlight w:val="yellow"/>
        </w:rPr>
        <w:t xml:space="preserve">De Flux architectuur zorgt ervoor dat elke interactie met de </w:t>
      </w:r>
      <w:r w:rsidR="00BC4311">
        <w:rPr>
          <w:highlight w:val="yellow"/>
        </w:rPr>
        <w:t xml:space="preserve">View via één enkel pad naar de </w:t>
      </w:r>
      <w:proofErr w:type="spellStart"/>
      <w:r w:rsidR="00BC4311">
        <w:rPr>
          <w:highlight w:val="yellow"/>
        </w:rPr>
        <w:t>D</w:t>
      </w:r>
      <w:r w:rsidR="000D1F51" w:rsidRPr="00BC4311">
        <w:rPr>
          <w:highlight w:val="yellow"/>
        </w:rPr>
        <w:t>ispatcher</w:t>
      </w:r>
      <w:proofErr w:type="spellEnd"/>
      <w:r w:rsidR="000D1F51" w:rsidRPr="00BC4311">
        <w:rPr>
          <w:highlight w:val="yellow"/>
        </w:rPr>
        <w:t xml:space="preserve"> gaat, deze is dan </w:t>
      </w:r>
      <w:r w:rsidR="00BC4311" w:rsidRPr="00BC4311">
        <w:rPr>
          <w:highlight w:val="yellow"/>
        </w:rPr>
        <w:t>het</w:t>
      </w:r>
      <w:r w:rsidR="000D1F51" w:rsidRPr="00BC4311">
        <w:rPr>
          <w:highlight w:val="yellow"/>
        </w:rPr>
        <w:t xml:space="preserve"> centraal punt </w:t>
      </w:r>
      <w:r w:rsidR="00BC4311">
        <w:rPr>
          <w:highlight w:val="yellow"/>
        </w:rPr>
        <w:t>die</w:t>
      </w:r>
      <w:r w:rsidR="000D1F51" w:rsidRPr="00BC4311">
        <w:rPr>
          <w:highlight w:val="yellow"/>
        </w:rPr>
        <w:t xml:space="preserve"> alle acties naar alle Stores </w:t>
      </w:r>
      <w:r w:rsidR="00BC4311" w:rsidRPr="00BC4311">
        <w:rPr>
          <w:highlight w:val="yellow"/>
        </w:rPr>
        <w:t>stuurt</w:t>
      </w:r>
      <w:r w:rsidR="000D1F51">
        <w:t>. De Stores zelf bezitten dan de logica om te bepalen of deze actie dan iets verander</w:t>
      </w:r>
      <w:r w:rsidR="00BE54E1">
        <w:t>t</w:t>
      </w:r>
      <w:r w:rsidR="000D1F51">
        <w:t xml:space="preserve"> in de eigen data. Elke Store is verantwoordelijk voor een domein van de applicatie</w:t>
      </w:r>
      <w:r w:rsidR="00F932C2">
        <w:t xml:space="preserve">. </w:t>
      </w:r>
      <w:r w:rsidR="00751A60">
        <w:t>Dit</w:t>
      </w:r>
      <w:r w:rsidR="00DD1452">
        <w:t xml:space="preserve"> </w:t>
      </w:r>
      <w:r w:rsidR="000D1F51">
        <w:t xml:space="preserve">update enkel zichzelf als reactie op de acties die worden doorgezonden vanuit de </w:t>
      </w:r>
      <w:proofErr w:type="spellStart"/>
      <w:r w:rsidR="000D1F51">
        <w:t>Dispatcher</w:t>
      </w:r>
      <w:proofErr w:type="spellEnd"/>
      <w:r w:rsidR="000D1F51">
        <w:t xml:space="preserve">. Het grootste voordeel van Flux is </w:t>
      </w:r>
      <w:r w:rsidR="00EE773A">
        <w:t xml:space="preserve">het feit dat de data maar in één richting gaat, hiermee </w:t>
      </w:r>
      <w:r w:rsidR="00BC4311">
        <w:t>vermijdt</w:t>
      </w:r>
      <w:r w:rsidR="00EE773A">
        <w:t xml:space="preserve"> </w:t>
      </w:r>
      <w:r w:rsidR="00751A60">
        <w:t xml:space="preserve">men </w:t>
      </w:r>
      <w:r w:rsidR="00EE773A">
        <w:t xml:space="preserve">complexiteit, </w:t>
      </w:r>
      <w:proofErr w:type="spellStart"/>
      <w:r w:rsidR="00EE773A">
        <w:t>infinite</w:t>
      </w:r>
      <w:proofErr w:type="spellEnd"/>
      <w:r w:rsidR="00EE773A">
        <w:t xml:space="preserve"> loops, debug problemen, … Eveneens is het veel makkelijker om de flow van data uit te leggen aan iemand die er nog geen kennis van had. </w:t>
      </w:r>
      <w:sdt>
        <w:sdtPr>
          <w:id w:val="1244838516"/>
          <w:citation/>
        </w:sdtPr>
        <w:sdtContent>
          <w:r w:rsidR="00030C0A">
            <w:fldChar w:fldCharType="begin"/>
          </w:r>
          <w:r w:rsidR="00030C0A">
            <w:instrText xml:space="preserve"> CITATION Mic18 \l 2067 </w:instrText>
          </w:r>
          <w:r w:rsidR="00030C0A">
            <w:fldChar w:fldCharType="separate"/>
          </w:r>
          <w:r w:rsidR="00F5614E" w:rsidRPr="00F5614E">
            <w:rPr>
              <w:noProof/>
            </w:rPr>
            <w:t>[14]</w:t>
          </w:r>
          <w:r w:rsidR="00030C0A">
            <w:fldChar w:fldCharType="end"/>
          </w:r>
        </w:sdtContent>
      </w:sdt>
    </w:p>
    <w:p w14:paraId="0AF74816" w14:textId="488D9B90" w:rsidR="00C75CE0" w:rsidRDefault="00C75CE0" w:rsidP="00C75CE0">
      <w:pPr>
        <w:keepNext/>
      </w:pPr>
    </w:p>
    <w:p w14:paraId="71595B7E" w14:textId="0081C26F" w:rsidR="002B6381" w:rsidRDefault="00BC4311" w:rsidP="00591A6A">
      <w:pPr>
        <w:pStyle w:val="Bijschrift"/>
        <w:jc w:val="center"/>
      </w:pPr>
      <w:bookmarkStart w:id="42" w:name="_Toc514361210"/>
      <w:r>
        <w:rPr>
          <w:noProof/>
        </w:rPr>
        <w:drawing>
          <wp:anchor distT="0" distB="0" distL="114300" distR="114300" simplePos="0" relativeHeight="251658258" behindDoc="0" locked="0" layoutInCell="1" allowOverlap="1" wp14:anchorId="328B2678" wp14:editId="70426E81">
            <wp:simplePos x="0" y="0"/>
            <wp:positionH relativeFrom="margin">
              <wp:align>center</wp:align>
            </wp:positionH>
            <wp:positionV relativeFrom="paragraph">
              <wp:posOffset>332740</wp:posOffset>
            </wp:positionV>
            <wp:extent cx="4391025" cy="3815042"/>
            <wp:effectExtent l="0" t="0" r="0" b="0"/>
            <wp:wrapTopAndBottom/>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lux complex.PNG"/>
                    <pic:cNvPicPr/>
                  </pic:nvPicPr>
                  <pic:blipFill>
                    <a:blip r:embed="rId35">
                      <a:extLst>
                        <a:ext uri="{28A0092B-C50C-407E-A947-70E740481C1C}">
                          <a14:useLocalDpi xmlns:a14="http://schemas.microsoft.com/office/drawing/2010/main" val="0"/>
                        </a:ext>
                      </a:extLst>
                    </a:blip>
                    <a:stretch>
                      <a:fillRect/>
                    </a:stretch>
                  </pic:blipFill>
                  <pic:spPr>
                    <a:xfrm>
                      <a:off x="0" y="0"/>
                      <a:ext cx="4391025" cy="3815042"/>
                    </a:xfrm>
                    <a:prstGeom prst="rect">
                      <a:avLst/>
                    </a:prstGeom>
                  </pic:spPr>
                </pic:pic>
              </a:graphicData>
            </a:graphic>
            <wp14:sizeRelH relativeFrom="page">
              <wp14:pctWidth>0</wp14:pctWidth>
            </wp14:sizeRelH>
            <wp14:sizeRelV relativeFrom="page">
              <wp14:pctHeight>0</wp14:pctHeight>
            </wp14:sizeRelV>
          </wp:anchor>
        </w:drawing>
      </w:r>
      <w:r w:rsidR="00C75CE0">
        <w:t xml:space="preserve">Figuur </w:t>
      </w:r>
      <w:r w:rsidR="00C417C8">
        <w:fldChar w:fldCharType="begin"/>
      </w:r>
      <w:r w:rsidR="00C417C8">
        <w:instrText xml:space="preserve"> STYLEREF 1 \s </w:instrText>
      </w:r>
      <w:r w:rsidR="00C417C8">
        <w:fldChar w:fldCharType="separate"/>
      </w:r>
      <w:r w:rsidR="00657D17">
        <w:rPr>
          <w:noProof/>
        </w:rPr>
        <w:t>2</w:t>
      </w:r>
      <w:r w:rsidR="00C417C8">
        <w:rPr>
          <w:noProof/>
        </w:rPr>
        <w:fldChar w:fldCharType="end"/>
      </w:r>
      <w:r w:rsidR="00657D17">
        <w:t>.</w:t>
      </w:r>
      <w:r w:rsidR="00C417C8">
        <w:fldChar w:fldCharType="begin"/>
      </w:r>
      <w:r w:rsidR="00C417C8">
        <w:instrText xml:space="preserve"> SEQ Figuur \* ARABIC \s 1 </w:instrText>
      </w:r>
      <w:r w:rsidR="00C417C8">
        <w:fldChar w:fldCharType="separate"/>
      </w:r>
      <w:r w:rsidR="00657D17">
        <w:rPr>
          <w:noProof/>
        </w:rPr>
        <w:t>7</w:t>
      </w:r>
      <w:r w:rsidR="00C417C8">
        <w:rPr>
          <w:noProof/>
        </w:rPr>
        <w:fldChar w:fldCharType="end"/>
      </w:r>
      <w:r w:rsidR="00C75CE0">
        <w:t>: Voorbeeld Flux</w:t>
      </w:r>
      <w:r w:rsidR="00030C0A" w:rsidRPr="00030C0A">
        <w:t xml:space="preserve"> </w:t>
      </w:r>
      <w:sdt>
        <w:sdtPr>
          <w:id w:val="1419750988"/>
          <w:citation/>
        </w:sdtPr>
        <w:sdtContent>
          <w:r w:rsidR="00030C0A">
            <w:fldChar w:fldCharType="begin"/>
          </w:r>
          <w:r w:rsidR="00030C0A">
            <w:instrText xml:space="preserve"> CITATION Mic18 \l 2067 </w:instrText>
          </w:r>
          <w:r w:rsidR="00030C0A">
            <w:fldChar w:fldCharType="separate"/>
          </w:r>
          <w:r w:rsidR="00F5614E" w:rsidRPr="00F5614E">
            <w:rPr>
              <w:noProof/>
            </w:rPr>
            <w:t>[14]</w:t>
          </w:r>
          <w:r w:rsidR="00030C0A">
            <w:fldChar w:fldCharType="end"/>
          </w:r>
        </w:sdtContent>
      </w:sdt>
      <w:bookmarkEnd w:id="42"/>
    </w:p>
    <w:p w14:paraId="55407869" w14:textId="75043AB3" w:rsidR="00BC4311" w:rsidRDefault="00BC4311" w:rsidP="003601DE">
      <w:r>
        <w:rPr>
          <w:noProof/>
        </w:rPr>
        <mc:AlternateContent>
          <mc:Choice Requires="wps">
            <w:drawing>
              <wp:anchor distT="0" distB="0" distL="114300" distR="114300" simplePos="0" relativeHeight="251658259" behindDoc="1" locked="0" layoutInCell="1" allowOverlap="1" wp14:anchorId="6AA7A09B" wp14:editId="776C7F05">
                <wp:simplePos x="0" y="0"/>
                <wp:positionH relativeFrom="margin">
                  <wp:align>center</wp:align>
                </wp:positionH>
                <wp:positionV relativeFrom="paragraph">
                  <wp:posOffset>4232910</wp:posOffset>
                </wp:positionV>
                <wp:extent cx="4391025" cy="635"/>
                <wp:effectExtent l="0" t="0" r="9525" b="0"/>
                <wp:wrapTopAndBottom/>
                <wp:docPr id="33" name="Tekstvak 33"/>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09396FC5" w14:textId="46DE9F84" w:rsidR="00C417C8" w:rsidRPr="00537A09" w:rsidRDefault="00C417C8" w:rsidP="00591A6A">
                            <w:pPr>
                              <w:pStyle w:val="Bijschrift"/>
                              <w:jc w:val="center"/>
                              <w:rPr>
                                <w:noProof/>
                              </w:rPr>
                            </w:pPr>
                            <w:bookmarkStart w:id="43" w:name="_Toc514361211"/>
                            <w:r>
                              <w:t xml:space="preserve">Figuur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Figuur \* ARABIC \s 1 </w:instrText>
                            </w:r>
                            <w:r>
                              <w:fldChar w:fldCharType="separate"/>
                            </w:r>
                            <w:r>
                              <w:rPr>
                                <w:noProof/>
                              </w:rPr>
                              <w:t>8</w:t>
                            </w:r>
                            <w:r>
                              <w:rPr>
                                <w:noProof/>
                              </w:rPr>
                              <w:fldChar w:fldCharType="end"/>
                            </w:r>
                            <w:r>
                              <w:t>: Complexer voorbeeld Flux</w:t>
                            </w:r>
                            <w:r w:rsidRPr="00030C0A">
                              <w:t xml:space="preserve"> </w:t>
                            </w:r>
                            <w:sdt>
                              <w:sdtPr>
                                <w:id w:val="230742876"/>
                                <w:citation/>
                              </w:sdtPr>
                              <w:sdtContent>
                                <w:r>
                                  <w:fldChar w:fldCharType="begin"/>
                                </w:r>
                                <w:r>
                                  <w:instrText xml:space="preserve"> CITATION Mic18 \l 2067 </w:instrText>
                                </w:r>
                                <w:r>
                                  <w:fldChar w:fldCharType="separate"/>
                                </w:r>
                                <w:r w:rsidRPr="00F5614E">
                                  <w:rPr>
                                    <w:noProof/>
                                  </w:rPr>
                                  <w:t>[14]</w:t>
                                </w:r>
                                <w:r>
                                  <w:fldChar w:fldCharType="end"/>
                                </w:r>
                              </w:sdtContent>
                            </w:sdt>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7A09B" id="Tekstvak 33" o:spid="_x0000_s1036" type="#_x0000_t202" style="position:absolute;left:0;text-align:left;margin-left:0;margin-top:333.3pt;width:345.75pt;height:.05pt;z-index:-251658221;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" stroked="f">
                <v:textbox style="mso-fit-shape-to-text:t" inset="0,0,0,0">
                  <w:txbxContent>
                    <w:p w14:paraId="09396FC5" w14:textId="46DE9F84" w:rsidR="00C417C8" w:rsidRPr="00537A09" w:rsidRDefault="00C417C8" w:rsidP="00591A6A">
                      <w:pPr>
                        <w:pStyle w:val="Bijschrift"/>
                        <w:jc w:val="center"/>
                        <w:rPr>
                          <w:noProof/>
                        </w:rPr>
                      </w:pPr>
                      <w:bookmarkStart w:id="44" w:name="_Toc514361211"/>
                      <w:r>
                        <w:t xml:space="preserve">Figuur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Figuur \* ARABIC \s 1 </w:instrText>
                      </w:r>
                      <w:r>
                        <w:fldChar w:fldCharType="separate"/>
                      </w:r>
                      <w:r>
                        <w:rPr>
                          <w:noProof/>
                        </w:rPr>
                        <w:t>8</w:t>
                      </w:r>
                      <w:r>
                        <w:rPr>
                          <w:noProof/>
                        </w:rPr>
                        <w:fldChar w:fldCharType="end"/>
                      </w:r>
                      <w:r>
                        <w:t>: Complexer voorbeeld Flux</w:t>
                      </w:r>
                      <w:r w:rsidRPr="00030C0A">
                        <w:t xml:space="preserve"> </w:t>
                      </w:r>
                      <w:sdt>
                        <w:sdtPr>
                          <w:id w:val="230742876"/>
                          <w:citation/>
                        </w:sdtPr>
                        <w:sdtContent>
                          <w:r>
                            <w:fldChar w:fldCharType="begin"/>
                          </w:r>
                          <w:r>
                            <w:instrText xml:space="preserve"> CITATION Mic18 \l 2067 </w:instrText>
                          </w:r>
                          <w:r>
                            <w:fldChar w:fldCharType="separate"/>
                          </w:r>
                          <w:r w:rsidRPr="00F5614E">
                            <w:rPr>
                              <w:noProof/>
                            </w:rPr>
                            <w:t>[14]</w:t>
                          </w:r>
                          <w:r>
                            <w:fldChar w:fldCharType="end"/>
                          </w:r>
                        </w:sdtContent>
                      </w:sdt>
                      <w:bookmarkEnd w:id="44"/>
                    </w:p>
                  </w:txbxContent>
                </v:textbox>
                <w10:wrap type="topAndBottom" anchorx="margin"/>
              </v:shape>
            </w:pict>
          </mc:Fallback>
        </mc:AlternateContent>
      </w:r>
    </w:p>
    <w:p w14:paraId="3E11500B" w14:textId="4A253796" w:rsidR="00BC4311" w:rsidRDefault="00BC4311" w:rsidP="003601DE"/>
    <w:p w14:paraId="3B75F358" w14:textId="20253917" w:rsidR="00BC4311" w:rsidRDefault="00BC4311" w:rsidP="003601DE"/>
    <w:p w14:paraId="12A83ADB" w14:textId="71B2D78D" w:rsidR="00BC4311" w:rsidRDefault="00BC4311" w:rsidP="003601DE"/>
    <w:p w14:paraId="5110D6E8" w14:textId="24DF89AE" w:rsidR="005F4B73" w:rsidRDefault="00EE773A" w:rsidP="003601DE">
      <w:r>
        <w:lastRenderedPageBreak/>
        <w:t xml:space="preserve">Tegenwoordig wordt voor de </w:t>
      </w:r>
      <w:proofErr w:type="spellStart"/>
      <w:r>
        <w:t>React</w:t>
      </w:r>
      <w:proofErr w:type="spellEnd"/>
      <w:r>
        <w:t xml:space="preserve"> </w:t>
      </w:r>
      <w:proofErr w:type="spellStart"/>
      <w:r>
        <w:t>library</w:t>
      </w:r>
      <w:proofErr w:type="spellEnd"/>
      <w:r>
        <w:t xml:space="preserve"> veelal de </w:t>
      </w:r>
      <w:proofErr w:type="spellStart"/>
      <w:r>
        <w:t>Redux</w:t>
      </w:r>
      <w:proofErr w:type="spellEnd"/>
      <w:r>
        <w:t xml:space="preserve"> architectuur </w:t>
      </w:r>
      <w:r w:rsidR="00751A60">
        <w:t>gehanteerd</w:t>
      </w:r>
      <w:r>
        <w:t xml:space="preserve">, dit is een uitbreiding op Flux. </w:t>
      </w:r>
      <w:proofErr w:type="spellStart"/>
      <w:r>
        <w:t>Redux</w:t>
      </w:r>
      <w:proofErr w:type="spellEnd"/>
      <w:r>
        <w:t xml:space="preserve"> heeft als </w:t>
      </w:r>
      <w:proofErr w:type="spellStart"/>
      <w:r>
        <w:t>core</w:t>
      </w:r>
      <w:proofErr w:type="spellEnd"/>
      <w:r>
        <w:t xml:space="preserve"> dezelfde architectuur maar lost nog enkele complexiteit issues op dat Flux bevatte: </w:t>
      </w:r>
    </w:p>
    <w:p w14:paraId="2976FA1D" w14:textId="00E97E4D" w:rsidR="005F4B73" w:rsidRDefault="005F4B73" w:rsidP="009A0D12">
      <w:pPr>
        <w:pStyle w:val="Lijstalinea"/>
        <w:numPr>
          <w:ilvl w:val="0"/>
          <w:numId w:val="13"/>
        </w:numPr>
      </w:pPr>
      <w:r>
        <w:t xml:space="preserve">Het gebruikt geen </w:t>
      </w:r>
      <w:proofErr w:type="spellStart"/>
      <w:r>
        <w:t>Dispatcher</w:t>
      </w:r>
      <w:proofErr w:type="spellEnd"/>
      <w:r>
        <w:t xml:space="preserve"> en vertrouw</w:t>
      </w:r>
      <w:r w:rsidR="00591A6A">
        <w:t>t</w:t>
      </w:r>
      <w:r>
        <w:t xml:space="preserve"> op pure functies i.p.v. event emitters: pure functies zijn gemakkelijk te maken en hebben geen aparte entiteit nodig die ze </w:t>
      </w:r>
      <w:proofErr w:type="spellStart"/>
      <w:r>
        <w:t>managed</w:t>
      </w:r>
      <w:proofErr w:type="spellEnd"/>
      <w:r>
        <w:t>.</w:t>
      </w:r>
      <w:sdt>
        <w:sdtPr>
          <w:id w:val="-138501999"/>
          <w:citation/>
        </w:sdtPr>
        <w:sdtContent>
          <w:r>
            <w:fldChar w:fldCharType="begin"/>
          </w:r>
          <w:r>
            <w:instrText xml:space="preserve"> CITATION Red18 \l 2067 </w:instrText>
          </w:r>
          <w:r>
            <w:fldChar w:fldCharType="separate"/>
          </w:r>
          <w:r w:rsidR="00F5614E">
            <w:rPr>
              <w:noProof/>
            </w:rPr>
            <w:t xml:space="preserve"> </w:t>
          </w:r>
          <w:r w:rsidR="00F5614E" w:rsidRPr="00F5614E">
            <w:rPr>
              <w:noProof/>
            </w:rPr>
            <w:t>[15]</w:t>
          </w:r>
          <w:r>
            <w:fldChar w:fldCharType="end"/>
          </w:r>
        </w:sdtContent>
      </w:sdt>
    </w:p>
    <w:p w14:paraId="1AA80854" w14:textId="1FBF7AEF" w:rsidR="00EE773A" w:rsidRPr="00D205BD" w:rsidRDefault="005F4B73" w:rsidP="009A0D12">
      <w:pPr>
        <w:pStyle w:val="Lijstalinea"/>
        <w:numPr>
          <w:ilvl w:val="0"/>
          <w:numId w:val="13"/>
        </w:numPr>
      </w:pPr>
      <w:r>
        <w:t>D</w:t>
      </w:r>
      <w:r w:rsidR="00EE773A">
        <w:t xml:space="preserve">e </w:t>
      </w:r>
      <w:proofErr w:type="spellStart"/>
      <w:r w:rsidR="00EE773A">
        <w:t>callback</w:t>
      </w:r>
      <w:proofErr w:type="spellEnd"/>
      <w:r w:rsidR="00EE773A">
        <w:t xml:space="preserve"> </w:t>
      </w:r>
      <w:proofErr w:type="spellStart"/>
      <w:r w:rsidR="00EE773A">
        <w:t>registration</w:t>
      </w:r>
      <w:proofErr w:type="spellEnd"/>
      <w:r w:rsidR="00EE773A">
        <w:t xml:space="preserve"> </w:t>
      </w:r>
      <w:r>
        <w:t>wordt vervangen</w:t>
      </w:r>
      <w:r w:rsidR="00EE773A">
        <w:t xml:space="preserve"> met een functionele compositie waardoor </w:t>
      </w:r>
      <w:proofErr w:type="spellStart"/>
      <w:r w:rsidR="00EE773A" w:rsidRPr="005F4B73">
        <w:rPr>
          <w:i/>
        </w:rPr>
        <w:t>reducers</w:t>
      </w:r>
      <w:proofErr w:type="spellEnd"/>
      <w:r w:rsidR="00EE773A">
        <w:t xml:space="preserve"> kunnen genest worden i.p.v. een Store die ‘vlak’ is</w:t>
      </w:r>
      <w:r w:rsidR="007A6518">
        <w:t xml:space="preserve"> en helemaal niet flexibel is i.v.m. nesting</w:t>
      </w:r>
      <w:r>
        <w:t>.</w:t>
      </w:r>
      <w:r w:rsidR="00DD1452">
        <w:t xml:space="preserve"> </w:t>
      </w:r>
      <w:r>
        <w:t>I</w:t>
      </w:r>
      <w:r w:rsidR="007A6518">
        <w:t xml:space="preserve">n Flux is het moeilijk om de data te onderscheiden voor verschillende </w:t>
      </w:r>
      <w:proofErr w:type="spellStart"/>
      <w:r w:rsidR="007A6518">
        <w:t>requests</w:t>
      </w:r>
      <w:proofErr w:type="spellEnd"/>
      <w:r w:rsidR="007A6518">
        <w:t xml:space="preserve"> op de server doordat de Stores onafhankelijke alleenstaande items zijn</w:t>
      </w:r>
      <w:r w:rsidR="00BE54E1">
        <w:t>.</w:t>
      </w:r>
      <w:r w:rsidR="007A6518">
        <w:t xml:space="preserve"> </w:t>
      </w:r>
      <w:r w:rsidR="00BE54E1">
        <w:t>D</w:t>
      </w:r>
      <w:r w:rsidR="007A6518">
        <w:t xml:space="preserve">it lost </w:t>
      </w:r>
      <w:proofErr w:type="spellStart"/>
      <w:r w:rsidR="00D205BD">
        <w:t>R</w:t>
      </w:r>
      <w:r w:rsidR="007A6518">
        <w:t>edux</w:t>
      </w:r>
      <w:proofErr w:type="spellEnd"/>
      <w:r w:rsidR="007A6518">
        <w:t xml:space="preserve"> op door enkel </w:t>
      </w:r>
      <w:r w:rsidR="00D205BD">
        <w:t>één</w:t>
      </w:r>
      <w:r w:rsidR="007A6518">
        <w:t xml:space="preserve"> store te bevatten die gemanaged wordt door </w:t>
      </w:r>
      <w:proofErr w:type="spellStart"/>
      <w:r w:rsidR="00D205BD" w:rsidRPr="005F4B73">
        <w:rPr>
          <w:i/>
        </w:rPr>
        <w:t>reducers</w:t>
      </w:r>
      <w:proofErr w:type="spellEnd"/>
      <w:r w:rsidR="00D205BD">
        <w:t xml:space="preserve"> in een tree-vorm, waarbij de root </w:t>
      </w:r>
      <w:proofErr w:type="spellStart"/>
      <w:r w:rsidR="00D205BD">
        <w:t>gereduced</w:t>
      </w:r>
      <w:proofErr w:type="spellEnd"/>
      <w:r w:rsidR="00D205BD">
        <w:t xml:space="preserve"> wordt, dan de takken die daaruit voortkomen, enzoverder. D</w:t>
      </w:r>
      <w:r w:rsidR="007A6518">
        <w:t xml:space="preserve">eze </w:t>
      </w:r>
      <w:r w:rsidR="00D205BD">
        <w:t>kan dan</w:t>
      </w:r>
      <w:r w:rsidR="007A6518">
        <w:t xml:space="preserve"> zeer makkelijk </w:t>
      </w:r>
      <w:r w:rsidR="006712C0">
        <w:t xml:space="preserve">de data </w:t>
      </w:r>
      <w:proofErr w:type="spellStart"/>
      <w:r w:rsidR="007A6518">
        <w:t>refreshen</w:t>
      </w:r>
      <w:proofErr w:type="spellEnd"/>
      <w:r w:rsidR="007A6518">
        <w:t xml:space="preserve">, verschillende </w:t>
      </w:r>
      <w:proofErr w:type="spellStart"/>
      <w:r w:rsidR="007A6518">
        <w:t>states</w:t>
      </w:r>
      <w:proofErr w:type="spellEnd"/>
      <w:r w:rsidR="007A6518">
        <w:t xml:space="preserve"> van de store op slaan</w:t>
      </w:r>
      <w:r w:rsidR="006712C0">
        <w:t xml:space="preserve">, </w:t>
      </w:r>
      <w:r w:rsidR="00751A60">
        <w:t xml:space="preserve">enz. </w:t>
      </w:r>
      <w:r w:rsidR="006712C0" w:rsidRPr="00BC4311">
        <w:rPr>
          <w:highlight w:val="yellow"/>
        </w:rPr>
        <w:t>Door dit laatste</w:t>
      </w:r>
      <w:r w:rsidR="007A6518" w:rsidRPr="00BC4311">
        <w:rPr>
          <w:highlight w:val="yellow"/>
        </w:rPr>
        <w:t xml:space="preserve"> </w:t>
      </w:r>
      <w:r w:rsidR="008324FE" w:rsidRPr="00BC4311">
        <w:rPr>
          <w:highlight w:val="yellow"/>
        </w:rPr>
        <w:t>kan</w:t>
      </w:r>
      <w:r w:rsidR="007A6518" w:rsidRPr="00BC4311">
        <w:rPr>
          <w:highlight w:val="yellow"/>
        </w:rPr>
        <w:t xml:space="preserve"> </w:t>
      </w:r>
      <w:proofErr w:type="spellStart"/>
      <w:r w:rsidR="007A6518" w:rsidRPr="00BC4311">
        <w:rPr>
          <w:highlight w:val="yellow"/>
        </w:rPr>
        <w:t>Redux</w:t>
      </w:r>
      <w:proofErr w:type="spellEnd"/>
      <w:r w:rsidR="007A6518" w:rsidRPr="00BC4311">
        <w:rPr>
          <w:highlight w:val="yellow"/>
        </w:rPr>
        <w:t xml:space="preserve"> </w:t>
      </w:r>
      <w:r w:rsidR="006712C0" w:rsidRPr="00BC4311">
        <w:rPr>
          <w:highlight w:val="yellow"/>
        </w:rPr>
        <w:t xml:space="preserve">dan ook </w:t>
      </w:r>
      <w:r w:rsidR="00D205BD" w:rsidRPr="00BC4311">
        <w:rPr>
          <w:highlight w:val="yellow"/>
        </w:rPr>
        <w:t xml:space="preserve">flexibel </w:t>
      </w:r>
      <w:r w:rsidR="008324FE" w:rsidRPr="00BC4311">
        <w:rPr>
          <w:highlight w:val="yellow"/>
        </w:rPr>
        <w:t>zijn qua</w:t>
      </w:r>
      <w:r w:rsidR="00D205BD" w:rsidRPr="00BC4311">
        <w:rPr>
          <w:highlight w:val="yellow"/>
        </w:rPr>
        <w:t xml:space="preserve"> </w:t>
      </w:r>
      <w:r w:rsidR="008324FE" w:rsidRPr="00BC4311">
        <w:rPr>
          <w:highlight w:val="yellow"/>
        </w:rPr>
        <w:t>veiligheid</w:t>
      </w:r>
      <w:r w:rsidR="00BC4311" w:rsidRPr="00BC4311">
        <w:rPr>
          <w:highlight w:val="yellow"/>
        </w:rPr>
        <w:t xml:space="preserve">, aangezien het de verschillende </w:t>
      </w:r>
      <w:proofErr w:type="spellStart"/>
      <w:r w:rsidR="00BC4311" w:rsidRPr="00BC4311">
        <w:rPr>
          <w:highlight w:val="yellow"/>
        </w:rPr>
        <w:t>states</w:t>
      </w:r>
      <w:proofErr w:type="spellEnd"/>
      <w:r w:rsidR="00BC4311" w:rsidRPr="00BC4311">
        <w:rPr>
          <w:highlight w:val="yellow"/>
        </w:rPr>
        <w:t xml:space="preserve"> kan gebruiken als </w:t>
      </w:r>
      <w:proofErr w:type="spellStart"/>
      <w:r w:rsidR="00BC4311" w:rsidRPr="00BC4311">
        <w:rPr>
          <w:highlight w:val="yellow"/>
        </w:rPr>
        <w:t>fail</w:t>
      </w:r>
      <w:proofErr w:type="spellEnd"/>
      <w:r w:rsidR="00BC4311" w:rsidRPr="00BC4311">
        <w:rPr>
          <w:highlight w:val="yellow"/>
        </w:rPr>
        <w:t>-safe</w:t>
      </w:r>
      <w:r w:rsidR="00D205BD" w:rsidRPr="00BC4311">
        <w:rPr>
          <w:highlight w:val="yellow"/>
        </w:rPr>
        <w:t>.</w:t>
      </w:r>
      <w:sdt>
        <w:sdtPr>
          <w:id w:val="-1588909778"/>
          <w:citation/>
        </w:sdtPr>
        <w:sdtContent>
          <w:r w:rsidR="00672C49">
            <w:fldChar w:fldCharType="begin"/>
          </w:r>
          <w:r w:rsidR="00672C49">
            <w:instrText xml:space="preserve"> CITATION Dan18 \l 2067 </w:instrText>
          </w:r>
          <w:r w:rsidR="00672C49">
            <w:fldChar w:fldCharType="separate"/>
          </w:r>
          <w:r w:rsidR="00F5614E">
            <w:rPr>
              <w:noProof/>
            </w:rPr>
            <w:t xml:space="preserve"> </w:t>
          </w:r>
          <w:r w:rsidR="00F5614E" w:rsidRPr="00F5614E">
            <w:rPr>
              <w:noProof/>
            </w:rPr>
            <w:t>[16]</w:t>
          </w:r>
          <w:r w:rsidR="00672C49">
            <w:fldChar w:fldCharType="end"/>
          </w:r>
        </w:sdtContent>
      </w:sdt>
    </w:p>
    <w:p w14:paraId="0FA600D9" w14:textId="672B2E72" w:rsidR="003601DE" w:rsidRDefault="003601DE" w:rsidP="003601DE"/>
    <w:p w14:paraId="2EB69555" w14:textId="10704ADC" w:rsidR="00F43ED7" w:rsidRDefault="00F43ED7" w:rsidP="00F43ED7">
      <w:pPr>
        <w:pStyle w:val="Kop3"/>
      </w:pPr>
      <w:bookmarkStart w:id="45" w:name="_Toc514324976"/>
      <w:r>
        <w:t>Gebruik</w:t>
      </w:r>
      <w:bookmarkEnd w:id="45"/>
    </w:p>
    <w:p w14:paraId="3EF48FDF" w14:textId="5BDA2222" w:rsidR="000859D6" w:rsidRDefault="000859D6" w:rsidP="000859D6">
      <w:r>
        <w:t xml:space="preserve">Voor </w:t>
      </w:r>
      <w:proofErr w:type="spellStart"/>
      <w:r>
        <w:t>React</w:t>
      </w:r>
      <w:proofErr w:type="spellEnd"/>
      <w:r>
        <w:t xml:space="preserve"> Native </w:t>
      </w:r>
      <w:r w:rsidR="00D21B6D">
        <w:t xml:space="preserve">is het niet nodig om </w:t>
      </w:r>
      <w:r w:rsidR="001227FE">
        <w:t xml:space="preserve">een </w:t>
      </w:r>
      <w:r>
        <w:t xml:space="preserve">IDE downloaden. </w:t>
      </w:r>
      <w:r w:rsidR="00D21B6D">
        <w:t>P</w:t>
      </w:r>
      <w:r>
        <w:t xml:space="preserve">rojecten </w:t>
      </w:r>
      <w:r w:rsidR="00D21B6D">
        <w:t>worden opgebouwd</w:t>
      </w:r>
      <w:r>
        <w:t xml:space="preserve"> met behulp van ‘</w:t>
      </w:r>
      <w:proofErr w:type="spellStart"/>
      <w:r>
        <w:t>Create</w:t>
      </w:r>
      <w:proofErr w:type="spellEnd"/>
      <w:r>
        <w:t xml:space="preserve"> </w:t>
      </w:r>
      <w:proofErr w:type="spellStart"/>
      <w:r>
        <w:t>React</w:t>
      </w:r>
      <w:proofErr w:type="spellEnd"/>
      <w:r>
        <w:t xml:space="preserve"> Native App’ </w:t>
      </w:r>
      <w:r w:rsidR="00A86707">
        <w:t>geïnstalleerd</w:t>
      </w:r>
      <w:r w:rsidR="00D21B6D">
        <w:t xml:space="preserve"> op</w:t>
      </w:r>
      <w:r w:rsidR="00DD1452">
        <w:t xml:space="preserve"> </w:t>
      </w:r>
      <w:r>
        <w:t>Node.js</w:t>
      </w:r>
      <w:r w:rsidR="00E92D0A">
        <w:t>.</w:t>
      </w:r>
      <w:r w:rsidR="00D21B6D">
        <w:t>.</w:t>
      </w:r>
      <w:r w:rsidR="00A86707">
        <w:t xml:space="preserve"> Dit</w:t>
      </w:r>
      <w:r w:rsidR="00E92D0A" w:rsidRPr="00D21B6D">
        <w:t xml:space="preserve"> is een platform gebaseerd op de V8 </w:t>
      </w:r>
      <w:proofErr w:type="spellStart"/>
      <w:r w:rsidR="00E92D0A" w:rsidRPr="00D21B6D">
        <w:t>JavaScript</w:t>
      </w:r>
      <w:proofErr w:type="spellEnd"/>
      <w:r w:rsidR="00E92D0A" w:rsidRPr="00D21B6D">
        <w:t xml:space="preserve"> engine van Google</w:t>
      </w:r>
      <w:r w:rsidR="00D21B6D" w:rsidRPr="00D21B6D">
        <w:t>. D</w:t>
      </w:r>
      <w:r w:rsidR="00E92D0A" w:rsidRPr="00D21B6D">
        <w:t xml:space="preserve">eze genereert machine-code uit </w:t>
      </w:r>
      <w:proofErr w:type="spellStart"/>
      <w:r w:rsidR="00E92D0A" w:rsidRPr="00D21B6D">
        <w:t>JavaScript</w:t>
      </w:r>
      <w:proofErr w:type="spellEnd"/>
      <w:r w:rsidR="00E92D0A" w:rsidRPr="00D21B6D">
        <w:t xml:space="preserve"> code en verzorgt de </w:t>
      </w:r>
      <w:proofErr w:type="spellStart"/>
      <w:r w:rsidR="00E92D0A" w:rsidRPr="00D21B6D">
        <w:t>back-end</w:t>
      </w:r>
      <w:proofErr w:type="spellEnd"/>
      <w:r w:rsidR="00E92D0A" w:rsidRPr="00D21B6D">
        <w:t xml:space="preserve"> voor het mogelijk maken van front-end development zonder rekening te moeten houden met I/O events zoals web calls, netwerk communicatie, ...</w:t>
      </w:r>
    </w:p>
    <w:p w14:paraId="0488749B" w14:textId="7FE52C38" w:rsidR="00AC1241" w:rsidRDefault="00D21B6D" w:rsidP="000859D6">
      <w:r>
        <w:t>Nadien wordt er via</w:t>
      </w:r>
      <w:r w:rsidR="00E92D0A">
        <w:t xml:space="preserve"> de </w:t>
      </w:r>
      <w:proofErr w:type="spellStart"/>
      <w:r w:rsidR="00E92D0A">
        <w:t>command</w:t>
      </w:r>
      <w:proofErr w:type="spellEnd"/>
      <w:r w:rsidR="00E92D0A">
        <w:t xml:space="preserve"> line </w:t>
      </w:r>
      <w:proofErr w:type="spellStart"/>
      <w:r w:rsidRPr="00D21B6D">
        <w:rPr>
          <w:i/>
        </w:rPr>
        <w:t>npm</w:t>
      </w:r>
      <w:proofErr w:type="spellEnd"/>
      <w:r>
        <w:t xml:space="preserve"> gebruikt om </w:t>
      </w:r>
      <w:proofErr w:type="spellStart"/>
      <w:r w:rsidRPr="00D21B6D">
        <w:rPr>
          <w:i/>
        </w:rPr>
        <w:t>create</w:t>
      </w:r>
      <w:proofErr w:type="spellEnd"/>
      <w:r w:rsidRPr="00D21B6D">
        <w:rPr>
          <w:i/>
        </w:rPr>
        <w:t>-</w:t>
      </w:r>
      <w:proofErr w:type="spellStart"/>
      <w:r w:rsidRPr="00D21B6D">
        <w:rPr>
          <w:i/>
        </w:rPr>
        <w:t>react</w:t>
      </w:r>
      <w:proofErr w:type="spellEnd"/>
      <w:r w:rsidRPr="00D21B6D">
        <w:rPr>
          <w:i/>
        </w:rPr>
        <w:t>-native-app</w:t>
      </w:r>
      <w:r>
        <w:t xml:space="preserve"> te installeren. </w:t>
      </w:r>
      <w:r w:rsidR="00236390">
        <w:t xml:space="preserve">Nu kan het project worden gecreëerd eveneens via de </w:t>
      </w:r>
      <w:proofErr w:type="spellStart"/>
      <w:r w:rsidR="00236390">
        <w:t>command</w:t>
      </w:r>
      <w:proofErr w:type="spellEnd"/>
      <w:r w:rsidR="00236390">
        <w:t xml:space="preserve"> line. Daarna kan de app gebruiksvriendelijk aangepast worden in een tekst-editor naar keuze </w:t>
      </w:r>
      <w:r w:rsidR="008324FE" w:rsidRPr="00B20E4D">
        <w:rPr>
          <w:highlight w:val="yellow"/>
        </w:rPr>
        <w:t>aangezien</w:t>
      </w:r>
      <w:r w:rsidR="00236390">
        <w:t xml:space="preserve"> dit enkel pure Javascript code inhoudt.</w:t>
      </w:r>
      <w:r w:rsidR="00A86707">
        <w:t xml:space="preserve"> </w:t>
      </w:r>
    </w:p>
    <w:p w14:paraId="4B48440F" w14:textId="5CC6F3C3" w:rsidR="00AC1241" w:rsidRDefault="00A86707" w:rsidP="000859D6">
      <w:r>
        <w:t xml:space="preserve">Om een simulatie van die applicatie te kunnen verkrijgen zijn er enkele mogelijkheden. </w:t>
      </w:r>
      <w:del w:id="46" w:author="Fien Van Bael" w:date="2018-04-11T15:09:00Z">
        <w:r w:rsidR="00AC1241" w:rsidDel="00751A60">
          <w:br/>
        </w:r>
      </w:del>
      <w:r>
        <w:t xml:space="preserve">Eén mogelijkheid is om Expo </w:t>
      </w:r>
      <w:proofErr w:type="spellStart"/>
      <w:r>
        <w:t>client</w:t>
      </w:r>
      <w:proofErr w:type="spellEnd"/>
      <w:r>
        <w:t xml:space="preserve"> applicatie te installeren op een iOS of Android apparaat en deze te connecteren op hetzelfde netwerk als de computer waarop je de app bouwt. Met deze applicatie is het mogelijk om via een QR code </w:t>
      </w:r>
      <w:ins w:id="47" w:author="Fien Van Bael" w:date="2018-04-11T15:11:00Z">
        <w:r w:rsidR="00751A60">
          <w:t>,</w:t>
        </w:r>
      </w:ins>
      <w:del w:id="48" w:author="Fien Van Bael" w:date="2018-04-11T15:11:00Z">
        <w:r w:rsidDel="00751A60">
          <w:delText xml:space="preserve">– </w:delText>
        </w:r>
      </w:del>
      <w:r>
        <w:t>die de terminal weergeeft bij het runnen van het project</w:t>
      </w:r>
      <w:ins w:id="49" w:author="Fien Van Bael" w:date="2018-04-11T15:11:00Z">
        <w:r w:rsidR="00751A60">
          <w:t>,</w:t>
        </w:r>
      </w:ins>
      <w:del w:id="50" w:author="Fien Van Bael" w:date="2018-04-11T15:11:00Z">
        <w:r w:rsidDel="00751A60">
          <w:delText>-</w:delText>
        </w:r>
      </w:del>
      <w:r w:rsidR="00DD1452">
        <w:t xml:space="preserve"> </w:t>
      </w:r>
      <w:r>
        <w:t xml:space="preserve">de voorbeeldapp te openen. Als deze voorbeeldapplicatie werkt, kan je de applicatie in de tekst-editor veranderen en zal </w:t>
      </w:r>
      <w:r w:rsidR="00AC1241">
        <w:t>deze je aanpassingen real-time opnemen en weergeven.</w:t>
      </w:r>
      <w:r w:rsidR="00AC1241">
        <w:br/>
        <w:t xml:space="preserve">Een andere mogelijkheid is om een emulator te runnen </w:t>
      </w:r>
      <w:r w:rsidR="009048BE">
        <w:t>op de computer</w:t>
      </w:r>
      <w:r w:rsidR="00446874">
        <w:t xml:space="preserve"> via </w:t>
      </w:r>
      <w:proofErr w:type="spellStart"/>
      <w:r w:rsidR="00446874">
        <w:t>Xcode</w:t>
      </w:r>
      <w:proofErr w:type="spellEnd"/>
      <w:r w:rsidR="00446874">
        <w:t xml:space="preserve"> (MAC/iOS) of Android Studio (PC/Android). De </w:t>
      </w:r>
      <w:proofErr w:type="spellStart"/>
      <w:r w:rsidR="00446874">
        <w:t>command</w:t>
      </w:r>
      <w:proofErr w:type="spellEnd"/>
      <w:r w:rsidR="00446874">
        <w:t xml:space="preserve"> line voorziet een automatische verbinding naar deze emulator als </w:t>
      </w:r>
      <w:proofErr w:type="spellStart"/>
      <w:r w:rsidR="004709D1">
        <w:t>React</w:t>
      </w:r>
      <w:proofErr w:type="spellEnd"/>
      <w:r w:rsidR="004709D1">
        <w:t xml:space="preserve"> Native</w:t>
      </w:r>
      <w:r w:rsidR="00446874">
        <w:t xml:space="preserve"> aan het runnen is. Het voordeel hierbij is dat de keuze van apparaten waarop de app kan worden uitgevoerd bijna oneindig is. </w:t>
      </w:r>
      <w:r w:rsidR="00446874" w:rsidRPr="00B20E4D">
        <w:rPr>
          <w:highlight w:val="yellow"/>
        </w:rPr>
        <w:t xml:space="preserve">Het is dan ook zeer </w:t>
      </w:r>
      <w:r w:rsidR="00751A60" w:rsidRPr="00B20E4D">
        <w:rPr>
          <w:highlight w:val="yellow"/>
        </w:rPr>
        <w:t xml:space="preserve">gemakkelijk </w:t>
      </w:r>
      <w:r w:rsidR="00446874" w:rsidRPr="00B20E4D">
        <w:rPr>
          <w:highlight w:val="yellow"/>
        </w:rPr>
        <w:t xml:space="preserve">dat </w:t>
      </w:r>
      <w:r w:rsidR="008324FE" w:rsidRPr="00B20E4D">
        <w:rPr>
          <w:highlight w:val="yellow"/>
        </w:rPr>
        <w:t>er</w:t>
      </w:r>
      <w:r w:rsidR="00446874" w:rsidRPr="00B20E4D">
        <w:rPr>
          <w:highlight w:val="yellow"/>
        </w:rPr>
        <w:t xml:space="preserve"> via Android Studio</w:t>
      </w:r>
      <w:r w:rsidR="00B52C9D" w:rsidRPr="00B20E4D">
        <w:rPr>
          <w:highlight w:val="yellow"/>
        </w:rPr>
        <w:t xml:space="preserve"> bijvoorbeeld</w:t>
      </w:r>
      <w:r w:rsidR="00446874" w:rsidRPr="00B20E4D">
        <w:rPr>
          <w:highlight w:val="yellow"/>
        </w:rPr>
        <w:t xml:space="preserve"> </w:t>
      </w:r>
      <w:r w:rsidR="008324FE" w:rsidRPr="00B20E4D">
        <w:rPr>
          <w:highlight w:val="yellow"/>
        </w:rPr>
        <w:t>de</w:t>
      </w:r>
      <w:r w:rsidR="00446874" w:rsidRPr="00B20E4D">
        <w:rPr>
          <w:highlight w:val="yellow"/>
        </w:rPr>
        <w:t xml:space="preserve"> app op hetzelfde apparaat </w:t>
      </w:r>
      <w:r w:rsidR="008324FE" w:rsidRPr="00B20E4D">
        <w:rPr>
          <w:highlight w:val="yellow"/>
        </w:rPr>
        <w:t>kan gesimuleerd worden</w:t>
      </w:r>
      <w:r w:rsidR="00446874" w:rsidRPr="00B20E4D">
        <w:rPr>
          <w:highlight w:val="yellow"/>
        </w:rPr>
        <w:t xml:space="preserve"> om deze dan te bekijken en vergelijken op </w:t>
      </w:r>
      <w:proofErr w:type="spellStart"/>
      <w:r w:rsidR="00446874" w:rsidRPr="00B20E4D">
        <w:rPr>
          <w:highlight w:val="yellow"/>
        </w:rPr>
        <w:t>performantie</w:t>
      </w:r>
      <w:proofErr w:type="spellEnd"/>
      <w:r w:rsidR="00446874" w:rsidRPr="00B20E4D">
        <w:rPr>
          <w:highlight w:val="yellow"/>
        </w:rPr>
        <w:t>, geheugen en snelheid.</w:t>
      </w:r>
    </w:p>
    <w:p w14:paraId="17303E70" w14:textId="77777777" w:rsidR="00BC4311" w:rsidRPr="000859D6" w:rsidRDefault="00BC4311" w:rsidP="000859D6"/>
    <w:p w14:paraId="0ACAF975" w14:textId="56D634F6" w:rsidR="00976AE1" w:rsidRDefault="00F43ED7" w:rsidP="003601DE">
      <w:pPr>
        <w:pStyle w:val="Kop3"/>
      </w:pPr>
      <w:bookmarkStart w:id="51" w:name="_Toc514324977"/>
      <w:r>
        <w:lastRenderedPageBreak/>
        <w:t>Portfolio</w:t>
      </w:r>
      <w:bookmarkEnd w:id="51"/>
    </w:p>
    <w:p w14:paraId="013A00A0" w14:textId="0EFE2F2A" w:rsidR="00FC2F51" w:rsidRDefault="00FC2F51" w:rsidP="00FC2F51">
      <w:r>
        <w:t xml:space="preserve">Duizenden apps gebruiken </w:t>
      </w:r>
      <w:proofErr w:type="spellStart"/>
      <w:r>
        <w:t>React</w:t>
      </w:r>
      <w:proofErr w:type="spellEnd"/>
      <w:r>
        <w:t xml:space="preserve"> Native, van </w:t>
      </w:r>
      <w:proofErr w:type="spellStart"/>
      <w:r w:rsidRPr="00FC2F51">
        <w:rPr>
          <w:i/>
        </w:rPr>
        <w:t>Fortune</w:t>
      </w:r>
      <w:proofErr w:type="spellEnd"/>
      <w:r w:rsidRPr="00FC2F51">
        <w:rPr>
          <w:i/>
        </w:rPr>
        <w:t xml:space="preserve"> 500</w:t>
      </w:r>
      <w:r>
        <w:rPr>
          <w:i/>
        </w:rPr>
        <w:t xml:space="preserve"> </w:t>
      </w:r>
      <w:r>
        <w:t xml:space="preserve">bedrijven tot nieuwe startups. De bekendste voorbeelden: </w:t>
      </w:r>
      <w:sdt>
        <w:sdtPr>
          <w:id w:val="1792246657"/>
          <w:citation/>
        </w:sdtPr>
        <w:sdtContent>
          <w:r w:rsidR="00672C49">
            <w:fldChar w:fldCharType="begin"/>
          </w:r>
          <w:r w:rsidR="00672C49">
            <w:instrText xml:space="preserve"> CITATION Rea181 \l 2067 </w:instrText>
          </w:r>
          <w:r w:rsidR="00672C49">
            <w:fldChar w:fldCharType="separate"/>
          </w:r>
          <w:r w:rsidR="00F5614E" w:rsidRPr="00F5614E">
            <w:rPr>
              <w:noProof/>
            </w:rPr>
            <w:t>[17]</w:t>
          </w:r>
          <w:r w:rsidR="00672C49">
            <w:fldChar w:fldCharType="end"/>
          </w:r>
        </w:sdtContent>
      </w:sdt>
    </w:p>
    <w:p w14:paraId="72BA9A9B" w14:textId="1BCC7CEB" w:rsidR="00FC2F51" w:rsidRDefault="00FC2F51" w:rsidP="009A0D12">
      <w:pPr>
        <w:pStyle w:val="Lijstalinea"/>
        <w:numPr>
          <w:ilvl w:val="0"/>
          <w:numId w:val="10"/>
        </w:numPr>
      </w:pPr>
      <w:r>
        <w:t>Facebook (iOS &amp; Android)</w:t>
      </w:r>
    </w:p>
    <w:p w14:paraId="0EE10FA7" w14:textId="6795EEE5" w:rsidR="00FC2F51" w:rsidRDefault="00FC2F51" w:rsidP="009A0D12">
      <w:pPr>
        <w:pStyle w:val="Lijstalinea"/>
        <w:numPr>
          <w:ilvl w:val="0"/>
          <w:numId w:val="10"/>
        </w:numPr>
      </w:pPr>
      <w:r>
        <w:t>Instagram (iOS &amp; Android)</w:t>
      </w:r>
    </w:p>
    <w:p w14:paraId="67F0D268" w14:textId="18B75CBC" w:rsidR="00FC2F51" w:rsidRDefault="00FC2F51" w:rsidP="009A0D12">
      <w:pPr>
        <w:pStyle w:val="Lijstalinea"/>
        <w:numPr>
          <w:ilvl w:val="0"/>
          <w:numId w:val="10"/>
        </w:numPr>
      </w:pPr>
      <w:r>
        <w:t>Skype (iOS &amp; Android)</w:t>
      </w:r>
    </w:p>
    <w:p w14:paraId="4D6D5D3B" w14:textId="1C464D64" w:rsidR="00FC2F51" w:rsidRDefault="00FC2F51" w:rsidP="009A0D12">
      <w:pPr>
        <w:pStyle w:val="Lijstalinea"/>
        <w:numPr>
          <w:ilvl w:val="0"/>
          <w:numId w:val="10"/>
        </w:numPr>
      </w:pPr>
      <w:proofErr w:type="spellStart"/>
      <w:r>
        <w:t>Discord</w:t>
      </w:r>
      <w:proofErr w:type="spellEnd"/>
      <w:r>
        <w:t xml:space="preserve"> (iOS)</w:t>
      </w:r>
    </w:p>
    <w:p w14:paraId="3ADBBE6F" w14:textId="7C4606A4" w:rsidR="000859D6" w:rsidRDefault="00FC2F51" w:rsidP="000859D6">
      <w:pPr>
        <w:pStyle w:val="Lijstalinea"/>
        <w:numPr>
          <w:ilvl w:val="0"/>
          <w:numId w:val="10"/>
        </w:numPr>
      </w:pPr>
      <w:proofErr w:type="spellStart"/>
      <w:r>
        <w:t>Tencent</w:t>
      </w:r>
      <w:proofErr w:type="spellEnd"/>
      <w:r>
        <w:t xml:space="preserve"> QQ (Android): het grootste messaging platform van China</w:t>
      </w:r>
    </w:p>
    <w:p w14:paraId="38B3480C" w14:textId="6E940A1E" w:rsidR="00F125CF" w:rsidRPr="0064714F" w:rsidRDefault="00F125CF" w:rsidP="003601DE"/>
    <w:p w14:paraId="6E7B3F0C" w14:textId="77777777" w:rsidR="003601DE" w:rsidRDefault="003601DE" w:rsidP="003601DE">
      <w:pPr>
        <w:pStyle w:val="Kop2"/>
        <w:spacing w:before="120" w:after="120"/>
        <w:ind w:left="578" w:hanging="578"/>
      </w:pPr>
      <w:bookmarkStart w:id="52" w:name="_Toc499557200"/>
      <w:bookmarkStart w:id="53" w:name="_Toc514324978"/>
      <w:proofErr w:type="spellStart"/>
      <w:r>
        <w:t>Xamarin</w:t>
      </w:r>
      <w:bookmarkEnd w:id="52"/>
      <w:bookmarkEnd w:id="53"/>
      <w:proofErr w:type="spellEnd"/>
    </w:p>
    <w:p w14:paraId="092EB4BC" w14:textId="0942E0CF" w:rsidR="003601DE" w:rsidRDefault="00AC665C" w:rsidP="003601DE">
      <w:pPr>
        <w:pStyle w:val="Kop3"/>
        <w:spacing w:before="40"/>
      </w:pPr>
      <w:bookmarkStart w:id="54" w:name="_Toc514324979"/>
      <w:r>
        <w:t>Oorsprong</w:t>
      </w:r>
      <w:bookmarkEnd w:id="54"/>
    </w:p>
    <w:p w14:paraId="65B72988" w14:textId="35F0BA68" w:rsidR="00260C13" w:rsidRDefault="00092EB0" w:rsidP="00260C13">
      <w:proofErr w:type="spellStart"/>
      <w:r w:rsidRPr="00B20E4D">
        <w:rPr>
          <w:highlight w:val="yellow"/>
        </w:rPr>
        <w:t>Xamarin</w:t>
      </w:r>
      <w:proofErr w:type="spellEnd"/>
      <w:r w:rsidRPr="00B20E4D">
        <w:rPr>
          <w:highlight w:val="yellow"/>
        </w:rPr>
        <w:t xml:space="preserve"> </w:t>
      </w:r>
      <w:r w:rsidR="005811E6" w:rsidRPr="00B20E4D">
        <w:rPr>
          <w:highlight w:val="yellow"/>
        </w:rPr>
        <w:t xml:space="preserve">is een </w:t>
      </w:r>
      <w:r w:rsidR="007A44EB" w:rsidRPr="00B20E4D">
        <w:rPr>
          <w:highlight w:val="yellow"/>
        </w:rPr>
        <w:t>ontwikkelings</w:t>
      </w:r>
      <w:r w:rsidR="005811E6" w:rsidRPr="00B20E4D">
        <w:rPr>
          <w:highlight w:val="yellow"/>
        </w:rPr>
        <w:t xml:space="preserve">platform </w:t>
      </w:r>
      <w:r w:rsidR="00751A60" w:rsidRPr="00B20E4D">
        <w:rPr>
          <w:highlight w:val="yellow"/>
        </w:rPr>
        <w:t xml:space="preserve">ontwikkeld </w:t>
      </w:r>
      <w:r w:rsidR="00D548CA" w:rsidRPr="00B20E4D">
        <w:rPr>
          <w:highlight w:val="yellow"/>
        </w:rPr>
        <w:t>door het gelijknamige</w:t>
      </w:r>
      <w:r w:rsidRPr="00B20E4D">
        <w:rPr>
          <w:highlight w:val="yellow"/>
        </w:rPr>
        <w:t xml:space="preserve"> </w:t>
      </w:r>
      <w:r w:rsidR="00B20E4D" w:rsidRPr="00B20E4D">
        <w:rPr>
          <w:highlight w:val="yellow"/>
        </w:rPr>
        <w:t>softwarebedrijf</w:t>
      </w:r>
      <w:r w:rsidR="00071125" w:rsidRPr="00B20E4D">
        <w:rPr>
          <w:highlight w:val="yellow"/>
        </w:rPr>
        <w:t xml:space="preserve"> opgericht in 2011 door de ingenieurs die Mono, Mono </w:t>
      </w:r>
      <w:proofErr w:type="spellStart"/>
      <w:r w:rsidR="00071125" w:rsidRPr="00B20E4D">
        <w:rPr>
          <w:highlight w:val="yellow"/>
        </w:rPr>
        <w:t>for</w:t>
      </w:r>
      <w:proofErr w:type="spellEnd"/>
      <w:r w:rsidR="00071125" w:rsidRPr="00B20E4D">
        <w:rPr>
          <w:highlight w:val="yellow"/>
        </w:rPr>
        <w:t xml:space="preserve"> Android </w:t>
      </w:r>
      <w:proofErr w:type="spellStart"/>
      <w:r w:rsidR="00071125" w:rsidRPr="00B20E4D">
        <w:rPr>
          <w:highlight w:val="yellow"/>
        </w:rPr>
        <w:t>and</w:t>
      </w:r>
      <w:proofErr w:type="spellEnd"/>
      <w:r w:rsidR="00071125" w:rsidRPr="00B20E4D">
        <w:rPr>
          <w:highlight w:val="yellow"/>
        </w:rPr>
        <w:t xml:space="preserve"> </w:t>
      </w:r>
      <w:proofErr w:type="spellStart"/>
      <w:r w:rsidR="00071125" w:rsidRPr="00B20E4D">
        <w:rPr>
          <w:highlight w:val="yellow"/>
        </w:rPr>
        <w:t>MonoTouch</w:t>
      </w:r>
      <w:proofErr w:type="spellEnd"/>
      <w:r w:rsidR="00071125" w:rsidRPr="00B20E4D">
        <w:rPr>
          <w:highlight w:val="yellow"/>
        </w:rPr>
        <w:t xml:space="preserve"> hebb</w:t>
      </w:r>
      <w:r w:rsidR="00B20E4D" w:rsidRPr="00B20E4D">
        <w:rPr>
          <w:highlight w:val="yellow"/>
        </w:rPr>
        <w:t>en gecreëerd.</w:t>
      </w:r>
      <w:r w:rsidR="008A4B17" w:rsidRPr="00B20E4D">
        <w:rPr>
          <w:highlight w:val="yellow"/>
        </w:rPr>
        <w:t xml:space="preserve"> </w:t>
      </w:r>
      <w:r w:rsidR="00B20E4D" w:rsidRPr="00B20E4D">
        <w:rPr>
          <w:highlight w:val="yellow"/>
        </w:rPr>
        <w:t>D</w:t>
      </w:r>
      <w:r w:rsidR="00B20E4D">
        <w:rPr>
          <w:highlight w:val="yellow"/>
        </w:rPr>
        <w:t>it zijn cross-platform</w:t>
      </w:r>
      <w:r w:rsidR="008A4B17" w:rsidRPr="00B20E4D">
        <w:rPr>
          <w:highlight w:val="yellow"/>
        </w:rPr>
        <w:t xml:space="preserve"> implementaties </w:t>
      </w:r>
      <w:r w:rsidR="008A4B17" w:rsidRPr="00002F12">
        <w:t xml:space="preserve">van het Common Language </w:t>
      </w:r>
      <w:proofErr w:type="spellStart"/>
      <w:r w:rsidR="008A4B17" w:rsidRPr="00002F12">
        <w:t>Infrastructure</w:t>
      </w:r>
      <w:proofErr w:type="spellEnd"/>
      <w:r w:rsidR="008A4B17" w:rsidRPr="00002F12">
        <w:t xml:space="preserve"> (CLI) en </w:t>
      </w:r>
      <w:r w:rsidR="00CE1409" w:rsidRPr="00002F12">
        <w:t>Microsoft .NET</w:t>
      </w:r>
      <w:r w:rsidR="00CE1409" w:rsidRPr="00B20E4D">
        <w:rPr>
          <w:highlight w:val="yellow"/>
        </w:rPr>
        <w:t>.</w:t>
      </w:r>
      <w:r w:rsidR="00590A19" w:rsidRPr="00B20E4D">
        <w:rPr>
          <w:highlight w:val="yellow"/>
        </w:rPr>
        <w:t xml:space="preserve"> </w:t>
      </w:r>
      <w:r w:rsidR="00590A19" w:rsidRPr="00B20E4D">
        <w:t>In 2013 werd</w:t>
      </w:r>
      <w:r w:rsidR="00FC44DA" w:rsidRPr="00B20E4D">
        <w:t xml:space="preserve"> het development platform</w:t>
      </w:r>
      <w:r w:rsidR="00590A19" w:rsidRPr="00B20E4D">
        <w:t xml:space="preserve"> </w:t>
      </w:r>
      <w:proofErr w:type="spellStart"/>
      <w:r w:rsidR="00590A19" w:rsidRPr="00B20E4D">
        <w:t>Xamarin</w:t>
      </w:r>
      <w:proofErr w:type="spellEnd"/>
      <w:r w:rsidR="00590A19" w:rsidRPr="00B20E4D">
        <w:t xml:space="preserve"> 2.0 uitgebracht.</w:t>
      </w:r>
      <w:r w:rsidR="00590A19">
        <w:t xml:space="preserve"> </w:t>
      </w:r>
      <w:r w:rsidR="00590A19" w:rsidRPr="00B20E4D">
        <w:rPr>
          <w:highlight w:val="yellow"/>
        </w:rPr>
        <w:t xml:space="preserve">Deze </w:t>
      </w:r>
      <w:r w:rsidR="006425D8" w:rsidRPr="00B20E4D">
        <w:rPr>
          <w:highlight w:val="yellow"/>
        </w:rPr>
        <w:t xml:space="preserve">release </w:t>
      </w:r>
      <w:r w:rsidR="00394FE5" w:rsidRPr="00B20E4D">
        <w:rPr>
          <w:highlight w:val="yellow"/>
        </w:rPr>
        <w:t xml:space="preserve">had 2 </w:t>
      </w:r>
      <w:proofErr w:type="spellStart"/>
      <w:r w:rsidR="00394FE5" w:rsidRPr="00B20E4D">
        <w:rPr>
          <w:highlight w:val="yellow"/>
        </w:rPr>
        <w:t>voornamelijke</w:t>
      </w:r>
      <w:proofErr w:type="spellEnd"/>
      <w:r w:rsidR="00394FE5" w:rsidRPr="00B20E4D">
        <w:rPr>
          <w:highlight w:val="yellow"/>
        </w:rPr>
        <w:t xml:space="preserve"> componenten: </w:t>
      </w:r>
      <w:proofErr w:type="spellStart"/>
      <w:r w:rsidR="00394FE5" w:rsidRPr="00B20E4D">
        <w:rPr>
          <w:highlight w:val="yellow"/>
        </w:rPr>
        <w:t>Xamarin</w:t>
      </w:r>
      <w:proofErr w:type="spellEnd"/>
      <w:r w:rsidR="00394FE5" w:rsidRPr="00B20E4D">
        <w:rPr>
          <w:highlight w:val="yellow"/>
        </w:rPr>
        <w:t xml:space="preserve"> Studio</w:t>
      </w:r>
      <w:r w:rsidR="00A96BD7" w:rsidRPr="00B20E4D">
        <w:rPr>
          <w:highlight w:val="yellow"/>
        </w:rPr>
        <w:t>, een open-source IDE</w:t>
      </w:r>
      <w:r w:rsidR="00D27844" w:rsidRPr="00B20E4D">
        <w:rPr>
          <w:highlight w:val="yellow"/>
        </w:rPr>
        <w:t xml:space="preserve"> </w:t>
      </w:r>
      <w:r w:rsidR="002944CE" w:rsidRPr="00B20E4D">
        <w:rPr>
          <w:highlight w:val="yellow"/>
        </w:rPr>
        <w:t>,</w:t>
      </w:r>
      <w:r w:rsidR="00A96BD7" w:rsidRPr="00B20E4D">
        <w:rPr>
          <w:highlight w:val="yellow"/>
        </w:rPr>
        <w:t xml:space="preserve"> en e</w:t>
      </w:r>
      <w:r w:rsidR="00B20E4D" w:rsidRPr="00B20E4D">
        <w:rPr>
          <w:highlight w:val="yellow"/>
        </w:rPr>
        <w:t>en integratie met Visual Studio. Dit is</w:t>
      </w:r>
      <w:r w:rsidR="00A96BD7" w:rsidRPr="00B20E4D">
        <w:rPr>
          <w:highlight w:val="yellow"/>
        </w:rPr>
        <w:t xml:space="preserve"> </w:t>
      </w:r>
      <w:proofErr w:type="spellStart"/>
      <w:r w:rsidR="00A96BD7" w:rsidRPr="00B20E4D">
        <w:rPr>
          <w:highlight w:val="yellow"/>
        </w:rPr>
        <w:t>Microsoft’s</w:t>
      </w:r>
      <w:proofErr w:type="spellEnd"/>
      <w:r w:rsidR="00A96BD7" w:rsidRPr="00B20E4D">
        <w:rPr>
          <w:highlight w:val="yellow"/>
        </w:rPr>
        <w:t xml:space="preserve"> IDE voor het .NET </w:t>
      </w:r>
      <w:proofErr w:type="spellStart"/>
      <w:r w:rsidR="00A96BD7" w:rsidRPr="00B20E4D">
        <w:rPr>
          <w:highlight w:val="yellow"/>
        </w:rPr>
        <w:t>framework</w:t>
      </w:r>
      <w:proofErr w:type="spellEnd"/>
      <w:r w:rsidR="00A96BD7" w:rsidRPr="00B20E4D">
        <w:rPr>
          <w:highlight w:val="yellow"/>
        </w:rPr>
        <w:t>,</w:t>
      </w:r>
      <w:r w:rsidR="00A96BD7">
        <w:t xml:space="preserve"> waardoor Visual Studio </w:t>
      </w:r>
      <w:r w:rsidR="00751A60">
        <w:t xml:space="preserve">gehanteerd </w:t>
      </w:r>
      <w:r w:rsidR="00A96BD7">
        <w:t xml:space="preserve">kon worden voor het </w:t>
      </w:r>
      <w:r w:rsidR="009D3791">
        <w:t>creëren van applicaties voor Android, iOS en Windows.</w:t>
      </w:r>
      <w:r w:rsidR="002944CE">
        <w:t xml:space="preserve"> </w:t>
      </w:r>
      <w:r w:rsidR="00732B96" w:rsidRPr="00B20E4D">
        <w:rPr>
          <w:highlight w:val="yellow"/>
        </w:rPr>
        <w:t xml:space="preserve">In 2016 werd </w:t>
      </w:r>
      <w:proofErr w:type="spellStart"/>
      <w:r w:rsidR="00732B96" w:rsidRPr="00B20E4D">
        <w:rPr>
          <w:highlight w:val="yellow"/>
        </w:rPr>
        <w:t>X</w:t>
      </w:r>
      <w:r w:rsidR="00B20E4D" w:rsidRPr="00B20E4D">
        <w:rPr>
          <w:highlight w:val="yellow"/>
        </w:rPr>
        <w:t>amarin</w:t>
      </w:r>
      <w:proofErr w:type="spellEnd"/>
      <w:r w:rsidR="00B20E4D" w:rsidRPr="00B20E4D">
        <w:rPr>
          <w:highlight w:val="yellow"/>
        </w:rPr>
        <w:t xml:space="preserve"> opgekocht door Microsoft en er werd</w:t>
      </w:r>
      <w:r w:rsidR="004D4760" w:rsidRPr="00B20E4D">
        <w:rPr>
          <w:highlight w:val="yellow"/>
        </w:rPr>
        <w:t xml:space="preserve"> aan</w:t>
      </w:r>
      <w:r w:rsidR="00B20E4D" w:rsidRPr="00B20E4D">
        <w:rPr>
          <w:highlight w:val="yellow"/>
        </w:rPr>
        <w:t>gekondigd</w:t>
      </w:r>
      <w:r w:rsidR="004D4760" w:rsidRPr="00B20E4D">
        <w:rPr>
          <w:highlight w:val="yellow"/>
        </w:rPr>
        <w:t xml:space="preserve"> dat de</w:t>
      </w:r>
      <w:r w:rsidR="004D4760">
        <w:t xml:space="preserve"> </w:t>
      </w:r>
      <w:proofErr w:type="spellStart"/>
      <w:r w:rsidR="004D4760">
        <w:t>Xamarin</w:t>
      </w:r>
      <w:proofErr w:type="spellEnd"/>
      <w:r w:rsidR="004D4760">
        <w:t xml:space="preserve"> SDK </w:t>
      </w:r>
      <w:r w:rsidR="007976FD">
        <w:t>open-</w:t>
      </w:r>
      <w:proofErr w:type="spellStart"/>
      <w:r w:rsidR="007976FD">
        <w:t>sourced</w:t>
      </w:r>
      <w:proofErr w:type="spellEnd"/>
      <w:r w:rsidR="007976FD">
        <w:t xml:space="preserve"> zal worden en dat deze zal gebundeld worden als een gratis </w:t>
      </w:r>
      <w:r w:rsidR="001134BB">
        <w:t xml:space="preserve">deel binnen Visual Studio’s </w:t>
      </w:r>
      <w:r w:rsidR="00B20E4D">
        <w:t>geïntegreerde</w:t>
      </w:r>
      <w:r w:rsidR="001134BB">
        <w:t xml:space="preserve"> development omgeving</w:t>
      </w:r>
      <w:r w:rsidR="000558A3">
        <w:t>.</w:t>
      </w:r>
      <w:sdt>
        <w:sdtPr>
          <w:id w:val="840589903"/>
          <w:citation/>
        </w:sdtPr>
        <w:sdtContent>
          <w:r w:rsidR="00672C49">
            <w:fldChar w:fldCharType="begin"/>
          </w:r>
          <w:r w:rsidR="00672C49">
            <w:instrText xml:space="preserve"> CITATION Xam18 \l 2067 </w:instrText>
          </w:r>
          <w:r w:rsidR="00672C49">
            <w:fldChar w:fldCharType="separate"/>
          </w:r>
          <w:r w:rsidR="00F5614E">
            <w:rPr>
              <w:noProof/>
            </w:rPr>
            <w:t xml:space="preserve"> </w:t>
          </w:r>
          <w:r w:rsidR="00F5614E" w:rsidRPr="00F5614E">
            <w:rPr>
              <w:noProof/>
            </w:rPr>
            <w:t>[18]</w:t>
          </w:r>
          <w:r w:rsidR="00672C49">
            <w:fldChar w:fldCharType="end"/>
          </w:r>
        </w:sdtContent>
      </w:sdt>
    </w:p>
    <w:p w14:paraId="34D6D4B0" w14:textId="1FB657B2" w:rsidR="0052454B" w:rsidRDefault="00293F75" w:rsidP="00293F75">
      <w:pPr>
        <w:pStyle w:val="Kop3"/>
      </w:pPr>
      <w:bookmarkStart w:id="55" w:name="_Toc514324980"/>
      <w:r>
        <w:t>Basis</w:t>
      </w:r>
      <w:bookmarkEnd w:id="55"/>
    </w:p>
    <w:p w14:paraId="5FD8500F" w14:textId="64AAB0AB" w:rsidR="003601DE" w:rsidRDefault="005E2DE3" w:rsidP="003601DE">
      <w:r>
        <w:rPr>
          <w:noProof/>
        </w:rPr>
        <w:drawing>
          <wp:anchor distT="0" distB="0" distL="114300" distR="114300" simplePos="0" relativeHeight="251658260" behindDoc="0" locked="0" layoutInCell="1" allowOverlap="1" wp14:anchorId="66281DCF" wp14:editId="7AA791C9">
            <wp:simplePos x="0" y="0"/>
            <wp:positionH relativeFrom="margin">
              <wp:align>center</wp:align>
            </wp:positionH>
            <wp:positionV relativeFrom="paragraph">
              <wp:posOffset>1263788</wp:posOffset>
            </wp:positionV>
            <wp:extent cx="2402693" cy="2095500"/>
            <wp:effectExtent l="0" t="0" r="0" b="0"/>
            <wp:wrapTopAndBottom/>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402693" cy="2095500"/>
                    </a:xfrm>
                    <a:prstGeom prst="rect">
                      <a:avLst/>
                    </a:prstGeom>
                  </pic:spPr>
                </pic:pic>
              </a:graphicData>
            </a:graphic>
            <wp14:sizeRelH relativeFrom="page">
              <wp14:pctWidth>0</wp14:pctWidth>
            </wp14:sizeRelH>
            <wp14:sizeRelV relativeFrom="page">
              <wp14:pctHeight>0</wp14:pctHeight>
            </wp14:sizeRelV>
          </wp:anchor>
        </w:drawing>
      </w:r>
      <w:r w:rsidR="002B3984">
        <w:t xml:space="preserve">Het </w:t>
      </w:r>
      <w:proofErr w:type="spellStart"/>
      <w:r w:rsidR="002B3984">
        <w:t>Xamarin</w:t>
      </w:r>
      <w:proofErr w:type="spellEnd"/>
      <w:r w:rsidR="002B3984">
        <w:t xml:space="preserve"> platfor</w:t>
      </w:r>
      <w:r w:rsidR="002E1CC8">
        <w:t xml:space="preserve">m </w:t>
      </w:r>
      <w:r w:rsidR="00970305">
        <w:t>is een .NET omgeving met iOS en Android C#</w:t>
      </w:r>
      <w:r w:rsidR="002603DE">
        <w:t xml:space="preserve"> verbonden </w:t>
      </w:r>
      <w:proofErr w:type="spellStart"/>
      <w:r w:rsidR="002603DE">
        <w:t>libraries</w:t>
      </w:r>
      <w:proofErr w:type="spellEnd"/>
      <w:r w:rsidR="00204FAC">
        <w:t>. Onderliggend</w:t>
      </w:r>
      <w:r w:rsidR="00B20E4D">
        <w:t xml:space="preserve"> </w:t>
      </w:r>
      <w:r w:rsidR="00B20E4D" w:rsidRPr="00B20E4D">
        <w:rPr>
          <w:highlight w:val="yellow"/>
        </w:rPr>
        <w:t>aan</w:t>
      </w:r>
      <w:r w:rsidR="00204FAC">
        <w:t xml:space="preserve"> </w:t>
      </w:r>
      <w:proofErr w:type="spellStart"/>
      <w:r w:rsidR="00204FAC">
        <w:t>Xamarin.Android</w:t>
      </w:r>
      <w:proofErr w:type="spellEnd"/>
      <w:r w:rsidR="00204FAC">
        <w:t xml:space="preserve"> is Mono </w:t>
      </w:r>
      <w:proofErr w:type="spellStart"/>
      <w:r w:rsidR="00204FAC">
        <w:t>for</w:t>
      </w:r>
      <w:proofErr w:type="spellEnd"/>
      <w:r w:rsidR="00204FAC">
        <w:t xml:space="preserve"> Android, en onder </w:t>
      </w:r>
      <w:proofErr w:type="spellStart"/>
      <w:r w:rsidR="00204FAC">
        <w:t>Xamarin.iOS</w:t>
      </w:r>
      <w:proofErr w:type="spellEnd"/>
      <w:r w:rsidR="00204FAC">
        <w:t xml:space="preserve"> is </w:t>
      </w:r>
      <w:proofErr w:type="spellStart"/>
      <w:r w:rsidR="00204FAC">
        <w:t>MonoTouch</w:t>
      </w:r>
      <w:proofErr w:type="spellEnd"/>
      <w:r w:rsidR="008D77B8">
        <w:t xml:space="preserve">. Deze zijn de C# verbindingen tot het native Android en iOS </w:t>
      </w:r>
      <w:proofErr w:type="spellStart"/>
      <w:r w:rsidR="008D77B8">
        <w:t>APIs</w:t>
      </w:r>
      <w:proofErr w:type="spellEnd"/>
      <w:r w:rsidR="008D77B8">
        <w:t xml:space="preserve"> voor het ontwikkelen op mobiele </w:t>
      </w:r>
      <w:proofErr w:type="spellStart"/>
      <w:r w:rsidR="008D77B8">
        <w:t>devices</w:t>
      </w:r>
      <w:proofErr w:type="spellEnd"/>
      <w:r w:rsidR="008D77B8">
        <w:t>.</w:t>
      </w:r>
      <w:r w:rsidR="0056560E">
        <w:t xml:space="preserve"> Dit geeft het vermogen de Android</w:t>
      </w:r>
      <w:r w:rsidR="00FB04EF">
        <w:t>/</w:t>
      </w:r>
      <w:r w:rsidR="0056560E">
        <w:t xml:space="preserve">iOS </w:t>
      </w:r>
      <w:r w:rsidR="009B3A60">
        <w:t xml:space="preserve">UI, </w:t>
      </w:r>
      <w:proofErr w:type="spellStart"/>
      <w:r w:rsidR="009B3A60">
        <w:t>graphics</w:t>
      </w:r>
      <w:proofErr w:type="spellEnd"/>
      <w:r w:rsidR="009B3A60">
        <w:t xml:space="preserve">, </w:t>
      </w:r>
      <w:r w:rsidR="00751A60">
        <w:t xml:space="preserve">enz. </w:t>
      </w:r>
      <w:r w:rsidR="009B3A60">
        <w:t xml:space="preserve">te gebruiken terwijl </w:t>
      </w:r>
      <w:r w:rsidR="00B20E4D">
        <w:t>er</w:t>
      </w:r>
      <w:r w:rsidR="009B3A60">
        <w:t xml:space="preserve"> enkel</w:t>
      </w:r>
      <w:r w:rsidR="00B20E4D">
        <w:t xml:space="preserve"> in</w:t>
      </w:r>
      <w:r w:rsidR="009B3A60">
        <w:t xml:space="preserve"> C# </w:t>
      </w:r>
      <w:r w:rsidR="00B20E4D">
        <w:t>geschreven wordt</w:t>
      </w:r>
      <w:r w:rsidR="009B3A60">
        <w:t>.</w:t>
      </w:r>
      <w:r w:rsidR="00DB3C18">
        <w:t xml:space="preserve"> </w:t>
      </w:r>
      <w:proofErr w:type="spellStart"/>
      <w:r w:rsidR="00DB3C18">
        <w:t>Xamarin.Forms</w:t>
      </w:r>
      <w:proofErr w:type="spellEnd"/>
      <w:r w:rsidR="00DB3C18">
        <w:t xml:space="preserve"> is een laag boven de andere </w:t>
      </w:r>
      <w:r w:rsidR="00B20E4D">
        <w:t>UI-verbindingen</w:t>
      </w:r>
      <w:r w:rsidR="00300432">
        <w:t xml:space="preserve">, die zorgt voor een volledig </w:t>
      </w:r>
      <w:r w:rsidR="00300432" w:rsidRPr="00002F12">
        <w:t>cross-platform</w:t>
      </w:r>
      <w:r w:rsidR="00300432">
        <w:t xml:space="preserve"> UI </w:t>
      </w:r>
      <w:proofErr w:type="spellStart"/>
      <w:r w:rsidR="00300432">
        <w:t>library</w:t>
      </w:r>
      <w:proofErr w:type="spellEnd"/>
      <w:r w:rsidR="00300432">
        <w:t>.</w:t>
      </w:r>
      <w:r w:rsidR="00A85B8F" w:rsidRPr="00A85B8F">
        <w:t xml:space="preserve"> </w:t>
      </w:r>
      <w:sdt>
        <w:sdtPr>
          <w:id w:val="233592031"/>
          <w:citation/>
        </w:sdtPr>
        <w:sdtContent>
          <w:r w:rsidR="00A85B8F">
            <w:fldChar w:fldCharType="begin"/>
          </w:r>
          <w:r w:rsidR="00A85B8F">
            <w:instrText xml:space="preserve"> CITATION Dan15 \l 2067 </w:instrText>
          </w:r>
          <w:r w:rsidR="00A85B8F">
            <w:fldChar w:fldCharType="separate"/>
          </w:r>
          <w:r w:rsidR="00F5614E" w:rsidRPr="00F5614E">
            <w:rPr>
              <w:noProof/>
            </w:rPr>
            <w:t>[19]</w:t>
          </w:r>
          <w:r w:rsidR="00A85B8F">
            <w:fldChar w:fldCharType="end"/>
          </w:r>
        </w:sdtContent>
      </w:sdt>
    </w:p>
    <w:p w14:paraId="04934E20" w14:textId="00EC8389" w:rsidR="00C75CE0" w:rsidRDefault="00C75CE0" w:rsidP="00C75CE0">
      <w:pPr>
        <w:keepNext/>
      </w:pPr>
    </w:p>
    <w:p w14:paraId="7BB3BEA7" w14:textId="56307D0E" w:rsidR="007016A4" w:rsidRDefault="00C75CE0" w:rsidP="005E2DE3">
      <w:pPr>
        <w:pStyle w:val="Bijschrift"/>
        <w:jc w:val="center"/>
      </w:pPr>
      <w:bookmarkStart w:id="56" w:name="_Toc514361212"/>
      <w:r>
        <w:t xml:space="preserve">Figuur </w:t>
      </w:r>
      <w:r w:rsidR="00C417C8">
        <w:fldChar w:fldCharType="begin"/>
      </w:r>
      <w:r w:rsidR="00C417C8">
        <w:instrText xml:space="preserve"> STYLEREF 1 \s </w:instrText>
      </w:r>
      <w:r w:rsidR="00C417C8">
        <w:fldChar w:fldCharType="separate"/>
      </w:r>
      <w:r w:rsidR="00657D17">
        <w:rPr>
          <w:noProof/>
        </w:rPr>
        <w:t>2</w:t>
      </w:r>
      <w:r w:rsidR="00C417C8">
        <w:rPr>
          <w:noProof/>
        </w:rPr>
        <w:fldChar w:fldCharType="end"/>
      </w:r>
      <w:r w:rsidR="00657D17">
        <w:t>.</w:t>
      </w:r>
      <w:r w:rsidR="00C417C8">
        <w:fldChar w:fldCharType="begin"/>
      </w:r>
      <w:r w:rsidR="00C417C8">
        <w:instrText xml:space="preserve"> SEQ Figuur \* ARABIC \s 1 </w:instrText>
      </w:r>
      <w:r w:rsidR="00C417C8">
        <w:fldChar w:fldCharType="separate"/>
      </w:r>
      <w:r w:rsidR="00657D17">
        <w:rPr>
          <w:noProof/>
        </w:rPr>
        <w:t>9</w:t>
      </w:r>
      <w:r w:rsidR="00C417C8">
        <w:rPr>
          <w:noProof/>
        </w:rPr>
        <w:fldChar w:fldCharType="end"/>
      </w:r>
      <w:r>
        <w:t xml:space="preserve">: Opbouw </w:t>
      </w:r>
      <w:proofErr w:type="spellStart"/>
      <w:r>
        <w:t>Xamarin</w:t>
      </w:r>
      <w:proofErr w:type="spellEnd"/>
      <w:r w:rsidR="00A85B8F">
        <w:t xml:space="preserve"> </w:t>
      </w:r>
      <w:sdt>
        <w:sdtPr>
          <w:id w:val="1225727328"/>
          <w:citation/>
        </w:sdtPr>
        <w:sdtContent>
          <w:r w:rsidR="00A85B8F">
            <w:fldChar w:fldCharType="begin"/>
          </w:r>
          <w:r w:rsidR="00A85B8F">
            <w:instrText xml:space="preserve"> CITATION Dan15 \l 2067 </w:instrText>
          </w:r>
          <w:r w:rsidR="00A85B8F">
            <w:fldChar w:fldCharType="separate"/>
          </w:r>
          <w:r w:rsidR="00F5614E" w:rsidRPr="00F5614E">
            <w:rPr>
              <w:noProof/>
            </w:rPr>
            <w:t>[19]</w:t>
          </w:r>
          <w:r w:rsidR="00A85B8F">
            <w:fldChar w:fldCharType="end"/>
          </w:r>
        </w:sdtContent>
      </w:sdt>
      <w:bookmarkEnd w:id="56"/>
    </w:p>
    <w:p w14:paraId="32ECED76" w14:textId="532B0C14" w:rsidR="00095BBD" w:rsidRDefault="00095BBD" w:rsidP="00F2712D">
      <w:pPr>
        <w:pStyle w:val="Kop3"/>
      </w:pPr>
      <w:bookmarkStart w:id="57" w:name="_Toc514324981"/>
      <w:r>
        <w:lastRenderedPageBreak/>
        <w:t>Features</w:t>
      </w:r>
      <w:bookmarkEnd w:id="57"/>
    </w:p>
    <w:p w14:paraId="365AA182" w14:textId="6B6453B4" w:rsidR="00F2712D" w:rsidRDefault="00F2712D" w:rsidP="00095BBD">
      <w:pPr>
        <w:pStyle w:val="Kop4"/>
      </w:pPr>
      <w:proofErr w:type="spellStart"/>
      <w:r>
        <w:t>Xamarin.Forms</w:t>
      </w:r>
      <w:proofErr w:type="spellEnd"/>
    </w:p>
    <w:p w14:paraId="54111A19" w14:textId="77777777" w:rsidR="00941534" w:rsidRDefault="009C148A" w:rsidP="00F2712D">
      <w:proofErr w:type="spellStart"/>
      <w:r>
        <w:t>Xamarin.Forms</w:t>
      </w:r>
      <w:proofErr w:type="spellEnd"/>
      <w:r>
        <w:t xml:space="preserve"> is</w:t>
      </w:r>
      <w:r w:rsidR="00B20E4D">
        <w:t xml:space="preserve"> een </w:t>
      </w:r>
      <w:proofErr w:type="spellStart"/>
      <w:r w:rsidR="00B20E4D">
        <w:t>toolkit</w:t>
      </w:r>
      <w:proofErr w:type="spellEnd"/>
      <w:r w:rsidR="00B20E4D">
        <w:t xml:space="preserve"> van </w:t>
      </w:r>
      <w:r w:rsidR="00B20E4D" w:rsidRPr="00B20E4D">
        <w:rPr>
          <w:highlight w:val="yellow"/>
        </w:rPr>
        <w:t>cross-platform</w:t>
      </w:r>
      <w:r w:rsidRPr="00B20E4D">
        <w:rPr>
          <w:highlight w:val="yellow"/>
        </w:rPr>
        <w:t xml:space="preserve"> UI-klassen</w:t>
      </w:r>
      <w:r>
        <w:t xml:space="preserve"> </w:t>
      </w:r>
      <w:r w:rsidR="00B760C5">
        <w:t>gebouwd boven de meer fundamentele platform-sp</w:t>
      </w:r>
      <w:r w:rsidR="00002F12">
        <w:t>e</w:t>
      </w:r>
      <w:r w:rsidR="00B760C5">
        <w:t xml:space="preserve">cifieke </w:t>
      </w:r>
      <w:r w:rsidR="00941534">
        <w:t>UI-klassen</w:t>
      </w:r>
      <w:r w:rsidR="00B760C5">
        <w:t xml:space="preserve">: </w:t>
      </w:r>
      <w:proofErr w:type="spellStart"/>
      <w:r w:rsidR="00B760C5">
        <w:t>Xamarin.Android</w:t>
      </w:r>
      <w:proofErr w:type="spellEnd"/>
      <w:r w:rsidR="00B760C5">
        <w:t xml:space="preserve"> en </w:t>
      </w:r>
      <w:proofErr w:type="spellStart"/>
      <w:r w:rsidR="00B760C5">
        <w:t>Xamarin.iOS</w:t>
      </w:r>
      <w:proofErr w:type="spellEnd"/>
      <w:r w:rsidR="00B760C5">
        <w:t>.</w:t>
      </w:r>
    </w:p>
    <w:p w14:paraId="414E95B5" w14:textId="4803375B" w:rsidR="003F1402" w:rsidRDefault="00A97086" w:rsidP="00F2712D">
      <w:proofErr w:type="spellStart"/>
      <w:r>
        <w:t>Xamarin.</w:t>
      </w:r>
      <w:r w:rsidR="00B760C5">
        <w:t>Android</w:t>
      </w:r>
      <w:proofErr w:type="spellEnd"/>
      <w:r w:rsidR="00B760C5">
        <w:t xml:space="preserve"> en </w:t>
      </w:r>
      <w:proofErr w:type="spellStart"/>
      <w:r w:rsidR="00B760C5">
        <w:t>Xamarin.</w:t>
      </w:r>
      <w:r>
        <w:t>iOS</w:t>
      </w:r>
      <w:proofErr w:type="spellEnd"/>
      <w:r w:rsidR="00D87161">
        <w:t xml:space="preserve"> voorzien </w:t>
      </w:r>
      <w:proofErr w:type="spellStart"/>
      <w:r w:rsidR="00423D3F">
        <w:t>gemapte</w:t>
      </w:r>
      <w:proofErr w:type="spellEnd"/>
      <w:r w:rsidR="00423D3F">
        <w:t xml:space="preserve"> klassen aan hun respectievelijk native UI </w:t>
      </w:r>
      <w:proofErr w:type="spellStart"/>
      <w:r w:rsidR="00423D3F">
        <w:t>SDK’s</w:t>
      </w:r>
      <w:proofErr w:type="spellEnd"/>
      <w:r w:rsidR="00423D3F">
        <w:t xml:space="preserve">: iOS </w:t>
      </w:r>
      <w:proofErr w:type="spellStart"/>
      <w:r w:rsidR="00423D3F">
        <w:t>UIKit</w:t>
      </w:r>
      <w:proofErr w:type="spellEnd"/>
      <w:r w:rsidR="00423D3F">
        <w:t xml:space="preserve"> en Android SDK.</w:t>
      </w:r>
      <w:r w:rsidR="00A85B8F" w:rsidRPr="00A85B8F">
        <w:t xml:space="preserve"> </w:t>
      </w:r>
      <w:sdt>
        <w:sdtPr>
          <w:id w:val="-54320863"/>
          <w:citation/>
        </w:sdtPr>
        <w:sdtContent>
          <w:r w:rsidR="00A85B8F">
            <w:fldChar w:fldCharType="begin"/>
          </w:r>
          <w:r w:rsidR="00A85B8F">
            <w:instrText xml:space="preserve"> CITATION Dan15 \l 2067 </w:instrText>
          </w:r>
          <w:r w:rsidR="00A85B8F">
            <w:fldChar w:fldCharType="separate"/>
          </w:r>
          <w:r w:rsidR="00F5614E" w:rsidRPr="00F5614E">
            <w:rPr>
              <w:noProof/>
            </w:rPr>
            <w:t>[19]</w:t>
          </w:r>
          <w:r w:rsidR="00A85B8F">
            <w:fldChar w:fldCharType="end"/>
          </w:r>
        </w:sdtContent>
      </w:sdt>
      <w:r w:rsidR="00423D3F">
        <w:t xml:space="preserve"> </w:t>
      </w:r>
      <w:proofErr w:type="spellStart"/>
      <w:r w:rsidR="00833660">
        <w:t>Xamarin.Forms</w:t>
      </w:r>
      <w:proofErr w:type="spellEnd"/>
      <w:r w:rsidR="00833660">
        <w:t xml:space="preserve"> </w:t>
      </w:r>
      <w:r w:rsidR="00941534">
        <w:t>verbindt</w:t>
      </w:r>
      <w:r w:rsidR="00833660">
        <w:t xml:space="preserve"> </w:t>
      </w:r>
      <w:r w:rsidR="003D40B0">
        <w:t xml:space="preserve">zich ook direct aan de native Windows Phone SDK. Dit voorziet een </w:t>
      </w:r>
      <w:r w:rsidR="00D57614">
        <w:t>set van UI-</w:t>
      </w:r>
      <w:r w:rsidR="00941534">
        <w:t>componenten die allemaal in de drie</w:t>
      </w:r>
      <w:r w:rsidR="00D57614">
        <w:t xml:space="preserve"> native operating systemen kunnen </w:t>
      </w:r>
      <w:proofErr w:type="spellStart"/>
      <w:r w:rsidR="005E1861">
        <w:t>gerendered</w:t>
      </w:r>
      <w:proofErr w:type="spellEnd"/>
      <w:r w:rsidR="005E1861">
        <w:t xml:space="preserve"> worden</w:t>
      </w:r>
      <w:r w:rsidR="00D57614">
        <w:t xml:space="preserve"> en dus allen cross-platform zijn.</w:t>
      </w:r>
      <w:r w:rsidR="005E1861">
        <w:t xml:space="preserve"> Deze elementen zijn gebuild met </w:t>
      </w:r>
      <w:proofErr w:type="spellStart"/>
      <w:r w:rsidR="005E1861">
        <w:t>Extensible</w:t>
      </w:r>
      <w:proofErr w:type="spellEnd"/>
      <w:r w:rsidR="005E1861">
        <w:t xml:space="preserve"> Application </w:t>
      </w:r>
      <w:proofErr w:type="spellStart"/>
      <w:r w:rsidR="005E1861">
        <w:t>Markup</w:t>
      </w:r>
      <w:proofErr w:type="spellEnd"/>
      <w:r w:rsidR="005E1861">
        <w:t xml:space="preserve"> Language (XAML) of zijn gecodeerd in C#</w:t>
      </w:r>
      <w:r w:rsidR="004C33D6">
        <w:t xml:space="preserve"> via de Page, </w:t>
      </w:r>
      <w:proofErr w:type="spellStart"/>
      <w:r w:rsidR="004C33D6">
        <w:t>Layout</w:t>
      </w:r>
      <w:proofErr w:type="spellEnd"/>
      <w:r w:rsidR="004C33D6">
        <w:t xml:space="preserve"> en View klassen. </w:t>
      </w:r>
      <w:r w:rsidR="002757A1">
        <w:t xml:space="preserve">Hierdoor </w:t>
      </w:r>
      <w:r w:rsidR="001E0F7F">
        <w:t>kunnen we dus native mobiele apps voor verschillende platformen tegelijk creëren</w:t>
      </w:r>
      <w:r w:rsidR="00BF51D1">
        <w:t xml:space="preserve">. </w:t>
      </w:r>
      <w:r w:rsidR="00B84DF6">
        <w:t xml:space="preserve">Om </w:t>
      </w:r>
      <w:r w:rsidR="00647500">
        <w:t>een goede architectuur en herbruikbaarheid te beko</w:t>
      </w:r>
      <w:r w:rsidR="008A6CD9">
        <w:t xml:space="preserve">men, gebruikt een </w:t>
      </w:r>
      <w:proofErr w:type="spellStart"/>
      <w:r w:rsidR="008A6CD9">
        <w:t>Xamarin.Forms</w:t>
      </w:r>
      <w:proofErr w:type="spellEnd"/>
      <w:r w:rsidR="008A6CD9">
        <w:t xml:space="preserve"> </w:t>
      </w:r>
      <w:r w:rsidR="00647500">
        <w:t xml:space="preserve">oplossing </w:t>
      </w:r>
      <w:r w:rsidR="008E677E">
        <w:t xml:space="preserve">dikwijls gedeelde C# applicatie code die de business logic en de data access </w:t>
      </w:r>
      <w:proofErr w:type="spellStart"/>
      <w:r w:rsidR="008E677E">
        <w:t>layer</w:t>
      </w:r>
      <w:proofErr w:type="spellEnd"/>
      <w:r w:rsidR="008E677E">
        <w:t xml:space="preserve"> bevat</w:t>
      </w:r>
      <w:r w:rsidR="00ED1055">
        <w:t xml:space="preserve">. Dit wordt aangeduid als de </w:t>
      </w:r>
      <w:proofErr w:type="spellStart"/>
      <w:r w:rsidR="00ED1055">
        <w:t>Core</w:t>
      </w:r>
      <w:proofErr w:type="spellEnd"/>
      <w:r w:rsidR="00ED1055">
        <w:t xml:space="preserve"> Library</w:t>
      </w:r>
      <w:r w:rsidR="00EC1CDC">
        <w:t xml:space="preserve">. De </w:t>
      </w:r>
      <w:proofErr w:type="spellStart"/>
      <w:r w:rsidR="00EC1CDC">
        <w:t>Xamarin.Forms</w:t>
      </w:r>
      <w:proofErr w:type="spellEnd"/>
      <w:r w:rsidR="00EC1CDC">
        <w:t xml:space="preserve"> UI </w:t>
      </w:r>
      <w:proofErr w:type="spellStart"/>
      <w:r w:rsidR="00EC1CDC">
        <w:t>layer</w:t>
      </w:r>
      <w:proofErr w:type="spellEnd"/>
      <w:r w:rsidR="00EC1CDC">
        <w:t xml:space="preserve"> is </w:t>
      </w:r>
      <w:r w:rsidR="008A6CD9">
        <w:t>eveneens</w:t>
      </w:r>
      <w:r w:rsidR="00EC1CDC">
        <w:t xml:space="preserve"> C# </w:t>
      </w:r>
      <w:r w:rsidR="001E6425" w:rsidRPr="008A6CD9">
        <w:rPr>
          <w:highlight w:val="yellow"/>
        </w:rPr>
        <w:t xml:space="preserve">en de </w:t>
      </w:r>
      <w:proofErr w:type="spellStart"/>
      <w:r w:rsidR="00B52C9D" w:rsidRPr="008A6CD9">
        <w:rPr>
          <w:highlight w:val="yellow"/>
        </w:rPr>
        <w:t>eind</w:t>
      </w:r>
      <w:r w:rsidR="001E6425" w:rsidRPr="008A6CD9">
        <w:rPr>
          <w:highlight w:val="yellow"/>
        </w:rPr>
        <w:t>layers</w:t>
      </w:r>
      <w:proofErr w:type="spellEnd"/>
      <w:r w:rsidR="00B52C9D" w:rsidRPr="008A6CD9">
        <w:rPr>
          <w:highlight w:val="yellow"/>
        </w:rPr>
        <w:t>, zoals aangetoond op figuur 2-11,</w:t>
      </w:r>
      <w:r w:rsidR="001E6425" w:rsidRPr="008A6CD9">
        <w:rPr>
          <w:highlight w:val="yellow"/>
        </w:rPr>
        <w:t xml:space="preserve"> </w:t>
      </w:r>
      <w:r w:rsidR="00B52C9D" w:rsidRPr="008A6CD9">
        <w:rPr>
          <w:highlight w:val="yellow"/>
        </w:rPr>
        <w:t>zijn</w:t>
      </w:r>
      <w:r w:rsidR="001E6425" w:rsidRPr="008A6CD9">
        <w:rPr>
          <w:highlight w:val="yellow"/>
        </w:rPr>
        <w:t xml:space="preserve"> </w:t>
      </w:r>
      <w:r w:rsidR="00804CCA" w:rsidRPr="008A6CD9">
        <w:rPr>
          <w:highlight w:val="yellow"/>
        </w:rPr>
        <w:t xml:space="preserve">een </w:t>
      </w:r>
      <w:r w:rsidR="001E6425" w:rsidRPr="008A6CD9">
        <w:rPr>
          <w:highlight w:val="yellow"/>
        </w:rPr>
        <w:t xml:space="preserve">minimum </w:t>
      </w:r>
      <w:r w:rsidR="00804CCA" w:rsidRPr="008A6CD9">
        <w:rPr>
          <w:highlight w:val="yellow"/>
        </w:rPr>
        <w:t>aan</w:t>
      </w:r>
      <w:r w:rsidR="001E6425" w:rsidRPr="008A6CD9">
        <w:rPr>
          <w:highlight w:val="yellow"/>
        </w:rPr>
        <w:t xml:space="preserve"> platform-specifieke C# </w:t>
      </w:r>
      <w:r w:rsidR="008A6CD9" w:rsidRPr="008A6CD9">
        <w:rPr>
          <w:highlight w:val="yellow"/>
        </w:rPr>
        <w:t>UI-code</w:t>
      </w:r>
      <w:r w:rsidR="001E6425" w:rsidRPr="008A6CD9">
        <w:rPr>
          <w:highlight w:val="yellow"/>
        </w:rPr>
        <w:t xml:space="preserve"> </w:t>
      </w:r>
      <w:r w:rsidR="00804CCA" w:rsidRPr="008A6CD9">
        <w:rPr>
          <w:highlight w:val="yellow"/>
        </w:rPr>
        <w:t xml:space="preserve">die nodig is voor </w:t>
      </w:r>
      <w:r w:rsidR="00957B07" w:rsidRPr="008A6CD9">
        <w:rPr>
          <w:highlight w:val="yellow"/>
        </w:rPr>
        <w:t>de applicatie op elke native OS te initialiseren en op te starten</w:t>
      </w:r>
      <w:r w:rsidR="00B52C9D">
        <w:t xml:space="preserve"> </w:t>
      </w:r>
    </w:p>
    <w:p w14:paraId="1F715395" w14:textId="77777777" w:rsidR="00C75CE0" w:rsidRDefault="003F1402" w:rsidP="00C75CE0">
      <w:pPr>
        <w:keepNext/>
      </w:pPr>
      <w:r>
        <w:rPr>
          <w:noProof/>
        </w:rPr>
        <w:drawing>
          <wp:anchor distT="0" distB="0" distL="114300" distR="114300" simplePos="0" relativeHeight="251658261" behindDoc="0" locked="0" layoutInCell="1" allowOverlap="1" wp14:anchorId="0538DCB2" wp14:editId="2571B9B7">
            <wp:simplePos x="0" y="0"/>
            <wp:positionH relativeFrom="margin">
              <wp:align>center</wp:align>
            </wp:positionH>
            <wp:positionV relativeFrom="paragraph">
              <wp:posOffset>0</wp:posOffset>
            </wp:positionV>
            <wp:extent cx="4278630" cy="2194560"/>
            <wp:effectExtent l="0" t="0" r="7620" b="0"/>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278630" cy="2194560"/>
                    </a:xfrm>
                    <a:prstGeom prst="rect">
                      <a:avLst/>
                    </a:prstGeom>
                  </pic:spPr>
                </pic:pic>
              </a:graphicData>
            </a:graphic>
            <wp14:sizeRelH relativeFrom="page">
              <wp14:pctWidth>0</wp14:pctWidth>
            </wp14:sizeRelH>
            <wp14:sizeRelV relativeFrom="page">
              <wp14:pctHeight>0</wp14:pctHeight>
            </wp14:sizeRelV>
          </wp:anchor>
        </w:drawing>
      </w:r>
    </w:p>
    <w:p w14:paraId="59A03353" w14:textId="45C1CACD" w:rsidR="00C75CE0" w:rsidRDefault="00C75CE0" w:rsidP="005E2DE3">
      <w:pPr>
        <w:pStyle w:val="Bijschrift"/>
        <w:jc w:val="center"/>
      </w:pPr>
      <w:bookmarkStart w:id="58" w:name="_Toc514361213"/>
      <w:r>
        <w:t xml:space="preserve">Figuur </w:t>
      </w:r>
      <w:r w:rsidR="00C417C8">
        <w:fldChar w:fldCharType="begin"/>
      </w:r>
      <w:r w:rsidR="00C417C8">
        <w:instrText xml:space="preserve"> STYLEREF 1 \s </w:instrText>
      </w:r>
      <w:r w:rsidR="00C417C8">
        <w:fldChar w:fldCharType="separate"/>
      </w:r>
      <w:r w:rsidR="00657D17">
        <w:rPr>
          <w:noProof/>
        </w:rPr>
        <w:t>2</w:t>
      </w:r>
      <w:r w:rsidR="00C417C8">
        <w:rPr>
          <w:noProof/>
        </w:rPr>
        <w:fldChar w:fldCharType="end"/>
      </w:r>
      <w:r w:rsidR="00657D17">
        <w:t>.</w:t>
      </w:r>
      <w:r w:rsidR="00C417C8">
        <w:fldChar w:fldCharType="begin"/>
      </w:r>
      <w:r w:rsidR="00C417C8">
        <w:instrText xml:space="preserve"> SEQ Figuur \* ARABIC \s 1 </w:instrText>
      </w:r>
      <w:r w:rsidR="00C417C8">
        <w:fldChar w:fldCharType="separate"/>
      </w:r>
      <w:r w:rsidR="00657D17">
        <w:rPr>
          <w:noProof/>
        </w:rPr>
        <w:t>10</w:t>
      </w:r>
      <w:r w:rsidR="00C417C8">
        <w:rPr>
          <w:noProof/>
        </w:rPr>
        <w:fldChar w:fldCharType="end"/>
      </w:r>
      <w:r>
        <w:t xml:space="preserve">: </w:t>
      </w:r>
      <w:proofErr w:type="spellStart"/>
      <w:r>
        <w:t>Xamarin.Forms</w:t>
      </w:r>
      <w:proofErr w:type="spellEnd"/>
      <w:r>
        <w:t>’ oplossing architectuur</w:t>
      </w:r>
      <w:r w:rsidR="00A85B8F">
        <w:t xml:space="preserve"> </w:t>
      </w:r>
      <w:sdt>
        <w:sdtPr>
          <w:id w:val="-1744130"/>
          <w:citation/>
        </w:sdtPr>
        <w:sdtContent>
          <w:r w:rsidR="00A85B8F">
            <w:fldChar w:fldCharType="begin"/>
          </w:r>
          <w:r w:rsidR="00A85B8F">
            <w:instrText xml:space="preserve"> CITATION Dan15 \l 2067 </w:instrText>
          </w:r>
          <w:r w:rsidR="00A85B8F">
            <w:fldChar w:fldCharType="separate"/>
          </w:r>
          <w:r w:rsidR="00F5614E" w:rsidRPr="00F5614E">
            <w:rPr>
              <w:noProof/>
            </w:rPr>
            <w:t>[19]</w:t>
          </w:r>
          <w:r w:rsidR="00A85B8F">
            <w:fldChar w:fldCharType="end"/>
          </w:r>
        </w:sdtContent>
      </w:sdt>
      <w:bookmarkEnd w:id="58"/>
    </w:p>
    <w:p w14:paraId="460066F2" w14:textId="578B8B71" w:rsidR="00C85F95" w:rsidRPr="00F2712D" w:rsidRDefault="001E0F7F" w:rsidP="00F2712D">
      <w:r>
        <w:t xml:space="preserve"> </w:t>
      </w:r>
    </w:p>
    <w:p w14:paraId="56444FB7" w14:textId="59AA2B95" w:rsidR="004C0C4D" w:rsidRDefault="00A05C4D" w:rsidP="003601DE">
      <w:r w:rsidRPr="008A6CD9">
        <w:rPr>
          <w:highlight w:val="yellow"/>
        </w:rPr>
        <w:t xml:space="preserve">De </w:t>
      </w:r>
      <w:proofErr w:type="spellStart"/>
      <w:r w:rsidRPr="008A6CD9">
        <w:rPr>
          <w:highlight w:val="yellow"/>
        </w:rPr>
        <w:t>trade</w:t>
      </w:r>
      <w:proofErr w:type="spellEnd"/>
      <w:r w:rsidRPr="008A6CD9">
        <w:rPr>
          <w:highlight w:val="yellow"/>
        </w:rPr>
        <w:t xml:space="preserve">-off </w:t>
      </w:r>
      <w:r w:rsidR="008A6CD9" w:rsidRPr="008A6CD9">
        <w:rPr>
          <w:highlight w:val="yellow"/>
        </w:rPr>
        <w:t xml:space="preserve">tussen de native </w:t>
      </w:r>
      <w:proofErr w:type="spellStart"/>
      <w:r w:rsidR="008A6CD9" w:rsidRPr="008A6CD9">
        <w:rPr>
          <w:highlight w:val="yellow"/>
        </w:rPr>
        <w:t>Xamarin</w:t>
      </w:r>
      <w:proofErr w:type="spellEnd"/>
      <w:r w:rsidR="008A6CD9" w:rsidRPr="008A6CD9">
        <w:rPr>
          <w:highlight w:val="yellow"/>
        </w:rPr>
        <w:t xml:space="preserve"> </w:t>
      </w:r>
      <w:proofErr w:type="spellStart"/>
      <w:r w:rsidR="008A6CD9" w:rsidRPr="008A6CD9">
        <w:rPr>
          <w:highlight w:val="yellow"/>
        </w:rPr>
        <w:t>SDKs</w:t>
      </w:r>
      <w:proofErr w:type="spellEnd"/>
      <w:r w:rsidR="008A6CD9" w:rsidRPr="008A6CD9">
        <w:rPr>
          <w:highlight w:val="yellow"/>
        </w:rPr>
        <w:t xml:space="preserve"> en de </w:t>
      </w:r>
      <w:proofErr w:type="spellStart"/>
      <w:r w:rsidR="008A6CD9" w:rsidRPr="008A6CD9">
        <w:rPr>
          <w:highlight w:val="yellow"/>
        </w:rPr>
        <w:t>Xamarin.Forms</w:t>
      </w:r>
      <w:proofErr w:type="spellEnd"/>
      <w:r w:rsidR="008A6CD9" w:rsidRPr="008A6CD9">
        <w:rPr>
          <w:highlight w:val="yellow"/>
        </w:rPr>
        <w:t xml:space="preserve"> oplossing </w:t>
      </w:r>
      <w:r w:rsidRPr="008A6CD9">
        <w:rPr>
          <w:highlight w:val="yellow"/>
        </w:rPr>
        <w:t xml:space="preserve">is </w:t>
      </w:r>
      <w:r w:rsidR="008A6CD9">
        <w:rPr>
          <w:highlight w:val="yellow"/>
        </w:rPr>
        <w:t>dus</w:t>
      </w:r>
      <w:r w:rsidR="006E7045" w:rsidRPr="008A6CD9">
        <w:rPr>
          <w:highlight w:val="yellow"/>
        </w:rPr>
        <w:t xml:space="preserve"> de veelz</w:t>
      </w:r>
      <w:r w:rsidR="00A05F4A" w:rsidRPr="008A6CD9">
        <w:rPr>
          <w:highlight w:val="yellow"/>
        </w:rPr>
        <w:t>ij</w:t>
      </w:r>
      <w:r w:rsidR="006E7045" w:rsidRPr="008A6CD9">
        <w:rPr>
          <w:highlight w:val="yellow"/>
        </w:rPr>
        <w:t xml:space="preserve">digheid van </w:t>
      </w:r>
      <w:proofErr w:type="spellStart"/>
      <w:r w:rsidR="006E7045" w:rsidRPr="008A6CD9">
        <w:rPr>
          <w:highlight w:val="yellow"/>
        </w:rPr>
        <w:t>Xamarin.Forms</w:t>
      </w:r>
      <w:proofErr w:type="spellEnd"/>
      <w:r w:rsidR="006E7045" w:rsidRPr="008A6CD9">
        <w:rPr>
          <w:highlight w:val="yellow"/>
        </w:rPr>
        <w:t xml:space="preserve"> tegenover de volledige features en functionaliteit van de platform</w:t>
      </w:r>
      <w:r w:rsidR="00A05F4A" w:rsidRPr="008A6CD9">
        <w:rPr>
          <w:highlight w:val="yellow"/>
        </w:rPr>
        <w:t xml:space="preserve">-specifieke </w:t>
      </w:r>
      <w:proofErr w:type="spellStart"/>
      <w:r w:rsidR="00A05F4A" w:rsidRPr="008A6CD9">
        <w:rPr>
          <w:highlight w:val="yellow"/>
        </w:rPr>
        <w:t>UI’s</w:t>
      </w:r>
      <w:proofErr w:type="spellEnd"/>
      <w:r w:rsidR="00A05F4A" w:rsidRPr="008A6CD9">
        <w:rPr>
          <w:highlight w:val="yellow"/>
        </w:rPr>
        <w:t>.</w:t>
      </w:r>
    </w:p>
    <w:p w14:paraId="0F5AF333" w14:textId="0DF75481" w:rsidR="004C0C4D" w:rsidRDefault="004C0C4D" w:rsidP="003601DE"/>
    <w:p w14:paraId="6471A178" w14:textId="64D7D6DB" w:rsidR="002B48FA" w:rsidRDefault="002B48FA" w:rsidP="003601DE"/>
    <w:p w14:paraId="475A857F" w14:textId="04B5C1A2" w:rsidR="002B48FA" w:rsidRDefault="002B48FA" w:rsidP="003601DE"/>
    <w:p w14:paraId="4BD222DE" w14:textId="08FB035B" w:rsidR="002B48FA" w:rsidRDefault="002B48FA" w:rsidP="003601DE"/>
    <w:p w14:paraId="20BC66CB" w14:textId="77777777" w:rsidR="002B48FA" w:rsidRDefault="002B48FA" w:rsidP="003601DE"/>
    <w:p w14:paraId="53943443" w14:textId="474BB287" w:rsidR="00095BBD" w:rsidRDefault="00095BBD" w:rsidP="00095BBD">
      <w:pPr>
        <w:pStyle w:val="Kop4"/>
      </w:pPr>
      <w:r>
        <w:lastRenderedPageBreak/>
        <w:t>MVVM (Model-View-View</w:t>
      </w:r>
      <w:r w:rsidR="00D13666">
        <w:t>model)</w:t>
      </w:r>
    </w:p>
    <w:p w14:paraId="3E0CC95F" w14:textId="49684E1A" w:rsidR="001023FE" w:rsidRPr="001023FE" w:rsidRDefault="001023FE" w:rsidP="001023FE">
      <w:r>
        <w:t xml:space="preserve">De </w:t>
      </w:r>
      <w:proofErr w:type="spellStart"/>
      <w:r>
        <w:t>Xamarin.Forms</w:t>
      </w:r>
      <w:proofErr w:type="spellEnd"/>
      <w:r>
        <w:t xml:space="preserve"> ontwikkelaar creëert zijn UI typisch in XAML</w:t>
      </w:r>
      <w:r w:rsidR="008F3F33">
        <w:t xml:space="preserve">, en voegt daarna zijn </w:t>
      </w:r>
      <w:proofErr w:type="spellStart"/>
      <w:r w:rsidR="008F3F33">
        <w:t>back-end</w:t>
      </w:r>
      <w:proofErr w:type="spellEnd"/>
      <w:r w:rsidR="008F3F33">
        <w:t xml:space="preserve"> code toe dat op de user interface werkt</w:t>
      </w:r>
      <w:r>
        <w:t xml:space="preserve">. </w:t>
      </w:r>
      <w:r w:rsidR="008F3F33">
        <w:t xml:space="preserve">Als applicaties groter en complexer worden kunnen </w:t>
      </w:r>
      <w:r w:rsidR="008A6CD9" w:rsidRPr="008A6CD9">
        <w:rPr>
          <w:highlight w:val="yellow"/>
        </w:rPr>
        <w:t xml:space="preserve">bepaalde </w:t>
      </w:r>
      <w:r w:rsidR="008F3F33" w:rsidRPr="008A6CD9">
        <w:rPr>
          <w:highlight w:val="yellow"/>
        </w:rPr>
        <w:t>onderhoudsproblemen toe</w:t>
      </w:r>
      <w:r w:rsidR="0074758E" w:rsidRPr="008A6CD9">
        <w:rPr>
          <w:highlight w:val="yellow"/>
        </w:rPr>
        <w:t>t</w:t>
      </w:r>
      <w:r w:rsidR="008F3F33" w:rsidRPr="008A6CD9">
        <w:rPr>
          <w:highlight w:val="yellow"/>
        </w:rPr>
        <w:t>reden</w:t>
      </w:r>
      <w:r w:rsidR="008A6CD9" w:rsidRPr="008A6CD9">
        <w:rPr>
          <w:highlight w:val="yellow"/>
        </w:rPr>
        <w:t xml:space="preserve"> aangezien de code onoverzichtelijk wordt</w:t>
      </w:r>
      <w:r w:rsidR="008F3F33">
        <w:t>.</w:t>
      </w:r>
    </w:p>
    <w:p w14:paraId="7FF4E6E9" w14:textId="12DC164F" w:rsidR="001023FE" w:rsidRDefault="005E2DE3" w:rsidP="00D13666">
      <w:r>
        <w:rPr>
          <w:noProof/>
        </w:rPr>
        <w:drawing>
          <wp:anchor distT="0" distB="0" distL="114300" distR="114300" simplePos="0" relativeHeight="251658262" behindDoc="0" locked="0" layoutInCell="1" allowOverlap="1" wp14:anchorId="2A3422AA" wp14:editId="0567C4B5">
            <wp:simplePos x="0" y="0"/>
            <wp:positionH relativeFrom="margin">
              <wp:align>center</wp:align>
            </wp:positionH>
            <wp:positionV relativeFrom="paragraph">
              <wp:posOffset>1008711</wp:posOffset>
            </wp:positionV>
            <wp:extent cx="2581275" cy="1772801"/>
            <wp:effectExtent l="0" t="0" r="0" b="0"/>
            <wp:wrapTopAndBottom/>
            <wp:docPr id="9" name="Afbeelding 9" descr="Hh848246.1AFE20BAB0052F5AB0FC400BF3B6F3F7(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848246.1AFE20BAB0052F5AB0FC400BF3B6F3F7(en-us,PandP.1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81275" cy="1772801"/>
                    </a:xfrm>
                    <a:prstGeom prst="rect">
                      <a:avLst/>
                    </a:prstGeom>
                    <a:noFill/>
                    <a:ln>
                      <a:noFill/>
                    </a:ln>
                  </pic:spPr>
                </pic:pic>
              </a:graphicData>
            </a:graphic>
            <wp14:sizeRelH relativeFrom="page">
              <wp14:pctWidth>0</wp14:pctWidth>
            </wp14:sizeRelH>
            <wp14:sizeRelV relativeFrom="page">
              <wp14:pctHeight>0</wp14:pctHeight>
            </wp14:sizeRelV>
          </wp:anchor>
        </w:drawing>
      </w:r>
      <w:r w:rsidR="00D13666">
        <w:t>Het Model-View-Viewmodel</w:t>
      </w:r>
      <w:r w:rsidR="00C576B3">
        <w:t xml:space="preserve"> </w:t>
      </w:r>
      <w:r w:rsidR="008F3F33">
        <w:t>helpt</w:t>
      </w:r>
      <w:r w:rsidR="00C576B3">
        <w:t xml:space="preserve"> </w:t>
      </w:r>
      <w:r w:rsidR="008F3F33">
        <w:t xml:space="preserve">met het scheiden </w:t>
      </w:r>
      <w:r w:rsidR="00C576B3">
        <w:t xml:space="preserve">van </w:t>
      </w:r>
      <w:r w:rsidR="008F3F33">
        <w:t>de</w:t>
      </w:r>
      <w:r w:rsidR="00C576B3">
        <w:t xml:space="preserve"> </w:t>
      </w:r>
      <w:r w:rsidR="008F3F33">
        <w:t>ontwikkeling</w:t>
      </w:r>
      <w:r w:rsidR="00C576B3">
        <w:t xml:space="preserve"> van de GUI en van de </w:t>
      </w:r>
      <w:proofErr w:type="spellStart"/>
      <w:r w:rsidR="00C576B3">
        <w:t>back-end</w:t>
      </w:r>
      <w:proofErr w:type="spellEnd"/>
      <w:r w:rsidR="00C576B3">
        <w:t xml:space="preserve"> logica.</w:t>
      </w:r>
      <w:r w:rsidR="008F3F33">
        <w:t xml:space="preserve"> Deze gescheiden houden zorgt ervoor om </w:t>
      </w:r>
      <w:r w:rsidR="008A6CD9" w:rsidRPr="008A6CD9">
        <w:rPr>
          <w:highlight w:val="yellow"/>
        </w:rPr>
        <w:t xml:space="preserve">zo’n </w:t>
      </w:r>
      <w:r w:rsidR="008F3F33" w:rsidRPr="008A6CD9">
        <w:rPr>
          <w:highlight w:val="yellow"/>
        </w:rPr>
        <w:t>problemen te</w:t>
      </w:r>
      <w:r w:rsidR="008F3F33">
        <w:t xml:space="preserve"> voorkomen en de applicatie makkelijker </w:t>
      </w:r>
      <w:proofErr w:type="spellStart"/>
      <w:r w:rsidR="008F3F33">
        <w:t>testbaar</w:t>
      </w:r>
      <w:proofErr w:type="spellEnd"/>
      <w:r w:rsidR="008F3F33">
        <w:t xml:space="preserve"> en onderhoudbaar te maken.</w:t>
      </w:r>
      <w:r w:rsidR="00C576B3">
        <w:t xml:space="preserve"> Het View</w:t>
      </w:r>
      <w:r w:rsidR="001023FE">
        <w:t xml:space="preserve"> M</w:t>
      </w:r>
      <w:r w:rsidR="00C576B3">
        <w:t>odel van de MVVM is de tussenstap die de data objecten van het model verandert zodat deze g</w:t>
      </w:r>
      <w:r w:rsidR="008A6CD9">
        <w:t>emakkelijk zijn te beheren en</w:t>
      </w:r>
      <w:r w:rsidR="00C576B3">
        <w:t xml:space="preserve"> presenteren door </w:t>
      </w:r>
      <w:r w:rsidR="001023FE">
        <w:t>het</w:t>
      </w:r>
      <w:r w:rsidR="00C576B3">
        <w:t xml:space="preserve"> View.</w:t>
      </w:r>
      <w:sdt>
        <w:sdtPr>
          <w:id w:val="163596712"/>
          <w:citation/>
        </w:sdtPr>
        <w:sdtContent>
          <w:r w:rsidR="00C576B3">
            <w:fldChar w:fldCharType="begin"/>
          </w:r>
          <w:r w:rsidR="00C576B3">
            <w:instrText xml:space="preserve"> CITATION Mod18 \l 2067 </w:instrText>
          </w:r>
          <w:r w:rsidR="00C576B3">
            <w:fldChar w:fldCharType="separate"/>
          </w:r>
          <w:r w:rsidR="00F5614E">
            <w:rPr>
              <w:noProof/>
            </w:rPr>
            <w:t xml:space="preserve"> </w:t>
          </w:r>
          <w:r w:rsidR="00F5614E" w:rsidRPr="00F5614E">
            <w:rPr>
              <w:noProof/>
            </w:rPr>
            <w:t>[20]</w:t>
          </w:r>
          <w:r w:rsidR="00C576B3">
            <w:fldChar w:fldCharType="end"/>
          </w:r>
        </w:sdtContent>
      </w:sdt>
      <w:r w:rsidR="00C576B3">
        <w:t xml:space="preserve"> </w:t>
      </w:r>
    </w:p>
    <w:p w14:paraId="108008CB" w14:textId="4D3018A3" w:rsidR="001023FE" w:rsidRDefault="001023FE" w:rsidP="001023FE">
      <w:pPr>
        <w:keepNext/>
      </w:pPr>
    </w:p>
    <w:p w14:paraId="05B42D1F" w14:textId="23D0FB03" w:rsidR="001023FE" w:rsidRDefault="001023FE" w:rsidP="005E2DE3">
      <w:pPr>
        <w:pStyle w:val="Bijschrift"/>
        <w:jc w:val="center"/>
      </w:pPr>
      <w:bookmarkStart w:id="59" w:name="_Toc514361214"/>
      <w:r>
        <w:t xml:space="preserve">Figuur </w:t>
      </w:r>
      <w:r w:rsidR="00C417C8">
        <w:fldChar w:fldCharType="begin"/>
      </w:r>
      <w:r w:rsidR="00C417C8">
        <w:instrText xml:space="preserve"> STYLEREF 1 \s </w:instrText>
      </w:r>
      <w:r w:rsidR="00C417C8">
        <w:fldChar w:fldCharType="separate"/>
      </w:r>
      <w:r w:rsidR="00657D17">
        <w:rPr>
          <w:noProof/>
        </w:rPr>
        <w:t>2</w:t>
      </w:r>
      <w:r w:rsidR="00C417C8">
        <w:rPr>
          <w:noProof/>
        </w:rPr>
        <w:fldChar w:fldCharType="end"/>
      </w:r>
      <w:r w:rsidR="00657D17">
        <w:t>.</w:t>
      </w:r>
      <w:r w:rsidR="00C417C8">
        <w:fldChar w:fldCharType="begin"/>
      </w:r>
      <w:r w:rsidR="00C417C8">
        <w:instrText xml:space="preserve"> SEQ Figuur \* ARABIC \s 1 </w:instrText>
      </w:r>
      <w:r w:rsidR="00C417C8">
        <w:fldChar w:fldCharType="separate"/>
      </w:r>
      <w:r w:rsidR="00657D17">
        <w:rPr>
          <w:noProof/>
        </w:rPr>
        <w:t>11</w:t>
      </w:r>
      <w:r w:rsidR="00C417C8">
        <w:rPr>
          <w:noProof/>
        </w:rPr>
        <w:fldChar w:fldCharType="end"/>
      </w:r>
      <w:r w:rsidR="006D21B1">
        <w:t xml:space="preserve">: </w:t>
      </w:r>
      <w:r w:rsidRPr="007A394A">
        <w:rPr>
          <w:noProof/>
        </w:rPr>
        <w:t>De relaties tussen de 3 kerncomponenten van MV</w:t>
      </w:r>
      <w:r w:rsidR="006D21B1">
        <w:rPr>
          <w:noProof/>
        </w:rPr>
        <w:t>V</w:t>
      </w:r>
      <w:r w:rsidRPr="007A394A">
        <w:rPr>
          <w:noProof/>
        </w:rPr>
        <w:t>M</w:t>
      </w:r>
      <w:sdt>
        <w:sdtPr>
          <w:rPr>
            <w:noProof/>
          </w:rPr>
          <w:id w:val="-2141253381"/>
          <w:citation/>
        </w:sdtPr>
        <w:sdtContent>
          <w:r w:rsidR="006D21B1">
            <w:rPr>
              <w:noProof/>
            </w:rPr>
            <w:fldChar w:fldCharType="begin"/>
          </w:r>
          <w:r w:rsidR="006D21B1">
            <w:rPr>
              <w:noProof/>
            </w:rPr>
            <w:instrText xml:space="preserve"> CITATION Mic182 \l 2067 </w:instrText>
          </w:r>
          <w:r w:rsidR="006D21B1">
            <w:rPr>
              <w:noProof/>
            </w:rPr>
            <w:fldChar w:fldCharType="separate"/>
          </w:r>
          <w:r w:rsidR="00F5614E">
            <w:rPr>
              <w:noProof/>
            </w:rPr>
            <w:t xml:space="preserve"> </w:t>
          </w:r>
          <w:r w:rsidR="00F5614E" w:rsidRPr="00F5614E">
            <w:rPr>
              <w:noProof/>
            </w:rPr>
            <w:t>[21]</w:t>
          </w:r>
          <w:r w:rsidR="006D21B1">
            <w:rPr>
              <w:noProof/>
            </w:rPr>
            <w:fldChar w:fldCharType="end"/>
          </w:r>
        </w:sdtContent>
      </w:sdt>
      <w:bookmarkEnd w:id="59"/>
    </w:p>
    <w:p w14:paraId="294BE242" w14:textId="30105B2E" w:rsidR="00D13666" w:rsidRDefault="00C576B3" w:rsidP="00D13666">
      <w:r w:rsidRPr="008A6CD9">
        <w:rPr>
          <w:highlight w:val="yellow"/>
        </w:rPr>
        <w:t xml:space="preserve">Het </w:t>
      </w:r>
      <w:r w:rsidR="001023FE" w:rsidRPr="008A6CD9">
        <w:rPr>
          <w:highlight w:val="yellow"/>
        </w:rPr>
        <w:t>M</w:t>
      </w:r>
      <w:r w:rsidRPr="008A6CD9">
        <w:rPr>
          <w:highlight w:val="yellow"/>
        </w:rPr>
        <w:t xml:space="preserve">odel </w:t>
      </w:r>
      <w:r w:rsidR="003A29DB" w:rsidRPr="008A6CD9">
        <w:rPr>
          <w:highlight w:val="yellow"/>
        </w:rPr>
        <w:t>houdt</w:t>
      </w:r>
      <w:r w:rsidR="000C4663" w:rsidRPr="008A6CD9">
        <w:rPr>
          <w:highlight w:val="yellow"/>
        </w:rPr>
        <w:t xml:space="preserve"> in:</w:t>
      </w:r>
      <w:r w:rsidRPr="008A6CD9">
        <w:rPr>
          <w:highlight w:val="yellow"/>
        </w:rPr>
        <w:t xml:space="preserve"> een deel klassen die de business logica en data </w:t>
      </w:r>
      <w:r w:rsidR="008A6CD9">
        <w:rPr>
          <w:highlight w:val="yellow"/>
        </w:rPr>
        <w:t>voorstellen</w:t>
      </w:r>
      <w:r w:rsidR="001023FE" w:rsidRPr="008A6CD9">
        <w:rPr>
          <w:highlight w:val="yellow"/>
        </w:rPr>
        <w:t xml:space="preserve">. Het definieert ook de regels </w:t>
      </w:r>
      <w:r w:rsidR="005D2D9F" w:rsidRPr="008A6CD9">
        <w:rPr>
          <w:highlight w:val="yellow"/>
        </w:rPr>
        <w:t>waarin staat hoe</w:t>
      </w:r>
      <w:r w:rsidR="001023FE" w:rsidRPr="008A6CD9">
        <w:rPr>
          <w:highlight w:val="yellow"/>
        </w:rPr>
        <w:t xml:space="preserve"> deze data kan veranderd en gemanipuleerd worden.</w:t>
      </w:r>
      <w:r w:rsidR="001023FE">
        <w:t xml:space="preserve"> </w:t>
      </w:r>
    </w:p>
    <w:p w14:paraId="14760583" w14:textId="0760DF9C" w:rsidR="001023FE" w:rsidRDefault="001023FE" w:rsidP="00D13666">
      <w:r>
        <w:t xml:space="preserve">Het View stelt de </w:t>
      </w:r>
      <w:r w:rsidR="00C7222A">
        <w:t>UI-componenten</w:t>
      </w:r>
      <w:r>
        <w:t xml:space="preserve"> voor. Deze is enkel verantwoordelijk voor de data weer </w:t>
      </w:r>
      <w:r w:rsidR="00C7222A">
        <w:t>te geven</w:t>
      </w:r>
      <w:r>
        <w:t xml:space="preserve"> die het verkrijgt van de controller, het View</w:t>
      </w:r>
      <w:r w:rsidR="001032AE">
        <w:t xml:space="preserve"> </w:t>
      </w:r>
      <w:r>
        <w:t>Model dus.</w:t>
      </w:r>
    </w:p>
    <w:p w14:paraId="709BB589" w14:textId="15836955" w:rsidR="001023FE" w:rsidRDefault="001023FE" w:rsidP="00D13666">
      <w:r w:rsidRPr="001032AE">
        <w:rPr>
          <w:highlight w:val="yellow"/>
        </w:rPr>
        <w:t>Het View Model is verantwoordelijk voor</w:t>
      </w:r>
      <w:r w:rsidR="001032AE" w:rsidRPr="001032AE">
        <w:rPr>
          <w:highlight w:val="yellow"/>
        </w:rPr>
        <w:t xml:space="preserve"> een aantal acties.</w:t>
      </w:r>
      <w:r w:rsidRPr="001032AE">
        <w:rPr>
          <w:highlight w:val="yellow"/>
        </w:rPr>
        <w:t xml:space="preserve"> </w:t>
      </w:r>
      <w:r w:rsidR="001032AE" w:rsidRPr="001032AE">
        <w:rPr>
          <w:highlight w:val="yellow"/>
        </w:rPr>
        <w:t>H</w:t>
      </w:r>
      <w:r w:rsidRPr="001032AE">
        <w:rPr>
          <w:highlight w:val="yellow"/>
        </w:rPr>
        <w:t xml:space="preserve">et onderhouden van de methodes, </w:t>
      </w:r>
      <w:proofErr w:type="spellStart"/>
      <w:r w:rsidRPr="001032AE">
        <w:rPr>
          <w:highlight w:val="yellow"/>
        </w:rPr>
        <w:t>commands</w:t>
      </w:r>
      <w:proofErr w:type="spellEnd"/>
      <w:r w:rsidRPr="001032AE">
        <w:rPr>
          <w:highlight w:val="yellow"/>
        </w:rPr>
        <w:t xml:space="preserve"> en andere eigenschappen die de state van het View moeten onderho</w:t>
      </w:r>
      <w:r w:rsidR="00C7222A" w:rsidRPr="001032AE">
        <w:rPr>
          <w:highlight w:val="yellow"/>
        </w:rPr>
        <w:t>uden,</w:t>
      </w:r>
      <w:r w:rsidR="001032AE" w:rsidRPr="001032AE">
        <w:rPr>
          <w:highlight w:val="yellow"/>
        </w:rPr>
        <w:t xml:space="preserve"> het model</w:t>
      </w:r>
      <w:r w:rsidRPr="001032AE">
        <w:rPr>
          <w:highlight w:val="yellow"/>
        </w:rPr>
        <w:t xml:space="preserve"> manipuleren als </w:t>
      </w:r>
      <w:r w:rsidR="001032AE" w:rsidRPr="001032AE">
        <w:rPr>
          <w:highlight w:val="yellow"/>
        </w:rPr>
        <w:t>resultaat van de acties op het View en events in het V</w:t>
      </w:r>
      <w:r w:rsidRPr="001032AE">
        <w:rPr>
          <w:highlight w:val="yellow"/>
        </w:rPr>
        <w:t xml:space="preserve">iew </w:t>
      </w:r>
      <w:proofErr w:type="spellStart"/>
      <w:r w:rsidRPr="001032AE">
        <w:rPr>
          <w:highlight w:val="yellow"/>
        </w:rPr>
        <w:t>triggeren</w:t>
      </w:r>
      <w:proofErr w:type="spellEnd"/>
      <w:r>
        <w:t>.</w:t>
      </w:r>
      <w:sdt>
        <w:sdtPr>
          <w:id w:val="-1720664065"/>
          <w:citation/>
        </w:sdtPr>
        <w:sdtContent>
          <w:r>
            <w:fldChar w:fldCharType="begin"/>
          </w:r>
          <w:r>
            <w:instrText xml:space="preserve"> CITATION Und18 \l 2067 </w:instrText>
          </w:r>
          <w:r>
            <w:fldChar w:fldCharType="separate"/>
          </w:r>
          <w:r w:rsidR="00F5614E">
            <w:rPr>
              <w:noProof/>
            </w:rPr>
            <w:t xml:space="preserve"> </w:t>
          </w:r>
          <w:r w:rsidR="00F5614E" w:rsidRPr="00F5614E">
            <w:rPr>
              <w:noProof/>
            </w:rPr>
            <w:t>[22]</w:t>
          </w:r>
          <w:r>
            <w:fldChar w:fldCharType="end"/>
          </w:r>
        </w:sdtContent>
      </w:sdt>
    </w:p>
    <w:p w14:paraId="622D3D27" w14:textId="1266453C" w:rsidR="001023FE" w:rsidRDefault="008F3F33" w:rsidP="00D13666">
      <w:r>
        <w:t xml:space="preserve">De </w:t>
      </w:r>
      <w:r w:rsidR="001032AE">
        <w:t>voordelen die</w:t>
      </w:r>
      <w:r>
        <w:t xml:space="preserve"> het </w:t>
      </w:r>
      <w:r w:rsidR="001032AE">
        <w:t>MVVM-patroon</w:t>
      </w:r>
      <w:r>
        <w:t xml:space="preserve"> aanbiedt:</w:t>
      </w:r>
    </w:p>
    <w:p w14:paraId="23FD4A92" w14:textId="7BB7DD70" w:rsidR="008F3F33" w:rsidRDefault="008F3F33" w:rsidP="008F3F33">
      <w:pPr>
        <w:pStyle w:val="Lijstalinea"/>
        <w:numPr>
          <w:ilvl w:val="0"/>
          <w:numId w:val="19"/>
        </w:numPr>
      </w:pPr>
      <w:r>
        <w:t xml:space="preserve">Het model, de </w:t>
      </w:r>
      <w:proofErr w:type="spellStart"/>
      <w:r>
        <w:t>back-end</w:t>
      </w:r>
      <w:proofErr w:type="spellEnd"/>
      <w:r>
        <w:t xml:space="preserve"> basis, aanpassen qua logica kan riskant of moeilijk</w:t>
      </w:r>
      <w:r w:rsidR="001032AE">
        <w:t xml:space="preserve"> zijn. In dit scenario kan het V</w:t>
      </w:r>
      <w:r>
        <w:t>iew</w:t>
      </w:r>
      <w:r w:rsidR="001032AE">
        <w:t xml:space="preserve"> M</w:t>
      </w:r>
      <w:r>
        <w:t>od</w:t>
      </w:r>
      <w:r w:rsidR="001032AE">
        <w:t>el bescherming bieden aan deze M</w:t>
      </w:r>
      <w:r>
        <w:t>odel klassen en voorkomt dat er schadelijke veran</w:t>
      </w:r>
      <w:r w:rsidR="001032AE">
        <w:t xml:space="preserve">deringen zouden gebeuren in de </w:t>
      </w:r>
      <w:proofErr w:type="spellStart"/>
      <w:r w:rsidR="001032AE">
        <w:t>M</w:t>
      </w:r>
      <w:r>
        <w:t>odel-code</w:t>
      </w:r>
      <w:proofErr w:type="spellEnd"/>
      <w:r>
        <w:t>.</w:t>
      </w:r>
    </w:p>
    <w:p w14:paraId="770682B0" w14:textId="71CAEA70" w:rsidR="008F3F33" w:rsidRDefault="008F3F33" w:rsidP="008F3F33">
      <w:pPr>
        <w:pStyle w:val="Lijstalinea"/>
        <w:numPr>
          <w:ilvl w:val="0"/>
          <w:numId w:val="19"/>
        </w:numPr>
      </w:pPr>
      <w:r>
        <w:t xml:space="preserve">Ontwikkelaars kunnen </w:t>
      </w:r>
      <w:r w:rsidR="006D21B1">
        <w:t xml:space="preserve">testen zonder de </w:t>
      </w:r>
      <w:r w:rsidR="001032AE">
        <w:t>V</w:t>
      </w:r>
      <w:r w:rsidR="006D21B1">
        <w:t>iew te moeten gebruiken. Deze tests kunnen exact hetzelfde functioneren als</w:t>
      </w:r>
      <w:r w:rsidR="001032AE">
        <w:t>of ze gebruikt worden door een V</w:t>
      </w:r>
      <w:r w:rsidR="006D21B1">
        <w:t>iew.</w:t>
      </w:r>
    </w:p>
    <w:p w14:paraId="20EE9BEF" w14:textId="77777777" w:rsidR="006D21B1" w:rsidRDefault="006D21B1" w:rsidP="008F3F33">
      <w:pPr>
        <w:pStyle w:val="Lijstalinea"/>
        <w:numPr>
          <w:ilvl w:val="0"/>
          <w:numId w:val="19"/>
        </w:numPr>
      </w:pPr>
      <w:r>
        <w:t xml:space="preserve">De UI van de applicatie kan compleet opnieuw ontworpen worden, als deze helemaal in XAML geïmplementeerd is, zonder ook maar één lijn </w:t>
      </w:r>
      <w:proofErr w:type="spellStart"/>
      <w:r>
        <w:t>back-end</w:t>
      </w:r>
      <w:proofErr w:type="spellEnd"/>
      <w:r>
        <w:t xml:space="preserve"> code aan te passen.</w:t>
      </w:r>
    </w:p>
    <w:p w14:paraId="78CC5C1E" w14:textId="1FBB3950" w:rsidR="00D13666" w:rsidRDefault="001032AE" w:rsidP="006D21B1">
      <w:pPr>
        <w:pStyle w:val="Lijstalinea"/>
        <w:numPr>
          <w:ilvl w:val="0"/>
          <w:numId w:val="19"/>
        </w:numPr>
      </w:pPr>
      <w:r>
        <w:t>Deze separatie van V</w:t>
      </w:r>
      <w:r w:rsidR="006D21B1">
        <w:t xml:space="preserve">iew en de andere componenten zorgt er ook voor dat designers en ontwikkelaars volledig apart kunnen werken aan hun eigen componenten. </w:t>
      </w:r>
      <w:sdt>
        <w:sdtPr>
          <w:id w:val="-1112439304"/>
          <w:citation/>
        </w:sdtPr>
        <w:sdtContent>
          <w:r w:rsidR="006D21B1">
            <w:fldChar w:fldCharType="begin"/>
          </w:r>
          <w:r w:rsidR="006D21B1">
            <w:instrText xml:space="preserve"> CITATION Mic181 \l 2067 </w:instrText>
          </w:r>
          <w:r w:rsidR="006D21B1">
            <w:fldChar w:fldCharType="separate"/>
          </w:r>
          <w:r w:rsidR="00F5614E" w:rsidRPr="00F5614E">
            <w:rPr>
              <w:noProof/>
            </w:rPr>
            <w:t>[23]</w:t>
          </w:r>
          <w:r w:rsidR="006D21B1">
            <w:fldChar w:fldCharType="end"/>
          </w:r>
        </w:sdtContent>
      </w:sdt>
    </w:p>
    <w:p w14:paraId="524D2B43" w14:textId="77777777" w:rsidR="002B48FA" w:rsidRDefault="002B48FA" w:rsidP="002B48FA"/>
    <w:p w14:paraId="29FFC7E9" w14:textId="4C65E480" w:rsidR="00201610" w:rsidRDefault="00201610" w:rsidP="00201610">
      <w:pPr>
        <w:pStyle w:val="Kop3"/>
      </w:pPr>
      <w:bookmarkStart w:id="60" w:name="_Toc514324982"/>
      <w:r>
        <w:lastRenderedPageBreak/>
        <w:t>Gebruik</w:t>
      </w:r>
      <w:bookmarkEnd w:id="60"/>
    </w:p>
    <w:p w14:paraId="7BAF76D4" w14:textId="2006DAE1" w:rsidR="00083CD6" w:rsidRDefault="00083CD6" w:rsidP="00083CD6">
      <w:proofErr w:type="spellStart"/>
      <w:r>
        <w:t>Xamarin</w:t>
      </w:r>
      <w:proofErr w:type="spellEnd"/>
      <w:r>
        <w:t xml:space="preserve"> gebruikt de Visual Studio IDE van Microsoft als ontwikkelingsomgeving. </w:t>
      </w:r>
      <w:proofErr w:type="spellStart"/>
      <w:r>
        <w:t>Xamarin</w:t>
      </w:r>
      <w:proofErr w:type="spellEnd"/>
      <w:r>
        <w:t xml:space="preserve"> kan geïnstalleerd worden als deel van een nieuwe Visual Studio installatie, of kan achteraf erbij geïnstalleerd worden. </w:t>
      </w:r>
      <w:r w:rsidR="002B48FA">
        <w:t>Hierna</w:t>
      </w:r>
      <w:r>
        <w:t xml:space="preserve"> kan de code voor applicaties geschreven worden in de editor van Visual Studio.</w:t>
      </w:r>
    </w:p>
    <w:p w14:paraId="7446E831" w14:textId="30412629" w:rsidR="00FB04EF" w:rsidRPr="00646301" w:rsidRDefault="00083CD6" w:rsidP="00646301">
      <w:r>
        <w:rPr>
          <w:noProof/>
        </w:rPr>
        <w:t xml:space="preserve">Met een installatie van Xamarin.Forms zal </w:t>
      </w:r>
      <w:r w:rsidR="00751A60">
        <w:rPr>
          <w:noProof/>
        </w:rPr>
        <w:t xml:space="preserve">men </w:t>
      </w:r>
      <w:r>
        <w:rPr>
          <w:noProof/>
        </w:rPr>
        <w:t>enke</w:t>
      </w:r>
      <w:r w:rsidR="002B48FA">
        <w:rPr>
          <w:noProof/>
        </w:rPr>
        <w:t>l één</w:t>
      </w:r>
      <w:r>
        <w:rPr>
          <w:noProof/>
        </w:rPr>
        <w:t xml:space="preserve"> code moeten schrijven, en deze wordt automatisch overgebracht naar Xamarin.iOS en Xamarin.Android. Een simulatie kan dan bekeken worden met de Xamarin.Forms Previewer die rechtstreeks in de IDE is geintegreerd. </w:t>
      </w:r>
      <w:r w:rsidR="002B48FA">
        <w:rPr>
          <w:noProof/>
          <w:highlight w:val="yellow"/>
        </w:rPr>
        <w:t>Het is eveneens zeer evident</w:t>
      </w:r>
      <w:r w:rsidR="002B48FA" w:rsidRPr="002B48FA">
        <w:rPr>
          <w:noProof/>
          <w:highlight w:val="yellow"/>
        </w:rPr>
        <w:t xml:space="preserve"> om de build rechtstreeks op een mobiel device te testen.</w:t>
      </w:r>
    </w:p>
    <w:p w14:paraId="4F6845CA" w14:textId="0D56A954" w:rsidR="00446874" w:rsidRPr="00446874" w:rsidRDefault="00446874" w:rsidP="00446874">
      <w:pPr>
        <w:pStyle w:val="Kop3"/>
      </w:pPr>
      <w:bookmarkStart w:id="61" w:name="_Toc514324983"/>
      <w:r>
        <w:t>Portfolio</w:t>
      </w:r>
      <w:bookmarkEnd w:id="61"/>
    </w:p>
    <w:p w14:paraId="6FD3F9D7" w14:textId="5F8DE0A2" w:rsidR="002D1D4E" w:rsidRDefault="002F7844" w:rsidP="003601DE">
      <w:r>
        <w:t xml:space="preserve">Lijst van applicaties </w:t>
      </w:r>
      <w:proofErr w:type="spellStart"/>
      <w:r>
        <w:t>developed</w:t>
      </w:r>
      <w:proofErr w:type="spellEnd"/>
      <w:r>
        <w:t xml:space="preserve"> met </w:t>
      </w:r>
      <w:proofErr w:type="spellStart"/>
      <w:r>
        <w:t>Xamarin</w:t>
      </w:r>
      <w:proofErr w:type="spellEnd"/>
      <w:r>
        <w:t xml:space="preserve"> voor bekende bedrijven:</w:t>
      </w:r>
      <w:sdt>
        <w:sdtPr>
          <w:id w:val="1654021412"/>
          <w:citation/>
        </w:sdtPr>
        <w:sdtContent>
          <w:r w:rsidR="00A85B8F">
            <w:fldChar w:fldCharType="begin"/>
          </w:r>
          <w:r w:rsidR="00A85B8F">
            <w:instrText xml:space="preserve"> CITATION Xam181 \l 2067 </w:instrText>
          </w:r>
          <w:r w:rsidR="00A85B8F">
            <w:fldChar w:fldCharType="separate"/>
          </w:r>
          <w:r w:rsidR="00F5614E">
            <w:rPr>
              <w:noProof/>
            </w:rPr>
            <w:t xml:space="preserve"> </w:t>
          </w:r>
          <w:r w:rsidR="00F5614E" w:rsidRPr="00F5614E">
            <w:rPr>
              <w:noProof/>
            </w:rPr>
            <w:t>[24]</w:t>
          </w:r>
          <w:r w:rsidR="00A85B8F">
            <w:fldChar w:fldCharType="end"/>
          </w:r>
        </w:sdtContent>
      </w:sdt>
    </w:p>
    <w:p w14:paraId="7ECB0559" w14:textId="15F4F1BB" w:rsidR="002F7844" w:rsidRDefault="002F7844" w:rsidP="009A0D12">
      <w:pPr>
        <w:pStyle w:val="Lijstalinea"/>
        <w:numPr>
          <w:ilvl w:val="0"/>
          <w:numId w:val="11"/>
        </w:numPr>
      </w:pPr>
      <w:proofErr w:type="spellStart"/>
      <w:r>
        <w:t>EasyJet’s</w:t>
      </w:r>
      <w:proofErr w:type="spellEnd"/>
      <w:r>
        <w:t xml:space="preserve"> app (Android/iOS)</w:t>
      </w:r>
    </w:p>
    <w:p w14:paraId="70EA46EF" w14:textId="5033564F" w:rsidR="002F7844" w:rsidRDefault="002F7844" w:rsidP="009A0D12">
      <w:pPr>
        <w:pStyle w:val="Lijstalinea"/>
        <w:numPr>
          <w:ilvl w:val="0"/>
          <w:numId w:val="11"/>
        </w:numPr>
      </w:pPr>
      <w:r>
        <w:t>Snap Attack door Microsoft (Android/iOS)</w:t>
      </w:r>
    </w:p>
    <w:p w14:paraId="5C82EEFD" w14:textId="3ACBE0A7" w:rsidR="002F7844" w:rsidRPr="00F645D1" w:rsidRDefault="002F7844" w:rsidP="009A0D12">
      <w:pPr>
        <w:pStyle w:val="Lijstalinea"/>
        <w:numPr>
          <w:ilvl w:val="0"/>
          <w:numId w:val="11"/>
        </w:numPr>
        <w:rPr>
          <w:lang w:val="en-US"/>
        </w:rPr>
      </w:pPr>
      <w:r w:rsidRPr="00F645D1">
        <w:rPr>
          <w:lang w:val="en-US"/>
        </w:rPr>
        <w:t>World Bank’s Survey Solutions (Android)</w:t>
      </w:r>
    </w:p>
    <w:p w14:paraId="3A7630B3" w14:textId="4776E388" w:rsidR="002F7844" w:rsidRPr="00F645D1" w:rsidRDefault="002F7844" w:rsidP="009A0D12">
      <w:pPr>
        <w:pStyle w:val="Lijstalinea"/>
        <w:numPr>
          <w:ilvl w:val="0"/>
          <w:numId w:val="11"/>
        </w:numPr>
        <w:rPr>
          <w:lang w:val="en-US"/>
        </w:rPr>
      </w:pPr>
      <w:r w:rsidRPr="00F645D1">
        <w:rPr>
          <w:lang w:val="en-US"/>
        </w:rPr>
        <w:t>Pepsi’s augmented reality app (Android/iOS)</w:t>
      </w:r>
    </w:p>
    <w:p w14:paraId="3703C5BA" w14:textId="079EDFEE" w:rsidR="002F7844" w:rsidRDefault="002F7844" w:rsidP="009A0D12">
      <w:pPr>
        <w:pStyle w:val="Lijstalinea"/>
        <w:numPr>
          <w:ilvl w:val="0"/>
          <w:numId w:val="11"/>
        </w:numPr>
      </w:pPr>
      <w:proofErr w:type="spellStart"/>
      <w:r>
        <w:t>MixRadio’s</w:t>
      </w:r>
      <w:proofErr w:type="spellEnd"/>
      <w:r>
        <w:t xml:space="preserve"> muziek app (Android/iOS)</w:t>
      </w:r>
    </w:p>
    <w:p w14:paraId="247C8493" w14:textId="3452762C" w:rsidR="00212184" w:rsidRDefault="001E13DF" w:rsidP="009A0D12">
      <w:pPr>
        <w:pStyle w:val="Lijstalinea"/>
        <w:numPr>
          <w:ilvl w:val="0"/>
          <w:numId w:val="11"/>
        </w:numPr>
      </w:pPr>
      <w:r>
        <w:t>Pinterest (Android/iOS)</w:t>
      </w:r>
    </w:p>
    <w:p w14:paraId="06141316" w14:textId="20932612" w:rsidR="002B48FA" w:rsidRPr="006A267E" w:rsidRDefault="002B48FA" w:rsidP="003601DE"/>
    <w:p w14:paraId="5480C767" w14:textId="0A7EA7DA" w:rsidR="003601DE" w:rsidRDefault="003601DE" w:rsidP="007A44EB">
      <w:pPr>
        <w:pStyle w:val="Kop2"/>
        <w:spacing w:before="120" w:after="120"/>
        <w:ind w:left="578" w:hanging="578"/>
      </w:pPr>
      <w:bookmarkStart w:id="62" w:name="_Toc499557202"/>
      <w:bookmarkStart w:id="63" w:name="_Toc514324984"/>
      <w:r>
        <w:t xml:space="preserve">Apache </w:t>
      </w:r>
      <w:proofErr w:type="spellStart"/>
      <w:r>
        <w:t>Cordova</w:t>
      </w:r>
      <w:bookmarkEnd w:id="62"/>
      <w:proofErr w:type="spellEnd"/>
      <w:r w:rsidR="003F04EE">
        <w:t>/</w:t>
      </w:r>
      <w:proofErr w:type="spellStart"/>
      <w:r w:rsidR="003F04EE">
        <w:t>PhoneGap</w:t>
      </w:r>
      <w:bookmarkEnd w:id="63"/>
      <w:proofErr w:type="spellEnd"/>
    </w:p>
    <w:p w14:paraId="6B6E9FB8" w14:textId="40DD4BA6" w:rsidR="003601DE" w:rsidRDefault="007A44EB" w:rsidP="007A44EB">
      <w:pPr>
        <w:pStyle w:val="Kop3"/>
      </w:pPr>
      <w:bookmarkStart w:id="64" w:name="_Toc514324985"/>
      <w:r>
        <w:t>Oorsprong</w:t>
      </w:r>
      <w:bookmarkEnd w:id="64"/>
    </w:p>
    <w:p w14:paraId="1702E0BB" w14:textId="0D79860E" w:rsidR="008117F0" w:rsidRDefault="007A44EB" w:rsidP="003601DE">
      <w:pPr>
        <w:spacing w:before="120" w:after="0"/>
      </w:pPr>
      <w:r>
        <w:t xml:space="preserve">Apache </w:t>
      </w:r>
      <w:proofErr w:type="spellStart"/>
      <w:r>
        <w:t>Cordova</w:t>
      </w:r>
      <w:proofErr w:type="spellEnd"/>
      <w:r>
        <w:t xml:space="preserve"> is een </w:t>
      </w:r>
      <w:proofErr w:type="spellStart"/>
      <w:r>
        <w:t>ontwikkelingsframework</w:t>
      </w:r>
      <w:proofErr w:type="spellEnd"/>
      <w:r>
        <w:t xml:space="preserve"> voor mobiele applicaties gemaakt door het Canadese bedrijf </w:t>
      </w:r>
      <w:proofErr w:type="spellStart"/>
      <w:r>
        <w:t>Nitobi</w:t>
      </w:r>
      <w:proofErr w:type="spellEnd"/>
      <w:r>
        <w:t xml:space="preserve">. </w:t>
      </w:r>
      <w:r w:rsidR="00B70254">
        <w:t xml:space="preserve">Eerst </w:t>
      </w:r>
      <w:r w:rsidR="00D13C4C" w:rsidRPr="002B48FA">
        <w:rPr>
          <w:highlight w:val="yellow"/>
        </w:rPr>
        <w:t>heette</w:t>
      </w:r>
      <w:r w:rsidR="00B70254">
        <w:t xml:space="preserve"> het </w:t>
      </w:r>
      <w:proofErr w:type="spellStart"/>
      <w:r w:rsidR="00B70254">
        <w:t>PhoneGap</w:t>
      </w:r>
      <w:proofErr w:type="spellEnd"/>
      <w:r w:rsidR="00B70254">
        <w:t xml:space="preserve">, onder die naam werd het gecreëerd op een </w:t>
      </w:r>
      <w:proofErr w:type="spellStart"/>
      <w:r w:rsidR="00B70254">
        <w:t>iPhoneDevCamp</w:t>
      </w:r>
      <w:proofErr w:type="spellEnd"/>
      <w:r w:rsidR="00B70254">
        <w:t xml:space="preserve"> evenement in San Francisco in 2009 door het Canadese bedrijf </w:t>
      </w:r>
      <w:proofErr w:type="spellStart"/>
      <w:r w:rsidR="00B70254">
        <w:t>Nitobi</w:t>
      </w:r>
      <w:proofErr w:type="spellEnd"/>
      <w:r w:rsidR="003F04EE">
        <w:t>.</w:t>
      </w:r>
      <w:r w:rsidR="00B70254">
        <w:t xml:space="preserve"> Adobe kocht in 2011 </w:t>
      </w:r>
      <w:proofErr w:type="spellStart"/>
      <w:r w:rsidR="00B70254">
        <w:t>Nitobi</w:t>
      </w:r>
      <w:proofErr w:type="spellEnd"/>
      <w:r w:rsidR="00B70254">
        <w:t xml:space="preserve"> over</w:t>
      </w:r>
      <w:r w:rsidR="008117F0">
        <w:t>.</w:t>
      </w:r>
      <w:r w:rsidR="00DD1452">
        <w:t xml:space="preserve"> </w:t>
      </w:r>
      <w:sdt>
        <w:sdtPr>
          <w:id w:val="2135904971"/>
          <w:citation/>
        </w:sdtPr>
        <w:sdtContent>
          <w:r w:rsidR="00B70254">
            <w:fldChar w:fldCharType="begin"/>
          </w:r>
          <w:r w:rsidR="00B70254">
            <w:instrText xml:space="preserve"> CITATION Apa18 \l 2067 </w:instrText>
          </w:r>
          <w:r w:rsidR="00B70254">
            <w:fldChar w:fldCharType="separate"/>
          </w:r>
          <w:r w:rsidR="00F5614E" w:rsidRPr="00F5614E">
            <w:rPr>
              <w:noProof/>
            </w:rPr>
            <w:t>[25]</w:t>
          </w:r>
          <w:r w:rsidR="00B70254">
            <w:fldChar w:fldCharType="end"/>
          </w:r>
        </w:sdtContent>
      </w:sdt>
      <w:r w:rsidR="00B70254">
        <w:t xml:space="preserve"> Nadat beslist werd door Adobe dat de </w:t>
      </w:r>
      <w:proofErr w:type="spellStart"/>
      <w:r w:rsidR="00B70254">
        <w:t>PhoneGap</w:t>
      </w:r>
      <w:proofErr w:type="spellEnd"/>
      <w:r w:rsidR="00B70254">
        <w:t xml:space="preserve"> codebase gedoneerd ging worden aan de Apache Software</w:t>
      </w:r>
      <w:r w:rsidR="003F04EE">
        <w:t xml:space="preserve"> </w:t>
      </w:r>
      <w:r w:rsidR="00B70254">
        <w:t xml:space="preserve">Foundation </w:t>
      </w:r>
      <w:r w:rsidR="00FD1E32">
        <w:t xml:space="preserve">kreeg het </w:t>
      </w:r>
      <w:r w:rsidR="00B70254">
        <w:t xml:space="preserve">de naam Apache </w:t>
      </w:r>
      <w:proofErr w:type="spellStart"/>
      <w:r w:rsidR="00B70254">
        <w:t>Cordova</w:t>
      </w:r>
      <w:proofErr w:type="spellEnd"/>
      <w:r w:rsidR="00345968">
        <w:t xml:space="preserve">. </w:t>
      </w:r>
      <w:r w:rsidR="00C81335" w:rsidRPr="00C81335">
        <w:rPr>
          <w:highlight w:val="yellow"/>
        </w:rPr>
        <w:t>Deze versie werd dan open source</w:t>
      </w:r>
      <w:r w:rsidR="003F04EE" w:rsidRPr="00C81335">
        <w:rPr>
          <w:highlight w:val="yellow"/>
        </w:rPr>
        <w:t>.</w:t>
      </w:r>
      <w:r w:rsidR="00C81335">
        <w:t xml:space="preserve"> </w:t>
      </w:r>
      <w:r w:rsidR="00C81335" w:rsidRPr="00C863D8">
        <w:rPr>
          <w:highlight w:val="yellow"/>
        </w:rPr>
        <w:t xml:space="preserve">Hierna ging Adobe te werk om een uitgebreide versie van </w:t>
      </w:r>
      <w:proofErr w:type="spellStart"/>
      <w:r w:rsidR="00C81335" w:rsidRPr="00C863D8">
        <w:rPr>
          <w:highlight w:val="yellow"/>
        </w:rPr>
        <w:t>PhoneGap</w:t>
      </w:r>
      <w:proofErr w:type="spellEnd"/>
      <w:r w:rsidR="00C81335" w:rsidRPr="00C863D8">
        <w:rPr>
          <w:highlight w:val="yellow"/>
        </w:rPr>
        <w:t xml:space="preserve"> te releasen</w:t>
      </w:r>
      <w:r w:rsidR="00FD1E32" w:rsidRPr="00C863D8">
        <w:rPr>
          <w:highlight w:val="yellow"/>
        </w:rPr>
        <w:t xml:space="preserve"> Dit </w:t>
      </w:r>
      <w:r w:rsidR="00C81335" w:rsidRPr="00C863D8">
        <w:rPr>
          <w:highlight w:val="yellow"/>
        </w:rPr>
        <w:t xml:space="preserve">kreeg de naam Adobe </w:t>
      </w:r>
      <w:proofErr w:type="spellStart"/>
      <w:r w:rsidR="00C81335" w:rsidRPr="00C863D8">
        <w:rPr>
          <w:highlight w:val="yellow"/>
        </w:rPr>
        <w:t>PhoneGap</w:t>
      </w:r>
      <w:proofErr w:type="spellEnd"/>
      <w:r w:rsidR="00FD1E32">
        <w:t>.</w:t>
      </w:r>
      <w:sdt>
        <w:sdtPr>
          <w:id w:val="2059899246"/>
          <w:citation/>
        </w:sdtPr>
        <w:sdtContent>
          <w:r w:rsidR="00FD1E32">
            <w:fldChar w:fldCharType="begin"/>
          </w:r>
          <w:r w:rsidR="00FD1E32">
            <w:instrText xml:space="preserve"> CITATION Bri181 \l 2067 </w:instrText>
          </w:r>
          <w:r w:rsidR="00FD1E32">
            <w:fldChar w:fldCharType="separate"/>
          </w:r>
          <w:r w:rsidR="00F5614E">
            <w:rPr>
              <w:noProof/>
            </w:rPr>
            <w:t xml:space="preserve"> </w:t>
          </w:r>
          <w:r w:rsidR="00F5614E" w:rsidRPr="00F5614E">
            <w:rPr>
              <w:noProof/>
            </w:rPr>
            <w:t>[26]</w:t>
          </w:r>
          <w:r w:rsidR="00FD1E32">
            <w:fldChar w:fldCharType="end"/>
          </w:r>
        </w:sdtContent>
      </w:sdt>
      <w:r w:rsidR="00FD1E32">
        <w:t xml:space="preserve"> Wat is nu het </w:t>
      </w:r>
      <w:r w:rsidR="00C81335">
        <w:t xml:space="preserve">essentieel </w:t>
      </w:r>
      <w:r w:rsidR="00FD1E32">
        <w:t xml:space="preserve">verschil tussen </w:t>
      </w:r>
      <w:r w:rsidR="00C81335">
        <w:t xml:space="preserve">Adobe </w:t>
      </w:r>
      <w:proofErr w:type="spellStart"/>
      <w:r w:rsidR="00FD1E32">
        <w:t>PhoneGap</w:t>
      </w:r>
      <w:proofErr w:type="spellEnd"/>
      <w:r w:rsidR="00FD1E32">
        <w:t xml:space="preserve"> en Apache </w:t>
      </w:r>
      <w:proofErr w:type="spellStart"/>
      <w:r w:rsidR="00FD1E32">
        <w:t>Cordova</w:t>
      </w:r>
      <w:proofErr w:type="spellEnd"/>
      <w:r w:rsidR="00FD1E32">
        <w:t xml:space="preserve">? </w:t>
      </w:r>
      <w:proofErr w:type="spellStart"/>
      <w:r w:rsidR="00FD1E32">
        <w:t>PhoneGap</w:t>
      </w:r>
      <w:proofErr w:type="spellEnd"/>
      <w:r w:rsidR="00FD1E32">
        <w:t xml:space="preserve"> is </w:t>
      </w:r>
      <w:proofErr w:type="spellStart"/>
      <w:r w:rsidR="00FD1E32">
        <w:t>Cordova</w:t>
      </w:r>
      <w:proofErr w:type="spellEnd"/>
      <w:r w:rsidR="00FD1E32">
        <w:t xml:space="preserve"> plus Adobe services en extensies die de capaciteiten verder verbeteren. </w:t>
      </w:r>
      <w:proofErr w:type="spellStart"/>
      <w:r w:rsidR="00FD1E32">
        <w:t>Cordova</w:t>
      </w:r>
      <w:proofErr w:type="spellEnd"/>
      <w:r w:rsidR="00FD1E32">
        <w:t xml:space="preserve"> kan nog steeds apart gebruikt worden.</w:t>
      </w:r>
      <w:sdt>
        <w:sdtPr>
          <w:id w:val="788781580"/>
          <w:citation/>
        </w:sdtPr>
        <w:sdtContent>
          <w:r w:rsidR="00FD1E32">
            <w:fldChar w:fldCharType="begin"/>
          </w:r>
          <w:r w:rsidR="00FD1E32">
            <w:instrText xml:space="preserve"> CITATION Wil15 \l 2067 </w:instrText>
          </w:r>
          <w:r w:rsidR="00FD1E32">
            <w:fldChar w:fldCharType="separate"/>
          </w:r>
          <w:r w:rsidR="00F5614E">
            <w:rPr>
              <w:noProof/>
            </w:rPr>
            <w:t xml:space="preserve"> </w:t>
          </w:r>
          <w:r w:rsidR="00F5614E" w:rsidRPr="00F5614E">
            <w:rPr>
              <w:noProof/>
            </w:rPr>
            <w:t>[27]</w:t>
          </w:r>
          <w:r w:rsidR="00FD1E32">
            <w:fldChar w:fldCharType="end"/>
          </w:r>
        </w:sdtContent>
      </w:sdt>
    </w:p>
    <w:p w14:paraId="226EF80B" w14:textId="7A6F3E19" w:rsidR="003601DE" w:rsidRDefault="008117F0" w:rsidP="008117F0">
      <w:pPr>
        <w:pStyle w:val="Kop3"/>
      </w:pPr>
      <w:bookmarkStart w:id="65" w:name="_Toc514324986"/>
      <w:r>
        <w:t>Basis</w:t>
      </w:r>
      <w:bookmarkEnd w:id="65"/>
    </w:p>
    <w:p w14:paraId="47E3D7E6" w14:textId="1D954C97" w:rsidR="00747A3C" w:rsidRDefault="008117F0" w:rsidP="008117F0">
      <w:r>
        <w:t xml:space="preserve">Apache </w:t>
      </w:r>
      <w:proofErr w:type="spellStart"/>
      <w:r>
        <w:t>Cordova</w:t>
      </w:r>
      <w:proofErr w:type="spellEnd"/>
      <w:r>
        <w:t xml:space="preserve"> laat toe om standaard web technologieën -HTML5, CSS3 en </w:t>
      </w:r>
      <w:proofErr w:type="spellStart"/>
      <w:r>
        <w:t>JavaScript</w:t>
      </w:r>
      <w:proofErr w:type="spellEnd"/>
      <w:r>
        <w:t xml:space="preserve">- te gebruiken voor cross-platform ontwikkeling. Applicaties worden uitgevoerd binnenin </w:t>
      </w:r>
      <w:r w:rsidR="00A01473">
        <w:t xml:space="preserve">native applicatie </w:t>
      </w:r>
      <w:proofErr w:type="spellStart"/>
      <w:r>
        <w:t>wrappers</w:t>
      </w:r>
      <w:proofErr w:type="spellEnd"/>
      <w:r w:rsidR="00747A3C">
        <w:t xml:space="preserve"> die voor elk platform specifiek gebouwd worden door het </w:t>
      </w:r>
      <w:proofErr w:type="spellStart"/>
      <w:r w:rsidR="00747A3C">
        <w:t>framework</w:t>
      </w:r>
      <w:proofErr w:type="spellEnd"/>
      <w:r w:rsidR="00747A3C">
        <w:t xml:space="preserve">. Hierop komt dan een </w:t>
      </w:r>
      <w:proofErr w:type="spellStart"/>
      <w:r w:rsidR="00747A3C">
        <w:t>WebView</w:t>
      </w:r>
      <w:proofErr w:type="spellEnd"/>
      <w:r w:rsidR="00747A3C">
        <w:t xml:space="preserve"> die toegang krijgt tot device-level </w:t>
      </w:r>
      <w:proofErr w:type="spellStart"/>
      <w:r w:rsidR="00747A3C">
        <w:t>APIs</w:t>
      </w:r>
      <w:proofErr w:type="spellEnd"/>
      <w:r w:rsidR="00747A3C">
        <w:t xml:space="preserve"> waardoor het gebruik kan maken van sensoren, data, netwerk status, …</w:t>
      </w:r>
      <w:r w:rsidR="00A01473">
        <w:t xml:space="preserve"> Deze </w:t>
      </w:r>
      <w:proofErr w:type="spellStart"/>
      <w:r w:rsidR="00A01473">
        <w:t>WebView</w:t>
      </w:r>
      <w:proofErr w:type="spellEnd"/>
      <w:r w:rsidR="00A01473">
        <w:t xml:space="preserve"> voorziet de hele UI v</w:t>
      </w:r>
      <w:r w:rsidR="002D2CAC">
        <w:t xml:space="preserve">oor de applicatie, voor sommige platformen kan dit ook een component zijn </w:t>
      </w:r>
      <w:r w:rsidR="00C863D8">
        <w:t>binnenin</w:t>
      </w:r>
      <w:r w:rsidR="002D2CAC">
        <w:t xml:space="preserve"> een grote, hybride applicatie die de </w:t>
      </w:r>
      <w:proofErr w:type="spellStart"/>
      <w:r w:rsidR="002D2CAC">
        <w:t>WebView</w:t>
      </w:r>
      <w:proofErr w:type="spellEnd"/>
      <w:r w:rsidR="002D2CAC">
        <w:t xml:space="preserve"> mixt met native applicatie componenten.</w:t>
      </w:r>
      <w:r w:rsidR="00747A3C">
        <w:t xml:space="preserve"> </w:t>
      </w:r>
      <w:sdt>
        <w:sdtPr>
          <w:id w:val="-260528297"/>
          <w:citation/>
        </w:sdtPr>
        <w:sdtContent>
          <w:r w:rsidR="00747A3C">
            <w:fldChar w:fldCharType="begin"/>
          </w:r>
          <w:r w:rsidR="00747A3C">
            <w:instrText xml:space="preserve"> CITATION Apa181 \l 2067 </w:instrText>
          </w:r>
          <w:r w:rsidR="00747A3C">
            <w:fldChar w:fldCharType="separate"/>
          </w:r>
          <w:r w:rsidR="00F5614E" w:rsidRPr="00F5614E">
            <w:rPr>
              <w:noProof/>
            </w:rPr>
            <w:t>[28]</w:t>
          </w:r>
          <w:r w:rsidR="00747A3C">
            <w:fldChar w:fldCharType="end"/>
          </w:r>
        </w:sdtContent>
      </w:sdt>
    </w:p>
    <w:p w14:paraId="61649703" w14:textId="30DA8138" w:rsidR="005E2DE3" w:rsidRPr="005E2DE3" w:rsidRDefault="005E2DE3" w:rsidP="005E2DE3">
      <w:pPr>
        <w:pStyle w:val="Kop3"/>
      </w:pPr>
      <w:bookmarkStart w:id="66" w:name="_Toc514324987"/>
      <w:r>
        <w:rPr>
          <w:noProof/>
        </w:rPr>
        <w:lastRenderedPageBreak/>
        <w:drawing>
          <wp:anchor distT="0" distB="0" distL="114300" distR="114300" simplePos="0" relativeHeight="251658263" behindDoc="0" locked="0" layoutInCell="1" allowOverlap="1" wp14:anchorId="24497A95" wp14:editId="2A0FF604">
            <wp:simplePos x="0" y="0"/>
            <wp:positionH relativeFrom="margin">
              <wp:align>center</wp:align>
            </wp:positionH>
            <wp:positionV relativeFrom="paragraph">
              <wp:posOffset>645795</wp:posOffset>
            </wp:positionV>
            <wp:extent cx="3090545" cy="2442845"/>
            <wp:effectExtent l="0" t="0" r="0" b="0"/>
            <wp:wrapTopAndBottom/>
            <wp:docPr id="201" name="Afbeelding 201" descr="https://cordova.apache.org/static/img/guide/cordovaapp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rdova.apache.org/static/img/guide/cordovaapparchitectur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90545" cy="2442845"/>
                    </a:xfrm>
                    <a:prstGeom prst="rect">
                      <a:avLst/>
                    </a:prstGeom>
                    <a:noFill/>
                    <a:ln>
                      <a:noFill/>
                    </a:ln>
                  </pic:spPr>
                </pic:pic>
              </a:graphicData>
            </a:graphic>
            <wp14:sizeRelH relativeFrom="page">
              <wp14:pctWidth>0</wp14:pctWidth>
            </wp14:sizeRelH>
            <wp14:sizeRelV relativeFrom="page">
              <wp14:pctHeight>0</wp14:pctHeight>
            </wp14:sizeRelV>
          </wp:anchor>
        </w:drawing>
      </w:r>
      <w:r w:rsidR="00747A3C">
        <w:t>Architectuur</w:t>
      </w:r>
      <w:bookmarkEnd w:id="66"/>
    </w:p>
    <w:p w14:paraId="7B7CC0D4" w14:textId="300E54DD" w:rsidR="00747A3C" w:rsidRDefault="00747A3C" w:rsidP="00747A3C">
      <w:pPr>
        <w:keepNext/>
      </w:pPr>
    </w:p>
    <w:p w14:paraId="16850D5E" w14:textId="7F3E02B6" w:rsidR="00747A3C" w:rsidRDefault="00747A3C" w:rsidP="005E2DE3">
      <w:pPr>
        <w:pStyle w:val="Bijschrift"/>
        <w:jc w:val="center"/>
      </w:pPr>
      <w:bookmarkStart w:id="67" w:name="_Toc514361215"/>
      <w:r>
        <w:t xml:space="preserve">Figuur </w:t>
      </w:r>
      <w:r w:rsidR="00C417C8">
        <w:fldChar w:fldCharType="begin"/>
      </w:r>
      <w:r w:rsidR="00C417C8">
        <w:instrText xml:space="preserve"> STYLEREF 1 \s </w:instrText>
      </w:r>
      <w:r w:rsidR="00C417C8">
        <w:fldChar w:fldCharType="separate"/>
      </w:r>
      <w:r w:rsidR="00657D17">
        <w:rPr>
          <w:noProof/>
        </w:rPr>
        <w:t>2</w:t>
      </w:r>
      <w:r w:rsidR="00C417C8">
        <w:rPr>
          <w:noProof/>
        </w:rPr>
        <w:fldChar w:fldCharType="end"/>
      </w:r>
      <w:r w:rsidR="00657D17">
        <w:t>.</w:t>
      </w:r>
      <w:r w:rsidR="00C417C8">
        <w:fldChar w:fldCharType="begin"/>
      </w:r>
      <w:r w:rsidR="00C417C8">
        <w:instrText xml:space="preserve"> SEQ Figuur \* ARABIC \s 1 </w:instrText>
      </w:r>
      <w:r w:rsidR="00C417C8">
        <w:fldChar w:fldCharType="separate"/>
      </w:r>
      <w:r w:rsidR="00657D17">
        <w:rPr>
          <w:noProof/>
        </w:rPr>
        <w:t>12</w:t>
      </w:r>
      <w:r w:rsidR="00C417C8">
        <w:rPr>
          <w:noProof/>
        </w:rPr>
        <w:fldChar w:fldCharType="end"/>
      </w:r>
      <w:r>
        <w:t>: Arch</w:t>
      </w:r>
      <w:r w:rsidR="002D2CAC">
        <w:t>i</w:t>
      </w:r>
      <w:r>
        <w:t xml:space="preserve">tectuur van een </w:t>
      </w:r>
      <w:proofErr w:type="spellStart"/>
      <w:r w:rsidR="002D2CAC">
        <w:t>C</w:t>
      </w:r>
      <w:r>
        <w:t>ordova</w:t>
      </w:r>
      <w:proofErr w:type="spellEnd"/>
      <w:r>
        <w:t xml:space="preserve"> applicatie</w:t>
      </w:r>
      <w:r w:rsidR="00A01473" w:rsidRPr="00A01473">
        <w:t xml:space="preserve"> </w:t>
      </w:r>
      <w:sdt>
        <w:sdtPr>
          <w:id w:val="-1498723426"/>
          <w:citation/>
        </w:sdtPr>
        <w:sdtContent>
          <w:r w:rsidR="00A01473">
            <w:fldChar w:fldCharType="begin"/>
          </w:r>
          <w:r w:rsidR="00A01473">
            <w:instrText xml:space="preserve"> CITATION Apa181 \l 2067 </w:instrText>
          </w:r>
          <w:r w:rsidR="00A01473">
            <w:fldChar w:fldCharType="separate"/>
          </w:r>
          <w:r w:rsidR="00F5614E" w:rsidRPr="00F5614E">
            <w:rPr>
              <w:noProof/>
            </w:rPr>
            <w:t>[28]</w:t>
          </w:r>
          <w:r w:rsidR="00A01473">
            <w:fldChar w:fldCharType="end"/>
          </w:r>
        </w:sdtContent>
      </w:sdt>
      <w:bookmarkEnd w:id="67"/>
    </w:p>
    <w:p w14:paraId="351BE0B1" w14:textId="6E498ADF" w:rsidR="00CB3DE6" w:rsidRDefault="0009033F" w:rsidP="00A01473">
      <w:r>
        <w:rPr>
          <w:lang w:eastAsia="en-US"/>
        </w:rPr>
        <w:t>Als</w:t>
      </w:r>
      <w:r w:rsidR="002D2CAC">
        <w:rPr>
          <w:lang w:eastAsia="en-US"/>
        </w:rPr>
        <w:t xml:space="preserve"> de architectuur </w:t>
      </w:r>
      <w:r>
        <w:rPr>
          <w:lang w:eastAsia="en-US"/>
        </w:rPr>
        <w:t>bekeken wordt, valt op</w:t>
      </w:r>
      <w:r w:rsidR="002D2CAC">
        <w:rPr>
          <w:lang w:eastAsia="en-US"/>
        </w:rPr>
        <w:t xml:space="preserve"> dat de Web App het deel is waar de </w:t>
      </w:r>
      <w:r w:rsidR="004B6D75">
        <w:rPr>
          <w:lang w:eastAsia="en-US"/>
        </w:rPr>
        <w:t xml:space="preserve">geschreven </w:t>
      </w:r>
      <w:r w:rsidR="002D2CAC">
        <w:rPr>
          <w:lang w:eastAsia="en-US"/>
        </w:rPr>
        <w:t xml:space="preserve">applicatie code zit. De applicatie zelf is geïmplementeerd als een </w:t>
      </w:r>
      <w:r w:rsidR="00882292">
        <w:rPr>
          <w:lang w:eastAsia="en-US"/>
        </w:rPr>
        <w:t>webpagina</w:t>
      </w:r>
      <w:r w:rsidR="002D2CAC">
        <w:rPr>
          <w:lang w:eastAsia="en-US"/>
        </w:rPr>
        <w:t xml:space="preserve"> die CSS, </w:t>
      </w:r>
      <w:proofErr w:type="spellStart"/>
      <w:r w:rsidR="002D2CAC">
        <w:rPr>
          <w:lang w:eastAsia="en-US"/>
        </w:rPr>
        <w:t>JavaScript</w:t>
      </w:r>
      <w:proofErr w:type="spellEnd"/>
      <w:r w:rsidR="002D2CAC">
        <w:rPr>
          <w:lang w:eastAsia="en-US"/>
        </w:rPr>
        <w:t xml:space="preserve"> en de </w:t>
      </w:r>
      <w:proofErr w:type="spellStart"/>
      <w:r w:rsidR="002D2CAC">
        <w:rPr>
          <w:lang w:eastAsia="en-US"/>
        </w:rPr>
        <w:t>recourses</w:t>
      </w:r>
      <w:proofErr w:type="spellEnd"/>
      <w:r w:rsidR="002D2CAC">
        <w:rPr>
          <w:lang w:eastAsia="en-US"/>
        </w:rPr>
        <w:t xml:space="preserve"> die het nodig heeft refereert. De </w:t>
      </w:r>
      <w:proofErr w:type="spellStart"/>
      <w:r w:rsidR="002D2CAC">
        <w:rPr>
          <w:lang w:eastAsia="en-US"/>
        </w:rPr>
        <w:t>Cordova</w:t>
      </w:r>
      <w:proofErr w:type="spellEnd"/>
      <w:r w:rsidR="002D2CAC">
        <w:rPr>
          <w:lang w:eastAsia="en-US"/>
        </w:rPr>
        <w:t xml:space="preserve"> </w:t>
      </w:r>
      <w:proofErr w:type="spellStart"/>
      <w:r w:rsidR="002D2CAC">
        <w:rPr>
          <w:lang w:eastAsia="en-US"/>
        </w:rPr>
        <w:t>Plugins</w:t>
      </w:r>
      <w:proofErr w:type="spellEnd"/>
      <w:r w:rsidR="002D2CAC">
        <w:rPr>
          <w:lang w:eastAsia="en-US"/>
        </w:rPr>
        <w:t xml:space="preserve"> zijn zeer belangrijk, zij voorzien een interface voor </w:t>
      </w:r>
      <w:proofErr w:type="spellStart"/>
      <w:r w:rsidR="002D2CAC">
        <w:rPr>
          <w:lang w:eastAsia="en-US"/>
        </w:rPr>
        <w:t>Cordova</w:t>
      </w:r>
      <w:proofErr w:type="spellEnd"/>
      <w:r w:rsidR="002D2CAC">
        <w:rPr>
          <w:lang w:eastAsia="en-US"/>
        </w:rPr>
        <w:t xml:space="preserve"> en native componenten om met elkaar te communiceren en voorzien verbindingen naar standaard device </w:t>
      </w:r>
      <w:proofErr w:type="spellStart"/>
      <w:r w:rsidR="002D2CAC">
        <w:rPr>
          <w:lang w:eastAsia="en-US"/>
        </w:rPr>
        <w:t>APIs</w:t>
      </w:r>
      <w:proofErr w:type="spellEnd"/>
      <w:r w:rsidR="00AB1071">
        <w:rPr>
          <w:lang w:eastAsia="en-US"/>
        </w:rPr>
        <w:t xml:space="preserve"> zoals de camera, contacten, …</w:t>
      </w:r>
      <w:r w:rsidR="00DD1452">
        <w:rPr>
          <w:lang w:eastAsia="en-US"/>
        </w:rPr>
        <w:t xml:space="preserve"> </w:t>
      </w:r>
      <w:sdt>
        <w:sdtPr>
          <w:id w:val="-538965367"/>
          <w:citation/>
        </w:sdtPr>
        <w:sdtContent>
          <w:r w:rsidR="00AB1071">
            <w:fldChar w:fldCharType="begin"/>
          </w:r>
          <w:r w:rsidR="00AB1071">
            <w:instrText xml:space="preserve"> CITATION Apa181 \l 2067 </w:instrText>
          </w:r>
          <w:r w:rsidR="00AB1071">
            <w:fldChar w:fldCharType="separate"/>
          </w:r>
          <w:r w:rsidR="00F5614E" w:rsidRPr="00F5614E">
            <w:rPr>
              <w:noProof/>
            </w:rPr>
            <w:t>[28]</w:t>
          </w:r>
          <w:r w:rsidR="00AB1071">
            <w:fldChar w:fldCharType="end"/>
          </w:r>
        </w:sdtContent>
      </w:sdt>
    </w:p>
    <w:p w14:paraId="2758A867" w14:textId="6469FEC9" w:rsidR="00882292" w:rsidRDefault="00882292" w:rsidP="00A01473"/>
    <w:p w14:paraId="51606033" w14:textId="7AC336C6" w:rsidR="00882292" w:rsidRDefault="00882292" w:rsidP="00A01473"/>
    <w:p w14:paraId="2E19324E" w14:textId="01D071D3" w:rsidR="00882292" w:rsidRPr="00882292" w:rsidRDefault="00882292" w:rsidP="00A01473">
      <w:pPr>
        <w:rPr>
          <w:b/>
        </w:rPr>
      </w:pPr>
    </w:p>
    <w:p w14:paraId="34AB5FA7" w14:textId="1257D7C3" w:rsidR="00882292" w:rsidRPr="00882292" w:rsidRDefault="00882292" w:rsidP="00882292">
      <w:pPr>
        <w:pStyle w:val="Lijstalinea"/>
        <w:rPr>
          <w:b/>
        </w:rPr>
      </w:pPr>
      <w:r w:rsidRPr="00882292">
        <w:rPr>
          <w:b/>
        </w:rPr>
        <w:t>Features, gebruik, portfolio.</w:t>
      </w:r>
    </w:p>
    <w:p w14:paraId="25C0BAD7" w14:textId="0C888A42" w:rsidR="00882292" w:rsidRDefault="00882292" w:rsidP="00A01473"/>
    <w:p w14:paraId="6D2CBC99" w14:textId="341FD471" w:rsidR="00882292" w:rsidRDefault="00882292" w:rsidP="00A01473"/>
    <w:p w14:paraId="4425CE8A" w14:textId="64BC6CEA" w:rsidR="00882292" w:rsidRDefault="00882292" w:rsidP="00A01473"/>
    <w:p w14:paraId="2BAB2EB7" w14:textId="6EF94602" w:rsidR="00882292" w:rsidRDefault="00882292" w:rsidP="00A01473"/>
    <w:p w14:paraId="6BFFB53B" w14:textId="29991BA4" w:rsidR="00882292" w:rsidRDefault="00882292" w:rsidP="00A01473"/>
    <w:p w14:paraId="71C62F60" w14:textId="14DF18FD" w:rsidR="00882292" w:rsidRDefault="00882292" w:rsidP="00A01473"/>
    <w:p w14:paraId="4DCE6485" w14:textId="6C359A2D" w:rsidR="00882292" w:rsidRDefault="00882292" w:rsidP="00A01473"/>
    <w:p w14:paraId="5F68A190" w14:textId="77777777" w:rsidR="00882292" w:rsidRPr="00A01473" w:rsidRDefault="00882292" w:rsidP="00A01473"/>
    <w:p w14:paraId="183F1186" w14:textId="38BE629F" w:rsidR="00A01473" w:rsidRDefault="00FC34E6" w:rsidP="00FC34E6">
      <w:pPr>
        <w:pStyle w:val="Kop2"/>
        <w:rPr>
          <w:lang w:eastAsia="en-US"/>
        </w:rPr>
      </w:pPr>
      <w:bookmarkStart w:id="68" w:name="_Toc514324988"/>
      <w:r>
        <w:rPr>
          <w:lang w:eastAsia="en-US"/>
        </w:rPr>
        <w:lastRenderedPageBreak/>
        <w:t>Kwaliteitscontrole van de applicaties</w:t>
      </w:r>
      <w:bookmarkEnd w:id="68"/>
    </w:p>
    <w:p w14:paraId="7ADA5010" w14:textId="3C4025AA" w:rsidR="00FC34E6" w:rsidRDefault="00FC34E6" w:rsidP="00FC34E6">
      <w:pPr>
        <w:pStyle w:val="Kop3"/>
        <w:rPr>
          <w:lang w:eastAsia="en-US"/>
        </w:rPr>
      </w:pPr>
      <w:bookmarkStart w:id="69" w:name="_Toc514324989"/>
      <w:r>
        <w:rPr>
          <w:lang w:eastAsia="en-US"/>
        </w:rPr>
        <w:t>Theoretisch</w:t>
      </w:r>
      <w:bookmarkEnd w:id="69"/>
    </w:p>
    <w:p w14:paraId="03F1BCF5" w14:textId="20CD6F74" w:rsidR="00264241" w:rsidRDefault="00CB3DE6" w:rsidP="00264241">
      <w:pPr>
        <w:rPr>
          <w:lang w:eastAsia="en-US"/>
        </w:rPr>
      </w:pPr>
      <w:r>
        <w:rPr>
          <w:lang w:eastAsia="en-US"/>
        </w:rPr>
        <w:t xml:space="preserve">Om </w:t>
      </w:r>
      <w:r w:rsidR="00F44943">
        <w:rPr>
          <w:lang w:eastAsia="en-US"/>
        </w:rPr>
        <w:t>de platformen</w:t>
      </w:r>
      <w:r w:rsidR="008A4841">
        <w:rPr>
          <w:lang w:eastAsia="en-US"/>
        </w:rPr>
        <w:t xml:space="preserve"> van elkaar te onderscheiden </w:t>
      </w:r>
      <w:r w:rsidR="00EA7ADD">
        <w:rPr>
          <w:lang w:eastAsia="en-US"/>
        </w:rPr>
        <w:t>wordt er bekeken</w:t>
      </w:r>
      <w:r w:rsidR="008A4841">
        <w:rPr>
          <w:lang w:eastAsia="en-US"/>
        </w:rPr>
        <w:t xml:space="preserve"> in welke eigenschappen de platformen verschillen. Hieruit kunnen </w:t>
      </w:r>
      <w:r w:rsidR="00EA7ADD">
        <w:rPr>
          <w:lang w:eastAsia="en-US"/>
        </w:rPr>
        <w:t>er</w:t>
      </w:r>
      <w:r w:rsidR="008A4841">
        <w:rPr>
          <w:lang w:eastAsia="en-US"/>
        </w:rPr>
        <w:t xml:space="preserve"> al conclusie</w:t>
      </w:r>
      <w:r w:rsidR="00EA7ADD">
        <w:rPr>
          <w:lang w:eastAsia="en-US"/>
        </w:rPr>
        <w:t>s</w:t>
      </w:r>
      <w:r w:rsidR="008A4841">
        <w:rPr>
          <w:lang w:eastAsia="en-US"/>
        </w:rPr>
        <w:t xml:space="preserve"> </w:t>
      </w:r>
      <w:r w:rsidR="00343372">
        <w:rPr>
          <w:lang w:eastAsia="en-US"/>
        </w:rPr>
        <w:t>getro</w:t>
      </w:r>
      <w:r w:rsidR="008A4841">
        <w:rPr>
          <w:lang w:eastAsia="en-US"/>
        </w:rPr>
        <w:t>kken</w:t>
      </w:r>
      <w:r w:rsidR="00343372">
        <w:rPr>
          <w:lang w:eastAsia="en-US"/>
        </w:rPr>
        <w:t xml:space="preserve"> worden</w:t>
      </w:r>
      <w:r w:rsidR="008A4841">
        <w:rPr>
          <w:lang w:eastAsia="en-US"/>
        </w:rPr>
        <w:t xml:space="preserve"> om in te schatten dewelke het meest geschikt is om een native Android/iOS implementatie te vervangen.</w:t>
      </w:r>
    </w:p>
    <w:tbl>
      <w:tblPr>
        <w:tblStyle w:val="Tabelraster"/>
        <w:tblW w:w="9214" w:type="dxa"/>
        <w:tblInd w:w="-5" w:type="dxa"/>
        <w:tblLook w:val="04A0" w:firstRow="1" w:lastRow="0" w:firstColumn="1" w:lastColumn="0" w:noHBand="0" w:noVBand="1"/>
      </w:tblPr>
      <w:tblGrid>
        <w:gridCol w:w="1301"/>
        <w:gridCol w:w="2026"/>
        <w:gridCol w:w="1609"/>
        <w:gridCol w:w="4278"/>
      </w:tblGrid>
      <w:tr w:rsidR="00136E99" w14:paraId="7F97F972" w14:textId="4A938FD0" w:rsidTr="00136E99">
        <w:tc>
          <w:tcPr>
            <w:tcW w:w="1301" w:type="dxa"/>
          </w:tcPr>
          <w:p w14:paraId="68BD875E" w14:textId="742D2F26" w:rsidR="00136E99" w:rsidRPr="008A4841" w:rsidRDefault="00136E99" w:rsidP="00C5544B">
            <w:pPr>
              <w:jc w:val="left"/>
              <w:rPr>
                <w:b/>
                <w:lang w:eastAsia="en-US"/>
              </w:rPr>
            </w:pPr>
            <w:r w:rsidRPr="008A4841">
              <w:rPr>
                <w:b/>
                <w:lang w:eastAsia="en-US"/>
              </w:rPr>
              <w:t>Platform</w:t>
            </w:r>
          </w:p>
        </w:tc>
        <w:tc>
          <w:tcPr>
            <w:tcW w:w="2026" w:type="dxa"/>
          </w:tcPr>
          <w:p w14:paraId="49FF0C38" w14:textId="46E461B3" w:rsidR="00136E99" w:rsidRPr="008A4841" w:rsidRDefault="00136E99" w:rsidP="00C5544B">
            <w:pPr>
              <w:jc w:val="left"/>
              <w:rPr>
                <w:b/>
                <w:lang w:eastAsia="en-US"/>
              </w:rPr>
            </w:pPr>
            <w:r w:rsidRPr="008A4841">
              <w:rPr>
                <w:b/>
                <w:lang w:eastAsia="en-US"/>
              </w:rPr>
              <w:t>Programmeertaal</w:t>
            </w:r>
          </w:p>
        </w:tc>
        <w:tc>
          <w:tcPr>
            <w:tcW w:w="1609" w:type="dxa"/>
          </w:tcPr>
          <w:p w14:paraId="755A895E" w14:textId="48B213A1" w:rsidR="00136E99" w:rsidRPr="008A4841" w:rsidRDefault="00136E99" w:rsidP="00C5544B">
            <w:pPr>
              <w:jc w:val="left"/>
              <w:rPr>
                <w:b/>
                <w:lang w:eastAsia="en-US"/>
              </w:rPr>
            </w:pPr>
            <w:r>
              <w:rPr>
                <w:b/>
                <w:lang w:eastAsia="en-US"/>
              </w:rPr>
              <w:t xml:space="preserve">UI </w:t>
            </w:r>
            <w:proofErr w:type="spellStart"/>
            <w:r>
              <w:rPr>
                <w:b/>
                <w:lang w:eastAsia="en-US"/>
              </w:rPr>
              <w:t>Rendering</w:t>
            </w:r>
            <w:proofErr w:type="spellEnd"/>
            <w:r>
              <w:rPr>
                <w:b/>
                <w:lang w:eastAsia="en-US"/>
              </w:rPr>
              <w:t>?</w:t>
            </w:r>
          </w:p>
        </w:tc>
        <w:tc>
          <w:tcPr>
            <w:tcW w:w="4278" w:type="dxa"/>
          </w:tcPr>
          <w:p w14:paraId="1A01025F" w14:textId="034AB56E" w:rsidR="00136E99" w:rsidRPr="00136E99" w:rsidRDefault="00136E99" w:rsidP="00C5544B">
            <w:pPr>
              <w:jc w:val="left"/>
              <w:rPr>
                <w:b/>
                <w:highlight w:val="yellow"/>
                <w:lang w:eastAsia="en-US"/>
              </w:rPr>
            </w:pPr>
            <w:r w:rsidRPr="00136E99">
              <w:rPr>
                <w:b/>
                <w:highlight w:val="yellow"/>
                <w:lang w:eastAsia="en-US"/>
              </w:rPr>
              <w:t xml:space="preserve">Commercieel gebruik </w:t>
            </w:r>
          </w:p>
        </w:tc>
      </w:tr>
      <w:tr w:rsidR="00136E99" w14:paraId="04A92E3B" w14:textId="61CD3894" w:rsidTr="00136E99">
        <w:tc>
          <w:tcPr>
            <w:tcW w:w="1301" w:type="dxa"/>
          </w:tcPr>
          <w:p w14:paraId="04499243" w14:textId="4BF96A90" w:rsidR="00136E99" w:rsidRDefault="00136E99" w:rsidP="00C5544B">
            <w:pPr>
              <w:jc w:val="left"/>
              <w:rPr>
                <w:lang w:eastAsia="en-US"/>
              </w:rPr>
            </w:pPr>
            <w:proofErr w:type="spellStart"/>
            <w:r>
              <w:rPr>
                <w:lang w:eastAsia="en-US"/>
              </w:rPr>
              <w:t>React</w:t>
            </w:r>
            <w:proofErr w:type="spellEnd"/>
            <w:r>
              <w:rPr>
                <w:lang w:eastAsia="en-US"/>
              </w:rPr>
              <w:t xml:space="preserve"> Native</w:t>
            </w:r>
          </w:p>
        </w:tc>
        <w:tc>
          <w:tcPr>
            <w:tcW w:w="2026" w:type="dxa"/>
          </w:tcPr>
          <w:p w14:paraId="157CD3F5" w14:textId="6429683E" w:rsidR="00136E99" w:rsidRDefault="00136E99" w:rsidP="00C5544B">
            <w:pPr>
              <w:jc w:val="left"/>
              <w:rPr>
                <w:lang w:eastAsia="en-US"/>
              </w:rPr>
            </w:pPr>
            <w:proofErr w:type="spellStart"/>
            <w:r>
              <w:rPr>
                <w:lang w:eastAsia="en-US"/>
              </w:rPr>
              <w:t>JavaScript</w:t>
            </w:r>
            <w:proofErr w:type="spellEnd"/>
            <w:r>
              <w:rPr>
                <w:lang w:eastAsia="en-US"/>
              </w:rPr>
              <w:t xml:space="preserve"> en JSX</w:t>
            </w:r>
          </w:p>
        </w:tc>
        <w:tc>
          <w:tcPr>
            <w:tcW w:w="1609" w:type="dxa"/>
          </w:tcPr>
          <w:p w14:paraId="46D0BF42" w14:textId="1CF65292" w:rsidR="00136E99" w:rsidRDefault="00136E99" w:rsidP="00C5544B">
            <w:pPr>
              <w:jc w:val="left"/>
              <w:rPr>
                <w:lang w:eastAsia="en-US"/>
              </w:rPr>
            </w:pPr>
            <w:r>
              <w:rPr>
                <w:lang w:eastAsia="en-US"/>
              </w:rPr>
              <w:t>Native UI controllers</w:t>
            </w:r>
          </w:p>
        </w:tc>
        <w:tc>
          <w:tcPr>
            <w:tcW w:w="4278" w:type="dxa"/>
          </w:tcPr>
          <w:p w14:paraId="19006FDE" w14:textId="1B1427CB" w:rsidR="00136E99" w:rsidRPr="00136E99" w:rsidRDefault="00136E99" w:rsidP="00C5544B">
            <w:pPr>
              <w:jc w:val="left"/>
              <w:rPr>
                <w:highlight w:val="yellow"/>
                <w:lang w:eastAsia="en-US"/>
              </w:rPr>
            </w:pPr>
            <w:r w:rsidRPr="00136E99">
              <w:rPr>
                <w:highlight w:val="yellow"/>
                <w:lang w:eastAsia="en-US"/>
              </w:rPr>
              <w:t>Gratis, onder de MIT-licentie.</w:t>
            </w:r>
            <w:sdt>
              <w:sdtPr>
                <w:rPr>
                  <w:highlight w:val="yellow"/>
                  <w:lang w:eastAsia="en-US"/>
                </w:rPr>
                <w:id w:val="-1176950700"/>
                <w:citation/>
              </w:sdtPr>
              <w:sdtContent>
                <w:r w:rsidRPr="00136E99">
                  <w:rPr>
                    <w:highlight w:val="yellow"/>
                    <w:lang w:eastAsia="en-US"/>
                  </w:rPr>
                  <w:fldChar w:fldCharType="begin"/>
                </w:r>
                <w:r w:rsidRPr="00136E99">
                  <w:rPr>
                    <w:highlight w:val="yellow"/>
                    <w:lang w:eastAsia="en-US"/>
                  </w:rPr>
                  <w:instrText xml:space="preserve"> CITATION Lic18 \l 2067 </w:instrText>
                </w:r>
                <w:r w:rsidRPr="00136E99">
                  <w:rPr>
                    <w:highlight w:val="yellow"/>
                    <w:lang w:eastAsia="en-US"/>
                  </w:rPr>
                  <w:fldChar w:fldCharType="separate"/>
                </w:r>
                <w:r w:rsidR="00F5614E">
                  <w:rPr>
                    <w:noProof/>
                    <w:highlight w:val="yellow"/>
                    <w:lang w:eastAsia="en-US"/>
                  </w:rPr>
                  <w:t xml:space="preserve"> </w:t>
                </w:r>
                <w:r w:rsidR="00F5614E" w:rsidRPr="00F5614E">
                  <w:rPr>
                    <w:noProof/>
                    <w:highlight w:val="yellow"/>
                    <w:lang w:eastAsia="en-US"/>
                  </w:rPr>
                  <w:t>[29]</w:t>
                </w:r>
                <w:r w:rsidRPr="00136E99">
                  <w:rPr>
                    <w:highlight w:val="yellow"/>
                    <w:lang w:eastAsia="en-US"/>
                  </w:rPr>
                  <w:fldChar w:fldCharType="end"/>
                </w:r>
              </w:sdtContent>
            </w:sdt>
          </w:p>
        </w:tc>
      </w:tr>
      <w:tr w:rsidR="00136E99" w14:paraId="3B367730" w14:textId="7A512DA0" w:rsidTr="00136E99">
        <w:tc>
          <w:tcPr>
            <w:tcW w:w="1301" w:type="dxa"/>
          </w:tcPr>
          <w:p w14:paraId="695F44E1" w14:textId="21628187" w:rsidR="00136E99" w:rsidRDefault="00136E99" w:rsidP="00C5544B">
            <w:pPr>
              <w:jc w:val="left"/>
              <w:rPr>
                <w:lang w:eastAsia="en-US"/>
              </w:rPr>
            </w:pPr>
            <w:proofErr w:type="spellStart"/>
            <w:r>
              <w:rPr>
                <w:lang w:eastAsia="en-US"/>
              </w:rPr>
              <w:t>Xamarin</w:t>
            </w:r>
            <w:proofErr w:type="spellEnd"/>
          </w:p>
        </w:tc>
        <w:tc>
          <w:tcPr>
            <w:tcW w:w="2026" w:type="dxa"/>
          </w:tcPr>
          <w:p w14:paraId="06E25577" w14:textId="1B342EAA" w:rsidR="00136E99" w:rsidRDefault="00136E99" w:rsidP="00C5544B">
            <w:pPr>
              <w:jc w:val="left"/>
              <w:rPr>
                <w:lang w:eastAsia="en-US"/>
              </w:rPr>
            </w:pPr>
            <w:r>
              <w:t>C# en XAML</w:t>
            </w:r>
          </w:p>
        </w:tc>
        <w:tc>
          <w:tcPr>
            <w:tcW w:w="1609" w:type="dxa"/>
          </w:tcPr>
          <w:p w14:paraId="6A9722E5" w14:textId="6AAF878B" w:rsidR="00136E99" w:rsidRDefault="00136E99" w:rsidP="00C5544B">
            <w:pPr>
              <w:jc w:val="left"/>
              <w:rPr>
                <w:lang w:eastAsia="en-US"/>
              </w:rPr>
            </w:pPr>
            <w:r>
              <w:rPr>
                <w:lang w:eastAsia="en-US"/>
              </w:rPr>
              <w:t>Native UI controllers</w:t>
            </w:r>
          </w:p>
        </w:tc>
        <w:tc>
          <w:tcPr>
            <w:tcW w:w="4278" w:type="dxa"/>
          </w:tcPr>
          <w:p w14:paraId="17504851" w14:textId="69EFDCF7" w:rsidR="00136E99" w:rsidRPr="00136E99" w:rsidRDefault="00136E99" w:rsidP="00C5544B">
            <w:pPr>
              <w:jc w:val="left"/>
              <w:rPr>
                <w:highlight w:val="yellow"/>
                <w:lang w:eastAsia="en-US"/>
              </w:rPr>
            </w:pPr>
            <w:r w:rsidRPr="00136E99">
              <w:rPr>
                <w:highlight w:val="yellow"/>
                <w:lang w:eastAsia="en-US"/>
              </w:rPr>
              <w:t>Gratis, onder de MIT-licentie.</w:t>
            </w:r>
            <w:sdt>
              <w:sdtPr>
                <w:rPr>
                  <w:highlight w:val="yellow"/>
                  <w:lang w:eastAsia="en-US"/>
                </w:rPr>
                <w:id w:val="407660061"/>
                <w:citation/>
              </w:sdtPr>
              <w:sdtContent>
                <w:r w:rsidRPr="00136E99">
                  <w:rPr>
                    <w:highlight w:val="yellow"/>
                    <w:lang w:eastAsia="en-US"/>
                  </w:rPr>
                  <w:fldChar w:fldCharType="begin"/>
                </w:r>
                <w:r w:rsidRPr="00136E99">
                  <w:rPr>
                    <w:highlight w:val="yellow"/>
                    <w:lang w:eastAsia="en-US"/>
                  </w:rPr>
                  <w:instrText xml:space="preserve"> CITATION 18Ap \l 2067 </w:instrText>
                </w:r>
                <w:r w:rsidRPr="00136E99">
                  <w:rPr>
                    <w:highlight w:val="yellow"/>
                    <w:lang w:eastAsia="en-US"/>
                  </w:rPr>
                  <w:fldChar w:fldCharType="separate"/>
                </w:r>
                <w:r w:rsidR="00F5614E">
                  <w:rPr>
                    <w:noProof/>
                    <w:highlight w:val="yellow"/>
                    <w:lang w:eastAsia="en-US"/>
                  </w:rPr>
                  <w:t xml:space="preserve"> </w:t>
                </w:r>
                <w:r w:rsidR="00F5614E" w:rsidRPr="00F5614E">
                  <w:rPr>
                    <w:noProof/>
                    <w:highlight w:val="yellow"/>
                    <w:lang w:eastAsia="en-US"/>
                  </w:rPr>
                  <w:t>[30]</w:t>
                </w:r>
                <w:r w:rsidRPr="00136E99">
                  <w:rPr>
                    <w:highlight w:val="yellow"/>
                    <w:lang w:eastAsia="en-US"/>
                  </w:rPr>
                  <w:fldChar w:fldCharType="end"/>
                </w:r>
              </w:sdtContent>
            </w:sdt>
            <w:r w:rsidRPr="00136E99">
              <w:rPr>
                <w:highlight w:val="yellow"/>
                <w:lang w:eastAsia="en-US"/>
              </w:rPr>
              <w:t xml:space="preserve"> Heeft een betaalde Visual Studio Enterprise/Professional versie waarbij </w:t>
            </w:r>
            <w:r w:rsidR="004709D1">
              <w:rPr>
                <w:highlight w:val="yellow"/>
                <w:lang w:eastAsia="en-US"/>
              </w:rPr>
              <w:t>meer features en tools worden aangeboden</w:t>
            </w:r>
            <w:r w:rsidRPr="00136E99">
              <w:rPr>
                <w:highlight w:val="yellow"/>
                <w:lang w:eastAsia="en-US"/>
              </w:rPr>
              <w:t xml:space="preserve"> vanaf 250/45</w:t>
            </w:r>
            <w:r w:rsidRPr="00136E99">
              <w:rPr>
                <w:rFonts w:cs="Arial"/>
                <w:highlight w:val="yellow"/>
                <w:shd w:val="clear" w:color="auto" w:fill="FFFFFF"/>
              </w:rPr>
              <w:t>$ per maand</w:t>
            </w:r>
            <w:r w:rsidR="00F336FD">
              <w:rPr>
                <w:rFonts w:cs="Arial"/>
                <w:highlight w:val="yellow"/>
                <w:shd w:val="clear" w:color="auto" w:fill="FFFFFF"/>
              </w:rPr>
              <w:t xml:space="preserve"> per gebruiker</w:t>
            </w:r>
            <w:r w:rsidRPr="00136E99">
              <w:rPr>
                <w:highlight w:val="yellow"/>
                <w:lang w:eastAsia="en-US"/>
              </w:rPr>
              <w:t>.</w:t>
            </w:r>
            <w:sdt>
              <w:sdtPr>
                <w:rPr>
                  <w:highlight w:val="yellow"/>
                  <w:lang w:eastAsia="en-US"/>
                </w:rPr>
                <w:id w:val="-312489392"/>
                <w:citation/>
              </w:sdtPr>
              <w:sdtContent>
                <w:r w:rsidRPr="00136E99">
                  <w:rPr>
                    <w:highlight w:val="yellow"/>
                    <w:lang w:eastAsia="en-US"/>
                  </w:rPr>
                  <w:fldChar w:fldCharType="begin"/>
                </w:r>
                <w:r w:rsidRPr="00136E99">
                  <w:rPr>
                    <w:highlight w:val="yellow"/>
                    <w:lang w:eastAsia="en-US"/>
                  </w:rPr>
                  <w:instrText xml:space="preserve"> CITATION Pri18 \l 2067 </w:instrText>
                </w:r>
                <w:r w:rsidRPr="00136E99">
                  <w:rPr>
                    <w:highlight w:val="yellow"/>
                    <w:lang w:eastAsia="en-US"/>
                  </w:rPr>
                  <w:fldChar w:fldCharType="separate"/>
                </w:r>
                <w:r w:rsidR="00F5614E">
                  <w:rPr>
                    <w:noProof/>
                    <w:highlight w:val="yellow"/>
                    <w:lang w:eastAsia="en-US"/>
                  </w:rPr>
                  <w:t xml:space="preserve"> </w:t>
                </w:r>
                <w:r w:rsidR="00F5614E" w:rsidRPr="00F5614E">
                  <w:rPr>
                    <w:noProof/>
                    <w:highlight w:val="yellow"/>
                    <w:lang w:eastAsia="en-US"/>
                  </w:rPr>
                  <w:t>[31]</w:t>
                </w:r>
                <w:r w:rsidRPr="00136E99">
                  <w:rPr>
                    <w:highlight w:val="yellow"/>
                    <w:lang w:eastAsia="en-US"/>
                  </w:rPr>
                  <w:fldChar w:fldCharType="end"/>
                </w:r>
              </w:sdtContent>
            </w:sdt>
          </w:p>
        </w:tc>
      </w:tr>
      <w:tr w:rsidR="00136E99" w14:paraId="2347C434" w14:textId="05D4C2A1" w:rsidTr="00136E99">
        <w:trPr>
          <w:trHeight w:val="1572"/>
        </w:trPr>
        <w:tc>
          <w:tcPr>
            <w:tcW w:w="1301" w:type="dxa"/>
          </w:tcPr>
          <w:p w14:paraId="33873472" w14:textId="6A9F6823" w:rsidR="00136E99" w:rsidRDefault="00136E99" w:rsidP="00C5544B">
            <w:pPr>
              <w:jc w:val="left"/>
              <w:rPr>
                <w:lang w:eastAsia="en-US"/>
              </w:rPr>
            </w:pPr>
            <w:proofErr w:type="spellStart"/>
            <w:r>
              <w:rPr>
                <w:lang w:eastAsia="en-US"/>
              </w:rPr>
              <w:t>Qt</w:t>
            </w:r>
            <w:proofErr w:type="spellEnd"/>
          </w:p>
        </w:tc>
        <w:tc>
          <w:tcPr>
            <w:tcW w:w="2026" w:type="dxa"/>
          </w:tcPr>
          <w:p w14:paraId="64F3C23E" w14:textId="13049D0E" w:rsidR="00136E99" w:rsidRDefault="00136E99" w:rsidP="00C5544B">
            <w:pPr>
              <w:jc w:val="left"/>
              <w:rPr>
                <w:lang w:eastAsia="en-US"/>
              </w:rPr>
            </w:pPr>
            <w:r>
              <w:rPr>
                <w:lang w:eastAsia="en-US"/>
              </w:rPr>
              <w:t>C++ en QML</w:t>
            </w:r>
          </w:p>
        </w:tc>
        <w:tc>
          <w:tcPr>
            <w:tcW w:w="1609" w:type="dxa"/>
          </w:tcPr>
          <w:p w14:paraId="364B82BB" w14:textId="77FBDA45" w:rsidR="00136E99" w:rsidRDefault="00136E99" w:rsidP="00C5544B">
            <w:pPr>
              <w:jc w:val="left"/>
              <w:rPr>
                <w:lang w:eastAsia="en-US"/>
              </w:rPr>
            </w:pPr>
            <w:r>
              <w:rPr>
                <w:lang w:eastAsia="en-US"/>
              </w:rPr>
              <w:t xml:space="preserve">Native en </w:t>
            </w:r>
            <w:proofErr w:type="spellStart"/>
            <w:r>
              <w:rPr>
                <w:lang w:eastAsia="en-US"/>
              </w:rPr>
              <w:t>OpenGL</w:t>
            </w:r>
            <w:proofErr w:type="spellEnd"/>
          </w:p>
        </w:tc>
        <w:tc>
          <w:tcPr>
            <w:tcW w:w="4278" w:type="dxa"/>
          </w:tcPr>
          <w:p w14:paraId="4E3B450C" w14:textId="041783EC" w:rsidR="00136E99" w:rsidRPr="00136E99" w:rsidRDefault="00136E99" w:rsidP="00C5544B">
            <w:pPr>
              <w:jc w:val="left"/>
              <w:rPr>
                <w:highlight w:val="yellow"/>
                <w:lang w:eastAsia="en-US"/>
              </w:rPr>
            </w:pPr>
            <w:r w:rsidRPr="00136E99">
              <w:rPr>
                <w:highlight w:val="yellow"/>
                <w:lang w:eastAsia="en-US"/>
              </w:rPr>
              <w:t xml:space="preserve">Gratis. Onder de LGPL v3-licentie of </w:t>
            </w:r>
            <w:r w:rsidRPr="00136E99">
              <w:rPr>
                <w:rFonts w:cs="Arial"/>
                <w:bCs/>
                <w:color w:val="09102B"/>
                <w:szCs w:val="22"/>
                <w:highlight w:val="yellow"/>
                <w:shd w:val="clear" w:color="auto" w:fill="FFFFFF"/>
              </w:rPr>
              <w:t>GPLV2/GPLV3-licentie</w:t>
            </w:r>
            <w:r w:rsidRPr="00136E99">
              <w:rPr>
                <w:highlight w:val="yellow"/>
                <w:lang w:eastAsia="en-US"/>
              </w:rPr>
              <w:t xml:space="preserve"> </w:t>
            </w:r>
            <w:sdt>
              <w:sdtPr>
                <w:rPr>
                  <w:highlight w:val="yellow"/>
                  <w:lang w:eastAsia="en-US"/>
                </w:rPr>
                <w:id w:val="1515195714"/>
                <w:citation/>
              </w:sdtPr>
              <w:sdtContent>
                <w:r w:rsidRPr="00136E99">
                  <w:rPr>
                    <w:highlight w:val="yellow"/>
                    <w:lang w:eastAsia="en-US"/>
                  </w:rPr>
                  <w:fldChar w:fldCharType="begin"/>
                </w:r>
                <w:r w:rsidRPr="00136E99">
                  <w:rPr>
                    <w:highlight w:val="yellow"/>
                    <w:lang w:eastAsia="en-US"/>
                  </w:rPr>
                  <w:instrText xml:space="preserve"> CITATION Ope180 \l 2067 </w:instrText>
                </w:r>
                <w:r w:rsidRPr="00136E99">
                  <w:rPr>
                    <w:highlight w:val="yellow"/>
                    <w:lang w:eastAsia="en-US"/>
                  </w:rPr>
                  <w:fldChar w:fldCharType="separate"/>
                </w:r>
                <w:r w:rsidR="00F5614E" w:rsidRPr="00F5614E">
                  <w:rPr>
                    <w:noProof/>
                    <w:highlight w:val="yellow"/>
                    <w:lang w:eastAsia="en-US"/>
                  </w:rPr>
                  <w:t>[32]</w:t>
                </w:r>
                <w:r w:rsidRPr="00136E99">
                  <w:rPr>
                    <w:highlight w:val="yellow"/>
                    <w:lang w:eastAsia="en-US"/>
                  </w:rPr>
                  <w:fldChar w:fldCharType="end"/>
                </w:r>
              </w:sdtContent>
            </w:sdt>
            <w:r w:rsidRPr="00136E99">
              <w:rPr>
                <w:highlight w:val="yellow"/>
                <w:lang w:eastAsia="en-US"/>
              </w:rPr>
              <w:t xml:space="preserve"> Heeft een commerciële licentie waarbij bepaalde restricties wegvallen vanaf 460</w:t>
            </w:r>
            <w:r w:rsidRPr="00136E99">
              <w:rPr>
                <w:rFonts w:cs="Arial"/>
                <w:highlight w:val="yellow"/>
                <w:shd w:val="clear" w:color="auto" w:fill="FFFFFF"/>
              </w:rPr>
              <w:t>$ per maand</w:t>
            </w:r>
            <w:r w:rsidR="00F336FD">
              <w:rPr>
                <w:rFonts w:cs="Arial"/>
                <w:highlight w:val="yellow"/>
                <w:shd w:val="clear" w:color="auto" w:fill="FFFFFF"/>
              </w:rPr>
              <w:t xml:space="preserve"> per gebruiker</w:t>
            </w:r>
            <w:r w:rsidRPr="00136E99">
              <w:rPr>
                <w:highlight w:val="yellow"/>
                <w:lang w:eastAsia="en-US"/>
              </w:rPr>
              <w:t>.</w:t>
            </w:r>
            <w:sdt>
              <w:sdtPr>
                <w:rPr>
                  <w:highlight w:val="yellow"/>
                  <w:lang w:eastAsia="en-US"/>
                </w:rPr>
                <w:id w:val="140706606"/>
                <w:citation/>
              </w:sdtPr>
              <w:sdtContent>
                <w:r w:rsidRPr="00136E99">
                  <w:rPr>
                    <w:highlight w:val="yellow"/>
                    <w:lang w:eastAsia="en-US"/>
                  </w:rPr>
                  <w:fldChar w:fldCharType="begin"/>
                </w:r>
                <w:r w:rsidRPr="00136E99">
                  <w:rPr>
                    <w:highlight w:val="yellow"/>
                    <w:lang w:eastAsia="en-US"/>
                  </w:rPr>
                  <w:instrText xml:space="preserve"> CITATION Lic181 \l 2067 </w:instrText>
                </w:r>
                <w:r w:rsidRPr="00136E99">
                  <w:rPr>
                    <w:highlight w:val="yellow"/>
                    <w:lang w:eastAsia="en-US"/>
                  </w:rPr>
                  <w:fldChar w:fldCharType="separate"/>
                </w:r>
                <w:r w:rsidR="00F5614E">
                  <w:rPr>
                    <w:noProof/>
                    <w:highlight w:val="yellow"/>
                    <w:lang w:eastAsia="en-US"/>
                  </w:rPr>
                  <w:t xml:space="preserve"> </w:t>
                </w:r>
                <w:r w:rsidR="00F5614E" w:rsidRPr="00F5614E">
                  <w:rPr>
                    <w:noProof/>
                    <w:highlight w:val="yellow"/>
                    <w:lang w:eastAsia="en-US"/>
                  </w:rPr>
                  <w:t>[33]</w:t>
                </w:r>
                <w:r w:rsidRPr="00136E99">
                  <w:rPr>
                    <w:highlight w:val="yellow"/>
                    <w:lang w:eastAsia="en-US"/>
                  </w:rPr>
                  <w:fldChar w:fldCharType="end"/>
                </w:r>
              </w:sdtContent>
            </w:sdt>
          </w:p>
        </w:tc>
      </w:tr>
      <w:tr w:rsidR="00136E99" w14:paraId="52ED06BD" w14:textId="005A714D" w:rsidTr="00136E99">
        <w:tc>
          <w:tcPr>
            <w:tcW w:w="1301" w:type="dxa"/>
          </w:tcPr>
          <w:p w14:paraId="133EB6F1" w14:textId="3804D820" w:rsidR="00136E99" w:rsidRDefault="00136E99" w:rsidP="00C5544B">
            <w:pPr>
              <w:jc w:val="left"/>
              <w:rPr>
                <w:lang w:eastAsia="en-US"/>
              </w:rPr>
            </w:pPr>
            <w:r>
              <w:rPr>
                <w:lang w:eastAsia="en-US"/>
              </w:rPr>
              <w:t xml:space="preserve">Apache </w:t>
            </w:r>
            <w:proofErr w:type="spellStart"/>
            <w:r>
              <w:rPr>
                <w:lang w:eastAsia="en-US"/>
              </w:rPr>
              <w:t>Cordova</w:t>
            </w:r>
            <w:proofErr w:type="spellEnd"/>
          </w:p>
        </w:tc>
        <w:tc>
          <w:tcPr>
            <w:tcW w:w="2026" w:type="dxa"/>
          </w:tcPr>
          <w:p w14:paraId="67FCE9EE" w14:textId="4F769459" w:rsidR="00136E99" w:rsidRDefault="00136E99" w:rsidP="00C5544B">
            <w:pPr>
              <w:jc w:val="left"/>
              <w:rPr>
                <w:lang w:eastAsia="en-US"/>
              </w:rPr>
            </w:pPr>
            <w:r>
              <w:t xml:space="preserve">HTML5, CSS3 en </w:t>
            </w:r>
            <w:proofErr w:type="spellStart"/>
            <w:r>
              <w:t>JavaScript</w:t>
            </w:r>
            <w:proofErr w:type="spellEnd"/>
          </w:p>
        </w:tc>
        <w:tc>
          <w:tcPr>
            <w:tcW w:w="1609" w:type="dxa"/>
          </w:tcPr>
          <w:p w14:paraId="34892B57" w14:textId="77777777" w:rsidR="00136E99" w:rsidRPr="00BC3B05" w:rsidRDefault="00136E99" w:rsidP="00726FCC">
            <w:pPr>
              <w:jc w:val="left"/>
              <w:rPr>
                <w:highlight w:val="yellow"/>
                <w:lang w:eastAsia="en-US"/>
              </w:rPr>
            </w:pPr>
            <w:r w:rsidRPr="00BC3B05">
              <w:rPr>
                <w:highlight w:val="yellow"/>
                <w:lang w:eastAsia="en-US"/>
              </w:rPr>
              <w:t>HTML.CSS</w:t>
            </w:r>
          </w:p>
          <w:p w14:paraId="666943CE" w14:textId="51B47ED1" w:rsidR="00136E99" w:rsidRDefault="00136E99" w:rsidP="00726FCC">
            <w:pPr>
              <w:jc w:val="left"/>
              <w:rPr>
                <w:lang w:eastAsia="en-US"/>
              </w:rPr>
            </w:pPr>
            <w:r w:rsidRPr="00BC3B05">
              <w:rPr>
                <w:highlight w:val="yellow"/>
                <w:lang w:eastAsia="en-US"/>
              </w:rPr>
              <w:t xml:space="preserve">(is </w:t>
            </w:r>
            <w:proofErr w:type="spellStart"/>
            <w:r w:rsidRPr="00BC3B05">
              <w:rPr>
                <w:highlight w:val="yellow"/>
                <w:lang w:eastAsia="en-US"/>
              </w:rPr>
              <w:t>WebView</w:t>
            </w:r>
            <w:proofErr w:type="spellEnd"/>
            <w:r w:rsidRPr="00BC3B05">
              <w:rPr>
                <w:highlight w:val="yellow"/>
                <w:lang w:eastAsia="en-US"/>
              </w:rPr>
              <w:t xml:space="preserve"> gebaseerd.)</w:t>
            </w:r>
          </w:p>
        </w:tc>
        <w:tc>
          <w:tcPr>
            <w:tcW w:w="4278" w:type="dxa"/>
          </w:tcPr>
          <w:p w14:paraId="28B93971" w14:textId="5469DE03" w:rsidR="00136E99" w:rsidRPr="00136E99" w:rsidRDefault="00136E99" w:rsidP="00C5544B">
            <w:pPr>
              <w:jc w:val="left"/>
              <w:rPr>
                <w:highlight w:val="yellow"/>
                <w:lang w:eastAsia="en-US"/>
              </w:rPr>
            </w:pPr>
            <w:r w:rsidRPr="00136E99">
              <w:rPr>
                <w:highlight w:val="yellow"/>
                <w:lang w:eastAsia="en-US"/>
              </w:rPr>
              <w:t xml:space="preserve">Gratis. Onder de Apache </w:t>
            </w:r>
            <w:r w:rsidR="00204E2C">
              <w:rPr>
                <w:highlight w:val="yellow"/>
                <w:lang w:eastAsia="en-US"/>
              </w:rPr>
              <w:t>licentie</w:t>
            </w:r>
            <w:r w:rsidRPr="00136E99">
              <w:rPr>
                <w:highlight w:val="yellow"/>
                <w:lang w:eastAsia="en-US"/>
              </w:rPr>
              <w:t xml:space="preserve"> versie 2.0. </w:t>
            </w:r>
            <w:sdt>
              <w:sdtPr>
                <w:rPr>
                  <w:highlight w:val="yellow"/>
                  <w:lang w:eastAsia="en-US"/>
                </w:rPr>
                <w:id w:val="1172830945"/>
                <w:citation/>
              </w:sdtPr>
              <w:sdtContent>
                <w:r w:rsidRPr="00136E99">
                  <w:rPr>
                    <w:highlight w:val="yellow"/>
                    <w:lang w:eastAsia="en-US"/>
                  </w:rPr>
                  <w:fldChar w:fldCharType="begin"/>
                </w:r>
                <w:r w:rsidRPr="00136E99">
                  <w:rPr>
                    <w:highlight w:val="yellow"/>
                    <w:lang w:eastAsia="en-US"/>
                  </w:rPr>
                  <w:instrText xml:space="preserve"> CITATION Lic182 \l 2067 </w:instrText>
                </w:r>
                <w:r w:rsidRPr="00136E99">
                  <w:rPr>
                    <w:highlight w:val="yellow"/>
                    <w:lang w:eastAsia="en-US"/>
                  </w:rPr>
                  <w:fldChar w:fldCharType="separate"/>
                </w:r>
                <w:r w:rsidR="00F5614E" w:rsidRPr="00F5614E">
                  <w:rPr>
                    <w:noProof/>
                    <w:highlight w:val="yellow"/>
                    <w:lang w:eastAsia="en-US"/>
                  </w:rPr>
                  <w:t>[34]</w:t>
                </w:r>
                <w:r w:rsidRPr="00136E99">
                  <w:rPr>
                    <w:highlight w:val="yellow"/>
                    <w:lang w:eastAsia="en-US"/>
                  </w:rPr>
                  <w:fldChar w:fldCharType="end"/>
                </w:r>
              </w:sdtContent>
            </w:sdt>
            <w:r w:rsidRPr="00136E99">
              <w:rPr>
                <w:highlight w:val="yellow"/>
                <w:lang w:eastAsia="en-US"/>
              </w:rPr>
              <w:br/>
              <w:t xml:space="preserve">Heeft platformen (Adobe </w:t>
            </w:r>
            <w:proofErr w:type="spellStart"/>
            <w:r w:rsidRPr="00136E99">
              <w:rPr>
                <w:highlight w:val="yellow"/>
                <w:lang w:eastAsia="en-US"/>
              </w:rPr>
              <w:t>PhoneGap</w:t>
            </w:r>
            <w:proofErr w:type="spellEnd"/>
            <w:r w:rsidRPr="00136E99">
              <w:rPr>
                <w:highlight w:val="yellow"/>
                <w:lang w:eastAsia="en-US"/>
              </w:rPr>
              <w:t xml:space="preserve">, </w:t>
            </w:r>
            <w:proofErr w:type="spellStart"/>
            <w:r w:rsidRPr="00136E99">
              <w:rPr>
                <w:highlight w:val="yellow"/>
                <w:lang w:eastAsia="en-US"/>
              </w:rPr>
              <w:t>Ionic</w:t>
            </w:r>
            <w:proofErr w:type="spellEnd"/>
            <w:r w:rsidRPr="00136E99">
              <w:rPr>
                <w:highlight w:val="yellow"/>
                <w:lang w:eastAsia="en-US"/>
              </w:rPr>
              <w:t xml:space="preserve">, …) gebaseerd op Apache </w:t>
            </w:r>
            <w:proofErr w:type="spellStart"/>
            <w:r w:rsidRPr="00136E99">
              <w:rPr>
                <w:highlight w:val="yellow"/>
                <w:lang w:eastAsia="en-US"/>
              </w:rPr>
              <w:t>Cordova</w:t>
            </w:r>
            <w:proofErr w:type="spellEnd"/>
            <w:r w:rsidRPr="00136E99">
              <w:rPr>
                <w:highlight w:val="yellow"/>
                <w:lang w:eastAsia="en-US"/>
              </w:rPr>
              <w:t xml:space="preserve"> die wel bepaalde kosten zullen vragen voor bepaalde features te kunnen gebruiken.</w:t>
            </w:r>
          </w:p>
        </w:tc>
      </w:tr>
    </w:tbl>
    <w:p w14:paraId="343D6393" w14:textId="72F70B98" w:rsidR="008A4841" w:rsidRDefault="008A4841" w:rsidP="00264241">
      <w:pPr>
        <w:rPr>
          <w:lang w:eastAsia="en-US"/>
        </w:rPr>
      </w:pPr>
    </w:p>
    <w:p w14:paraId="46EC0A8C" w14:textId="34E020DC" w:rsidR="003E2372" w:rsidRPr="003E2372" w:rsidRDefault="00053E6D" w:rsidP="00264241">
      <w:pPr>
        <w:rPr>
          <w:highlight w:val="yellow"/>
          <w:lang w:eastAsia="en-US"/>
        </w:rPr>
      </w:pPr>
      <w:r>
        <w:rPr>
          <w:lang w:eastAsia="en-US"/>
        </w:rPr>
        <w:t xml:space="preserve">Uit de programmeertalen </w:t>
      </w:r>
      <w:r w:rsidR="00EA7ADD">
        <w:rPr>
          <w:lang w:eastAsia="en-US"/>
        </w:rPr>
        <w:t>wordt niet veel uit gehaald</w:t>
      </w:r>
      <w:r w:rsidR="00DF54FA">
        <w:rPr>
          <w:lang w:eastAsia="en-US"/>
        </w:rPr>
        <w:t xml:space="preserve">. Hierbij is het belangrijk met welke talen iemand het meest ervaren is en is het eerder een keuze uit comfort en kennis. Wel is het boeiend te bespreken dat JSX, XAML en QML alle drie talen zijn die afgeleid zijn van een </w:t>
      </w:r>
      <w:r w:rsidR="00DF54FA" w:rsidRPr="003E2372">
        <w:rPr>
          <w:highlight w:val="yellow"/>
          <w:lang w:eastAsia="en-US"/>
        </w:rPr>
        <w:t>bekend alternatief</w:t>
      </w:r>
      <w:r w:rsidR="003E2372" w:rsidRPr="003E2372">
        <w:rPr>
          <w:highlight w:val="yellow"/>
          <w:lang w:eastAsia="en-US"/>
        </w:rPr>
        <w:t>:</w:t>
      </w:r>
    </w:p>
    <w:p w14:paraId="15595C09" w14:textId="7D6EE8A5" w:rsidR="003E2372" w:rsidRPr="003E2372" w:rsidRDefault="003E2372" w:rsidP="003E2372">
      <w:pPr>
        <w:pStyle w:val="Lijstalinea"/>
        <w:numPr>
          <w:ilvl w:val="0"/>
          <w:numId w:val="22"/>
        </w:numPr>
        <w:rPr>
          <w:highlight w:val="yellow"/>
        </w:rPr>
      </w:pPr>
      <w:r w:rsidRPr="003E2372">
        <w:rPr>
          <w:highlight w:val="yellow"/>
        </w:rPr>
        <w:t>JSX uit HTML</w:t>
      </w:r>
    </w:p>
    <w:p w14:paraId="22E00358" w14:textId="706062FC" w:rsidR="003E2372" w:rsidRPr="003E2372" w:rsidRDefault="003E2372" w:rsidP="003E2372">
      <w:pPr>
        <w:pStyle w:val="Lijstalinea"/>
        <w:numPr>
          <w:ilvl w:val="0"/>
          <w:numId w:val="22"/>
        </w:numPr>
        <w:rPr>
          <w:highlight w:val="yellow"/>
        </w:rPr>
      </w:pPr>
      <w:r w:rsidRPr="003E2372">
        <w:rPr>
          <w:highlight w:val="yellow"/>
        </w:rPr>
        <w:t>XAML uit XML</w:t>
      </w:r>
    </w:p>
    <w:p w14:paraId="094E2F97" w14:textId="77777777" w:rsidR="003E2372" w:rsidRPr="003E2372" w:rsidRDefault="003E2372" w:rsidP="003E2372">
      <w:pPr>
        <w:pStyle w:val="Lijstalinea"/>
        <w:numPr>
          <w:ilvl w:val="0"/>
          <w:numId w:val="22"/>
        </w:numPr>
        <w:rPr>
          <w:highlight w:val="yellow"/>
        </w:rPr>
      </w:pPr>
      <w:r w:rsidRPr="003E2372">
        <w:rPr>
          <w:highlight w:val="yellow"/>
        </w:rPr>
        <w:t>QML uit CSS</w:t>
      </w:r>
    </w:p>
    <w:p w14:paraId="0A84BB2F" w14:textId="4DA07B5F" w:rsidR="00053E6D" w:rsidRDefault="003E2372" w:rsidP="003E2372">
      <w:r>
        <w:t>T</w:t>
      </w:r>
      <w:r w:rsidR="00DF54FA">
        <w:t xml:space="preserve">och </w:t>
      </w:r>
      <w:r>
        <w:t xml:space="preserve">zijn zij </w:t>
      </w:r>
      <w:r w:rsidR="00DF54FA">
        <w:t xml:space="preserve">vrij specifiek gebouwd voor hun respectievelijke </w:t>
      </w:r>
      <w:r w:rsidR="008F75D4">
        <w:t>platformen</w:t>
      </w:r>
      <w:r w:rsidR="00DF54FA">
        <w:t xml:space="preserve">. </w:t>
      </w:r>
      <w:r w:rsidR="00C5544B">
        <w:t xml:space="preserve">Hierdoor </w:t>
      </w:r>
      <w:r w:rsidR="00B11BF2">
        <w:t>wordt geconcludeerd</w:t>
      </w:r>
      <w:r w:rsidR="00C5544B">
        <w:t xml:space="preserve"> dat de </w:t>
      </w:r>
      <w:r w:rsidR="00C5544B" w:rsidRPr="00D42714">
        <w:rPr>
          <w:highlight w:val="yellow"/>
        </w:rPr>
        <w:t xml:space="preserve">programmeertalen </w:t>
      </w:r>
      <w:r w:rsidR="00D42714" w:rsidRPr="00D42714">
        <w:rPr>
          <w:highlight w:val="yellow"/>
        </w:rPr>
        <w:t xml:space="preserve">enkel vanuit een persoonlijke voorkeur </w:t>
      </w:r>
      <w:r w:rsidR="00B04B4C">
        <w:rPr>
          <w:highlight w:val="yellow"/>
        </w:rPr>
        <w:t>een rol zal spelen</w:t>
      </w:r>
      <w:r w:rsidR="00C5544B">
        <w:t xml:space="preserve">, maar dat het enige platform zonder leercurve voor ervaren programmeurs </w:t>
      </w:r>
      <w:r w:rsidR="00C5544B" w:rsidRPr="001A012F">
        <w:t xml:space="preserve">Apache </w:t>
      </w:r>
      <w:proofErr w:type="spellStart"/>
      <w:r w:rsidR="00C5544B" w:rsidRPr="001A012F">
        <w:t>Cordova</w:t>
      </w:r>
      <w:proofErr w:type="spellEnd"/>
      <w:r w:rsidR="00C5544B">
        <w:t xml:space="preserve"> zal zijn.</w:t>
      </w:r>
    </w:p>
    <w:p w14:paraId="4627EE5D" w14:textId="12B3907B" w:rsidR="00D42714" w:rsidRDefault="00D42714" w:rsidP="003E2372">
      <w:pPr>
        <w:rPr>
          <w:lang w:eastAsia="en-US"/>
        </w:rPr>
      </w:pPr>
      <w:r>
        <w:rPr>
          <w:lang w:eastAsia="en-US"/>
        </w:rPr>
        <w:t xml:space="preserve">Als er dan bekeken wordt hoe de platformen hun UI </w:t>
      </w:r>
      <w:proofErr w:type="spellStart"/>
      <w:r>
        <w:rPr>
          <w:lang w:eastAsia="en-US"/>
        </w:rPr>
        <w:t>rendert</w:t>
      </w:r>
      <w:proofErr w:type="spellEnd"/>
      <w:r>
        <w:rPr>
          <w:lang w:eastAsia="en-US"/>
        </w:rPr>
        <w:t xml:space="preserve">, dus hoe het zijn componenten gebruikt om een UI op het scherm te krijgen dan wordt opgemerkt dat zowel </w:t>
      </w:r>
      <w:proofErr w:type="spellStart"/>
      <w:r w:rsidRPr="001A012F">
        <w:rPr>
          <w:lang w:eastAsia="en-US"/>
        </w:rPr>
        <w:t>Xamarin</w:t>
      </w:r>
      <w:proofErr w:type="spellEnd"/>
      <w:r>
        <w:rPr>
          <w:lang w:eastAsia="en-US"/>
        </w:rPr>
        <w:t xml:space="preserve"> als </w:t>
      </w:r>
      <w:proofErr w:type="spellStart"/>
      <w:r w:rsidRPr="001A012F">
        <w:rPr>
          <w:lang w:eastAsia="en-US"/>
        </w:rPr>
        <w:t>React</w:t>
      </w:r>
      <w:proofErr w:type="spellEnd"/>
      <w:r w:rsidRPr="001A012F">
        <w:rPr>
          <w:b/>
          <w:lang w:eastAsia="en-US"/>
        </w:rPr>
        <w:t xml:space="preserve"> </w:t>
      </w:r>
      <w:r w:rsidRPr="001A012F">
        <w:rPr>
          <w:lang w:eastAsia="en-US"/>
        </w:rPr>
        <w:t>Native</w:t>
      </w:r>
      <w:r>
        <w:rPr>
          <w:lang w:eastAsia="en-US"/>
        </w:rPr>
        <w:t xml:space="preserve"> echt native UI-controllers hanteren. Dit betekent dat bij deze platformen de applicatie </w:t>
      </w:r>
      <w:r>
        <w:rPr>
          <w:lang w:eastAsia="en-US"/>
        </w:rPr>
        <w:lastRenderedPageBreak/>
        <w:t>niet enkel Android/iOS aanvoelt, maar effectief is. Voor deze reden is er de voorkeur gegeven om deze twee platformen uit te diepen.</w:t>
      </w:r>
    </w:p>
    <w:p w14:paraId="02646303" w14:textId="45E88B62" w:rsidR="00C5544B" w:rsidRDefault="00C5544B" w:rsidP="00264241">
      <w:pPr>
        <w:rPr>
          <w:lang w:eastAsia="en-US"/>
        </w:rPr>
      </w:pPr>
      <w:r w:rsidRPr="00372BEC">
        <w:rPr>
          <w:highlight w:val="yellow"/>
          <w:lang w:eastAsia="en-US"/>
        </w:rPr>
        <w:t xml:space="preserve">Apache </w:t>
      </w:r>
      <w:proofErr w:type="spellStart"/>
      <w:r w:rsidRPr="00372BEC">
        <w:rPr>
          <w:highlight w:val="yellow"/>
          <w:lang w:eastAsia="en-US"/>
        </w:rPr>
        <w:t>Cordova</w:t>
      </w:r>
      <w:proofErr w:type="spellEnd"/>
      <w:r w:rsidR="00D42714" w:rsidRPr="00372BEC">
        <w:rPr>
          <w:highlight w:val="yellow"/>
          <w:lang w:eastAsia="en-US"/>
        </w:rPr>
        <w:t xml:space="preserve"> zal zijn applicatie starten door een </w:t>
      </w:r>
      <w:proofErr w:type="spellStart"/>
      <w:r w:rsidR="00D42714" w:rsidRPr="00372BEC">
        <w:rPr>
          <w:highlight w:val="yellow"/>
          <w:lang w:eastAsia="en-US"/>
        </w:rPr>
        <w:t>WebView</w:t>
      </w:r>
      <w:proofErr w:type="spellEnd"/>
      <w:r w:rsidR="00D42714" w:rsidRPr="00372BEC">
        <w:rPr>
          <w:highlight w:val="yellow"/>
          <w:lang w:eastAsia="en-US"/>
        </w:rPr>
        <w:t xml:space="preserve"> op te zetten die daarop dan zijn UI toont</w:t>
      </w:r>
      <w:r w:rsidRPr="00372BEC">
        <w:rPr>
          <w:highlight w:val="yellow"/>
          <w:lang w:eastAsia="en-US"/>
        </w:rPr>
        <w:t xml:space="preserve">. Voor alle andere platformen </w:t>
      </w:r>
      <w:r w:rsidR="00D42714" w:rsidRPr="00372BEC">
        <w:rPr>
          <w:highlight w:val="yellow"/>
          <w:lang w:eastAsia="en-US"/>
        </w:rPr>
        <w:t>zullen</w:t>
      </w:r>
      <w:r w:rsidRPr="00372BEC">
        <w:rPr>
          <w:highlight w:val="yellow"/>
          <w:lang w:eastAsia="en-US"/>
        </w:rPr>
        <w:t xml:space="preserve"> er effectief Android/iOS componenten aan te pas komen. Dit is een voordeel </w:t>
      </w:r>
      <w:r w:rsidR="00A1672C" w:rsidRPr="00372BEC">
        <w:rPr>
          <w:highlight w:val="yellow"/>
          <w:lang w:eastAsia="en-US"/>
        </w:rPr>
        <w:t xml:space="preserve">bij de </w:t>
      </w:r>
      <w:r w:rsidR="00A1672C" w:rsidRPr="00372BEC">
        <w:rPr>
          <w:i/>
          <w:highlight w:val="yellow"/>
          <w:lang w:eastAsia="en-US"/>
        </w:rPr>
        <w:t xml:space="preserve">look </w:t>
      </w:r>
      <w:proofErr w:type="spellStart"/>
      <w:r w:rsidR="00A1672C" w:rsidRPr="00372BEC">
        <w:rPr>
          <w:i/>
          <w:highlight w:val="yellow"/>
          <w:lang w:eastAsia="en-US"/>
        </w:rPr>
        <w:t>and</w:t>
      </w:r>
      <w:proofErr w:type="spellEnd"/>
      <w:r w:rsidR="00A1672C" w:rsidRPr="00372BEC">
        <w:rPr>
          <w:i/>
          <w:highlight w:val="yellow"/>
          <w:lang w:eastAsia="en-US"/>
        </w:rPr>
        <w:t xml:space="preserve"> feel</w:t>
      </w:r>
      <w:r w:rsidR="00A1672C" w:rsidRPr="00372BEC">
        <w:rPr>
          <w:highlight w:val="yellow"/>
          <w:lang w:eastAsia="en-US"/>
        </w:rPr>
        <w:t xml:space="preserve"> van de applicatie </w:t>
      </w:r>
      <w:r w:rsidR="00D13C4C" w:rsidRPr="00372BEC">
        <w:rPr>
          <w:highlight w:val="yellow"/>
          <w:lang w:eastAsia="en-US"/>
        </w:rPr>
        <w:t>aangezien</w:t>
      </w:r>
      <w:r w:rsidR="00A1672C" w:rsidRPr="00372BEC">
        <w:rPr>
          <w:highlight w:val="yellow"/>
          <w:lang w:eastAsia="en-US"/>
        </w:rPr>
        <w:t xml:space="preserve"> de applicaties ook eerder Android &amp; iOS zullen aanvoelen. </w:t>
      </w:r>
      <w:r w:rsidR="00D42714" w:rsidRPr="00372BEC">
        <w:rPr>
          <w:highlight w:val="yellow"/>
          <w:lang w:eastAsia="en-US"/>
        </w:rPr>
        <w:t>Deze eigenschap wordt theoretisch dan ook minder interessant verklaard.</w:t>
      </w:r>
    </w:p>
    <w:p w14:paraId="42087319" w14:textId="712DBE06" w:rsidR="001A012F" w:rsidRDefault="001A012F" w:rsidP="00264241">
      <w:pPr>
        <w:rPr>
          <w:lang w:eastAsia="en-US"/>
        </w:rPr>
      </w:pPr>
      <w:r>
        <w:rPr>
          <w:lang w:eastAsia="en-US"/>
        </w:rPr>
        <w:t xml:space="preserve">Het feit dat alles open source te vinden is, is een voordeel aan al deze cross-platform </w:t>
      </w:r>
      <w:proofErr w:type="spellStart"/>
      <w:r>
        <w:rPr>
          <w:lang w:eastAsia="en-US"/>
        </w:rPr>
        <w:t>frameworks</w:t>
      </w:r>
      <w:proofErr w:type="spellEnd"/>
      <w:r>
        <w:rPr>
          <w:lang w:eastAsia="en-US"/>
        </w:rPr>
        <w:t xml:space="preserve">. </w:t>
      </w:r>
      <w:r w:rsidRPr="00372BEC">
        <w:rPr>
          <w:highlight w:val="yellow"/>
          <w:lang w:eastAsia="en-US"/>
        </w:rPr>
        <w:t xml:space="preserve">Maar het feit dat </w:t>
      </w:r>
      <w:proofErr w:type="spellStart"/>
      <w:r w:rsidRPr="00372BEC">
        <w:rPr>
          <w:highlight w:val="yellow"/>
          <w:lang w:eastAsia="en-US"/>
        </w:rPr>
        <w:t>React</w:t>
      </w:r>
      <w:proofErr w:type="spellEnd"/>
      <w:r w:rsidRPr="00372BEC">
        <w:rPr>
          <w:highlight w:val="yellow"/>
          <w:lang w:eastAsia="en-US"/>
        </w:rPr>
        <w:t xml:space="preserve"> Native al zijn features</w:t>
      </w:r>
      <w:r w:rsidR="00372BEC" w:rsidRPr="00372BEC">
        <w:rPr>
          <w:highlight w:val="yellow"/>
          <w:lang w:eastAsia="en-US"/>
        </w:rPr>
        <w:t xml:space="preserve"> onder een courante licentie</w:t>
      </w:r>
      <w:r w:rsidRPr="00372BEC">
        <w:rPr>
          <w:highlight w:val="yellow"/>
          <w:lang w:eastAsia="en-US"/>
        </w:rPr>
        <w:t xml:space="preserve"> gratis aanbiedt</w:t>
      </w:r>
      <w:r>
        <w:rPr>
          <w:lang w:eastAsia="en-US"/>
        </w:rPr>
        <w:t xml:space="preserve">, is één van de redenen dat deze het hoogste </w:t>
      </w:r>
      <w:r w:rsidR="00501E78">
        <w:rPr>
          <w:lang w:eastAsia="en-US"/>
        </w:rPr>
        <w:t>zal</w:t>
      </w:r>
      <w:r>
        <w:rPr>
          <w:lang w:eastAsia="en-US"/>
        </w:rPr>
        <w:t xml:space="preserve"> gerangschikt </w:t>
      </w:r>
      <w:r w:rsidR="00501E78">
        <w:rPr>
          <w:lang w:eastAsia="en-US"/>
        </w:rPr>
        <w:t xml:space="preserve">staan </w:t>
      </w:r>
      <w:r>
        <w:rPr>
          <w:lang w:eastAsia="en-US"/>
        </w:rPr>
        <w:t xml:space="preserve">op </w:t>
      </w:r>
      <w:r w:rsidR="00D42714">
        <w:rPr>
          <w:lang w:eastAsia="en-US"/>
        </w:rPr>
        <w:t>de</w:t>
      </w:r>
      <w:r w:rsidR="00CA3C13">
        <w:rPr>
          <w:lang w:eastAsia="en-US"/>
        </w:rPr>
        <w:t xml:space="preserve"> </w:t>
      </w:r>
      <w:r w:rsidR="00501E78">
        <w:rPr>
          <w:lang w:eastAsia="en-US"/>
        </w:rPr>
        <w:t xml:space="preserve">finale </w:t>
      </w:r>
      <w:r w:rsidR="00CA3C13">
        <w:rPr>
          <w:lang w:eastAsia="en-US"/>
        </w:rPr>
        <w:t>theoretische lijst</w:t>
      </w:r>
      <w:r w:rsidR="00372BEC">
        <w:rPr>
          <w:lang w:eastAsia="en-US"/>
        </w:rPr>
        <w:t>.</w:t>
      </w:r>
      <w:r w:rsidR="008F75D4">
        <w:rPr>
          <w:lang w:eastAsia="en-US"/>
        </w:rPr>
        <w:t xml:space="preserve"> </w:t>
      </w:r>
      <w:r w:rsidR="00372BEC">
        <w:rPr>
          <w:lang w:eastAsia="en-US"/>
        </w:rPr>
        <w:t>D</w:t>
      </w:r>
      <w:r w:rsidR="008F75D4">
        <w:rPr>
          <w:lang w:eastAsia="en-US"/>
        </w:rPr>
        <w:t>it</w:t>
      </w:r>
      <w:r w:rsidR="00372BEC">
        <w:rPr>
          <w:lang w:eastAsia="en-US"/>
        </w:rPr>
        <w:t xml:space="preserve"> zal</w:t>
      </w:r>
      <w:r w:rsidR="008F75D4">
        <w:rPr>
          <w:lang w:eastAsia="en-US"/>
        </w:rPr>
        <w:t xml:space="preserve"> zeer interessant zijn voor een bedrijf als </w:t>
      </w:r>
      <w:proofErr w:type="spellStart"/>
      <w:r w:rsidR="008F75D4">
        <w:rPr>
          <w:lang w:eastAsia="en-US"/>
        </w:rPr>
        <w:t>Zappware</w:t>
      </w:r>
      <w:proofErr w:type="spellEnd"/>
      <w:r w:rsidR="008F75D4">
        <w:rPr>
          <w:lang w:eastAsia="en-US"/>
        </w:rPr>
        <w:t xml:space="preserve">, die ook aan de financiële kant </w:t>
      </w:r>
      <w:r w:rsidR="00372BEC">
        <w:rPr>
          <w:lang w:eastAsia="en-US"/>
        </w:rPr>
        <w:t xml:space="preserve">van development </w:t>
      </w:r>
      <w:proofErr w:type="spellStart"/>
      <w:r w:rsidR="00372BEC">
        <w:rPr>
          <w:lang w:eastAsia="en-US"/>
        </w:rPr>
        <w:t>frameworks</w:t>
      </w:r>
      <w:proofErr w:type="spellEnd"/>
      <w:r w:rsidR="00372BEC">
        <w:rPr>
          <w:lang w:eastAsia="en-US"/>
        </w:rPr>
        <w:t xml:space="preserve"> </w:t>
      </w:r>
      <w:r w:rsidR="008F75D4">
        <w:rPr>
          <w:lang w:eastAsia="en-US"/>
        </w:rPr>
        <w:t>moet denken.</w:t>
      </w:r>
    </w:p>
    <w:p w14:paraId="2E75A9FD" w14:textId="22246FD6" w:rsidR="008F75D4" w:rsidRDefault="008F75D4" w:rsidP="00264241">
      <w:pPr>
        <w:rPr>
          <w:lang w:eastAsia="en-US"/>
        </w:rPr>
      </w:pPr>
      <w:r>
        <w:rPr>
          <w:lang w:eastAsia="en-US"/>
        </w:rPr>
        <w:t xml:space="preserve">Als we al deze feiten opsommen dan </w:t>
      </w:r>
      <w:r w:rsidR="00B5756E">
        <w:rPr>
          <w:lang w:eastAsia="en-US"/>
        </w:rPr>
        <w:t>wordt bevestigd</w:t>
      </w:r>
      <w:r>
        <w:rPr>
          <w:lang w:eastAsia="en-US"/>
        </w:rPr>
        <w:t xml:space="preserve"> dat theoretisch gezien </w:t>
      </w:r>
      <w:proofErr w:type="spellStart"/>
      <w:r w:rsidRPr="008F75D4">
        <w:rPr>
          <w:b/>
          <w:lang w:eastAsia="en-US"/>
        </w:rPr>
        <w:t>React</w:t>
      </w:r>
      <w:proofErr w:type="spellEnd"/>
      <w:r w:rsidRPr="008F75D4">
        <w:rPr>
          <w:b/>
          <w:lang w:eastAsia="en-US"/>
        </w:rPr>
        <w:t xml:space="preserve"> Native</w:t>
      </w:r>
      <w:r>
        <w:rPr>
          <w:lang w:eastAsia="en-US"/>
        </w:rPr>
        <w:t xml:space="preserve"> het boeiendste concept is van alle platformen. Met een combinatie van </w:t>
      </w:r>
      <w:r w:rsidR="007D5FFC">
        <w:rPr>
          <w:lang w:eastAsia="en-US"/>
        </w:rPr>
        <w:t>free-</w:t>
      </w:r>
      <w:proofErr w:type="spellStart"/>
      <w:r w:rsidR="007D5FFC">
        <w:rPr>
          <w:lang w:eastAsia="en-US"/>
        </w:rPr>
        <w:t>to</w:t>
      </w:r>
      <w:proofErr w:type="spellEnd"/>
      <w:r w:rsidR="007D5FFC">
        <w:rPr>
          <w:lang w:eastAsia="en-US"/>
        </w:rPr>
        <w:t>-</w:t>
      </w:r>
      <w:proofErr w:type="spellStart"/>
      <w:r w:rsidR="007D5FFC">
        <w:rPr>
          <w:lang w:eastAsia="en-US"/>
        </w:rPr>
        <w:t>use</w:t>
      </w:r>
      <w:proofErr w:type="spellEnd"/>
      <w:r>
        <w:rPr>
          <w:lang w:eastAsia="en-US"/>
        </w:rPr>
        <w:t xml:space="preserve">, native </w:t>
      </w:r>
      <w:r w:rsidR="003E2372">
        <w:rPr>
          <w:lang w:eastAsia="en-US"/>
        </w:rPr>
        <w:t>UI-controllers</w:t>
      </w:r>
      <w:r>
        <w:rPr>
          <w:lang w:eastAsia="en-US"/>
        </w:rPr>
        <w:t xml:space="preserve"> en een veelgebruikte bekende taal </w:t>
      </w:r>
      <w:r w:rsidR="00D13C4C">
        <w:rPr>
          <w:lang w:eastAsia="en-US"/>
        </w:rPr>
        <w:t>zit</w:t>
      </w:r>
      <w:r>
        <w:rPr>
          <w:lang w:eastAsia="en-US"/>
        </w:rPr>
        <w:t xml:space="preserve"> hierin het meeste potentieel</w:t>
      </w:r>
      <w:r w:rsidR="007D5FFC">
        <w:rPr>
          <w:lang w:eastAsia="en-US"/>
        </w:rPr>
        <w:t xml:space="preserve"> als de platformen vanuit een theoretische ooghoek </w:t>
      </w:r>
      <w:r w:rsidR="00B5756E">
        <w:rPr>
          <w:lang w:eastAsia="en-US"/>
        </w:rPr>
        <w:t>bekeken worden</w:t>
      </w:r>
      <w:r>
        <w:rPr>
          <w:lang w:eastAsia="en-US"/>
        </w:rPr>
        <w:t xml:space="preserve">. </w:t>
      </w:r>
    </w:p>
    <w:p w14:paraId="37B7FBBB" w14:textId="114FD50A" w:rsidR="008F75D4" w:rsidRDefault="008F75D4" w:rsidP="00264241">
      <w:pPr>
        <w:rPr>
          <w:lang w:eastAsia="en-US"/>
        </w:rPr>
      </w:pPr>
      <w:r>
        <w:rPr>
          <w:lang w:eastAsia="en-US"/>
        </w:rPr>
        <w:t xml:space="preserve">Eén van de belangrijkste onderdelen van </w:t>
      </w:r>
      <w:r w:rsidR="00B5756E">
        <w:rPr>
          <w:lang w:eastAsia="en-US"/>
        </w:rPr>
        <w:t>de</w:t>
      </w:r>
      <w:r>
        <w:rPr>
          <w:lang w:eastAsia="en-US"/>
        </w:rPr>
        <w:t xml:space="preserve"> criteria is de </w:t>
      </w:r>
      <w:r w:rsidRPr="008F75D4">
        <w:rPr>
          <w:i/>
          <w:lang w:eastAsia="en-US"/>
        </w:rPr>
        <w:t xml:space="preserve">look </w:t>
      </w:r>
      <w:proofErr w:type="spellStart"/>
      <w:r w:rsidRPr="008F75D4">
        <w:rPr>
          <w:i/>
          <w:lang w:eastAsia="en-US"/>
        </w:rPr>
        <w:t>and</w:t>
      </w:r>
      <w:proofErr w:type="spellEnd"/>
      <w:r w:rsidRPr="008F75D4">
        <w:rPr>
          <w:i/>
          <w:lang w:eastAsia="en-US"/>
        </w:rPr>
        <w:t xml:space="preserve"> feel</w:t>
      </w:r>
      <w:r>
        <w:rPr>
          <w:i/>
          <w:lang w:eastAsia="en-US"/>
        </w:rPr>
        <w:t xml:space="preserve">, </w:t>
      </w:r>
      <w:r>
        <w:rPr>
          <w:lang w:eastAsia="en-US"/>
        </w:rPr>
        <w:t xml:space="preserve">aangezien </w:t>
      </w:r>
      <w:proofErr w:type="spellStart"/>
      <w:r w:rsidRPr="008F75D4">
        <w:rPr>
          <w:b/>
          <w:lang w:eastAsia="en-US"/>
        </w:rPr>
        <w:t>Xamarin</w:t>
      </w:r>
      <w:proofErr w:type="spellEnd"/>
      <w:r>
        <w:rPr>
          <w:b/>
          <w:lang w:eastAsia="en-US"/>
        </w:rPr>
        <w:t xml:space="preserve"> </w:t>
      </w:r>
      <w:r>
        <w:rPr>
          <w:lang w:eastAsia="en-US"/>
        </w:rPr>
        <w:t xml:space="preserve">eveneens de native </w:t>
      </w:r>
      <w:r w:rsidR="003E2372">
        <w:rPr>
          <w:lang w:eastAsia="en-US"/>
        </w:rPr>
        <w:t>UI-controllers</w:t>
      </w:r>
      <w:r>
        <w:rPr>
          <w:lang w:eastAsia="en-US"/>
        </w:rPr>
        <w:t xml:space="preserve"> gebruikt komt deze als 2</w:t>
      </w:r>
      <w:r w:rsidRPr="008F75D4">
        <w:rPr>
          <w:vertAlign w:val="superscript"/>
          <w:lang w:eastAsia="en-US"/>
        </w:rPr>
        <w:t>de</w:t>
      </w:r>
      <w:r>
        <w:rPr>
          <w:lang w:eastAsia="en-US"/>
        </w:rPr>
        <w:t xml:space="preserve"> </w:t>
      </w:r>
      <w:r w:rsidR="00B5756E">
        <w:rPr>
          <w:lang w:eastAsia="en-US"/>
        </w:rPr>
        <w:t xml:space="preserve">meest geschikte </w:t>
      </w:r>
      <w:r>
        <w:rPr>
          <w:lang w:eastAsia="en-US"/>
        </w:rPr>
        <w:t>crossplatform</w:t>
      </w:r>
      <w:r w:rsidR="007D5FFC">
        <w:rPr>
          <w:lang w:eastAsia="en-US"/>
        </w:rPr>
        <w:t xml:space="preserve"> </w:t>
      </w:r>
      <w:proofErr w:type="spellStart"/>
      <w:r>
        <w:rPr>
          <w:lang w:eastAsia="en-US"/>
        </w:rPr>
        <w:t>framework</w:t>
      </w:r>
      <w:proofErr w:type="spellEnd"/>
      <w:r>
        <w:rPr>
          <w:lang w:eastAsia="en-US"/>
        </w:rPr>
        <w:t xml:space="preserve"> qua potentieel.</w:t>
      </w:r>
    </w:p>
    <w:p w14:paraId="2B322582" w14:textId="3DEA1C80" w:rsidR="008F75D4" w:rsidRPr="008F75D4" w:rsidRDefault="008F75D4" w:rsidP="00264241">
      <w:pPr>
        <w:rPr>
          <w:lang w:eastAsia="en-US"/>
        </w:rPr>
      </w:pPr>
      <w:r>
        <w:rPr>
          <w:lang w:eastAsia="en-US"/>
        </w:rPr>
        <w:t xml:space="preserve">Dan </w:t>
      </w:r>
      <w:r w:rsidR="00B5756E">
        <w:rPr>
          <w:lang w:eastAsia="en-US"/>
        </w:rPr>
        <w:t>blijft</w:t>
      </w:r>
      <w:r>
        <w:rPr>
          <w:lang w:eastAsia="en-US"/>
        </w:rPr>
        <w:t xml:space="preserve"> </w:t>
      </w:r>
      <w:proofErr w:type="spellStart"/>
      <w:r>
        <w:rPr>
          <w:lang w:eastAsia="en-US"/>
        </w:rPr>
        <w:t>Qt</w:t>
      </w:r>
      <w:proofErr w:type="spellEnd"/>
      <w:r>
        <w:rPr>
          <w:lang w:eastAsia="en-US"/>
        </w:rPr>
        <w:t xml:space="preserve"> en Apache </w:t>
      </w:r>
      <w:proofErr w:type="spellStart"/>
      <w:r>
        <w:rPr>
          <w:lang w:eastAsia="en-US"/>
        </w:rPr>
        <w:t>Cordova</w:t>
      </w:r>
      <w:proofErr w:type="spellEnd"/>
      <w:r>
        <w:rPr>
          <w:lang w:eastAsia="en-US"/>
        </w:rPr>
        <w:t xml:space="preserve"> over. Aangezien</w:t>
      </w:r>
      <w:r w:rsidR="007D5FFC">
        <w:rPr>
          <w:lang w:eastAsia="en-US"/>
        </w:rPr>
        <w:t xml:space="preserve"> </w:t>
      </w:r>
      <w:proofErr w:type="spellStart"/>
      <w:r w:rsidR="007D5FFC" w:rsidRPr="007D5FFC">
        <w:rPr>
          <w:b/>
          <w:lang w:eastAsia="en-US"/>
        </w:rPr>
        <w:t>Qt</w:t>
      </w:r>
      <w:proofErr w:type="spellEnd"/>
      <w:r w:rsidR="007D5FFC">
        <w:rPr>
          <w:lang w:eastAsia="en-US"/>
        </w:rPr>
        <w:t xml:space="preserve"> geen </w:t>
      </w:r>
      <w:proofErr w:type="spellStart"/>
      <w:r w:rsidR="007D5FFC">
        <w:rPr>
          <w:lang w:eastAsia="en-US"/>
        </w:rPr>
        <w:t>WebView</w:t>
      </w:r>
      <w:proofErr w:type="spellEnd"/>
      <w:r w:rsidR="007D5FFC">
        <w:rPr>
          <w:lang w:eastAsia="en-US"/>
        </w:rPr>
        <w:t xml:space="preserve"> gebruikt om zijn UI op te renderen, </w:t>
      </w:r>
      <w:r w:rsidR="00D13C4C">
        <w:rPr>
          <w:lang w:eastAsia="en-US"/>
        </w:rPr>
        <w:t>gaan we hieraan toch de voorkeur geven ten nadele van</w:t>
      </w:r>
      <w:r w:rsidR="007D5FFC">
        <w:rPr>
          <w:lang w:eastAsia="en-US"/>
        </w:rPr>
        <w:t xml:space="preserve"> </w:t>
      </w:r>
      <w:r w:rsidR="007D5FFC" w:rsidRPr="007D5FFC">
        <w:rPr>
          <w:b/>
          <w:lang w:eastAsia="en-US"/>
        </w:rPr>
        <w:t xml:space="preserve">Apache </w:t>
      </w:r>
      <w:proofErr w:type="spellStart"/>
      <w:r w:rsidR="007D5FFC" w:rsidRPr="007D5FFC">
        <w:rPr>
          <w:b/>
          <w:lang w:eastAsia="en-US"/>
        </w:rPr>
        <w:t>Cordova</w:t>
      </w:r>
      <w:proofErr w:type="spellEnd"/>
      <w:r w:rsidR="007D5FFC">
        <w:rPr>
          <w:lang w:eastAsia="en-US"/>
        </w:rPr>
        <w:t>. Door</w:t>
      </w:r>
      <w:r w:rsidR="00B5756E">
        <w:rPr>
          <w:lang w:eastAsia="en-US"/>
        </w:rPr>
        <w:t xml:space="preserve"> tijdsgebrek zal niet alles geïmplementeerd kunnen worden, hierdoor zullen deze laatste twee applicaties niet effectief gebouwd worden</w:t>
      </w:r>
      <w:r w:rsidR="007D5FFC">
        <w:rPr>
          <w:lang w:eastAsia="en-US"/>
        </w:rPr>
        <w:t xml:space="preserve">. Deels omdat </w:t>
      </w:r>
      <w:r w:rsidR="00B5756E">
        <w:rPr>
          <w:lang w:eastAsia="en-US"/>
        </w:rPr>
        <w:t>er al</w:t>
      </w:r>
      <w:r w:rsidR="007D5FFC">
        <w:rPr>
          <w:lang w:eastAsia="en-US"/>
        </w:rPr>
        <w:t xml:space="preserve"> ervaring </w:t>
      </w:r>
      <w:r w:rsidR="00B5756E">
        <w:rPr>
          <w:lang w:eastAsia="en-US"/>
        </w:rPr>
        <w:t>was</w:t>
      </w:r>
      <w:r w:rsidR="007D5FFC">
        <w:rPr>
          <w:lang w:eastAsia="en-US"/>
        </w:rPr>
        <w:t xml:space="preserve"> opgedaan met </w:t>
      </w:r>
      <w:proofErr w:type="spellStart"/>
      <w:r w:rsidR="007D5FFC">
        <w:rPr>
          <w:lang w:eastAsia="en-US"/>
        </w:rPr>
        <w:t>Qt</w:t>
      </w:r>
      <w:proofErr w:type="spellEnd"/>
      <w:r w:rsidR="007D5FFC">
        <w:rPr>
          <w:lang w:eastAsia="en-US"/>
        </w:rPr>
        <w:t xml:space="preserve"> in het vorige jaar en daaruit is gebleken dat dit platform toch geen ideaal cross-platform bleek</w:t>
      </w:r>
      <w:r w:rsidR="00D13C4C">
        <w:rPr>
          <w:lang w:eastAsia="en-US"/>
        </w:rPr>
        <w:t xml:space="preserve"> waarbij de </w:t>
      </w:r>
      <w:r w:rsidR="00D13C4C" w:rsidRPr="00D13C4C">
        <w:rPr>
          <w:i/>
          <w:lang w:eastAsia="en-US"/>
        </w:rPr>
        <w:t xml:space="preserve">look </w:t>
      </w:r>
      <w:proofErr w:type="spellStart"/>
      <w:r w:rsidR="00D13C4C" w:rsidRPr="00D13C4C">
        <w:rPr>
          <w:i/>
          <w:lang w:eastAsia="en-US"/>
        </w:rPr>
        <w:t>and</w:t>
      </w:r>
      <w:proofErr w:type="spellEnd"/>
      <w:r w:rsidR="00D13C4C" w:rsidRPr="00D13C4C">
        <w:rPr>
          <w:i/>
          <w:lang w:eastAsia="en-US"/>
        </w:rPr>
        <w:t xml:space="preserve"> feel</w:t>
      </w:r>
      <w:r w:rsidR="00D13C4C">
        <w:rPr>
          <w:lang w:eastAsia="en-US"/>
        </w:rPr>
        <w:t xml:space="preserve"> van geïmplementeerde applicaties toch </w:t>
      </w:r>
      <w:r w:rsidR="003E2372">
        <w:rPr>
          <w:lang w:eastAsia="en-US"/>
        </w:rPr>
        <w:t>tekortkwam</w:t>
      </w:r>
      <w:r w:rsidR="00D13C4C">
        <w:rPr>
          <w:lang w:eastAsia="en-US"/>
        </w:rPr>
        <w:t>.</w:t>
      </w:r>
    </w:p>
    <w:p w14:paraId="326BA858" w14:textId="76F8A452" w:rsidR="00577961" w:rsidRPr="008A1146" w:rsidRDefault="00577961" w:rsidP="00FC34E6">
      <w:pPr>
        <w:pStyle w:val="Kop3"/>
        <w:rPr>
          <w:highlight w:val="yellow"/>
          <w:lang w:eastAsia="en-US"/>
        </w:rPr>
      </w:pPr>
      <w:r w:rsidRPr="008A1146">
        <w:rPr>
          <w:highlight w:val="yellow"/>
          <w:lang w:eastAsia="en-US"/>
        </w:rPr>
        <w:t>Tool</w:t>
      </w:r>
      <w:r w:rsidR="00680856">
        <w:rPr>
          <w:highlight w:val="yellow"/>
          <w:lang w:eastAsia="en-US"/>
        </w:rPr>
        <w:t>s</w:t>
      </w:r>
    </w:p>
    <w:p w14:paraId="2C5508A6" w14:textId="48B8F094" w:rsidR="00131338" w:rsidRPr="008A1146" w:rsidRDefault="00131338" w:rsidP="00131338">
      <w:pPr>
        <w:rPr>
          <w:highlight w:val="yellow"/>
          <w:lang w:eastAsia="en-US"/>
        </w:rPr>
      </w:pPr>
      <w:r w:rsidRPr="008A1146">
        <w:rPr>
          <w:highlight w:val="yellow"/>
          <w:lang w:eastAsia="en-US"/>
        </w:rPr>
        <w:t xml:space="preserve">Om de praktische controles </w:t>
      </w:r>
      <w:proofErr w:type="spellStart"/>
      <w:r w:rsidRPr="008A1146">
        <w:rPr>
          <w:highlight w:val="yellow"/>
          <w:lang w:eastAsia="en-US"/>
        </w:rPr>
        <w:t>ui</w:t>
      </w:r>
      <w:r w:rsidR="00431E09">
        <w:rPr>
          <w:highlight w:val="yellow"/>
          <w:lang w:eastAsia="en-US"/>
        </w:rPr>
        <w:t>s</w:t>
      </w:r>
      <w:r w:rsidRPr="008A1146">
        <w:rPr>
          <w:highlight w:val="yellow"/>
          <w:lang w:eastAsia="en-US"/>
        </w:rPr>
        <w:t>te</w:t>
      </w:r>
      <w:proofErr w:type="spellEnd"/>
      <w:r w:rsidRPr="008A1146">
        <w:rPr>
          <w:highlight w:val="yellow"/>
          <w:lang w:eastAsia="en-US"/>
        </w:rPr>
        <w:t xml:space="preserve"> voeren wordt er gebruik gemaakt van een </w:t>
      </w:r>
      <w:r w:rsidR="00431E09">
        <w:rPr>
          <w:highlight w:val="yellow"/>
          <w:lang w:eastAsia="en-US"/>
        </w:rPr>
        <w:t>aantal</w:t>
      </w:r>
      <w:r w:rsidRPr="008A1146">
        <w:rPr>
          <w:highlight w:val="yellow"/>
          <w:lang w:eastAsia="en-US"/>
        </w:rPr>
        <w:t xml:space="preserve"> tool</w:t>
      </w:r>
      <w:r w:rsidR="00431E09">
        <w:rPr>
          <w:highlight w:val="yellow"/>
          <w:lang w:eastAsia="en-US"/>
        </w:rPr>
        <w:t>s</w:t>
      </w:r>
      <w:r w:rsidRPr="008A1146">
        <w:rPr>
          <w:highlight w:val="yellow"/>
          <w:lang w:eastAsia="en-US"/>
        </w:rPr>
        <w:t xml:space="preserve">. Deze </w:t>
      </w:r>
      <w:r w:rsidR="007A61F6" w:rsidRPr="008A1146">
        <w:rPr>
          <w:highlight w:val="yellow"/>
          <w:lang w:eastAsia="en-US"/>
        </w:rPr>
        <w:t>z</w:t>
      </w:r>
      <w:r w:rsidR="00431E09">
        <w:rPr>
          <w:highlight w:val="yellow"/>
          <w:lang w:eastAsia="en-US"/>
        </w:rPr>
        <w:t>ullen</w:t>
      </w:r>
      <w:r w:rsidRPr="008A1146">
        <w:rPr>
          <w:highlight w:val="yellow"/>
          <w:lang w:eastAsia="en-US"/>
        </w:rPr>
        <w:t xml:space="preserve"> helpen bij </w:t>
      </w:r>
      <w:r w:rsidR="000324FA" w:rsidRPr="008A1146">
        <w:rPr>
          <w:highlight w:val="yellow"/>
          <w:lang w:eastAsia="en-US"/>
        </w:rPr>
        <w:t xml:space="preserve">het vergelijken in termen van </w:t>
      </w:r>
      <w:proofErr w:type="spellStart"/>
      <w:r w:rsidR="000324FA" w:rsidRPr="008A1146">
        <w:rPr>
          <w:highlight w:val="yellow"/>
          <w:lang w:eastAsia="en-US"/>
        </w:rPr>
        <w:t>performantie</w:t>
      </w:r>
      <w:proofErr w:type="spellEnd"/>
      <w:r w:rsidR="000324FA" w:rsidRPr="008A1146">
        <w:rPr>
          <w:highlight w:val="yellow"/>
          <w:lang w:eastAsia="en-US"/>
        </w:rPr>
        <w:t xml:space="preserve">. Eerst </w:t>
      </w:r>
      <w:r w:rsidR="00431E09">
        <w:rPr>
          <w:highlight w:val="yellow"/>
          <w:lang w:eastAsia="en-US"/>
        </w:rPr>
        <w:t>worden</w:t>
      </w:r>
      <w:r w:rsidR="000324FA" w:rsidRPr="008A1146">
        <w:rPr>
          <w:highlight w:val="yellow"/>
          <w:lang w:eastAsia="en-US"/>
        </w:rPr>
        <w:t xml:space="preserve"> deze besproken</w:t>
      </w:r>
      <w:r w:rsidR="00CD55A0" w:rsidRPr="008A1146">
        <w:rPr>
          <w:highlight w:val="yellow"/>
          <w:lang w:eastAsia="en-US"/>
        </w:rPr>
        <w:t xml:space="preserve"> in het algemeen</w:t>
      </w:r>
      <w:r w:rsidR="00690F84" w:rsidRPr="008A1146">
        <w:rPr>
          <w:highlight w:val="yellow"/>
          <w:lang w:eastAsia="en-US"/>
        </w:rPr>
        <w:t xml:space="preserve">. Hierna </w:t>
      </w:r>
      <w:r w:rsidR="00550A0B" w:rsidRPr="008A1146">
        <w:rPr>
          <w:highlight w:val="yellow"/>
          <w:lang w:eastAsia="en-US"/>
        </w:rPr>
        <w:t>zal</w:t>
      </w:r>
      <w:r w:rsidR="00690F84" w:rsidRPr="008A1146">
        <w:rPr>
          <w:highlight w:val="yellow"/>
          <w:lang w:eastAsia="en-US"/>
        </w:rPr>
        <w:t xml:space="preserve"> </w:t>
      </w:r>
      <w:r w:rsidR="00550A0B" w:rsidRPr="008A1146">
        <w:rPr>
          <w:highlight w:val="yellow"/>
          <w:lang w:eastAsia="en-US"/>
        </w:rPr>
        <w:t>er</w:t>
      </w:r>
      <w:r w:rsidR="00690F84" w:rsidRPr="008A1146">
        <w:rPr>
          <w:highlight w:val="yellow"/>
          <w:lang w:eastAsia="en-US"/>
        </w:rPr>
        <w:t xml:space="preserve"> naar </w:t>
      </w:r>
      <w:r w:rsidR="00431E09">
        <w:rPr>
          <w:highlight w:val="yellow"/>
          <w:lang w:eastAsia="en-US"/>
        </w:rPr>
        <w:t>deze</w:t>
      </w:r>
      <w:r w:rsidR="00690F84" w:rsidRPr="008A1146">
        <w:rPr>
          <w:highlight w:val="yellow"/>
          <w:lang w:eastAsia="en-US"/>
        </w:rPr>
        <w:t xml:space="preserve"> hulpmiddel</w:t>
      </w:r>
      <w:r w:rsidR="00431E09">
        <w:rPr>
          <w:highlight w:val="yellow"/>
          <w:lang w:eastAsia="en-US"/>
        </w:rPr>
        <w:t>en</w:t>
      </w:r>
      <w:r w:rsidR="00690F84" w:rsidRPr="008A1146">
        <w:rPr>
          <w:highlight w:val="yellow"/>
          <w:lang w:eastAsia="en-US"/>
        </w:rPr>
        <w:t xml:space="preserve"> </w:t>
      </w:r>
      <w:r w:rsidR="00781C0D" w:rsidRPr="008A1146">
        <w:rPr>
          <w:highlight w:val="yellow"/>
          <w:lang w:eastAsia="en-US"/>
        </w:rPr>
        <w:t>verwezen worden</w:t>
      </w:r>
      <w:r w:rsidR="00690F84" w:rsidRPr="008A1146">
        <w:rPr>
          <w:highlight w:val="yellow"/>
          <w:lang w:eastAsia="en-US"/>
        </w:rPr>
        <w:t xml:space="preserve"> </w:t>
      </w:r>
      <w:r w:rsidR="0068023D" w:rsidRPr="008A1146">
        <w:rPr>
          <w:highlight w:val="yellow"/>
          <w:lang w:eastAsia="en-US"/>
        </w:rPr>
        <w:t xml:space="preserve">wanneer </w:t>
      </w:r>
      <w:r w:rsidR="00431E09">
        <w:rPr>
          <w:highlight w:val="yellow"/>
          <w:lang w:eastAsia="en-US"/>
        </w:rPr>
        <w:t>ze</w:t>
      </w:r>
      <w:r w:rsidR="0068023D" w:rsidRPr="008A1146">
        <w:rPr>
          <w:highlight w:val="yellow"/>
          <w:lang w:eastAsia="en-US"/>
        </w:rPr>
        <w:t xml:space="preserve"> in</w:t>
      </w:r>
      <w:r w:rsidR="00690F84" w:rsidRPr="008A1146">
        <w:rPr>
          <w:highlight w:val="yellow"/>
          <w:lang w:eastAsia="en-US"/>
        </w:rPr>
        <w:t xml:space="preserve"> het proces </w:t>
      </w:r>
      <w:r w:rsidR="007A61F6" w:rsidRPr="008A1146">
        <w:rPr>
          <w:highlight w:val="yellow"/>
          <w:lang w:eastAsia="en-US"/>
        </w:rPr>
        <w:t>werd</w:t>
      </w:r>
      <w:r w:rsidR="00690F84" w:rsidRPr="008A1146">
        <w:rPr>
          <w:highlight w:val="yellow"/>
          <w:lang w:eastAsia="en-US"/>
        </w:rPr>
        <w:t xml:space="preserve"> </w:t>
      </w:r>
      <w:r w:rsidR="00781C0D" w:rsidRPr="008A1146">
        <w:rPr>
          <w:highlight w:val="yellow"/>
          <w:lang w:eastAsia="en-US"/>
        </w:rPr>
        <w:t>toegepast</w:t>
      </w:r>
      <w:r w:rsidR="00690F84" w:rsidRPr="008A1146">
        <w:rPr>
          <w:highlight w:val="yellow"/>
          <w:lang w:eastAsia="en-US"/>
        </w:rPr>
        <w:t>.</w:t>
      </w:r>
    </w:p>
    <w:p w14:paraId="5991A481" w14:textId="32CB757A" w:rsidR="00460BC9" w:rsidRPr="008A1146" w:rsidRDefault="00577961" w:rsidP="00460BC9">
      <w:pPr>
        <w:pStyle w:val="Kop4"/>
        <w:rPr>
          <w:highlight w:val="yellow"/>
          <w:lang w:eastAsia="en-US"/>
        </w:rPr>
      </w:pPr>
      <w:r w:rsidRPr="008A1146">
        <w:rPr>
          <w:highlight w:val="yellow"/>
          <w:lang w:eastAsia="en-US"/>
        </w:rPr>
        <w:t>T</w:t>
      </w:r>
      <w:r w:rsidR="003C01F8" w:rsidRPr="008A1146">
        <w:rPr>
          <w:highlight w:val="yellow"/>
          <w:lang w:eastAsia="en-US"/>
        </w:rPr>
        <w:t>estobject</w:t>
      </w:r>
    </w:p>
    <w:p w14:paraId="62A9B2A9" w14:textId="2947D71E" w:rsidR="006770E3" w:rsidRPr="008A1146" w:rsidRDefault="00DE220B" w:rsidP="003C01F8">
      <w:pPr>
        <w:rPr>
          <w:highlight w:val="yellow"/>
          <w:lang w:eastAsia="en-US"/>
        </w:rPr>
      </w:pPr>
      <w:r w:rsidRPr="008A1146">
        <w:rPr>
          <w:highlight w:val="yellow"/>
          <w:lang w:eastAsia="en-US"/>
        </w:rPr>
        <w:t>Www.testobject.com</w:t>
      </w:r>
      <w:r w:rsidR="003C01F8" w:rsidRPr="008A1146">
        <w:rPr>
          <w:highlight w:val="yellow"/>
          <w:lang w:eastAsia="en-US"/>
        </w:rPr>
        <w:t xml:space="preserve"> is een</w:t>
      </w:r>
      <w:r w:rsidR="00182827" w:rsidRPr="008A1146">
        <w:rPr>
          <w:highlight w:val="yellow"/>
          <w:lang w:eastAsia="en-US"/>
        </w:rPr>
        <w:t xml:space="preserve"> online</w:t>
      </w:r>
      <w:r w:rsidR="003C01F8" w:rsidRPr="008A1146">
        <w:rPr>
          <w:highlight w:val="yellow"/>
          <w:lang w:eastAsia="en-US"/>
        </w:rPr>
        <w:t xml:space="preserve"> test-API die via een </w:t>
      </w:r>
      <w:proofErr w:type="spellStart"/>
      <w:r w:rsidR="003C01F8" w:rsidRPr="008A1146">
        <w:rPr>
          <w:highlight w:val="yellow"/>
          <w:lang w:eastAsia="en-US"/>
        </w:rPr>
        <w:t>cloud</w:t>
      </w:r>
      <w:proofErr w:type="spellEnd"/>
      <w:r w:rsidR="003C01F8" w:rsidRPr="008A1146">
        <w:rPr>
          <w:highlight w:val="yellow"/>
          <w:lang w:eastAsia="en-US"/>
        </w:rPr>
        <w:t xml:space="preserve"> verzekert dat de Android </w:t>
      </w:r>
      <w:r w:rsidR="002744A1" w:rsidRPr="008A1146">
        <w:rPr>
          <w:highlight w:val="yellow"/>
          <w:lang w:eastAsia="en-US"/>
        </w:rPr>
        <w:t xml:space="preserve">of iOS </w:t>
      </w:r>
      <w:r w:rsidR="003C01F8" w:rsidRPr="008A1146">
        <w:rPr>
          <w:highlight w:val="yellow"/>
          <w:lang w:eastAsia="en-US"/>
        </w:rPr>
        <w:t xml:space="preserve">applicaties die </w:t>
      </w:r>
      <w:r w:rsidR="00900D19" w:rsidRPr="008A1146">
        <w:rPr>
          <w:highlight w:val="yellow"/>
          <w:lang w:eastAsia="en-US"/>
        </w:rPr>
        <w:t xml:space="preserve">je </w:t>
      </w:r>
      <w:r w:rsidR="003C01F8" w:rsidRPr="008A1146">
        <w:rPr>
          <w:highlight w:val="yellow"/>
          <w:lang w:eastAsia="en-US"/>
        </w:rPr>
        <w:t xml:space="preserve">ontwikkeld </w:t>
      </w:r>
      <w:r w:rsidR="00900D19" w:rsidRPr="008A1146">
        <w:rPr>
          <w:highlight w:val="yellow"/>
          <w:lang w:eastAsia="en-US"/>
        </w:rPr>
        <w:t>hebt</w:t>
      </w:r>
      <w:r w:rsidR="003C01F8" w:rsidRPr="008A1146">
        <w:rPr>
          <w:highlight w:val="yellow"/>
          <w:lang w:eastAsia="en-US"/>
        </w:rPr>
        <w:t xml:space="preserve">, vlot werken op een bereik van verschillende </w:t>
      </w:r>
      <w:proofErr w:type="spellStart"/>
      <w:r w:rsidR="003C01F8" w:rsidRPr="008A1146">
        <w:rPr>
          <w:highlight w:val="yellow"/>
          <w:lang w:eastAsia="en-US"/>
        </w:rPr>
        <w:t>devices</w:t>
      </w:r>
      <w:proofErr w:type="spellEnd"/>
      <w:r w:rsidR="003C01F8" w:rsidRPr="008A1146">
        <w:rPr>
          <w:highlight w:val="yellow"/>
          <w:lang w:eastAsia="en-US"/>
        </w:rPr>
        <w:t>.</w:t>
      </w:r>
      <w:r w:rsidR="00CD12CB" w:rsidRPr="008A1146">
        <w:rPr>
          <w:highlight w:val="yellow"/>
          <w:lang w:eastAsia="en-US"/>
        </w:rPr>
        <w:t xml:space="preserve"> </w:t>
      </w:r>
      <w:r w:rsidR="006770E3" w:rsidRPr="008A1146">
        <w:rPr>
          <w:highlight w:val="yellow"/>
          <w:lang w:eastAsia="en-US"/>
        </w:rPr>
        <w:t>Ontwikkeld door een Amerikaans</w:t>
      </w:r>
      <w:r w:rsidR="0053506D" w:rsidRPr="008A1146">
        <w:rPr>
          <w:highlight w:val="yellow"/>
          <w:lang w:eastAsia="en-US"/>
        </w:rPr>
        <w:t xml:space="preserve"> bedrijf genaamd </w:t>
      </w:r>
      <w:proofErr w:type="spellStart"/>
      <w:r w:rsidR="0053506D" w:rsidRPr="008A1146">
        <w:rPr>
          <w:highlight w:val="yellow"/>
          <w:lang w:eastAsia="en-US"/>
        </w:rPr>
        <w:t>Sauce</w:t>
      </w:r>
      <w:proofErr w:type="spellEnd"/>
      <w:r w:rsidR="0053506D" w:rsidRPr="008A1146">
        <w:rPr>
          <w:highlight w:val="yellow"/>
          <w:lang w:eastAsia="en-US"/>
        </w:rPr>
        <w:t xml:space="preserve"> Labs</w:t>
      </w:r>
      <w:r w:rsidR="0068622D" w:rsidRPr="008A1146">
        <w:rPr>
          <w:highlight w:val="yellow"/>
          <w:lang w:eastAsia="en-US"/>
        </w:rPr>
        <w:t xml:space="preserve">, die eerder al implementaties van </w:t>
      </w:r>
      <w:proofErr w:type="spellStart"/>
      <w:r w:rsidR="00403AA2" w:rsidRPr="008A1146">
        <w:rPr>
          <w:highlight w:val="yellow"/>
          <w:lang w:eastAsia="en-US"/>
        </w:rPr>
        <w:t>cloud-hosted</w:t>
      </w:r>
      <w:proofErr w:type="spellEnd"/>
      <w:r w:rsidR="00403AA2" w:rsidRPr="008A1146">
        <w:rPr>
          <w:highlight w:val="yellow"/>
          <w:lang w:eastAsia="en-US"/>
        </w:rPr>
        <w:t>, web en mobiele applicaties</w:t>
      </w:r>
      <w:r w:rsidR="00952476" w:rsidRPr="008A1146">
        <w:rPr>
          <w:highlight w:val="yellow"/>
          <w:lang w:eastAsia="en-US"/>
        </w:rPr>
        <w:t xml:space="preserve"> test</w:t>
      </w:r>
      <w:r w:rsidR="001D4BED" w:rsidRPr="008A1146">
        <w:rPr>
          <w:highlight w:val="yellow"/>
          <w:lang w:eastAsia="en-US"/>
        </w:rPr>
        <w:t>s</w:t>
      </w:r>
      <w:r w:rsidR="00952476" w:rsidRPr="008A1146">
        <w:rPr>
          <w:highlight w:val="yellow"/>
          <w:lang w:eastAsia="en-US"/>
        </w:rPr>
        <w:t xml:space="preserve"> automatiseerden.</w:t>
      </w:r>
      <w:r w:rsidR="002E3363" w:rsidRPr="008A1146">
        <w:rPr>
          <w:highlight w:val="yellow"/>
          <w:lang w:eastAsia="en-US"/>
        </w:rPr>
        <w:t xml:space="preserve"> De feature </w:t>
      </w:r>
      <w:r w:rsidR="009D333D" w:rsidRPr="008A1146">
        <w:rPr>
          <w:highlight w:val="yellow"/>
          <w:lang w:eastAsia="en-US"/>
        </w:rPr>
        <w:t xml:space="preserve">is tegen betaling, maar heeft een open-source project </w:t>
      </w:r>
      <w:r w:rsidR="00DE63B3" w:rsidRPr="008A1146">
        <w:rPr>
          <w:highlight w:val="yellow"/>
          <w:lang w:eastAsia="en-US"/>
        </w:rPr>
        <w:t xml:space="preserve">genaamd Open </w:t>
      </w:r>
      <w:proofErr w:type="spellStart"/>
      <w:r w:rsidR="00DE63B3" w:rsidRPr="008A1146">
        <w:rPr>
          <w:highlight w:val="yellow"/>
          <w:lang w:eastAsia="en-US"/>
        </w:rPr>
        <w:t>Sauce</w:t>
      </w:r>
      <w:proofErr w:type="spellEnd"/>
      <w:r w:rsidR="00DE63B3" w:rsidRPr="008A1146">
        <w:rPr>
          <w:highlight w:val="yellow"/>
          <w:lang w:eastAsia="en-US"/>
        </w:rPr>
        <w:t xml:space="preserve"> en een gratis trial voor nieuwe gebruikers.</w:t>
      </w:r>
      <w:r w:rsidR="00CE64F2" w:rsidRPr="008A1146">
        <w:rPr>
          <w:highlight w:val="yellow"/>
          <w:lang w:eastAsia="en-US"/>
        </w:rPr>
        <w:t xml:space="preserve"> </w:t>
      </w:r>
      <w:sdt>
        <w:sdtPr>
          <w:rPr>
            <w:highlight w:val="yellow"/>
            <w:lang w:eastAsia="en-US"/>
          </w:rPr>
          <w:id w:val="765262230"/>
          <w:citation/>
        </w:sdtPr>
        <w:sdtContent>
          <w:r w:rsidR="00FE6E56">
            <w:rPr>
              <w:highlight w:val="yellow"/>
              <w:lang w:eastAsia="en-US"/>
            </w:rPr>
            <w:fldChar w:fldCharType="begin"/>
          </w:r>
          <w:r w:rsidR="00FE6E56">
            <w:rPr>
              <w:highlight w:val="yellow"/>
              <w:lang w:eastAsia="en-US"/>
            </w:rPr>
            <w:instrText xml:space="preserve"> CITATION Ope181 \l 2067 </w:instrText>
          </w:r>
          <w:r w:rsidR="00FE6E56">
            <w:rPr>
              <w:highlight w:val="yellow"/>
              <w:lang w:eastAsia="en-US"/>
            </w:rPr>
            <w:fldChar w:fldCharType="separate"/>
          </w:r>
          <w:r w:rsidR="00FE6E56" w:rsidRPr="00FE6E56">
            <w:rPr>
              <w:noProof/>
              <w:highlight w:val="yellow"/>
              <w:lang w:eastAsia="en-US"/>
            </w:rPr>
            <w:t>[35]</w:t>
          </w:r>
          <w:r w:rsidR="00FE6E56">
            <w:rPr>
              <w:highlight w:val="yellow"/>
              <w:lang w:eastAsia="en-US"/>
            </w:rPr>
            <w:fldChar w:fldCharType="end"/>
          </w:r>
        </w:sdtContent>
      </w:sdt>
    </w:p>
    <w:p w14:paraId="24A65CA4" w14:textId="5DA17D30" w:rsidR="00B949B5" w:rsidRPr="008A1146" w:rsidRDefault="00DE220B" w:rsidP="003C01F8">
      <w:pPr>
        <w:rPr>
          <w:highlight w:val="yellow"/>
          <w:lang w:eastAsia="en-US"/>
        </w:rPr>
      </w:pPr>
      <w:r>
        <w:rPr>
          <w:highlight w:val="yellow"/>
          <w:lang w:eastAsia="en-US"/>
        </w:rPr>
        <w:t xml:space="preserve">Deze gecreëerde </w:t>
      </w:r>
      <w:r w:rsidR="00CB03CB" w:rsidRPr="008A1146">
        <w:rPr>
          <w:highlight w:val="yellow"/>
          <w:lang w:eastAsia="en-US"/>
        </w:rPr>
        <w:t>.</w:t>
      </w:r>
      <w:r>
        <w:rPr>
          <w:highlight w:val="yellow"/>
          <w:lang w:eastAsia="en-US"/>
        </w:rPr>
        <w:t>apk</w:t>
      </w:r>
      <w:r w:rsidR="00C85199" w:rsidRPr="008A1146">
        <w:rPr>
          <w:highlight w:val="yellow"/>
          <w:lang w:eastAsia="en-US"/>
        </w:rPr>
        <w:t xml:space="preserve"> of </w:t>
      </w:r>
      <w:r w:rsidR="00CB03CB" w:rsidRPr="008A1146">
        <w:rPr>
          <w:highlight w:val="yellow"/>
          <w:lang w:eastAsia="en-US"/>
        </w:rPr>
        <w:t>.</w:t>
      </w:r>
      <w:proofErr w:type="spellStart"/>
      <w:r>
        <w:rPr>
          <w:highlight w:val="yellow"/>
          <w:lang w:eastAsia="en-US"/>
        </w:rPr>
        <w:t>ipa</w:t>
      </w:r>
      <w:proofErr w:type="spellEnd"/>
      <w:r w:rsidR="00C85199" w:rsidRPr="008A1146">
        <w:rPr>
          <w:highlight w:val="yellow"/>
          <w:lang w:eastAsia="en-US"/>
        </w:rPr>
        <w:t xml:space="preserve"> files, respectievelijk voor Android en iOS, wordt geüpload op de </w:t>
      </w:r>
      <w:proofErr w:type="spellStart"/>
      <w:r w:rsidR="00C85199" w:rsidRPr="008A1146">
        <w:rPr>
          <w:highlight w:val="yellow"/>
          <w:lang w:eastAsia="en-US"/>
        </w:rPr>
        <w:t>cloud</w:t>
      </w:r>
      <w:proofErr w:type="spellEnd"/>
      <w:r w:rsidR="00C85199" w:rsidRPr="008A1146">
        <w:rPr>
          <w:highlight w:val="yellow"/>
          <w:lang w:eastAsia="en-US"/>
        </w:rPr>
        <w:t>.</w:t>
      </w:r>
      <w:r w:rsidR="00F2673C" w:rsidRPr="008A1146">
        <w:rPr>
          <w:highlight w:val="yellow"/>
          <w:lang w:eastAsia="en-US"/>
        </w:rPr>
        <w:t xml:space="preserve"> Deze </w:t>
      </w:r>
      <w:r w:rsidR="00CB03CB" w:rsidRPr="008A1146">
        <w:rPr>
          <w:highlight w:val="yellow"/>
          <w:lang w:eastAsia="en-US"/>
        </w:rPr>
        <w:t>bestanden zullen</w:t>
      </w:r>
      <w:r w:rsidR="00C85199" w:rsidRPr="008A1146">
        <w:rPr>
          <w:highlight w:val="yellow"/>
          <w:lang w:eastAsia="en-US"/>
        </w:rPr>
        <w:t xml:space="preserve"> </w:t>
      </w:r>
      <w:r w:rsidR="00CB03CB" w:rsidRPr="008A1146">
        <w:rPr>
          <w:highlight w:val="yellow"/>
          <w:lang w:eastAsia="en-US"/>
        </w:rPr>
        <w:t>dan door een geautomatiseerd test</w:t>
      </w:r>
      <w:r w:rsidR="007E2C6C" w:rsidRPr="008A1146">
        <w:rPr>
          <w:highlight w:val="yellow"/>
          <w:lang w:eastAsia="en-US"/>
        </w:rPr>
        <w:t>omgeving beoordeeld worden. De resultaten</w:t>
      </w:r>
      <w:r w:rsidR="00FC1E19" w:rsidRPr="008A1146">
        <w:rPr>
          <w:highlight w:val="yellow"/>
          <w:lang w:eastAsia="en-US"/>
        </w:rPr>
        <w:t xml:space="preserve"> </w:t>
      </w:r>
      <w:r w:rsidR="00F2673C" w:rsidRPr="008A1146">
        <w:rPr>
          <w:highlight w:val="yellow"/>
          <w:lang w:eastAsia="en-US"/>
        </w:rPr>
        <w:t xml:space="preserve">die Testobject aanbiedt </w:t>
      </w:r>
      <w:r w:rsidR="00FC1E19" w:rsidRPr="008A1146">
        <w:rPr>
          <w:highlight w:val="yellow"/>
          <w:lang w:eastAsia="en-US"/>
        </w:rPr>
        <w:t>bestaa</w:t>
      </w:r>
      <w:r w:rsidR="00F2673C" w:rsidRPr="008A1146">
        <w:rPr>
          <w:highlight w:val="yellow"/>
          <w:lang w:eastAsia="en-US"/>
        </w:rPr>
        <w:t>n</w:t>
      </w:r>
      <w:r w:rsidR="00FC1E19" w:rsidRPr="008A1146">
        <w:rPr>
          <w:highlight w:val="yellow"/>
          <w:lang w:eastAsia="en-US"/>
        </w:rPr>
        <w:t xml:space="preserve"> uit</w:t>
      </w:r>
      <w:r w:rsidR="000C54EC" w:rsidRPr="008A1146">
        <w:rPr>
          <w:highlight w:val="yellow"/>
          <w:lang w:eastAsia="en-US"/>
        </w:rPr>
        <w:t xml:space="preserve"> onder andere</w:t>
      </w:r>
      <w:r w:rsidR="00FC1E19" w:rsidRPr="008A1146">
        <w:rPr>
          <w:highlight w:val="yellow"/>
          <w:lang w:eastAsia="en-US"/>
        </w:rPr>
        <w:t xml:space="preserve"> crash rapporten, kwaliteitsrapporten en </w:t>
      </w:r>
      <w:r w:rsidR="000C54EC" w:rsidRPr="008A1146">
        <w:rPr>
          <w:highlight w:val="yellow"/>
          <w:lang w:eastAsia="en-US"/>
        </w:rPr>
        <w:t>manuele tests</w:t>
      </w:r>
      <w:r w:rsidR="002D04A8" w:rsidRPr="008A1146">
        <w:rPr>
          <w:highlight w:val="yellow"/>
          <w:lang w:eastAsia="en-US"/>
        </w:rPr>
        <w:t>.</w:t>
      </w:r>
      <w:r w:rsidR="00271EF4" w:rsidRPr="008A1146">
        <w:rPr>
          <w:highlight w:val="yellow"/>
          <w:lang w:eastAsia="en-US"/>
        </w:rPr>
        <w:t xml:space="preserve"> </w:t>
      </w:r>
      <w:r w:rsidR="000C54EC" w:rsidRPr="008A1146">
        <w:rPr>
          <w:highlight w:val="yellow"/>
          <w:lang w:eastAsia="en-US"/>
        </w:rPr>
        <w:t xml:space="preserve"> </w:t>
      </w:r>
    </w:p>
    <w:p w14:paraId="30FFEB5C" w14:textId="6A7E3B7C" w:rsidR="00577961" w:rsidRDefault="00271EF4" w:rsidP="00577961">
      <w:pPr>
        <w:rPr>
          <w:highlight w:val="yellow"/>
          <w:lang w:eastAsia="en-US"/>
        </w:rPr>
      </w:pPr>
      <w:r w:rsidRPr="008A1146">
        <w:rPr>
          <w:highlight w:val="yellow"/>
          <w:lang w:eastAsia="en-US"/>
        </w:rPr>
        <w:lastRenderedPageBreak/>
        <w:t xml:space="preserve">Deze rapporten </w:t>
      </w:r>
      <w:r w:rsidR="00DF1B6B" w:rsidRPr="008A1146">
        <w:rPr>
          <w:highlight w:val="yellow"/>
          <w:lang w:eastAsia="en-US"/>
        </w:rPr>
        <w:t xml:space="preserve">zullen in de vorm van logs gegeven worden, waarbij </w:t>
      </w:r>
      <w:r w:rsidR="00B949B5" w:rsidRPr="008A1146">
        <w:rPr>
          <w:highlight w:val="yellow"/>
          <w:lang w:eastAsia="en-US"/>
        </w:rPr>
        <w:t>de installatietijd en opstartsnelheid af te leiden zal zijn</w:t>
      </w:r>
      <w:r w:rsidR="001A7EC5" w:rsidRPr="008A1146">
        <w:rPr>
          <w:highlight w:val="yellow"/>
          <w:lang w:eastAsia="en-US"/>
        </w:rPr>
        <w:t xml:space="preserve"> door de </w:t>
      </w:r>
      <w:proofErr w:type="spellStart"/>
      <w:r w:rsidR="001A7EC5" w:rsidRPr="008A1146">
        <w:rPr>
          <w:highlight w:val="yellow"/>
          <w:lang w:eastAsia="en-US"/>
        </w:rPr>
        <w:t>timestamps</w:t>
      </w:r>
      <w:proofErr w:type="spellEnd"/>
      <w:r w:rsidR="00E01586" w:rsidRPr="008A1146">
        <w:rPr>
          <w:highlight w:val="yellow"/>
          <w:lang w:eastAsia="en-US"/>
        </w:rPr>
        <w:t xml:space="preserve"> </w:t>
      </w:r>
      <w:r w:rsidR="008A1146" w:rsidRPr="008A1146">
        <w:rPr>
          <w:highlight w:val="yellow"/>
          <w:lang w:eastAsia="en-US"/>
        </w:rPr>
        <w:t>van bet begin van het proces met het einde</w:t>
      </w:r>
      <w:r w:rsidR="001A7EC5" w:rsidRPr="008A1146">
        <w:rPr>
          <w:highlight w:val="yellow"/>
          <w:lang w:eastAsia="en-US"/>
        </w:rPr>
        <w:t xml:space="preserve"> te vergelijken.</w:t>
      </w:r>
    </w:p>
    <w:p w14:paraId="5E03D331" w14:textId="20986681" w:rsidR="00431E09" w:rsidRPr="007A3520" w:rsidRDefault="00431E09" w:rsidP="00431E09">
      <w:pPr>
        <w:pStyle w:val="Kop4"/>
        <w:rPr>
          <w:highlight w:val="yellow"/>
          <w:lang w:eastAsia="en-US"/>
        </w:rPr>
      </w:pPr>
      <w:r w:rsidRPr="007A3520">
        <w:rPr>
          <w:highlight w:val="yellow"/>
          <w:lang w:eastAsia="en-US"/>
        </w:rPr>
        <w:t>Activity monitor</w:t>
      </w:r>
    </w:p>
    <w:p w14:paraId="064F169C" w14:textId="7906C1D5" w:rsidR="001F4A94" w:rsidRPr="007A3520" w:rsidRDefault="001F4A94" w:rsidP="00431E09">
      <w:pPr>
        <w:rPr>
          <w:highlight w:val="yellow"/>
          <w:lang w:eastAsia="en-US"/>
        </w:rPr>
      </w:pPr>
      <w:r w:rsidRPr="007A3520">
        <w:rPr>
          <w:highlight w:val="yellow"/>
          <w:lang w:eastAsia="en-US"/>
        </w:rPr>
        <w:t>Voor het geheugengebruik te monitoren van een Android applicatie kan simpelweg het real device gebruikt worden. De Android software heeft namelijk vanuit de eigen OS mogelijkheden om het cachegeheugen en het RAM-geheugen van apps afzonderlijk te bekijken.</w:t>
      </w:r>
    </w:p>
    <w:p w14:paraId="265BAB60" w14:textId="68219417" w:rsidR="00B83E03" w:rsidRPr="00431E09" w:rsidRDefault="00C417C8" w:rsidP="00431E09">
      <w:pPr>
        <w:rPr>
          <w:lang w:eastAsia="en-US"/>
        </w:rPr>
      </w:pPr>
      <w:r w:rsidRPr="007A3520">
        <w:rPr>
          <w:highlight w:val="yellow"/>
          <w:lang w:eastAsia="en-US"/>
        </w:rPr>
        <w:t xml:space="preserve">Indien het geheugengebruik </w:t>
      </w:r>
      <w:r w:rsidR="001F4A94" w:rsidRPr="007A3520">
        <w:rPr>
          <w:highlight w:val="yellow"/>
          <w:lang w:eastAsia="en-US"/>
        </w:rPr>
        <w:t xml:space="preserve">voor een iOS applicatie </w:t>
      </w:r>
      <w:r w:rsidRPr="007A3520">
        <w:rPr>
          <w:highlight w:val="yellow"/>
          <w:lang w:eastAsia="en-US"/>
        </w:rPr>
        <w:t>moet gemonitord worden, wordt een tool gebruikt</w:t>
      </w:r>
      <w:r w:rsidR="001F4A94" w:rsidRPr="007A3520">
        <w:rPr>
          <w:highlight w:val="yellow"/>
          <w:lang w:eastAsia="en-US"/>
        </w:rPr>
        <w:t xml:space="preserve"> die vanuit de MAC de applicatie kan analyseren. </w:t>
      </w:r>
      <w:proofErr w:type="spellStart"/>
      <w:r w:rsidR="001F4A94" w:rsidRPr="007A3520">
        <w:rPr>
          <w:highlight w:val="yellow"/>
          <w:lang w:eastAsia="en-US"/>
        </w:rPr>
        <w:t>Xcode</w:t>
      </w:r>
      <w:proofErr w:type="spellEnd"/>
      <w:r w:rsidR="001F4A94" w:rsidRPr="007A3520">
        <w:rPr>
          <w:highlight w:val="yellow"/>
          <w:lang w:eastAsia="en-US"/>
        </w:rPr>
        <w:t xml:space="preserve"> heeft instrumenten ter beschikking om allerlei parameters op te meten. Dit gaat van CPU-gebruik, batterijgebruik tot geheugengebruik. Dit laatste gebeurt met het Activity monitor instrument. Hierbij wordt de applicatie normaal gebruikt terwijl de app “opgenomen” wordt. Hieruit kunnen verschillende parameters afgelezen worden</w:t>
      </w:r>
      <w:r w:rsidR="00BE2044" w:rsidRPr="007A3520">
        <w:rPr>
          <w:highlight w:val="yellow"/>
          <w:lang w:eastAsia="en-US"/>
        </w:rPr>
        <w:t xml:space="preserve">. Onder andere </w:t>
      </w:r>
      <w:r w:rsidR="00B83E03" w:rsidRPr="007A3520">
        <w:rPr>
          <w:highlight w:val="yellow"/>
          <w:lang w:eastAsia="en-US"/>
        </w:rPr>
        <w:t>het</w:t>
      </w:r>
      <w:r w:rsidR="00BE2044" w:rsidRPr="007A3520">
        <w:rPr>
          <w:highlight w:val="yellow"/>
          <w:lang w:eastAsia="en-US"/>
        </w:rPr>
        <w:t xml:space="preserve"> </w:t>
      </w:r>
      <w:proofErr w:type="spellStart"/>
      <w:r w:rsidR="00B83E03" w:rsidRPr="007A3520">
        <w:rPr>
          <w:i/>
          <w:highlight w:val="yellow"/>
          <w:lang w:eastAsia="en-US"/>
        </w:rPr>
        <w:t>leaked</w:t>
      </w:r>
      <w:proofErr w:type="spellEnd"/>
      <w:r w:rsidR="00BE2044" w:rsidRPr="007A3520">
        <w:rPr>
          <w:highlight w:val="yellow"/>
          <w:lang w:eastAsia="en-US"/>
        </w:rPr>
        <w:t xml:space="preserve">, het </w:t>
      </w:r>
      <w:proofErr w:type="spellStart"/>
      <w:r w:rsidR="00B83E03" w:rsidRPr="007A3520">
        <w:rPr>
          <w:i/>
          <w:highlight w:val="yellow"/>
          <w:lang w:eastAsia="en-US"/>
        </w:rPr>
        <w:t>abandoned</w:t>
      </w:r>
      <w:proofErr w:type="spellEnd"/>
      <w:r w:rsidR="00B83E03" w:rsidRPr="007A3520">
        <w:rPr>
          <w:highlight w:val="yellow"/>
          <w:lang w:eastAsia="en-US"/>
        </w:rPr>
        <w:t xml:space="preserve"> </w:t>
      </w:r>
      <w:r w:rsidR="00BE2044" w:rsidRPr="007A3520">
        <w:rPr>
          <w:highlight w:val="yellow"/>
          <w:lang w:eastAsia="en-US"/>
        </w:rPr>
        <w:t xml:space="preserve">geheugen en het algemene geheugengebruik </w:t>
      </w:r>
      <w:r w:rsidR="001F4A94" w:rsidRPr="007A3520">
        <w:rPr>
          <w:highlight w:val="yellow"/>
          <w:lang w:eastAsia="en-US"/>
        </w:rPr>
        <w:t>waaronder het cache- en RAM-geheugen</w:t>
      </w:r>
      <w:r w:rsidR="00BE2044" w:rsidRPr="007A3520">
        <w:rPr>
          <w:highlight w:val="yellow"/>
          <w:lang w:eastAsia="en-US"/>
        </w:rPr>
        <w:t>ge</w:t>
      </w:r>
      <w:r w:rsidR="001F4A94" w:rsidRPr="007A3520">
        <w:rPr>
          <w:highlight w:val="yellow"/>
          <w:lang w:eastAsia="en-US"/>
        </w:rPr>
        <w:t>bruik.</w:t>
      </w:r>
      <w:r w:rsidR="00BE2044" w:rsidRPr="007A3520">
        <w:rPr>
          <w:highlight w:val="yellow"/>
          <w:lang w:eastAsia="en-US"/>
        </w:rPr>
        <w:t xml:space="preserve"> Enkel de laatste twee gaan effectief besproken worden sinds de applicaties niet de complexiteit omvatten om een hoeveelheid geheugen te lekken</w:t>
      </w:r>
      <w:r w:rsidR="00B83E03" w:rsidRPr="007A3520">
        <w:rPr>
          <w:highlight w:val="yellow"/>
          <w:lang w:eastAsia="en-US"/>
        </w:rPr>
        <w:t>, i.e</w:t>
      </w:r>
      <w:r w:rsidR="00BE2044" w:rsidRPr="007A3520">
        <w:rPr>
          <w:highlight w:val="yellow"/>
          <w:lang w:eastAsia="en-US"/>
        </w:rPr>
        <w:t>.</w:t>
      </w:r>
      <w:r w:rsidR="00B83E03" w:rsidRPr="007A3520">
        <w:rPr>
          <w:highlight w:val="yellow"/>
          <w:lang w:eastAsia="en-US"/>
        </w:rPr>
        <w:t xml:space="preserve"> het geheugen wordt statisch gealloceerd en kan </w:t>
      </w:r>
      <w:r w:rsidR="007A3520" w:rsidRPr="007A3520">
        <w:rPr>
          <w:highlight w:val="yellow"/>
          <w:lang w:eastAsia="en-US"/>
        </w:rPr>
        <w:t>dus</w:t>
      </w:r>
      <w:r w:rsidR="00B83E03" w:rsidRPr="007A3520">
        <w:rPr>
          <w:highlight w:val="yellow"/>
          <w:lang w:eastAsia="en-US"/>
        </w:rPr>
        <w:t xml:space="preserve"> niet </w:t>
      </w:r>
      <w:r w:rsidR="007A3520" w:rsidRPr="007A3520">
        <w:rPr>
          <w:highlight w:val="yellow"/>
          <w:lang w:eastAsia="en-US"/>
        </w:rPr>
        <w:t>in een loop geheugen blijven alloceren.</w:t>
      </w:r>
    </w:p>
    <w:p w14:paraId="7C81DA62" w14:textId="51C94BBE" w:rsidR="00FC34E6" w:rsidRDefault="00272011" w:rsidP="00FC34E6">
      <w:pPr>
        <w:pStyle w:val="Kop3"/>
        <w:rPr>
          <w:lang w:eastAsia="en-US"/>
        </w:rPr>
      </w:pPr>
      <w:r>
        <w:rPr>
          <w:lang w:eastAsia="en-US"/>
        </w:rPr>
        <w:t>Praktisch</w:t>
      </w:r>
    </w:p>
    <w:p w14:paraId="742E3FA3" w14:textId="3B569CA2" w:rsidR="00F72B9D" w:rsidRPr="00F72B9D" w:rsidRDefault="00F72B9D" w:rsidP="00F72B9D">
      <w:pPr>
        <w:rPr>
          <w:lang w:eastAsia="en-US"/>
        </w:rPr>
      </w:pPr>
      <w:r w:rsidRPr="00501E78">
        <w:rPr>
          <w:highlight w:val="yellow"/>
          <w:lang w:eastAsia="en-US"/>
        </w:rPr>
        <w:t xml:space="preserve">Eerst </w:t>
      </w:r>
      <w:r w:rsidR="00336762" w:rsidRPr="00501E78">
        <w:rPr>
          <w:highlight w:val="yellow"/>
          <w:lang w:eastAsia="en-US"/>
        </w:rPr>
        <w:t>wordt</w:t>
      </w:r>
      <w:r w:rsidRPr="00501E78">
        <w:rPr>
          <w:highlight w:val="yellow"/>
          <w:lang w:eastAsia="en-US"/>
        </w:rPr>
        <w:t xml:space="preserve"> </w:t>
      </w:r>
      <w:r w:rsidR="00EA7ADD" w:rsidRPr="00501E78">
        <w:rPr>
          <w:highlight w:val="yellow"/>
          <w:lang w:eastAsia="en-US"/>
        </w:rPr>
        <w:t>er</w:t>
      </w:r>
      <w:r w:rsidRPr="00501E78">
        <w:rPr>
          <w:highlight w:val="yellow"/>
          <w:lang w:eastAsia="en-US"/>
        </w:rPr>
        <w:t xml:space="preserve"> </w:t>
      </w:r>
      <w:r w:rsidR="00EA7ADD" w:rsidRPr="00501E78">
        <w:rPr>
          <w:highlight w:val="yellow"/>
          <w:lang w:eastAsia="en-US"/>
        </w:rPr>
        <w:t xml:space="preserve">besproken hoe </w:t>
      </w:r>
      <w:r w:rsidR="00501E78" w:rsidRPr="00501E78">
        <w:rPr>
          <w:highlight w:val="yellow"/>
          <w:lang w:eastAsia="en-US"/>
        </w:rPr>
        <w:t>de controles</w:t>
      </w:r>
      <w:r w:rsidR="00EA7ADD" w:rsidRPr="00501E78">
        <w:rPr>
          <w:highlight w:val="yellow"/>
          <w:lang w:eastAsia="en-US"/>
        </w:rPr>
        <w:t xml:space="preserve"> in het algemeen </w:t>
      </w:r>
      <w:r w:rsidR="00501E78" w:rsidRPr="00501E78">
        <w:rPr>
          <w:highlight w:val="yellow"/>
          <w:lang w:eastAsia="en-US"/>
        </w:rPr>
        <w:t>worden</w:t>
      </w:r>
      <w:r w:rsidR="00EA7ADD" w:rsidRPr="00501E78">
        <w:rPr>
          <w:highlight w:val="yellow"/>
          <w:lang w:eastAsia="en-US"/>
        </w:rPr>
        <w:t xml:space="preserve"> aangepakt</w:t>
      </w:r>
      <w:r w:rsidRPr="00501E78">
        <w:rPr>
          <w:highlight w:val="yellow"/>
          <w:lang w:eastAsia="en-US"/>
        </w:rPr>
        <w:t>. Later wordt</w:t>
      </w:r>
      <w:r>
        <w:rPr>
          <w:lang w:eastAsia="en-US"/>
        </w:rPr>
        <w:t xml:space="preserve"> besproken hoe de applicaties het stuk voor stuk deden.</w:t>
      </w:r>
    </w:p>
    <w:p w14:paraId="52B927D5" w14:textId="67207758" w:rsidR="006B1190" w:rsidRDefault="006B1190" w:rsidP="006B1190">
      <w:pPr>
        <w:pStyle w:val="Kop4"/>
        <w:rPr>
          <w:lang w:eastAsia="en-US"/>
        </w:rPr>
      </w:pPr>
      <w:r>
        <w:rPr>
          <w:lang w:eastAsia="en-US"/>
        </w:rPr>
        <w:t>Development effort</w:t>
      </w:r>
    </w:p>
    <w:p w14:paraId="638F49AD" w14:textId="1DB4D3FA" w:rsidR="006B1190" w:rsidRDefault="006B1190" w:rsidP="006B1190">
      <w:pPr>
        <w:rPr>
          <w:lang w:eastAsia="en-US"/>
        </w:rPr>
      </w:pPr>
      <w:r>
        <w:rPr>
          <w:lang w:eastAsia="en-US"/>
        </w:rPr>
        <w:t xml:space="preserve">Om de ontwikkelingstijd van de applicatie te meten, </w:t>
      </w:r>
      <w:r w:rsidR="00EA7ADD">
        <w:rPr>
          <w:lang w:eastAsia="en-US"/>
        </w:rPr>
        <w:t xml:space="preserve">worden </w:t>
      </w:r>
      <w:r>
        <w:rPr>
          <w:lang w:eastAsia="en-US"/>
        </w:rPr>
        <w:t xml:space="preserve">de stappen </w:t>
      </w:r>
      <w:r w:rsidR="00EA7ADD">
        <w:rPr>
          <w:lang w:eastAsia="en-US"/>
        </w:rPr>
        <w:t>besproken</w:t>
      </w:r>
      <w:r>
        <w:rPr>
          <w:lang w:eastAsia="en-US"/>
        </w:rPr>
        <w:t xml:space="preserve"> die nodig zijn om</w:t>
      </w:r>
      <w:r w:rsidR="00F14EB4">
        <w:rPr>
          <w:lang w:eastAsia="en-US"/>
        </w:rPr>
        <w:t>:</w:t>
      </w:r>
    </w:p>
    <w:p w14:paraId="6683F6B1" w14:textId="0FE5BD85" w:rsidR="00F14EB4" w:rsidRDefault="00F14EB4" w:rsidP="009A0D12">
      <w:pPr>
        <w:pStyle w:val="Lijstalinea"/>
        <w:numPr>
          <w:ilvl w:val="0"/>
          <w:numId w:val="14"/>
        </w:numPr>
      </w:pPr>
      <w:r>
        <w:t>De omgeving in te stellen.</w:t>
      </w:r>
    </w:p>
    <w:p w14:paraId="17AE2C49" w14:textId="7B43837E" w:rsidR="00F14EB4" w:rsidRDefault="00983FF4" w:rsidP="009A0D12">
      <w:pPr>
        <w:pStyle w:val="Lijstalinea"/>
        <w:numPr>
          <w:ilvl w:val="0"/>
          <w:numId w:val="14"/>
        </w:numPr>
      </w:pPr>
      <w:r>
        <w:t>De code</w:t>
      </w:r>
      <w:r w:rsidR="00431E09">
        <w:t>,</w:t>
      </w:r>
      <w:r>
        <w:t xml:space="preserve"> emulator</w:t>
      </w:r>
      <w:r w:rsidR="00431E09">
        <w:t xml:space="preserve"> en/of </w:t>
      </w:r>
      <w:r w:rsidR="007D5FFC">
        <w:t>real device</w:t>
      </w:r>
      <w:r>
        <w:t xml:space="preserve"> op punt te stellen.</w:t>
      </w:r>
    </w:p>
    <w:p w14:paraId="34DC0755" w14:textId="260DFD7B" w:rsidR="00983FF4" w:rsidRDefault="00983FF4" w:rsidP="009A0D12">
      <w:pPr>
        <w:pStyle w:val="Lijstalinea"/>
        <w:numPr>
          <w:ilvl w:val="0"/>
          <w:numId w:val="14"/>
        </w:numPr>
      </w:pPr>
      <w:r>
        <w:t>De applicatie uit te rollen naar iOS en Android.</w:t>
      </w:r>
    </w:p>
    <w:p w14:paraId="01C22F21" w14:textId="548F619C" w:rsidR="00237372" w:rsidRDefault="00237372" w:rsidP="00237372">
      <w:r>
        <w:t>Hieruit</w:t>
      </w:r>
      <w:r w:rsidR="000A7E6B">
        <w:t xml:space="preserve"> moeten de volgende vragen kunnen </w:t>
      </w:r>
      <w:r w:rsidR="00EA7ADD">
        <w:t>beantwoord worden</w:t>
      </w:r>
      <w:r w:rsidR="000A7E6B">
        <w:t xml:space="preserve">: </w:t>
      </w:r>
    </w:p>
    <w:p w14:paraId="40689550" w14:textId="186A37D9" w:rsidR="000A7E6B" w:rsidRDefault="000A7E6B" w:rsidP="009A0D12">
      <w:pPr>
        <w:pStyle w:val="Lijstalinea"/>
        <w:numPr>
          <w:ilvl w:val="0"/>
          <w:numId w:val="15"/>
        </w:numPr>
      </w:pPr>
      <w:r>
        <w:t>Hoe groot is de overgangstap naar het benoemde platform qua setup?</w:t>
      </w:r>
    </w:p>
    <w:p w14:paraId="3DED442B" w14:textId="43C7A0A9" w:rsidR="000A7E6B" w:rsidRDefault="000A7E6B" w:rsidP="009A0D12">
      <w:pPr>
        <w:pStyle w:val="Lijstalinea"/>
        <w:numPr>
          <w:ilvl w:val="0"/>
          <w:numId w:val="15"/>
        </w:numPr>
      </w:pPr>
      <w:r>
        <w:t>Hoe moeilijk is de taal, vanuit een beginnerstandpunt?</w:t>
      </w:r>
    </w:p>
    <w:p w14:paraId="5C6B509B" w14:textId="3DCC31E2" w:rsidR="00784687" w:rsidRDefault="00784687" w:rsidP="009A0D12">
      <w:pPr>
        <w:pStyle w:val="Lijstalinea"/>
        <w:numPr>
          <w:ilvl w:val="0"/>
          <w:numId w:val="15"/>
        </w:numPr>
      </w:pPr>
      <w:r>
        <w:t>Hoe lang duurt het implementeren van een prototype applicatie?</w:t>
      </w:r>
    </w:p>
    <w:p w14:paraId="34BEB534" w14:textId="7CBBCB21" w:rsidR="00A74698" w:rsidRDefault="00A74698" w:rsidP="009A0D12">
      <w:pPr>
        <w:pStyle w:val="Lijstalinea"/>
        <w:numPr>
          <w:ilvl w:val="0"/>
          <w:numId w:val="15"/>
        </w:numPr>
      </w:pPr>
      <w:r>
        <w:t>Hoe gedocumenteerd is de taal</w:t>
      </w:r>
      <w:r w:rsidR="007D5FFC">
        <w:t>?</w:t>
      </w:r>
    </w:p>
    <w:p w14:paraId="329D4D0D" w14:textId="50207C78" w:rsidR="000A7E6B" w:rsidRDefault="000A7E6B" w:rsidP="009A0D12">
      <w:pPr>
        <w:pStyle w:val="Lijstalinea"/>
        <w:numPr>
          <w:ilvl w:val="0"/>
          <w:numId w:val="15"/>
        </w:numPr>
      </w:pPr>
      <w:r>
        <w:t>Wat zijn de mogelijkheden van het platform qua schaalbaarheid, bij grotere complexere applicaties?</w:t>
      </w:r>
    </w:p>
    <w:p w14:paraId="5FD88A0D" w14:textId="6CF37C14" w:rsidR="000A7E6B" w:rsidRDefault="000A7E6B" w:rsidP="009A0D12">
      <w:pPr>
        <w:pStyle w:val="Lijstalinea"/>
        <w:numPr>
          <w:ilvl w:val="0"/>
          <w:numId w:val="15"/>
        </w:numPr>
      </w:pPr>
      <w:r>
        <w:t>Is de mogelijkheid om de applicatie te publiceren reëel?</w:t>
      </w:r>
    </w:p>
    <w:p w14:paraId="53EC070C" w14:textId="065635E1" w:rsidR="000A7E6B" w:rsidRDefault="000A7E6B" w:rsidP="009A0D12">
      <w:pPr>
        <w:pStyle w:val="Lijstalinea"/>
        <w:numPr>
          <w:ilvl w:val="0"/>
          <w:numId w:val="15"/>
        </w:numPr>
      </w:pPr>
      <w:r>
        <w:t>Is het platform eerder geschikt om prototypes mee te bouwen of kan het als effectieve vervanger van de native Android en iOS projecten dienen</w:t>
      </w:r>
      <w:r w:rsidR="00784687">
        <w:t>?</w:t>
      </w:r>
    </w:p>
    <w:p w14:paraId="345DAFBD" w14:textId="60022136" w:rsidR="00784687" w:rsidRPr="006B1190" w:rsidRDefault="00784687" w:rsidP="00784687">
      <w:r>
        <w:t xml:space="preserve">Bij dit hoofdstuk </w:t>
      </w:r>
      <w:r w:rsidR="00F125CF">
        <w:t>wordt</w:t>
      </w:r>
      <w:r>
        <w:t xml:space="preserve"> eerst onze persoonlijke ervaring met het proces van de ontwikkeling</w:t>
      </w:r>
      <w:r w:rsidR="00934A06">
        <w:t xml:space="preserve"> op een chronologische wijze</w:t>
      </w:r>
      <w:r w:rsidR="00F125CF">
        <w:t xml:space="preserve"> besproken</w:t>
      </w:r>
      <w:r>
        <w:t xml:space="preserve">, daarna </w:t>
      </w:r>
      <w:r w:rsidR="00F125CF">
        <w:t>wordt</w:t>
      </w:r>
      <w:r>
        <w:t xml:space="preserve"> </w:t>
      </w:r>
      <w:r w:rsidR="00CF6615">
        <w:t>dit</w:t>
      </w:r>
      <w:r>
        <w:t xml:space="preserve"> </w:t>
      </w:r>
      <w:r w:rsidR="00F125CF">
        <w:t>veralgemeend</w:t>
      </w:r>
      <w:r>
        <w:t xml:space="preserve"> en </w:t>
      </w:r>
      <w:r w:rsidR="0075099F">
        <w:t xml:space="preserve">hieruit </w:t>
      </w:r>
      <w:r>
        <w:t xml:space="preserve">conclusies </w:t>
      </w:r>
      <w:r w:rsidR="00F125CF">
        <w:t>getrokken</w:t>
      </w:r>
      <w:r>
        <w:t>.</w:t>
      </w:r>
    </w:p>
    <w:p w14:paraId="31FD0518" w14:textId="6B3B15D0" w:rsidR="006B1190" w:rsidRDefault="006B1190" w:rsidP="006B1190">
      <w:pPr>
        <w:rPr>
          <w:lang w:eastAsia="en-US"/>
        </w:rPr>
      </w:pPr>
    </w:p>
    <w:p w14:paraId="54C0B623" w14:textId="00183403" w:rsidR="007A3520" w:rsidRDefault="007A3520" w:rsidP="006B1190">
      <w:pPr>
        <w:rPr>
          <w:lang w:eastAsia="en-US"/>
        </w:rPr>
      </w:pPr>
    </w:p>
    <w:p w14:paraId="3B8FFBA8" w14:textId="77777777" w:rsidR="007A3520" w:rsidRPr="006B1190" w:rsidRDefault="007A3520" w:rsidP="006B1190">
      <w:pPr>
        <w:rPr>
          <w:lang w:eastAsia="en-US"/>
        </w:rPr>
      </w:pPr>
    </w:p>
    <w:p w14:paraId="6211466D" w14:textId="3559EA13" w:rsidR="0075099F" w:rsidRPr="0075099F" w:rsidRDefault="00A74698" w:rsidP="0075099F">
      <w:pPr>
        <w:pStyle w:val="Kop4"/>
        <w:rPr>
          <w:lang w:eastAsia="en-US"/>
        </w:rPr>
      </w:pPr>
      <w:r>
        <w:rPr>
          <w:lang w:eastAsia="en-US"/>
        </w:rPr>
        <w:t>Snelheid</w:t>
      </w:r>
    </w:p>
    <w:p w14:paraId="74B1E9A5" w14:textId="26BA312B" w:rsidR="00604D2E" w:rsidRPr="00604D2E" w:rsidRDefault="00604D2E" w:rsidP="00604D2E">
      <w:pPr>
        <w:pStyle w:val="Bijschrift"/>
      </w:pPr>
      <w:r>
        <w:t>Android</w:t>
      </w:r>
    </w:p>
    <w:p w14:paraId="43EA4A19" w14:textId="66565B44" w:rsidR="00902BC7" w:rsidRPr="003424A7" w:rsidRDefault="00FC34E6" w:rsidP="00FC34E6">
      <w:pPr>
        <w:rPr>
          <w:highlight w:val="yellow"/>
        </w:rPr>
      </w:pPr>
      <w:r>
        <w:t xml:space="preserve">Om de snelheid van onze applicaties te testen </w:t>
      </w:r>
      <w:r w:rsidR="00BB2E84">
        <w:t xml:space="preserve">wordt er </w:t>
      </w:r>
      <w:r>
        <w:t xml:space="preserve">gebruik </w:t>
      </w:r>
      <w:r w:rsidR="00BB2E84">
        <w:t>gemaakt</w:t>
      </w:r>
      <w:r>
        <w:t xml:space="preserve"> van </w:t>
      </w:r>
      <w:r w:rsidR="00E00B9C">
        <w:rPr>
          <w:i/>
        </w:rPr>
        <w:t>testobject</w:t>
      </w:r>
      <w:r w:rsidRPr="00EE2D24">
        <w:rPr>
          <w:i/>
        </w:rPr>
        <w:t>.com</w:t>
      </w:r>
      <w:r w:rsidR="0009093E">
        <w:t>.</w:t>
      </w:r>
      <w:r w:rsidR="006673D5">
        <w:t xml:space="preserve"> Zoals besproken in sectie</w:t>
      </w:r>
      <w:r w:rsidR="00121808">
        <w:t xml:space="preserve"> 2.5.2.1.</w:t>
      </w:r>
      <w:r w:rsidR="00902BC7">
        <w:t xml:space="preserve"> Als resultaten worden er logs vanuit het device verkregen. </w:t>
      </w:r>
      <w:r w:rsidR="00902BC7" w:rsidRPr="003424A7">
        <w:rPr>
          <w:highlight w:val="yellow"/>
        </w:rPr>
        <w:t>Er wordt gezocht naar volgende lijn output</w:t>
      </w:r>
      <w:r w:rsidR="003424A7">
        <w:rPr>
          <w:highlight w:val="yellow"/>
        </w:rPr>
        <w:t xml:space="preserve"> op die logs</w:t>
      </w:r>
      <w:r w:rsidR="00902BC7" w:rsidRPr="003424A7">
        <w:rPr>
          <w:highlight w:val="yellow"/>
        </w:rPr>
        <w:t xml:space="preserve"> (vb. </w:t>
      </w:r>
      <w:proofErr w:type="spellStart"/>
      <w:r w:rsidR="00902BC7" w:rsidRPr="003424A7">
        <w:rPr>
          <w:highlight w:val="yellow"/>
        </w:rPr>
        <w:t>Xamarin</w:t>
      </w:r>
      <w:proofErr w:type="spellEnd"/>
      <w:r w:rsidR="00902BC7" w:rsidRPr="003424A7">
        <w:rPr>
          <w:highlight w:val="yellow"/>
        </w:rPr>
        <w:t>, Android):</w:t>
      </w:r>
    </w:p>
    <w:p w14:paraId="03B5A8EA" w14:textId="3626F786" w:rsidR="00902BC7" w:rsidRPr="003424A7" w:rsidRDefault="00902BC7" w:rsidP="00902BC7">
      <w:pPr>
        <w:pStyle w:val="Inhopg2"/>
        <w:rPr>
          <w:highlight w:val="yellow"/>
        </w:rPr>
      </w:pPr>
      <w:r w:rsidRPr="003424A7">
        <w:rPr>
          <w:highlight w:val="yellow"/>
        </w:rPr>
        <w:t>13:15:52.347912935/?I/ActivityManager:</w:t>
      </w:r>
      <w:r w:rsidRPr="003424A7">
        <w:rPr>
          <w:highlight w:val="yellow"/>
        </w:rPr>
        <w:t xml:space="preserve"> </w:t>
      </w:r>
      <w:r w:rsidRPr="003424A7">
        <w:rPr>
          <w:highlight w:val="yellow"/>
        </w:rPr>
        <w:t>Displayed</w:t>
      </w:r>
      <w:r w:rsidRPr="003424A7">
        <w:rPr>
          <w:highlight w:val="yellow"/>
        </w:rPr>
        <w:t xml:space="preserve"> </w:t>
      </w:r>
      <w:r w:rsidRPr="003424A7">
        <w:rPr>
          <w:highlight w:val="yellow"/>
        </w:rPr>
        <w:t>XamarinProject.XamarinProject.Android/md5d751a0ebcd50a7cee6c5dbde2620e260.MainActivity: +6s601ms</w:t>
      </w:r>
    </w:p>
    <w:p w14:paraId="0FF2A6F9" w14:textId="10EACD2E" w:rsidR="00902BC7" w:rsidRPr="00902BC7" w:rsidRDefault="00902BC7" w:rsidP="00902BC7">
      <w:pPr>
        <w:rPr>
          <w:lang w:eastAsia="en-US"/>
        </w:rPr>
      </w:pPr>
      <w:r w:rsidRPr="003424A7">
        <w:rPr>
          <w:highlight w:val="yellow"/>
          <w:lang w:eastAsia="en-US"/>
        </w:rPr>
        <w:t xml:space="preserve">Hieruit kan </w:t>
      </w:r>
      <w:r w:rsidR="003424A7" w:rsidRPr="003424A7">
        <w:rPr>
          <w:highlight w:val="yellow"/>
          <w:lang w:eastAsia="en-US"/>
        </w:rPr>
        <w:t>de opstartsnelheid gehaald worden. Namelijk 6.601ms voor dit voorbeeld.</w:t>
      </w:r>
      <w:r w:rsidR="003424A7">
        <w:rPr>
          <w:highlight w:val="yellow"/>
          <w:lang w:eastAsia="en-US"/>
        </w:rPr>
        <w:t xml:space="preserve"> De installatiesnelheid bezorgt Testobject achteraf in zijn kwaliteitsrapport.</w:t>
      </w:r>
    </w:p>
    <w:p w14:paraId="499D6363" w14:textId="2C2B821D" w:rsidR="00FC34E6" w:rsidRDefault="0009093E" w:rsidP="00FC34E6">
      <w:r>
        <w:t>Eén</w:t>
      </w:r>
      <w:r w:rsidR="005776AE">
        <w:t xml:space="preserve"> van </w:t>
      </w:r>
      <w:r w:rsidR="00955D1D">
        <w:t>de</w:t>
      </w:r>
      <w:r w:rsidR="005776AE">
        <w:t xml:space="preserve"> </w:t>
      </w:r>
      <w:proofErr w:type="spellStart"/>
      <w:r w:rsidR="005776AE">
        <w:t>devices</w:t>
      </w:r>
      <w:proofErr w:type="spellEnd"/>
      <w:r w:rsidR="00604D2E">
        <w:t xml:space="preserve"> </w:t>
      </w:r>
      <w:r w:rsidR="00955D1D">
        <w:t xml:space="preserve">die </w:t>
      </w:r>
      <w:r w:rsidR="00902BC7">
        <w:t>op de test-API</w:t>
      </w:r>
      <w:r w:rsidR="00955D1D">
        <w:t xml:space="preserve"> beschikbaar is</w:t>
      </w:r>
      <w:r w:rsidR="00BF54D5">
        <w:t xml:space="preserve">: </w:t>
      </w:r>
      <w:r w:rsidR="00FC34E6">
        <w:t xml:space="preserve">de Motorola Moto E (2nd </w:t>
      </w:r>
      <w:proofErr w:type="spellStart"/>
      <w:r w:rsidR="00FC34E6">
        <w:t>generation</w:t>
      </w:r>
      <w:proofErr w:type="spellEnd"/>
      <w:r w:rsidR="00FC34E6">
        <w:t>)</w:t>
      </w:r>
      <w:r w:rsidR="00DB6F12">
        <w:t>,</w:t>
      </w:r>
      <w:r w:rsidR="00FC34E6">
        <w:t xml:space="preserve"> gratis te gebruiken en </w:t>
      </w:r>
      <w:r w:rsidR="00604D2E">
        <w:t xml:space="preserve">leunt </w:t>
      </w:r>
      <w:r w:rsidR="00BF54D5">
        <w:t xml:space="preserve">dicht </w:t>
      </w:r>
      <w:r w:rsidR="00DB6F12">
        <w:t>aan</w:t>
      </w:r>
      <w:r>
        <w:t xml:space="preserve"> bij</w:t>
      </w:r>
      <w:r w:rsidR="00DB6F12">
        <w:t xml:space="preserve"> </w:t>
      </w:r>
      <w:r w:rsidR="00D40B5B">
        <w:t>het</w:t>
      </w:r>
      <w:r w:rsidR="00FC34E6">
        <w:t xml:space="preserve"> eigen apparaat</w:t>
      </w:r>
      <w:r w:rsidR="00604D2E">
        <w:t xml:space="preserve">. </w:t>
      </w:r>
      <w:r w:rsidR="00FC34E6">
        <w:t xml:space="preserve">De belangrijkste specificaties van </w:t>
      </w:r>
      <w:r w:rsidR="00DB6F12">
        <w:t>dit device</w:t>
      </w:r>
      <w:r w:rsidR="00FC34E6">
        <w:t xml:space="preserve"> zijn:</w:t>
      </w:r>
    </w:p>
    <w:p w14:paraId="7ECDE51A" w14:textId="51DFC0D2" w:rsidR="00FC34E6" w:rsidRDefault="00FC34E6" w:rsidP="00FC34E6">
      <w:r w:rsidRPr="006B1190">
        <w:rPr>
          <w:b/>
        </w:rPr>
        <w:t>OS</w:t>
      </w:r>
      <w:r>
        <w:t>: Android 6.0</w:t>
      </w:r>
    </w:p>
    <w:p w14:paraId="0B1857E5" w14:textId="46FDC0D5" w:rsidR="006B1190" w:rsidRDefault="006B1190" w:rsidP="00FC34E6">
      <w:r w:rsidRPr="006B1190">
        <w:rPr>
          <w:b/>
        </w:rPr>
        <w:t>API level</w:t>
      </w:r>
      <w:r>
        <w:t>: 23</w:t>
      </w:r>
    </w:p>
    <w:p w14:paraId="0FDB78DC" w14:textId="702EB094" w:rsidR="006B1190" w:rsidRPr="00D144E6" w:rsidRDefault="006B1190" w:rsidP="00FC34E6">
      <w:pPr>
        <w:rPr>
          <w:lang w:val="en-US"/>
        </w:rPr>
      </w:pPr>
      <w:r w:rsidRPr="00D144E6">
        <w:rPr>
          <w:b/>
          <w:lang w:val="en-US"/>
        </w:rPr>
        <w:t>CPU</w:t>
      </w:r>
      <w:r w:rsidRPr="00D144E6">
        <w:rPr>
          <w:lang w:val="en-US"/>
        </w:rPr>
        <w:t>: ARM | quad-core | 1200 MHz</w:t>
      </w:r>
    </w:p>
    <w:p w14:paraId="2241450D" w14:textId="7B7A888B" w:rsidR="0047632D" w:rsidRDefault="006B1190" w:rsidP="00FC34E6">
      <w:pPr>
        <w:rPr>
          <w:lang w:val="en-US"/>
        </w:rPr>
      </w:pPr>
      <w:r w:rsidRPr="00D144E6">
        <w:rPr>
          <w:b/>
          <w:lang w:val="en-US"/>
        </w:rPr>
        <w:t>RAM</w:t>
      </w:r>
      <w:r w:rsidRPr="00D144E6">
        <w:rPr>
          <w:lang w:val="en-US"/>
        </w:rPr>
        <w:t>: 1024 MB</w:t>
      </w:r>
    </w:p>
    <w:p w14:paraId="26D523D3" w14:textId="77777777" w:rsidR="007A3520" w:rsidRPr="00D144E6" w:rsidRDefault="007A3520" w:rsidP="00FC34E6">
      <w:pPr>
        <w:rPr>
          <w:lang w:val="en-US"/>
        </w:rPr>
      </w:pPr>
    </w:p>
    <w:p w14:paraId="1CDC376A" w14:textId="510E395C" w:rsidR="00604D2E" w:rsidRDefault="00604D2E" w:rsidP="00604D2E">
      <w:pPr>
        <w:pStyle w:val="Bijschrift"/>
      </w:pPr>
      <w:r>
        <w:t>iOS</w:t>
      </w:r>
    </w:p>
    <w:p w14:paraId="5F73DB35" w14:textId="77777777" w:rsidR="003424A7" w:rsidRDefault="008C6223" w:rsidP="0075099F">
      <w:pPr>
        <w:rPr>
          <w:highlight w:val="yellow"/>
          <w:lang w:eastAsia="en-US"/>
        </w:rPr>
      </w:pPr>
      <w:r>
        <w:rPr>
          <w:highlight w:val="yellow"/>
          <w:lang w:eastAsia="en-US"/>
        </w:rPr>
        <w:t xml:space="preserve">De snelheid van de iOS applicatie </w:t>
      </w:r>
      <w:r w:rsidR="00D86C4F">
        <w:rPr>
          <w:highlight w:val="yellow"/>
          <w:lang w:eastAsia="en-US"/>
        </w:rPr>
        <w:t xml:space="preserve">testen gebeurd eveneens met behulp van </w:t>
      </w:r>
      <w:r w:rsidR="00D86C4F" w:rsidRPr="00D86C4F">
        <w:rPr>
          <w:i/>
          <w:highlight w:val="yellow"/>
          <w:lang w:eastAsia="en-US"/>
        </w:rPr>
        <w:t>testobject.com</w:t>
      </w:r>
      <w:r w:rsidR="000B4279">
        <w:rPr>
          <w:highlight w:val="yellow"/>
          <w:lang w:eastAsia="en-US"/>
        </w:rPr>
        <w:t>.</w:t>
      </w:r>
    </w:p>
    <w:p w14:paraId="7BE848AA" w14:textId="77777777" w:rsidR="003424A7" w:rsidRPr="003424A7" w:rsidRDefault="003424A7" w:rsidP="003424A7">
      <w:pPr>
        <w:rPr>
          <w:highlight w:val="yellow"/>
        </w:rPr>
      </w:pPr>
      <w:r w:rsidRPr="003424A7">
        <w:rPr>
          <w:highlight w:val="yellow"/>
        </w:rPr>
        <w:t xml:space="preserve">Er wordt gezocht naar volgende lijn output (vb. </w:t>
      </w:r>
      <w:proofErr w:type="spellStart"/>
      <w:r w:rsidRPr="003424A7">
        <w:rPr>
          <w:highlight w:val="yellow"/>
        </w:rPr>
        <w:t>Xamarin</w:t>
      </w:r>
      <w:proofErr w:type="spellEnd"/>
      <w:r w:rsidRPr="003424A7">
        <w:rPr>
          <w:highlight w:val="yellow"/>
        </w:rPr>
        <w:t>, Android):</w:t>
      </w:r>
    </w:p>
    <w:p w14:paraId="1938A569" w14:textId="77777777" w:rsidR="003424A7" w:rsidRPr="003424A7" w:rsidRDefault="003424A7" w:rsidP="003424A7">
      <w:pPr>
        <w:pStyle w:val="Inhopg2"/>
        <w:rPr>
          <w:highlight w:val="yellow"/>
        </w:rPr>
      </w:pPr>
      <w:r w:rsidRPr="003424A7">
        <w:rPr>
          <w:highlight w:val="yellow"/>
        </w:rPr>
        <w:t>13:15:52.347912935/?I/ActivityManager: Displayed XamarinProject.XamarinProject.Android/md5d751a0ebcd50a7cee6c5dbde2620e260.MainActivity: +6s601ms</w:t>
      </w:r>
    </w:p>
    <w:p w14:paraId="6C3D04A6" w14:textId="2516973C" w:rsidR="003424A7" w:rsidRPr="003424A7" w:rsidRDefault="003424A7" w:rsidP="0075099F">
      <w:pPr>
        <w:rPr>
          <w:lang w:eastAsia="en-US"/>
        </w:rPr>
      </w:pPr>
      <w:r w:rsidRPr="003424A7">
        <w:rPr>
          <w:highlight w:val="yellow"/>
          <w:lang w:eastAsia="en-US"/>
        </w:rPr>
        <w:t>Hieruit kan de opstartsnelheid gehaald worden. Namelijk 6.601ms voor dit voorbeeld.</w:t>
      </w:r>
      <w:r w:rsidRPr="003424A7">
        <w:rPr>
          <w:highlight w:val="yellow"/>
          <w:lang w:eastAsia="en-US"/>
        </w:rPr>
        <w:t xml:space="preserve"> </w:t>
      </w:r>
      <w:r>
        <w:rPr>
          <w:highlight w:val="yellow"/>
          <w:lang w:eastAsia="en-US"/>
        </w:rPr>
        <w:t>De installatiesnelheid bezorgt Testobject achteraf in zijn kwaliteitsrapport.</w:t>
      </w:r>
    </w:p>
    <w:p w14:paraId="29BB4FA5" w14:textId="7AAD7A62" w:rsidR="0075099F" w:rsidRDefault="000B4279" w:rsidP="0075099F">
      <w:pPr>
        <w:rPr>
          <w:highlight w:val="yellow"/>
          <w:lang w:eastAsia="en-US"/>
        </w:rPr>
      </w:pPr>
      <w:r>
        <w:rPr>
          <w:highlight w:val="yellow"/>
          <w:lang w:eastAsia="en-US"/>
        </w:rPr>
        <w:t xml:space="preserve"> Het device dat hiervoor gebruikt wordt is de </w:t>
      </w:r>
      <w:r w:rsidR="00F7369B">
        <w:rPr>
          <w:highlight w:val="yellow"/>
          <w:lang w:eastAsia="en-US"/>
        </w:rPr>
        <w:t xml:space="preserve">Apple </w:t>
      </w:r>
      <w:proofErr w:type="spellStart"/>
      <w:r w:rsidR="004416D5">
        <w:rPr>
          <w:highlight w:val="yellow"/>
          <w:lang w:eastAsia="en-US"/>
        </w:rPr>
        <w:t>Iphone</w:t>
      </w:r>
      <w:proofErr w:type="spellEnd"/>
      <w:r w:rsidR="004416D5">
        <w:rPr>
          <w:highlight w:val="yellow"/>
          <w:lang w:eastAsia="en-US"/>
        </w:rPr>
        <w:t xml:space="preserve"> SE</w:t>
      </w:r>
      <w:r w:rsidR="00395403">
        <w:rPr>
          <w:highlight w:val="yellow"/>
          <w:lang w:eastAsia="en-US"/>
        </w:rPr>
        <w:t xml:space="preserve">. Dit is eveneens </w:t>
      </w:r>
      <w:r w:rsidR="004272A8">
        <w:rPr>
          <w:highlight w:val="yellow"/>
          <w:lang w:eastAsia="en-US"/>
        </w:rPr>
        <w:t>hetzelfde device dat ter ons beschikking is gesteld. De belangrijkste specificaties van dit device:</w:t>
      </w:r>
    </w:p>
    <w:p w14:paraId="419FCD7A" w14:textId="18E89ADD" w:rsidR="004272A8" w:rsidRPr="003402CF" w:rsidRDefault="004272A8" w:rsidP="004272A8">
      <w:pPr>
        <w:rPr>
          <w:highlight w:val="yellow"/>
        </w:rPr>
      </w:pPr>
      <w:r w:rsidRPr="003402CF">
        <w:rPr>
          <w:b/>
          <w:highlight w:val="yellow"/>
        </w:rPr>
        <w:t>OS</w:t>
      </w:r>
      <w:r w:rsidRPr="003402CF">
        <w:rPr>
          <w:highlight w:val="yellow"/>
        </w:rPr>
        <w:t>: iOS</w:t>
      </w:r>
      <w:r w:rsidR="00B7705C" w:rsidRPr="003402CF">
        <w:rPr>
          <w:highlight w:val="yellow"/>
        </w:rPr>
        <w:t xml:space="preserve"> 11.3</w:t>
      </w:r>
    </w:p>
    <w:p w14:paraId="091EC389" w14:textId="36336326" w:rsidR="004272A8" w:rsidRPr="00D964B8" w:rsidRDefault="004272A8" w:rsidP="004272A8">
      <w:pPr>
        <w:rPr>
          <w:highlight w:val="yellow"/>
        </w:rPr>
      </w:pPr>
      <w:r w:rsidRPr="00D964B8">
        <w:rPr>
          <w:b/>
          <w:highlight w:val="yellow"/>
        </w:rPr>
        <w:t>CPU</w:t>
      </w:r>
      <w:r w:rsidRPr="00D964B8">
        <w:rPr>
          <w:highlight w:val="yellow"/>
        </w:rPr>
        <w:t xml:space="preserve">: </w:t>
      </w:r>
      <w:r w:rsidR="00B7705C" w:rsidRPr="00D964B8">
        <w:rPr>
          <w:highlight w:val="yellow"/>
        </w:rPr>
        <w:t>Dual-</w:t>
      </w:r>
      <w:proofErr w:type="spellStart"/>
      <w:r w:rsidR="00B7705C" w:rsidRPr="00D964B8">
        <w:rPr>
          <w:highlight w:val="yellow"/>
        </w:rPr>
        <w:t>core</w:t>
      </w:r>
      <w:proofErr w:type="spellEnd"/>
      <w:r w:rsidR="00B7705C" w:rsidRPr="00D964B8">
        <w:rPr>
          <w:highlight w:val="yellow"/>
        </w:rPr>
        <w:t xml:space="preserve"> 1.84 GHz Twister</w:t>
      </w:r>
    </w:p>
    <w:p w14:paraId="7C400607" w14:textId="22E98050" w:rsidR="004272A8" w:rsidRPr="00D964B8" w:rsidRDefault="004272A8" w:rsidP="004272A8">
      <w:r w:rsidRPr="00D964B8">
        <w:rPr>
          <w:b/>
          <w:highlight w:val="yellow"/>
        </w:rPr>
        <w:t>RAM</w:t>
      </w:r>
      <w:r w:rsidRPr="00D964B8">
        <w:rPr>
          <w:highlight w:val="yellow"/>
        </w:rPr>
        <w:t xml:space="preserve">: </w:t>
      </w:r>
      <w:r w:rsidR="00B7705C" w:rsidRPr="00D964B8">
        <w:rPr>
          <w:highlight w:val="yellow"/>
        </w:rPr>
        <w:t>2</w:t>
      </w:r>
      <w:r w:rsidRPr="00D964B8">
        <w:rPr>
          <w:highlight w:val="yellow"/>
        </w:rPr>
        <w:t>0</w:t>
      </w:r>
      <w:r w:rsidR="00B7705C" w:rsidRPr="00D964B8">
        <w:rPr>
          <w:highlight w:val="yellow"/>
        </w:rPr>
        <w:t>48</w:t>
      </w:r>
      <w:r w:rsidRPr="00D964B8">
        <w:rPr>
          <w:highlight w:val="yellow"/>
        </w:rPr>
        <w:t xml:space="preserve"> MB</w:t>
      </w:r>
    </w:p>
    <w:p w14:paraId="72EC399A" w14:textId="77777777" w:rsidR="0047632D" w:rsidRPr="00D964B8" w:rsidRDefault="0047632D" w:rsidP="004272A8"/>
    <w:p w14:paraId="15C04A37" w14:textId="63BAA332" w:rsidR="0047632D" w:rsidRDefault="0047632D" w:rsidP="0047632D">
      <w:r>
        <w:t>Maar aangezien wij onze applicaties vergelijken met hetzelfde apparaat zal dit in onze vergelijkende studie niet uitmaken voor zowel Android als iOS.</w:t>
      </w:r>
    </w:p>
    <w:p w14:paraId="0CEBE6F1" w14:textId="77777777" w:rsidR="0047632D" w:rsidRDefault="0047632D" w:rsidP="0047632D">
      <w:r>
        <w:t>Bij snelheid gaat verstaan worden: de installatiesnelheid, de tijd die dit apparaat nodig heeft om de applicatie te installeren, en de opstarttijd, de tijd die het nodig heeft om de geïnstalleerde app op te starten zonder dat er iets in het cachegeheugen gestoken is.</w:t>
      </w:r>
    </w:p>
    <w:p w14:paraId="51075F8D" w14:textId="77777777" w:rsidR="0047632D" w:rsidRDefault="0047632D" w:rsidP="0047632D">
      <w:r w:rsidRPr="006179D5">
        <w:rPr>
          <w:highlight w:val="yellow"/>
        </w:rPr>
        <w:lastRenderedPageBreak/>
        <w:t xml:space="preserve">Opvallend is dat bij het latere onderdeel </w:t>
      </w:r>
      <w:r w:rsidRPr="006179D5">
        <w:rPr>
          <w:i/>
          <w:highlight w:val="yellow"/>
        </w:rPr>
        <w:t xml:space="preserve">user </w:t>
      </w:r>
      <w:proofErr w:type="spellStart"/>
      <w:r w:rsidRPr="006179D5">
        <w:rPr>
          <w:i/>
          <w:highlight w:val="yellow"/>
        </w:rPr>
        <w:t>experience</w:t>
      </w:r>
      <w:proofErr w:type="spellEnd"/>
      <w:r w:rsidRPr="006179D5">
        <w:rPr>
          <w:highlight w:val="yellow"/>
        </w:rPr>
        <w:t xml:space="preserve"> eveneens de vraag bestaat hoe snel de applicatie-startsnelheid aanvoelt. Hierbij kan er geconcludeerd worden of deze snelheid dan ook voelbaar minder/meer is vergeleken met de concurrentie.</w:t>
      </w:r>
    </w:p>
    <w:p w14:paraId="5A17856A" w14:textId="77777777" w:rsidR="000A7E6B" w:rsidRPr="00FC34E6" w:rsidRDefault="000A7E6B" w:rsidP="00FC34E6"/>
    <w:p w14:paraId="36E1127C" w14:textId="7D409837" w:rsidR="00FC34E6" w:rsidRDefault="00FC34E6" w:rsidP="00FC34E6">
      <w:pPr>
        <w:pStyle w:val="Kop4"/>
        <w:rPr>
          <w:lang w:eastAsia="en-US"/>
        </w:rPr>
      </w:pPr>
      <w:r>
        <w:rPr>
          <w:lang w:eastAsia="en-US"/>
        </w:rPr>
        <w:t>Geheugengebruik</w:t>
      </w:r>
    </w:p>
    <w:p w14:paraId="321C6613" w14:textId="531425CB" w:rsidR="00604D2E" w:rsidRPr="00604D2E" w:rsidRDefault="00604D2E" w:rsidP="00604D2E">
      <w:pPr>
        <w:pStyle w:val="Bijschrift"/>
      </w:pPr>
      <w:r>
        <w:t>Android</w:t>
      </w:r>
    </w:p>
    <w:p w14:paraId="6163C33E" w14:textId="27DB2623" w:rsidR="00362699" w:rsidRDefault="00293D1B" w:rsidP="00293D1B">
      <w:pPr>
        <w:rPr>
          <w:lang w:eastAsia="en-US"/>
        </w:rPr>
      </w:pPr>
      <w:r>
        <w:rPr>
          <w:lang w:eastAsia="en-US"/>
        </w:rPr>
        <w:t xml:space="preserve">Het geheugengebruik wordt getest op een </w:t>
      </w:r>
      <w:r w:rsidR="00362699">
        <w:rPr>
          <w:lang w:eastAsia="en-US"/>
        </w:rPr>
        <w:t xml:space="preserve">eigen echt apparaat, geen simulatie dus. </w:t>
      </w:r>
      <w:r w:rsidR="00BB2E84">
        <w:rPr>
          <w:lang w:eastAsia="en-US"/>
        </w:rPr>
        <w:t>Dit gebeur</w:t>
      </w:r>
      <w:r w:rsidR="00DB6F12">
        <w:rPr>
          <w:lang w:eastAsia="en-US"/>
        </w:rPr>
        <w:t>t</w:t>
      </w:r>
      <w:r w:rsidR="00BB2E84">
        <w:rPr>
          <w:lang w:eastAsia="en-US"/>
        </w:rPr>
        <w:t xml:space="preserve"> op</w:t>
      </w:r>
      <w:r w:rsidR="00362699">
        <w:rPr>
          <w:lang w:eastAsia="en-US"/>
        </w:rPr>
        <w:t xml:space="preserve"> een Motorol</w:t>
      </w:r>
      <w:r w:rsidR="00A74698">
        <w:rPr>
          <w:lang w:eastAsia="en-US"/>
        </w:rPr>
        <w:t>a</w:t>
      </w:r>
      <w:r w:rsidR="00362699">
        <w:rPr>
          <w:lang w:eastAsia="en-US"/>
        </w:rPr>
        <w:t xml:space="preserve"> </w:t>
      </w:r>
      <w:r w:rsidR="00A74698">
        <w:rPr>
          <w:lang w:eastAsia="en-US"/>
        </w:rPr>
        <w:t>M</w:t>
      </w:r>
      <w:r w:rsidR="00362699">
        <w:rPr>
          <w:lang w:eastAsia="en-US"/>
        </w:rPr>
        <w:t xml:space="preserve">oto C </w:t>
      </w:r>
      <w:r w:rsidR="00A74698">
        <w:rPr>
          <w:lang w:eastAsia="en-US"/>
        </w:rPr>
        <w:t>P</w:t>
      </w:r>
      <w:r w:rsidR="00362699">
        <w:rPr>
          <w:lang w:eastAsia="en-US"/>
        </w:rPr>
        <w:t xml:space="preserve">lus met als belangrijkste specificaties: </w:t>
      </w:r>
    </w:p>
    <w:p w14:paraId="7508FA30" w14:textId="6A18DB52" w:rsidR="00362699" w:rsidRPr="00F645D1" w:rsidRDefault="00362699" w:rsidP="00362699">
      <w:pPr>
        <w:rPr>
          <w:lang w:val="en-US"/>
        </w:rPr>
      </w:pPr>
      <w:r w:rsidRPr="00F645D1">
        <w:rPr>
          <w:b/>
          <w:lang w:val="en-US"/>
        </w:rPr>
        <w:t>OS</w:t>
      </w:r>
      <w:r w:rsidRPr="00F645D1">
        <w:rPr>
          <w:lang w:val="en-US"/>
        </w:rPr>
        <w:t>: Android 7.0</w:t>
      </w:r>
    </w:p>
    <w:p w14:paraId="7472FFD1" w14:textId="77777777" w:rsidR="00362699" w:rsidRPr="00F645D1" w:rsidRDefault="00362699" w:rsidP="00362699">
      <w:pPr>
        <w:rPr>
          <w:lang w:val="en-US"/>
        </w:rPr>
      </w:pPr>
      <w:r w:rsidRPr="00F645D1">
        <w:rPr>
          <w:b/>
          <w:lang w:val="en-US"/>
        </w:rPr>
        <w:t>API level</w:t>
      </w:r>
      <w:r w:rsidRPr="00F645D1">
        <w:rPr>
          <w:lang w:val="en-US"/>
        </w:rPr>
        <w:t>: 23</w:t>
      </w:r>
    </w:p>
    <w:p w14:paraId="7ACCE2D8" w14:textId="1F40087A" w:rsidR="00362699" w:rsidRPr="00F645D1" w:rsidRDefault="00362699" w:rsidP="00F72B9D">
      <w:pPr>
        <w:spacing w:after="0" w:line="240" w:lineRule="atLeast"/>
        <w:rPr>
          <w:rFonts w:eastAsia="Times New Roman" w:cs="Arial"/>
          <w:color w:val="000000"/>
          <w:sz w:val="21"/>
          <w:szCs w:val="21"/>
          <w:lang w:val="en-US"/>
        </w:rPr>
      </w:pPr>
      <w:r w:rsidRPr="00F645D1">
        <w:rPr>
          <w:b/>
          <w:lang w:val="en-US"/>
        </w:rPr>
        <w:t>CPU</w:t>
      </w:r>
      <w:r w:rsidRPr="00F645D1">
        <w:rPr>
          <w:lang w:val="en-US"/>
        </w:rPr>
        <w:t xml:space="preserve">: </w:t>
      </w:r>
      <w:r w:rsidR="00F72B9D" w:rsidRPr="00F645D1">
        <w:rPr>
          <w:rFonts w:eastAsia="Times New Roman" w:cs="Arial"/>
          <w:color w:val="000000"/>
          <w:szCs w:val="22"/>
          <w:lang w:val="en-US"/>
        </w:rPr>
        <w:t>Quad-core 1.3 GHz Cortex-A53</w:t>
      </w:r>
    </w:p>
    <w:p w14:paraId="7691F913" w14:textId="77777777" w:rsidR="00F72B9D" w:rsidRPr="00F645D1" w:rsidRDefault="00F72B9D" w:rsidP="00F72B9D">
      <w:pPr>
        <w:spacing w:after="0" w:line="240" w:lineRule="atLeast"/>
        <w:rPr>
          <w:rFonts w:eastAsia="Times New Roman" w:cs="Arial"/>
          <w:color w:val="000000"/>
          <w:sz w:val="21"/>
          <w:szCs w:val="21"/>
          <w:lang w:val="en-US"/>
        </w:rPr>
      </w:pPr>
    </w:p>
    <w:p w14:paraId="53F30F86" w14:textId="20B8E2F6" w:rsidR="00362699" w:rsidRDefault="00362699" w:rsidP="00293D1B">
      <w:r w:rsidRPr="006B1190">
        <w:rPr>
          <w:b/>
        </w:rPr>
        <w:t>RAM</w:t>
      </w:r>
      <w:r>
        <w:t xml:space="preserve">: </w:t>
      </w:r>
      <w:r w:rsidR="00F72B9D">
        <w:t>20</w:t>
      </w:r>
      <w:r w:rsidR="009B6CF6">
        <w:t>4</w:t>
      </w:r>
      <w:r w:rsidR="00F72B9D">
        <w:t>8</w:t>
      </w:r>
      <w:r>
        <w:t xml:space="preserve"> MB</w:t>
      </w:r>
    </w:p>
    <w:p w14:paraId="2EF269CA" w14:textId="77777777" w:rsidR="003402CF" w:rsidRDefault="003402CF" w:rsidP="00293D1B">
      <w:pPr>
        <w:rPr>
          <w:lang w:eastAsia="en-US"/>
        </w:rPr>
      </w:pPr>
    </w:p>
    <w:p w14:paraId="1B70F622" w14:textId="4B0C24EB" w:rsidR="00604D2E" w:rsidRDefault="00604D2E" w:rsidP="00604D2E">
      <w:pPr>
        <w:pStyle w:val="Bijschrift"/>
      </w:pPr>
      <w:r>
        <w:t>iOS</w:t>
      </w:r>
    </w:p>
    <w:p w14:paraId="2B480BD9" w14:textId="76CA937B" w:rsidR="00FF55AD" w:rsidRPr="00095A1A" w:rsidRDefault="00FF55AD" w:rsidP="00FF55AD">
      <w:pPr>
        <w:rPr>
          <w:highlight w:val="yellow"/>
          <w:lang w:eastAsia="en-US"/>
        </w:rPr>
      </w:pPr>
      <w:r w:rsidRPr="00095A1A">
        <w:rPr>
          <w:highlight w:val="yellow"/>
          <w:lang w:eastAsia="en-US"/>
        </w:rPr>
        <w:t>Het geheugengebruik wordt getest op een eigen echt apparaat</w:t>
      </w:r>
      <w:r w:rsidR="00C1282E" w:rsidRPr="00095A1A">
        <w:rPr>
          <w:highlight w:val="yellow"/>
          <w:lang w:eastAsia="en-US"/>
        </w:rPr>
        <w:t>,</w:t>
      </w:r>
      <w:r w:rsidRPr="00095A1A">
        <w:rPr>
          <w:highlight w:val="yellow"/>
          <w:lang w:eastAsia="en-US"/>
        </w:rPr>
        <w:t xml:space="preserve"> de </w:t>
      </w:r>
      <w:proofErr w:type="spellStart"/>
      <w:r w:rsidRPr="00095A1A">
        <w:rPr>
          <w:highlight w:val="yellow"/>
          <w:lang w:eastAsia="en-US"/>
        </w:rPr>
        <w:t>Iphone</w:t>
      </w:r>
      <w:proofErr w:type="spellEnd"/>
      <w:r w:rsidRPr="00095A1A">
        <w:rPr>
          <w:highlight w:val="yellow"/>
          <w:lang w:eastAsia="en-US"/>
        </w:rPr>
        <w:t xml:space="preserve"> SE</w:t>
      </w:r>
      <w:r w:rsidR="00C1282E" w:rsidRPr="00095A1A">
        <w:rPr>
          <w:highlight w:val="yellow"/>
          <w:lang w:eastAsia="en-US"/>
        </w:rPr>
        <w:t xml:space="preserve"> met dezelfde specificaties als degene waarop de snelheid</w:t>
      </w:r>
      <w:r w:rsidR="003402CF" w:rsidRPr="00095A1A">
        <w:rPr>
          <w:highlight w:val="yellow"/>
          <w:lang w:eastAsia="en-US"/>
        </w:rPr>
        <w:t>:</w:t>
      </w:r>
      <w:r w:rsidRPr="00095A1A">
        <w:rPr>
          <w:highlight w:val="yellow"/>
          <w:lang w:eastAsia="en-US"/>
        </w:rPr>
        <w:t xml:space="preserve"> </w:t>
      </w:r>
    </w:p>
    <w:p w14:paraId="010D82F7" w14:textId="77777777" w:rsidR="003402CF" w:rsidRPr="00D964B8" w:rsidRDefault="003402CF" w:rsidP="003402CF">
      <w:pPr>
        <w:rPr>
          <w:highlight w:val="yellow"/>
          <w:lang w:val="en-US"/>
        </w:rPr>
      </w:pPr>
      <w:r w:rsidRPr="00D964B8">
        <w:rPr>
          <w:b/>
          <w:highlight w:val="yellow"/>
          <w:lang w:val="en-US"/>
        </w:rPr>
        <w:t>OS</w:t>
      </w:r>
      <w:r w:rsidRPr="00D964B8">
        <w:rPr>
          <w:highlight w:val="yellow"/>
          <w:lang w:val="en-US"/>
        </w:rPr>
        <w:t>: iOS 11.3</w:t>
      </w:r>
    </w:p>
    <w:p w14:paraId="7E65EAD5" w14:textId="77777777" w:rsidR="003402CF" w:rsidRPr="00095A1A" w:rsidRDefault="003402CF" w:rsidP="003402CF">
      <w:pPr>
        <w:rPr>
          <w:highlight w:val="yellow"/>
          <w:lang w:val="en-US"/>
        </w:rPr>
      </w:pPr>
      <w:r w:rsidRPr="00095A1A">
        <w:rPr>
          <w:b/>
          <w:highlight w:val="yellow"/>
          <w:lang w:val="en-US"/>
        </w:rPr>
        <w:t>CPU</w:t>
      </w:r>
      <w:r w:rsidRPr="00095A1A">
        <w:rPr>
          <w:highlight w:val="yellow"/>
          <w:lang w:val="en-US"/>
        </w:rPr>
        <w:t>: Dual-core 1.84 GHz Twister</w:t>
      </w:r>
    </w:p>
    <w:p w14:paraId="26EEFAEC" w14:textId="3F2DA10B" w:rsidR="003402CF" w:rsidRDefault="003402CF" w:rsidP="003402CF">
      <w:pPr>
        <w:rPr>
          <w:highlight w:val="yellow"/>
        </w:rPr>
      </w:pPr>
      <w:r w:rsidRPr="00D964B8">
        <w:rPr>
          <w:b/>
          <w:highlight w:val="yellow"/>
        </w:rPr>
        <w:t>RAM</w:t>
      </w:r>
      <w:r w:rsidRPr="00D964B8">
        <w:rPr>
          <w:highlight w:val="yellow"/>
        </w:rPr>
        <w:t>: 2048 MB</w:t>
      </w:r>
    </w:p>
    <w:p w14:paraId="5487F80A" w14:textId="77777777" w:rsidR="007A3520" w:rsidRPr="00D964B8" w:rsidRDefault="007A3520" w:rsidP="003402CF">
      <w:pPr>
        <w:rPr>
          <w:highlight w:val="yellow"/>
        </w:rPr>
      </w:pPr>
    </w:p>
    <w:p w14:paraId="4004AD27" w14:textId="7E69E2C5" w:rsidR="007A3520" w:rsidRPr="007A3520" w:rsidRDefault="007A3520" w:rsidP="0075099F">
      <w:pPr>
        <w:rPr>
          <w:lang w:eastAsia="en-US"/>
        </w:rPr>
      </w:pPr>
      <w:r w:rsidRPr="007A3520">
        <w:rPr>
          <w:highlight w:val="yellow"/>
          <w:lang w:eastAsia="en-US"/>
        </w:rPr>
        <w:t xml:space="preserve">Hier wordt het </w:t>
      </w:r>
      <w:proofErr w:type="spellStart"/>
      <w:r w:rsidRPr="007A3520">
        <w:rPr>
          <w:highlight w:val="yellow"/>
          <w:lang w:eastAsia="en-US"/>
        </w:rPr>
        <w:t>cache-geheugen</w:t>
      </w:r>
      <w:proofErr w:type="spellEnd"/>
      <w:r w:rsidRPr="007A3520">
        <w:rPr>
          <w:highlight w:val="yellow"/>
          <w:lang w:eastAsia="en-US"/>
        </w:rPr>
        <w:t>, het RAM-geheugen en het interne geheugen met elkaar vergeleken. Hoe minder geheugen er gebruikt wordt, hoe beter.</w:t>
      </w:r>
    </w:p>
    <w:p w14:paraId="2BF12968" w14:textId="15336A5A" w:rsidR="0075099F" w:rsidRDefault="00C1282E" w:rsidP="0075099F">
      <w:pPr>
        <w:rPr>
          <w:highlight w:val="yellow"/>
          <w:lang w:eastAsia="en-US"/>
        </w:rPr>
      </w:pPr>
      <w:r w:rsidRPr="00095A1A">
        <w:rPr>
          <w:highlight w:val="yellow"/>
          <w:lang w:eastAsia="en-US"/>
        </w:rPr>
        <w:t>Maar</w:t>
      </w:r>
      <w:r w:rsidR="004C02B0" w:rsidRPr="00095A1A">
        <w:rPr>
          <w:highlight w:val="yellow"/>
          <w:lang w:eastAsia="en-US"/>
        </w:rPr>
        <w:t xml:space="preserve"> aangezien iOS geen optie heeft om RAM en cache te bekijken, </w:t>
      </w:r>
      <w:r w:rsidR="007A3520">
        <w:rPr>
          <w:highlight w:val="yellow"/>
          <w:lang w:eastAsia="en-US"/>
        </w:rPr>
        <w:t>moet</w:t>
      </w:r>
      <w:r w:rsidR="004C02B0" w:rsidRPr="00095A1A">
        <w:rPr>
          <w:highlight w:val="yellow"/>
          <w:lang w:eastAsia="en-US"/>
        </w:rPr>
        <w:t xml:space="preserve"> dit gebeuren via</w:t>
      </w:r>
      <w:r w:rsidR="004B1AF1" w:rsidRPr="00095A1A">
        <w:rPr>
          <w:highlight w:val="yellow"/>
          <w:lang w:eastAsia="en-US"/>
        </w:rPr>
        <w:t xml:space="preserve"> </w:t>
      </w:r>
      <w:r w:rsidR="004B1AF1" w:rsidRPr="00095A1A">
        <w:rPr>
          <w:i/>
          <w:highlight w:val="yellow"/>
          <w:lang w:eastAsia="en-US"/>
        </w:rPr>
        <w:t xml:space="preserve">Monitor Memory </w:t>
      </w:r>
      <w:proofErr w:type="spellStart"/>
      <w:r w:rsidR="004B1AF1" w:rsidRPr="00095A1A">
        <w:rPr>
          <w:i/>
          <w:highlight w:val="yellow"/>
          <w:lang w:eastAsia="en-US"/>
        </w:rPr>
        <w:t>Usage</w:t>
      </w:r>
      <w:proofErr w:type="spellEnd"/>
      <w:r w:rsidR="007A3520">
        <w:rPr>
          <w:highlight w:val="yellow"/>
          <w:lang w:eastAsia="en-US"/>
        </w:rPr>
        <w:t>, zoals beschreven in sectie 2.5.2.2.</w:t>
      </w:r>
    </w:p>
    <w:p w14:paraId="429AA9AB" w14:textId="77777777" w:rsidR="007A3520" w:rsidRPr="00AC638C" w:rsidRDefault="007A3520" w:rsidP="0075099F">
      <w:pPr>
        <w:rPr>
          <w:lang w:eastAsia="en-US"/>
        </w:rPr>
      </w:pPr>
    </w:p>
    <w:p w14:paraId="2B976EA8" w14:textId="2F91CCB1" w:rsidR="00716499" w:rsidRPr="006179D5" w:rsidRDefault="00FC34E6" w:rsidP="00716499">
      <w:pPr>
        <w:pStyle w:val="Kop4"/>
        <w:rPr>
          <w:highlight w:val="yellow"/>
          <w:lang w:eastAsia="en-US"/>
        </w:rPr>
      </w:pPr>
      <w:r w:rsidRPr="006179D5">
        <w:rPr>
          <w:highlight w:val="yellow"/>
          <w:lang w:eastAsia="en-US"/>
        </w:rPr>
        <w:t xml:space="preserve">User </w:t>
      </w:r>
      <w:proofErr w:type="spellStart"/>
      <w:r w:rsidRPr="006179D5">
        <w:rPr>
          <w:highlight w:val="yellow"/>
          <w:lang w:eastAsia="en-US"/>
        </w:rPr>
        <w:t>experienc</w:t>
      </w:r>
      <w:r w:rsidR="00716499" w:rsidRPr="006179D5">
        <w:rPr>
          <w:highlight w:val="yellow"/>
          <w:lang w:eastAsia="en-US"/>
        </w:rPr>
        <w:t>e</w:t>
      </w:r>
      <w:proofErr w:type="spellEnd"/>
    </w:p>
    <w:p w14:paraId="53982F4E" w14:textId="5CC2024E" w:rsidR="00716499" w:rsidRPr="006179D5" w:rsidRDefault="00716499" w:rsidP="00716499">
      <w:pPr>
        <w:rPr>
          <w:highlight w:val="yellow"/>
          <w:lang w:eastAsia="en-US"/>
        </w:rPr>
      </w:pPr>
      <w:r w:rsidRPr="006179D5">
        <w:rPr>
          <w:highlight w:val="yellow"/>
          <w:lang w:eastAsia="en-US"/>
        </w:rPr>
        <w:t xml:space="preserve">Voor </w:t>
      </w:r>
      <w:r w:rsidR="00FE0ECF" w:rsidRPr="006179D5">
        <w:rPr>
          <w:highlight w:val="yellow"/>
          <w:lang w:eastAsia="en-US"/>
        </w:rPr>
        <w:t>het</w:t>
      </w:r>
      <w:r w:rsidRPr="006179D5">
        <w:rPr>
          <w:highlight w:val="yellow"/>
          <w:lang w:eastAsia="en-US"/>
        </w:rPr>
        <w:t xml:space="preserve"> user </w:t>
      </w:r>
      <w:proofErr w:type="spellStart"/>
      <w:r w:rsidRPr="006179D5">
        <w:rPr>
          <w:highlight w:val="yellow"/>
          <w:lang w:eastAsia="en-US"/>
        </w:rPr>
        <w:t>experience</w:t>
      </w:r>
      <w:proofErr w:type="spellEnd"/>
      <w:r w:rsidR="00FE0ECF" w:rsidRPr="006179D5">
        <w:rPr>
          <w:highlight w:val="yellow"/>
          <w:lang w:eastAsia="en-US"/>
        </w:rPr>
        <w:t>-onderdeel</w:t>
      </w:r>
      <w:r w:rsidRPr="006179D5">
        <w:rPr>
          <w:highlight w:val="yellow"/>
          <w:lang w:eastAsia="en-US"/>
        </w:rPr>
        <w:t xml:space="preserve"> is het moeilijk </w:t>
      </w:r>
      <w:r w:rsidR="00FE0ECF" w:rsidRPr="006179D5">
        <w:rPr>
          <w:highlight w:val="yellow"/>
          <w:lang w:eastAsia="en-US"/>
        </w:rPr>
        <w:t>vinden</w:t>
      </w:r>
      <w:r w:rsidRPr="006179D5">
        <w:rPr>
          <w:highlight w:val="yellow"/>
          <w:lang w:eastAsia="en-US"/>
        </w:rPr>
        <w:t xml:space="preserve"> </w:t>
      </w:r>
      <w:r w:rsidR="00FE0ECF" w:rsidRPr="006179D5">
        <w:rPr>
          <w:highlight w:val="yellow"/>
          <w:lang w:eastAsia="en-US"/>
        </w:rPr>
        <w:t>van</w:t>
      </w:r>
      <w:r w:rsidRPr="006179D5">
        <w:rPr>
          <w:highlight w:val="yellow"/>
          <w:lang w:eastAsia="en-US"/>
        </w:rPr>
        <w:t xml:space="preserve"> harde cijfers van bepaalde parameters sinds deze subjectief zijn</w:t>
      </w:r>
      <w:r w:rsidR="00FE0ECF" w:rsidRPr="006179D5">
        <w:rPr>
          <w:highlight w:val="yellow"/>
          <w:lang w:eastAsia="en-US"/>
        </w:rPr>
        <w:t xml:space="preserve">, bv. vlotheid, uitstraling, </w:t>
      </w:r>
      <w:r w:rsidR="0009093E" w:rsidRPr="006179D5">
        <w:rPr>
          <w:highlight w:val="yellow"/>
          <w:lang w:eastAsia="en-US"/>
        </w:rPr>
        <w:t>functionaliteit, ...</w:t>
      </w:r>
      <w:r w:rsidR="00FE0ECF" w:rsidRPr="006179D5">
        <w:rPr>
          <w:highlight w:val="yellow"/>
          <w:lang w:eastAsia="en-US"/>
        </w:rPr>
        <w:t xml:space="preserve"> zijn allemaal eigenschappen waar mensen verschillend op reageren</w:t>
      </w:r>
      <w:r w:rsidRPr="006179D5">
        <w:rPr>
          <w:highlight w:val="yellow"/>
          <w:lang w:eastAsia="en-US"/>
        </w:rPr>
        <w:t xml:space="preserve">. Daarom wordt de gebruikerservaring getest met behulp van een enquête waarbij een aantal personen met verschillende achtergronden de applicaties gaan beoordelen op bepaalde factoren. Deze factoren </w:t>
      </w:r>
      <w:r w:rsidR="006179D5">
        <w:rPr>
          <w:highlight w:val="yellow"/>
          <w:lang w:eastAsia="en-US"/>
        </w:rPr>
        <w:t xml:space="preserve">worden getest via </w:t>
      </w:r>
      <w:r w:rsidRPr="006179D5">
        <w:rPr>
          <w:highlight w:val="yellow"/>
          <w:lang w:eastAsia="en-US"/>
        </w:rPr>
        <w:t xml:space="preserve">bepaalde vragen waarop de deelnemers een score van </w:t>
      </w:r>
      <w:r w:rsidR="00FE0ECF" w:rsidRPr="006179D5">
        <w:rPr>
          <w:highlight w:val="yellow"/>
          <w:lang w:eastAsia="en-US"/>
        </w:rPr>
        <w:t>één tot vijf</w:t>
      </w:r>
      <w:r w:rsidRPr="006179D5">
        <w:rPr>
          <w:highlight w:val="yellow"/>
          <w:lang w:eastAsia="en-US"/>
        </w:rPr>
        <w:t xml:space="preserve"> geven. Die vragen worden gesteld voor alle platformen waarop een applicatie uitgerold </w:t>
      </w:r>
      <w:r w:rsidR="005776AE" w:rsidRPr="006179D5">
        <w:rPr>
          <w:highlight w:val="yellow"/>
          <w:lang w:eastAsia="en-US"/>
        </w:rPr>
        <w:t>is</w:t>
      </w:r>
      <w:r w:rsidRPr="006179D5">
        <w:rPr>
          <w:highlight w:val="yellow"/>
          <w:lang w:eastAsia="en-US"/>
        </w:rPr>
        <w:t xml:space="preserve"> en de native applicatie die collega’s van </w:t>
      </w:r>
      <w:proofErr w:type="spellStart"/>
      <w:r w:rsidRPr="006179D5">
        <w:rPr>
          <w:highlight w:val="yellow"/>
          <w:lang w:eastAsia="en-US"/>
        </w:rPr>
        <w:t>Zappware</w:t>
      </w:r>
      <w:proofErr w:type="spellEnd"/>
      <w:r w:rsidRPr="006179D5">
        <w:rPr>
          <w:highlight w:val="yellow"/>
          <w:lang w:eastAsia="en-US"/>
        </w:rPr>
        <w:t xml:space="preserve"> ontworpen hebben. Dit betekent: </w:t>
      </w:r>
      <w:r w:rsidR="005776AE" w:rsidRPr="006179D5">
        <w:rPr>
          <w:highlight w:val="yellow"/>
          <w:lang w:eastAsia="en-US"/>
        </w:rPr>
        <w:t>drie</w:t>
      </w:r>
      <w:r w:rsidRPr="006179D5">
        <w:rPr>
          <w:highlight w:val="yellow"/>
          <w:lang w:eastAsia="en-US"/>
        </w:rPr>
        <w:t xml:space="preserve"> voor Android en </w:t>
      </w:r>
      <w:r w:rsidR="005776AE" w:rsidRPr="006179D5">
        <w:rPr>
          <w:highlight w:val="yellow"/>
          <w:lang w:eastAsia="en-US"/>
        </w:rPr>
        <w:t>drie</w:t>
      </w:r>
      <w:r w:rsidRPr="006179D5">
        <w:rPr>
          <w:highlight w:val="yellow"/>
          <w:lang w:eastAsia="en-US"/>
        </w:rPr>
        <w:t xml:space="preserve"> voor iOS. In totaal moeten er dus </w:t>
      </w:r>
      <w:r w:rsidR="005776AE" w:rsidRPr="006179D5">
        <w:rPr>
          <w:highlight w:val="yellow"/>
          <w:lang w:eastAsia="en-US"/>
        </w:rPr>
        <w:t>zes</w:t>
      </w:r>
      <w:r w:rsidRPr="006179D5">
        <w:rPr>
          <w:highlight w:val="yellow"/>
          <w:lang w:eastAsia="en-US"/>
        </w:rPr>
        <w:t xml:space="preserve"> applicaties getest worden.</w:t>
      </w:r>
    </w:p>
    <w:p w14:paraId="75D8DF37" w14:textId="77777777" w:rsidR="003424A7" w:rsidRDefault="003424A7" w:rsidP="00716499">
      <w:pPr>
        <w:rPr>
          <w:highlight w:val="yellow"/>
          <w:lang w:eastAsia="en-US"/>
        </w:rPr>
      </w:pPr>
    </w:p>
    <w:p w14:paraId="1BB8F2F8" w14:textId="77777777" w:rsidR="003424A7" w:rsidRDefault="003424A7" w:rsidP="00716499">
      <w:pPr>
        <w:rPr>
          <w:highlight w:val="yellow"/>
          <w:lang w:eastAsia="en-US"/>
        </w:rPr>
      </w:pPr>
    </w:p>
    <w:p w14:paraId="3F8F21FB" w14:textId="77777777" w:rsidR="003424A7" w:rsidRDefault="003424A7" w:rsidP="00716499">
      <w:pPr>
        <w:rPr>
          <w:highlight w:val="yellow"/>
          <w:lang w:eastAsia="en-US"/>
        </w:rPr>
      </w:pPr>
    </w:p>
    <w:p w14:paraId="2C8C6E13" w14:textId="214DC519" w:rsidR="00716499" w:rsidRDefault="00716499" w:rsidP="00716499">
      <w:pPr>
        <w:rPr>
          <w:highlight w:val="yellow"/>
          <w:lang w:eastAsia="en-US"/>
        </w:rPr>
      </w:pPr>
      <w:r w:rsidRPr="006179D5">
        <w:rPr>
          <w:highlight w:val="yellow"/>
          <w:lang w:eastAsia="en-US"/>
        </w:rPr>
        <w:lastRenderedPageBreak/>
        <w:t>De lijst met deze te beoordelen onderdelen</w:t>
      </w:r>
      <w:r w:rsidR="001636D9" w:rsidRPr="006179D5">
        <w:rPr>
          <w:highlight w:val="yellow"/>
          <w:lang w:eastAsia="en-US"/>
        </w:rPr>
        <w:t xml:space="preserve"> voor </w:t>
      </w:r>
      <w:r w:rsidR="00A66AC2">
        <w:rPr>
          <w:highlight w:val="yellow"/>
          <w:lang w:eastAsia="en-US"/>
        </w:rPr>
        <w:t>beide operating systems</w:t>
      </w:r>
      <w:r w:rsidRPr="006179D5">
        <w:rPr>
          <w:highlight w:val="yellow"/>
          <w:lang w:eastAsia="en-US"/>
        </w:rPr>
        <w:t xml:space="preserve"> ziet er als volgt uit:</w:t>
      </w:r>
    </w:p>
    <w:p w14:paraId="7217C118" w14:textId="0D798454" w:rsidR="0007692C" w:rsidRPr="006179D5" w:rsidRDefault="0007692C" w:rsidP="00716499">
      <w:pPr>
        <w:rPr>
          <w:i/>
          <w:highlight w:val="yellow"/>
          <w:lang w:eastAsia="en-US"/>
        </w:rPr>
      </w:pPr>
      <w:bookmarkStart w:id="70" w:name="_Hlk514264255"/>
      <w:r w:rsidRPr="006179D5">
        <w:rPr>
          <w:i/>
          <w:highlight w:val="yellow"/>
          <w:lang w:eastAsia="en-US"/>
        </w:rPr>
        <w:t>Geef een score van één tot vijf op de volgend vragen.</w:t>
      </w:r>
    </w:p>
    <w:p w14:paraId="09D6536D" w14:textId="28A48EE5" w:rsidR="001636D9" w:rsidRPr="006179D5" w:rsidRDefault="001636D9" w:rsidP="001636D9">
      <w:pPr>
        <w:jc w:val="center"/>
        <w:rPr>
          <w:b/>
          <w:highlight w:val="yellow"/>
          <w:lang w:eastAsia="en-US"/>
        </w:rPr>
      </w:pPr>
      <w:r w:rsidRPr="006179D5">
        <w:rPr>
          <w:b/>
          <w:highlight w:val="yellow"/>
          <w:lang w:eastAsia="en-US"/>
        </w:rPr>
        <w:t>Android</w:t>
      </w:r>
      <w:r w:rsidR="001704B0">
        <w:rPr>
          <w:b/>
          <w:highlight w:val="yellow"/>
          <w:lang w:eastAsia="en-US"/>
        </w:rPr>
        <w:t>/iOS</w:t>
      </w:r>
    </w:p>
    <w:tbl>
      <w:tblPr>
        <w:tblStyle w:val="Tabelraster"/>
        <w:tblW w:w="0" w:type="auto"/>
        <w:tblInd w:w="137" w:type="dxa"/>
        <w:tblLook w:val="04A0" w:firstRow="1" w:lastRow="0" w:firstColumn="1" w:lastColumn="0" w:noHBand="0" w:noVBand="1"/>
      </w:tblPr>
      <w:tblGrid>
        <w:gridCol w:w="4116"/>
        <w:gridCol w:w="1697"/>
        <w:gridCol w:w="1556"/>
        <w:gridCol w:w="1556"/>
      </w:tblGrid>
      <w:tr w:rsidR="001636D9" w:rsidRPr="006179D5" w14:paraId="61E4AFEA" w14:textId="77777777" w:rsidTr="006875AC">
        <w:tc>
          <w:tcPr>
            <w:tcW w:w="4116" w:type="dxa"/>
            <w:tcBorders>
              <w:top w:val="nil"/>
              <w:left w:val="nil"/>
              <w:bottom w:val="nil"/>
              <w:right w:val="single" w:sz="4" w:space="0" w:color="auto"/>
            </w:tcBorders>
          </w:tcPr>
          <w:p w14:paraId="4E500B08" w14:textId="193FBEDE" w:rsidR="001636D9" w:rsidRPr="006179D5" w:rsidRDefault="001636D9" w:rsidP="001636D9">
            <w:pPr>
              <w:rPr>
                <w:i/>
                <w:highlight w:val="yellow"/>
                <w:lang w:eastAsia="en-US"/>
              </w:rPr>
            </w:pPr>
          </w:p>
        </w:tc>
        <w:tc>
          <w:tcPr>
            <w:tcW w:w="1697" w:type="dxa"/>
            <w:tcBorders>
              <w:top w:val="single" w:sz="4" w:space="0" w:color="auto"/>
              <w:left w:val="single" w:sz="4" w:space="0" w:color="auto"/>
              <w:bottom w:val="single" w:sz="4" w:space="0" w:color="auto"/>
              <w:right w:val="single" w:sz="4" w:space="0" w:color="auto"/>
            </w:tcBorders>
          </w:tcPr>
          <w:p w14:paraId="6FC40081" w14:textId="23E7B855" w:rsidR="001636D9" w:rsidRPr="006179D5" w:rsidRDefault="001636D9" w:rsidP="001636D9">
            <w:pPr>
              <w:jc w:val="left"/>
              <w:rPr>
                <w:highlight w:val="yellow"/>
                <w:lang w:eastAsia="en-US"/>
              </w:rPr>
            </w:pPr>
            <w:r w:rsidRPr="006179D5">
              <w:rPr>
                <w:highlight w:val="yellow"/>
                <w:lang w:eastAsia="en-US"/>
              </w:rPr>
              <w:t>App 1</w:t>
            </w:r>
          </w:p>
        </w:tc>
        <w:tc>
          <w:tcPr>
            <w:tcW w:w="1556" w:type="dxa"/>
            <w:tcBorders>
              <w:left w:val="single" w:sz="4" w:space="0" w:color="auto"/>
            </w:tcBorders>
          </w:tcPr>
          <w:p w14:paraId="4D544375" w14:textId="37C80C54" w:rsidR="001636D9" w:rsidRPr="006179D5" w:rsidRDefault="001636D9" w:rsidP="001636D9">
            <w:pPr>
              <w:rPr>
                <w:highlight w:val="yellow"/>
                <w:lang w:eastAsia="en-US"/>
              </w:rPr>
            </w:pPr>
            <w:r w:rsidRPr="006179D5">
              <w:rPr>
                <w:highlight w:val="yellow"/>
                <w:lang w:eastAsia="en-US"/>
              </w:rPr>
              <w:t>App 2</w:t>
            </w:r>
          </w:p>
        </w:tc>
        <w:tc>
          <w:tcPr>
            <w:tcW w:w="1556" w:type="dxa"/>
          </w:tcPr>
          <w:p w14:paraId="34ACBD3D" w14:textId="7032A2AB" w:rsidR="001636D9" w:rsidRPr="006179D5" w:rsidRDefault="001636D9" w:rsidP="001636D9">
            <w:pPr>
              <w:rPr>
                <w:highlight w:val="yellow"/>
                <w:lang w:eastAsia="en-US"/>
              </w:rPr>
            </w:pPr>
            <w:r w:rsidRPr="006179D5">
              <w:rPr>
                <w:highlight w:val="yellow"/>
                <w:lang w:eastAsia="en-US"/>
              </w:rPr>
              <w:t>App 3</w:t>
            </w:r>
          </w:p>
        </w:tc>
      </w:tr>
      <w:tr w:rsidR="005776AE" w:rsidRPr="006179D5" w14:paraId="1237A9E0" w14:textId="77777777" w:rsidTr="006875AC">
        <w:tc>
          <w:tcPr>
            <w:tcW w:w="4116" w:type="dxa"/>
            <w:tcBorders>
              <w:top w:val="nil"/>
              <w:left w:val="nil"/>
              <w:bottom w:val="nil"/>
              <w:right w:val="single" w:sz="4" w:space="0" w:color="auto"/>
            </w:tcBorders>
          </w:tcPr>
          <w:p w14:paraId="1D3D8D49" w14:textId="33F6370A" w:rsidR="005776AE" w:rsidRPr="006179D5" w:rsidRDefault="005776AE" w:rsidP="00716499">
            <w:pPr>
              <w:rPr>
                <w:highlight w:val="yellow"/>
                <w:lang w:eastAsia="en-US"/>
              </w:rPr>
            </w:pPr>
            <w:r w:rsidRPr="006179D5">
              <w:rPr>
                <w:highlight w:val="yellow"/>
                <w:lang w:eastAsia="en-US"/>
              </w:rPr>
              <w:t>Hoe snel start de applicatie op?</w:t>
            </w:r>
          </w:p>
        </w:tc>
        <w:tc>
          <w:tcPr>
            <w:tcW w:w="1697" w:type="dxa"/>
            <w:tcBorders>
              <w:top w:val="single" w:sz="4" w:space="0" w:color="auto"/>
              <w:left w:val="single" w:sz="4" w:space="0" w:color="auto"/>
              <w:bottom w:val="single" w:sz="4" w:space="0" w:color="auto"/>
              <w:right w:val="single" w:sz="4" w:space="0" w:color="auto"/>
            </w:tcBorders>
          </w:tcPr>
          <w:p w14:paraId="5D61E4DC" w14:textId="77777777" w:rsidR="005776AE" w:rsidRPr="006179D5" w:rsidRDefault="005776AE" w:rsidP="00716499">
            <w:pPr>
              <w:rPr>
                <w:highlight w:val="yellow"/>
                <w:lang w:eastAsia="en-US"/>
              </w:rPr>
            </w:pPr>
          </w:p>
        </w:tc>
        <w:tc>
          <w:tcPr>
            <w:tcW w:w="1556" w:type="dxa"/>
            <w:tcBorders>
              <w:left w:val="single" w:sz="4" w:space="0" w:color="auto"/>
            </w:tcBorders>
          </w:tcPr>
          <w:p w14:paraId="0F95C6BC" w14:textId="77777777" w:rsidR="005776AE" w:rsidRPr="006179D5" w:rsidRDefault="005776AE" w:rsidP="00716499">
            <w:pPr>
              <w:rPr>
                <w:highlight w:val="yellow"/>
                <w:lang w:eastAsia="en-US"/>
              </w:rPr>
            </w:pPr>
          </w:p>
        </w:tc>
        <w:tc>
          <w:tcPr>
            <w:tcW w:w="1556" w:type="dxa"/>
          </w:tcPr>
          <w:p w14:paraId="7FF5C29B" w14:textId="77777777" w:rsidR="005776AE" w:rsidRPr="006179D5" w:rsidRDefault="005776AE" w:rsidP="00716499">
            <w:pPr>
              <w:rPr>
                <w:highlight w:val="yellow"/>
                <w:lang w:eastAsia="en-US"/>
              </w:rPr>
            </w:pPr>
          </w:p>
        </w:tc>
      </w:tr>
      <w:tr w:rsidR="005776AE" w:rsidRPr="006179D5" w14:paraId="757000EF" w14:textId="77777777" w:rsidTr="006875AC">
        <w:tc>
          <w:tcPr>
            <w:tcW w:w="4116" w:type="dxa"/>
            <w:tcBorders>
              <w:top w:val="nil"/>
              <w:left w:val="nil"/>
              <w:bottom w:val="nil"/>
              <w:right w:val="single" w:sz="4" w:space="0" w:color="auto"/>
            </w:tcBorders>
          </w:tcPr>
          <w:p w14:paraId="7C7CA9B3" w14:textId="11C1AB84" w:rsidR="005776AE" w:rsidRPr="006179D5" w:rsidRDefault="0007692C" w:rsidP="00716499">
            <w:pPr>
              <w:rPr>
                <w:highlight w:val="yellow"/>
                <w:lang w:eastAsia="en-US"/>
              </w:rPr>
            </w:pPr>
            <w:proofErr w:type="spellStart"/>
            <w:r w:rsidRPr="006179D5">
              <w:rPr>
                <w:highlight w:val="yellow"/>
                <w:lang w:eastAsia="en-US"/>
              </w:rPr>
              <w:t>Scroll</w:t>
            </w:r>
            <w:proofErr w:type="spellEnd"/>
            <w:r w:rsidRPr="006179D5">
              <w:rPr>
                <w:highlight w:val="yellow"/>
                <w:lang w:eastAsia="en-US"/>
              </w:rPr>
              <w:t xml:space="preserve"> door de lijst, </w:t>
            </w:r>
            <w:r w:rsidR="00DF309F" w:rsidRPr="006179D5">
              <w:rPr>
                <w:highlight w:val="yellow"/>
                <w:lang w:eastAsia="en-US"/>
              </w:rPr>
              <w:t xml:space="preserve">van begin tot einde en terug, </w:t>
            </w:r>
            <w:r w:rsidRPr="006179D5">
              <w:rPr>
                <w:highlight w:val="yellow"/>
                <w:lang w:eastAsia="en-US"/>
              </w:rPr>
              <w:t>hoe vlot verloopt dit?</w:t>
            </w:r>
          </w:p>
        </w:tc>
        <w:tc>
          <w:tcPr>
            <w:tcW w:w="1697" w:type="dxa"/>
            <w:tcBorders>
              <w:top w:val="single" w:sz="4" w:space="0" w:color="auto"/>
              <w:left w:val="single" w:sz="4" w:space="0" w:color="auto"/>
              <w:bottom w:val="single" w:sz="4" w:space="0" w:color="auto"/>
              <w:right w:val="single" w:sz="4" w:space="0" w:color="auto"/>
            </w:tcBorders>
          </w:tcPr>
          <w:p w14:paraId="55872220" w14:textId="77777777" w:rsidR="005776AE" w:rsidRPr="006179D5" w:rsidRDefault="005776AE" w:rsidP="00716499">
            <w:pPr>
              <w:rPr>
                <w:highlight w:val="yellow"/>
                <w:lang w:eastAsia="en-US"/>
              </w:rPr>
            </w:pPr>
          </w:p>
        </w:tc>
        <w:tc>
          <w:tcPr>
            <w:tcW w:w="1556" w:type="dxa"/>
            <w:tcBorders>
              <w:left w:val="single" w:sz="4" w:space="0" w:color="auto"/>
            </w:tcBorders>
          </w:tcPr>
          <w:p w14:paraId="3C350742" w14:textId="77777777" w:rsidR="005776AE" w:rsidRPr="006179D5" w:rsidRDefault="005776AE" w:rsidP="00716499">
            <w:pPr>
              <w:rPr>
                <w:highlight w:val="yellow"/>
                <w:lang w:eastAsia="en-US"/>
              </w:rPr>
            </w:pPr>
          </w:p>
        </w:tc>
        <w:tc>
          <w:tcPr>
            <w:tcW w:w="1556" w:type="dxa"/>
          </w:tcPr>
          <w:p w14:paraId="59643C74" w14:textId="77777777" w:rsidR="005776AE" w:rsidRPr="006179D5" w:rsidRDefault="005776AE" w:rsidP="00716499">
            <w:pPr>
              <w:rPr>
                <w:highlight w:val="yellow"/>
                <w:lang w:eastAsia="en-US"/>
              </w:rPr>
            </w:pPr>
          </w:p>
        </w:tc>
      </w:tr>
      <w:tr w:rsidR="005776AE" w:rsidRPr="006179D5" w14:paraId="6DFD1B2B" w14:textId="77777777" w:rsidTr="006875AC">
        <w:tc>
          <w:tcPr>
            <w:tcW w:w="4116" w:type="dxa"/>
            <w:tcBorders>
              <w:top w:val="nil"/>
              <w:left w:val="nil"/>
              <w:bottom w:val="nil"/>
              <w:right w:val="single" w:sz="4" w:space="0" w:color="auto"/>
            </w:tcBorders>
          </w:tcPr>
          <w:p w14:paraId="64E0C603" w14:textId="0CDFDA70" w:rsidR="005776AE" w:rsidRPr="006179D5" w:rsidRDefault="0007692C" w:rsidP="00716499">
            <w:pPr>
              <w:rPr>
                <w:highlight w:val="yellow"/>
                <w:lang w:eastAsia="en-US"/>
              </w:rPr>
            </w:pPr>
            <w:r w:rsidRPr="006179D5">
              <w:rPr>
                <w:highlight w:val="yellow"/>
                <w:lang w:eastAsia="en-US"/>
              </w:rPr>
              <w:t xml:space="preserve">Zet de video op pauze, hoe responsief is de </w:t>
            </w:r>
            <w:proofErr w:type="spellStart"/>
            <w:r w:rsidRPr="006179D5">
              <w:rPr>
                <w:highlight w:val="yellow"/>
                <w:lang w:eastAsia="en-US"/>
              </w:rPr>
              <w:t>videoplayer</w:t>
            </w:r>
            <w:proofErr w:type="spellEnd"/>
            <w:r w:rsidRPr="006179D5">
              <w:rPr>
                <w:highlight w:val="yellow"/>
                <w:lang w:eastAsia="en-US"/>
              </w:rPr>
              <w:t>?</w:t>
            </w:r>
          </w:p>
        </w:tc>
        <w:tc>
          <w:tcPr>
            <w:tcW w:w="1697" w:type="dxa"/>
            <w:tcBorders>
              <w:top w:val="single" w:sz="4" w:space="0" w:color="auto"/>
              <w:left w:val="single" w:sz="4" w:space="0" w:color="auto"/>
              <w:bottom w:val="single" w:sz="4" w:space="0" w:color="auto"/>
              <w:right w:val="single" w:sz="4" w:space="0" w:color="auto"/>
            </w:tcBorders>
          </w:tcPr>
          <w:p w14:paraId="1E193E3A" w14:textId="77777777" w:rsidR="005776AE" w:rsidRPr="006179D5" w:rsidRDefault="005776AE" w:rsidP="00716499">
            <w:pPr>
              <w:rPr>
                <w:highlight w:val="yellow"/>
                <w:lang w:eastAsia="en-US"/>
              </w:rPr>
            </w:pPr>
          </w:p>
        </w:tc>
        <w:tc>
          <w:tcPr>
            <w:tcW w:w="1556" w:type="dxa"/>
            <w:tcBorders>
              <w:left w:val="single" w:sz="4" w:space="0" w:color="auto"/>
            </w:tcBorders>
          </w:tcPr>
          <w:p w14:paraId="49750871" w14:textId="77777777" w:rsidR="005776AE" w:rsidRPr="006179D5" w:rsidRDefault="005776AE" w:rsidP="00716499">
            <w:pPr>
              <w:rPr>
                <w:highlight w:val="yellow"/>
                <w:lang w:eastAsia="en-US"/>
              </w:rPr>
            </w:pPr>
          </w:p>
        </w:tc>
        <w:tc>
          <w:tcPr>
            <w:tcW w:w="1556" w:type="dxa"/>
          </w:tcPr>
          <w:p w14:paraId="29D1BAEF" w14:textId="77777777" w:rsidR="005776AE" w:rsidRPr="006179D5" w:rsidRDefault="005776AE" w:rsidP="00716499">
            <w:pPr>
              <w:rPr>
                <w:highlight w:val="yellow"/>
                <w:lang w:eastAsia="en-US"/>
              </w:rPr>
            </w:pPr>
          </w:p>
        </w:tc>
      </w:tr>
      <w:tr w:rsidR="005776AE" w:rsidRPr="006179D5" w14:paraId="27A3736A" w14:textId="77777777" w:rsidTr="006875AC">
        <w:tc>
          <w:tcPr>
            <w:tcW w:w="4116" w:type="dxa"/>
            <w:tcBorders>
              <w:top w:val="nil"/>
              <w:left w:val="nil"/>
              <w:bottom w:val="nil"/>
              <w:right w:val="single" w:sz="4" w:space="0" w:color="auto"/>
            </w:tcBorders>
          </w:tcPr>
          <w:p w14:paraId="2208313E" w14:textId="3C1C0534" w:rsidR="005776AE" w:rsidRPr="006179D5" w:rsidRDefault="0007692C" w:rsidP="00716499">
            <w:pPr>
              <w:rPr>
                <w:highlight w:val="yellow"/>
                <w:lang w:eastAsia="en-US"/>
              </w:rPr>
            </w:pPr>
            <w:r w:rsidRPr="006179D5">
              <w:rPr>
                <w:highlight w:val="yellow"/>
                <w:lang w:eastAsia="en-US"/>
              </w:rPr>
              <w:t>Druk op de datum, hoe responsief is deze actie?</w:t>
            </w:r>
          </w:p>
        </w:tc>
        <w:tc>
          <w:tcPr>
            <w:tcW w:w="1697" w:type="dxa"/>
            <w:tcBorders>
              <w:top w:val="single" w:sz="4" w:space="0" w:color="auto"/>
              <w:left w:val="single" w:sz="4" w:space="0" w:color="auto"/>
              <w:bottom w:val="single" w:sz="4" w:space="0" w:color="auto"/>
              <w:right w:val="single" w:sz="4" w:space="0" w:color="auto"/>
            </w:tcBorders>
          </w:tcPr>
          <w:p w14:paraId="2F55CB4D" w14:textId="77777777" w:rsidR="005776AE" w:rsidRPr="006179D5" w:rsidRDefault="005776AE" w:rsidP="00716499">
            <w:pPr>
              <w:rPr>
                <w:highlight w:val="yellow"/>
                <w:lang w:eastAsia="en-US"/>
              </w:rPr>
            </w:pPr>
          </w:p>
        </w:tc>
        <w:tc>
          <w:tcPr>
            <w:tcW w:w="1556" w:type="dxa"/>
            <w:tcBorders>
              <w:left w:val="single" w:sz="4" w:space="0" w:color="auto"/>
            </w:tcBorders>
          </w:tcPr>
          <w:p w14:paraId="09651028" w14:textId="77777777" w:rsidR="005776AE" w:rsidRPr="006179D5" w:rsidRDefault="005776AE" w:rsidP="00716499">
            <w:pPr>
              <w:rPr>
                <w:highlight w:val="yellow"/>
                <w:lang w:eastAsia="en-US"/>
              </w:rPr>
            </w:pPr>
          </w:p>
        </w:tc>
        <w:tc>
          <w:tcPr>
            <w:tcW w:w="1556" w:type="dxa"/>
          </w:tcPr>
          <w:p w14:paraId="05299771" w14:textId="77777777" w:rsidR="005776AE" w:rsidRPr="006179D5" w:rsidRDefault="005776AE" w:rsidP="00716499">
            <w:pPr>
              <w:rPr>
                <w:highlight w:val="yellow"/>
                <w:lang w:eastAsia="en-US"/>
              </w:rPr>
            </w:pPr>
          </w:p>
        </w:tc>
      </w:tr>
      <w:tr w:rsidR="001636D9" w:rsidRPr="006179D5" w14:paraId="544CC0EA" w14:textId="77777777" w:rsidTr="006875AC">
        <w:tc>
          <w:tcPr>
            <w:tcW w:w="4116" w:type="dxa"/>
            <w:tcBorders>
              <w:top w:val="nil"/>
              <w:left w:val="nil"/>
              <w:bottom w:val="nil"/>
              <w:right w:val="single" w:sz="4" w:space="0" w:color="auto"/>
            </w:tcBorders>
          </w:tcPr>
          <w:p w14:paraId="795E8F84" w14:textId="2C3D52F4" w:rsidR="001636D9" w:rsidRPr="006179D5" w:rsidRDefault="001636D9" w:rsidP="00716499">
            <w:pPr>
              <w:rPr>
                <w:highlight w:val="yellow"/>
                <w:lang w:eastAsia="en-US"/>
              </w:rPr>
            </w:pPr>
            <w:proofErr w:type="spellStart"/>
            <w:r w:rsidRPr="006179D5">
              <w:rPr>
                <w:highlight w:val="yellow"/>
                <w:lang w:eastAsia="en-US"/>
              </w:rPr>
              <w:t>Scroll</w:t>
            </w:r>
            <w:proofErr w:type="spellEnd"/>
            <w:r w:rsidRPr="006179D5">
              <w:rPr>
                <w:highlight w:val="yellow"/>
                <w:lang w:eastAsia="en-US"/>
              </w:rPr>
              <w:t xml:space="preserve"> nu nog eens door de lijst, hoe vlot verloopt dit?</w:t>
            </w:r>
          </w:p>
        </w:tc>
        <w:tc>
          <w:tcPr>
            <w:tcW w:w="1697" w:type="dxa"/>
            <w:tcBorders>
              <w:top w:val="single" w:sz="4" w:space="0" w:color="auto"/>
              <w:left w:val="single" w:sz="4" w:space="0" w:color="auto"/>
              <w:bottom w:val="single" w:sz="4" w:space="0" w:color="auto"/>
              <w:right w:val="single" w:sz="4" w:space="0" w:color="auto"/>
            </w:tcBorders>
          </w:tcPr>
          <w:p w14:paraId="3BB4C4AC" w14:textId="77777777" w:rsidR="001636D9" w:rsidRPr="006179D5" w:rsidRDefault="001636D9" w:rsidP="00716499">
            <w:pPr>
              <w:rPr>
                <w:highlight w:val="yellow"/>
                <w:lang w:eastAsia="en-US"/>
              </w:rPr>
            </w:pPr>
          </w:p>
        </w:tc>
        <w:tc>
          <w:tcPr>
            <w:tcW w:w="1556" w:type="dxa"/>
            <w:tcBorders>
              <w:left w:val="single" w:sz="4" w:space="0" w:color="auto"/>
            </w:tcBorders>
          </w:tcPr>
          <w:p w14:paraId="20E9CEEE" w14:textId="77777777" w:rsidR="001636D9" w:rsidRPr="006179D5" w:rsidRDefault="001636D9" w:rsidP="00716499">
            <w:pPr>
              <w:rPr>
                <w:highlight w:val="yellow"/>
                <w:lang w:eastAsia="en-US"/>
              </w:rPr>
            </w:pPr>
          </w:p>
        </w:tc>
        <w:tc>
          <w:tcPr>
            <w:tcW w:w="1556" w:type="dxa"/>
          </w:tcPr>
          <w:p w14:paraId="44B44F23" w14:textId="77777777" w:rsidR="001636D9" w:rsidRPr="006179D5" w:rsidRDefault="001636D9" w:rsidP="00716499">
            <w:pPr>
              <w:rPr>
                <w:highlight w:val="yellow"/>
                <w:lang w:eastAsia="en-US"/>
              </w:rPr>
            </w:pPr>
          </w:p>
        </w:tc>
      </w:tr>
      <w:tr w:rsidR="005776AE" w14:paraId="0ABB069F" w14:textId="77777777" w:rsidTr="006875AC">
        <w:tc>
          <w:tcPr>
            <w:tcW w:w="4116" w:type="dxa"/>
            <w:tcBorders>
              <w:top w:val="nil"/>
              <w:left w:val="nil"/>
              <w:bottom w:val="nil"/>
              <w:right w:val="single" w:sz="4" w:space="0" w:color="auto"/>
            </w:tcBorders>
          </w:tcPr>
          <w:p w14:paraId="448F672D" w14:textId="35BA38EF" w:rsidR="00A052DD" w:rsidRDefault="001636D9" w:rsidP="00716499">
            <w:pPr>
              <w:rPr>
                <w:lang w:eastAsia="en-US"/>
              </w:rPr>
            </w:pPr>
            <w:r w:rsidRPr="006179D5">
              <w:rPr>
                <w:highlight w:val="yellow"/>
                <w:lang w:eastAsia="en-US"/>
              </w:rPr>
              <w:t>Geef een score op de algemene look &amp; feel van de applicatie. Zonder rekening te houden met de gegenereerde visuele aspecten zoals de afbeeldingen en tekstobjecten.</w:t>
            </w:r>
          </w:p>
        </w:tc>
        <w:tc>
          <w:tcPr>
            <w:tcW w:w="1697" w:type="dxa"/>
            <w:tcBorders>
              <w:top w:val="single" w:sz="4" w:space="0" w:color="auto"/>
              <w:left w:val="single" w:sz="4" w:space="0" w:color="auto"/>
              <w:bottom w:val="single" w:sz="4" w:space="0" w:color="auto"/>
              <w:right w:val="single" w:sz="4" w:space="0" w:color="auto"/>
            </w:tcBorders>
          </w:tcPr>
          <w:p w14:paraId="4C75EFA1" w14:textId="3A0109F6" w:rsidR="001636D9" w:rsidRDefault="001636D9" w:rsidP="00716499">
            <w:pPr>
              <w:rPr>
                <w:lang w:eastAsia="en-US"/>
              </w:rPr>
            </w:pPr>
          </w:p>
        </w:tc>
        <w:tc>
          <w:tcPr>
            <w:tcW w:w="1556" w:type="dxa"/>
            <w:tcBorders>
              <w:left w:val="single" w:sz="4" w:space="0" w:color="auto"/>
            </w:tcBorders>
          </w:tcPr>
          <w:p w14:paraId="6376DBDD" w14:textId="77777777" w:rsidR="005776AE" w:rsidRDefault="005776AE" w:rsidP="00716499">
            <w:pPr>
              <w:rPr>
                <w:lang w:eastAsia="en-US"/>
              </w:rPr>
            </w:pPr>
          </w:p>
        </w:tc>
        <w:tc>
          <w:tcPr>
            <w:tcW w:w="1556" w:type="dxa"/>
          </w:tcPr>
          <w:p w14:paraId="61DD8819" w14:textId="6EE1B752" w:rsidR="001636D9" w:rsidRDefault="001636D9" w:rsidP="00716499">
            <w:pPr>
              <w:rPr>
                <w:lang w:eastAsia="en-US"/>
              </w:rPr>
            </w:pPr>
          </w:p>
        </w:tc>
      </w:tr>
      <w:bookmarkEnd w:id="70"/>
    </w:tbl>
    <w:p w14:paraId="681DB35F" w14:textId="77777777" w:rsidR="00BD4D5D" w:rsidRDefault="00BD4D5D" w:rsidP="003601DE">
      <w:pPr>
        <w:spacing w:before="120" w:after="0"/>
      </w:pPr>
    </w:p>
    <w:p w14:paraId="03759162" w14:textId="5310955C" w:rsidR="00777A83" w:rsidRPr="00BD4D5D" w:rsidRDefault="003601DE" w:rsidP="004E7A76">
      <w:pPr>
        <w:pStyle w:val="Kop1"/>
        <w:spacing w:before="240" w:after="480"/>
        <w:ind w:left="431" w:hanging="431"/>
      </w:pPr>
      <w:bookmarkStart w:id="71" w:name="_Toc499557203"/>
      <w:bookmarkStart w:id="72" w:name="_Toc514324991"/>
      <w:r>
        <w:t>Applicatie</w:t>
      </w:r>
      <w:bookmarkEnd w:id="71"/>
      <w:bookmarkEnd w:id="72"/>
    </w:p>
    <w:p w14:paraId="7B56D56B" w14:textId="4CBF3177" w:rsidR="00CF097E" w:rsidRDefault="00E14583" w:rsidP="004E7A76">
      <w:r>
        <w:rPr>
          <w:noProof/>
        </w:rPr>
        <mc:AlternateContent>
          <mc:Choice Requires="wps">
            <w:drawing>
              <wp:anchor distT="0" distB="0" distL="114300" distR="114300" simplePos="0" relativeHeight="251658252" behindDoc="0" locked="0" layoutInCell="1" allowOverlap="1" wp14:anchorId="763A7BD5" wp14:editId="0697E87F">
                <wp:simplePos x="0" y="0"/>
                <wp:positionH relativeFrom="column">
                  <wp:posOffset>3519805</wp:posOffset>
                </wp:positionH>
                <wp:positionV relativeFrom="paragraph">
                  <wp:posOffset>4893945</wp:posOffset>
                </wp:positionV>
                <wp:extent cx="2257425" cy="635"/>
                <wp:effectExtent l="0" t="0" r="0" b="0"/>
                <wp:wrapSquare wrapText="bothSides"/>
                <wp:docPr id="42" name="Tekstvak 42"/>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14:paraId="4D6A6071" w14:textId="57F9A02F" w:rsidR="00C417C8" w:rsidRPr="007D40A2" w:rsidRDefault="00C417C8" w:rsidP="00E14583">
                            <w:pPr>
                              <w:pStyle w:val="Bijschrift"/>
                              <w:jc w:val="center"/>
                              <w:rPr>
                                <w:noProof/>
                                <w:color w:val="000000"/>
                              </w:rPr>
                            </w:pPr>
                            <w:bookmarkStart w:id="73" w:name="_Toc514361216"/>
                            <w:r>
                              <w:t xml:space="preserve">Figuur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Figuur \* ARABIC \s 1 </w:instrText>
                            </w:r>
                            <w:r>
                              <w:fldChar w:fldCharType="separate"/>
                            </w:r>
                            <w:r>
                              <w:rPr>
                                <w:noProof/>
                              </w:rPr>
                              <w:t>1</w:t>
                            </w:r>
                            <w:r>
                              <w:rPr>
                                <w:noProof/>
                              </w:rPr>
                              <w:fldChar w:fldCharType="end"/>
                            </w:r>
                            <w:r>
                              <w:t>: Einddoel applicatie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A7BD5" id="Tekstvak 42" o:spid="_x0000_s1037" type="#_x0000_t202" style="position:absolute;left:0;text-align:left;margin-left:277.15pt;margin-top:385.35pt;width:177.75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" stroked="f">
                <v:textbox style="mso-fit-shape-to-text:t" inset="0,0,0,0">
                  <w:txbxContent>
                    <w:p w14:paraId="4D6A6071" w14:textId="57F9A02F" w:rsidR="00C417C8" w:rsidRPr="007D40A2" w:rsidRDefault="00C417C8" w:rsidP="00E14583">
                      <w:pPr>
                        <w:pStyle w:val="Bijschrift"/>
                        <w:jc w:val="center"/>
                        <w:rPr>
                          <w:noProof/>
                          <w:color w:val="000000"/>
                        </w:rPr>
                      </w:pPr>
                      <w:bookmarkStart w:id="74" w:name="_Toc514361216"/>
                      <w:r>
                        <w:t xml:space="preserve">Figuur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Figuur \* ARABIC \s 1 </w:instrText>
                      </w:r>
                      <w:r>
                        <w:fldChar w:fldCharType="separate"/>
                      </w:r>
                      <w:r>
                        <w:rPr>
                          <w:noProof/>
                        </w:rPr>
                        <w:t>1</w:t>
                      </w:r>
                      <w:r>
                        <w:rPr>
                          <w:noProof/>
                        </w:rPr>
                        <w:fldChar w:fldCharType="end"/>
                      </w:r>
                      <w:r>
                        <w:t>: Einddoel applicatie</w:t>
                      </w:r>
                      <w:bookmarkEnd w:id="74"/>
                    </w:p>
                  </w:txbxContent>
                </v:textbox>
                <w10:wrap type="square"/>
              </v:shape>
            </w:pict>
          </mc:Fallback>
        </mc:AlternateContent>
      </w:r>
      <w:r w:rsidR="002F005B">
        <w:rPr>
          <w:rFonts w:cs="Arial"/>
          <w:noProof/>
          <w:color w:val="000000"/>
          <w:sz w:val="20"/>
        </w:rPr>
        <w:drawing>
          <wp:anchor distT="0" distB="0" distL="114300" distR="114300" simplePos="0" relativeHeight="251658249" behindDoc="0" locked="0" layoutInCell="1" allowOverlap="1" wp14:anchorId="5E2B3615" wp14:editId="6DBAE637">
            <wp:simplePos x="0" y="0"/>
            <wp:positionH relativeFrom="margin">
              <wp:posOffset>3519805</wp:posOffset>
            </wp:positionH>
            <wp:positionV relativeFrom="paragraph">
              <wp:posOffset>1112520</wp:posOffset>
            </wp:positionV>
            <wp:extent cx="2257425" cy="3724275"/>
            <wp:effectExtent l="0" t="0" r="9525" b="9525"/>
            <wp:wrapSquare wrapText="bothSides"/>
            <wp:docPr id="4" name="Afbeelding 4" descr="https://lh3.googleusercontent.com/mROoe_uTamolHBJxVfnVf8zETXxN-c06hlfGQkdl7HzGVQ2cIJaZ4IMaUo6pxkTbkGtTbH1b6eFBnLvU9kINLnS3LsUPXUz0gz_PIOvkmM2ylSwn6GRXoc00ElLd4zna3tDRnj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mROoe_uTamolHBJxVfnVf8zETXxN-c06hlfGQkdl7HzGVQ2cIJaZ4IMaUo6pxkTbkGtTbH1b6eFBnLvU9kINLnS3LsUPXUz0gz_PIOvkmM2ylSwn6GRXoc00ElLd4zna3tDRnjOc"/>
                    <pic:cNvPicPr>
                      <a:picLocks noChangeAspect="1" noChangeArrowheads="1"/>
                    </pic:cNvPicPr>
                  </pic:nvPicPr>
                  <pic:blipFill rotWithShape="1">
                    <a:blip r:embed="rId40">
                      <a:extLst>
                        <a:ext uri="{28A0092B-C50C-407E-A947-70E740481C1C}">
                          <a14:useLocalDpi xmlns:a14="http://schemas.microsoft.com/office/drawing/2010/main" val="0"/>
                        </a:ext>
                      </a:extLst>
                    </a:blip>
                    <a:srcRect b="7346"/>
                    <a:stretch/>
                  </pic:blipFill>
                  <pic:spPr bwMode="auto">
                    <a:xfrm>
                      <a:off x="0" y="0"/>
                      <a:ext cx="2257425" cy="3724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7A76">
        <w:t xml:space="preserve">De applicatie die </w:t>
      </w:r>
      <w:r w:rsidR="00BB2E84">
        <w:t>gebouwd gaat worden v</w:t>
      </w:r>
      <w:r w:rsidR="004E7A76">
        <w:t xml:space="preserve">ia </w:t>
      </w:r>
      <w:r w:rsidR="00BB2E84">
        <w:t>de</w:t>
      </w:r>
      <w:r w:rsidR="004E7A76">
        <w:t xml:space="preserve"> crossplatform</w:t>
      </w:r>
      <w:r w:rsidR="00067011">
        <w:t xml:space="preserve"> </w:t>
      </w:r>
      <w:proofErr w:type="spellStart"/>
      <w:r w:rsidR="00067011">
        <w:t>frameworks</w:t>
      </w:r>
      <w:proofErr w:type="spellEnd"/>
      <w:r w:rsidR="004E7A76">
        <w:t xml:space="preserve"> </w:t>
      </w:r>
      <w:r w:rsidR="0017785B">
        <w:t>gaat een vrij basic tv-gids applicatie zijn.</w:t>
      </w:r>
      <w:r w:rsidR="00587864">
        <w:t xml:space="preserve"> </w:t>
      </w:r>
      <w:r w:rsidR="00BB2E84">
        <w:t xml:space="preserve">Deze blijven </w:t>
      </w:r>
      <w:r w:rsidR="00587864">
        <w:t xml:space="preserve">vrij basic </w:t>
      </w:r>
      <w:r w:rsidR="00BB2E84">
        <w:t>zodat de mogelijkheid bestaat om deze te</w:t>
      </w:r>
      <w:r w:rsidR="007F2CF4">
        <w:t xml:space="preserve"> kunnen </w:t>
      </w:r>
      <w:r w:rsidR="002B67D3">
        <w:t>vergelijken op basis van verschillende criteria zoals development effort, snelheid, geheugen, …</w:t>
      </w:r>
      <w:r w:rsidR="004D356E">
        <w:t xml:space="preserve"> </w:t>
      </w:r>
      <w:r w:rsidR="000C0C2F">
        <w:t xml:space="preserve">De </w:t>
      </w:r>
      <w:proofErr w:type="spellStart"/>
      <w:r w:rsidR="000C0C2F">
        <w:t>layout</w:t>
      </w:r>
      <w:proofErr w:type="spellEnd"/>
      <w:r w:rsidR="000C0C2F">
        <w:t xml:space="preserve"> zal op de </w:t>
      </w:r>
      <w:r w:rsidR="00E16F34">
        <w:t xml:space="preserve">platformen verschillen van elkaar afhankelijk van welke componenten beschikbaar zijn </w:t>
      </w:r>
      <w:r w:rsidR="00DB6F12">
        <w:t>aangezien</w:t>
      </w:r>
      <w:r w:rsidR="00CF097E">
        <w:t xml:space="preserve"> </w:t>
      </w:r>
      <w:r w:rsidR="00BB2E84">
        <w:t>er</w:t>
      </w:r>
      <w:r w:rsidR="00CF097E">
        <w:t xml:space="preserve"> in andere talen </w:t>
      </w:r>
      <w:r w:rsidR="00BB2E84">
        <w:t>gewerkt</w:t>
      </w:r>
      <w:r w:rsidR="00CF097E">
        <w:t xml:space="preserve"> </w:t>
      </w:r>
      <w:r w:rsidR="00BB2E84">
        <w:t>wordt</w:t>
      </w:r>
      <w:r w:rsidR="00CF097E">
        <w:t xml:space="preserve">. Het algemene beeld van </w:t>
      </w:r>
      <w:r w:rsidR="00BB2E84">
        <w:t>de</w:t>
      </w:r>
      <w:r w:rsidR="00CF097E">
        <w:t xml:space="preserve"> applicatie gaat er als volgt uitzien</w:t>
      </w:r>
      <w:r w:rsidR="00E421C8">
        <w:t xml:space="preserve">: </w:t>
      </w:r>
    </w:p>
    <w:p w14:paraId="41713CC1" w14:textId="71BD0E87" w:rsidR="006C1C62" w:rsidRDefault="00E421C8" w:rsidP="004E7A76">
      <w:r>
        <w:t xml:space="preserve">Vanboven </w:t>
      </w:r>
      <w:r w:rsidR="00BB2E84">
        <w:t>zijn er</w:t>
      </w:r>
      <w:r>
        <w:t xml:space="preserve"> </w:t>
      </w:r>
      <w:r w:rsidR="00067011">
        <w:t xml:space="preserve">drie </w:t>
      </w:r>
      <w:r w:rsidR="00146A1C">
        <w:t>componenten</w:t>
      </w:r>
      <w:r w:rsidR="00251318">
        <w:t xml:space="preserve">: </w:t>
      </w:r>
      <w:r w:rsidR="00067011">
        <w:t>één</w:t>
      </w:r>
      <w:r w:rsidR="00C83CCB">
        <w:t xml:space="preserve"> logo zonder functies, </w:t>
      </w:r>
      <w:r w:rsidR="00067011">
        <w:t>één</w:t>
      </w:r>
      <w:r w:rsidR="00C83CCB">
        <w:t xml:space="preserve"> </w:t>
      </w:r>
      <w:r w:rsidR="0054795F">
        <w:t xml:space="preserve">zone die het uur/moment/dag </w:t>
      </w:r>
      <w:r w:rsidR="00930391">
        <w:t>aanduidt</w:t>
      </w:r>
      <w:r w:rsidR="00F330FE">
        <w:t xml:space="preserve">, </w:t>
      </w:r>
      <w:r w:rsidR="00067011">
        <w:t>één</w:t>
      </w:r>
      <w:r w:rsidR="00F330FE">
        <w:t xml:space="preserve"> zoek-optie met een zoekfunctie waarbij </w:t>
      </w:r>
      <w:r w:rsidR="00BB2E84">
        <w:t>er</w:t>
      </w:r>
      <w:r w:rsidR="00F330FE">
        <w:t xml:space="preserve"> </w:t>
      </w:r>
      <w:r w:rsidR="00460C27">
        <w:t xml:space="preserve">bepaalde shows kunnen </w:t>
      </w:r>
      <w:r w:rsidR="00BB2E84">
        <w:t>gezocht worden</w:t>
      </w:r>
      <w:r w:rsidR="006C1C62">
        <w:t xml:space="preserve">. </w:t>
      </w:r>
    </w:p>
    <w:p w14:paraId="4542FA6A" w14:textId="779EF283" w:rsidR="000840A7" w:rsidRDefault="00104D89" w:rsidP="004E7A76">
      <w:r>
        <w:t xml:space="preserve">Hieronder is </w:t>
      </w:r>
      <w:r w:rsidR="00BB2E84">
        <w:t>de</w:t>
      </w:r>
      <w:r>
        <w:t xml:space="preserve"> video-component die een stream van het huidige onderdeel op </w:t>
      </w:r>
      <w:r w:rsidR="000840A7">
        <w:t>het aangeduide kanaal moet kunnen weergeven.</w:t>
      </w:r>
    </w:p>
    <w:p w14:paraId="7A01FC9E" w14:textId="5AF85FEB" w:rsidR="00146A1C" w:rsidRDefault="00777A83" w:rsidP="004E7A76">
      <w:r>
        <w:t>Beneden</w:t>
      </w:r>
      <w:r w:rsidR="00C73B8D">
        <w:t xml:space="preserve"> </w:t>
      </w:r>
      <w:r w:rsidR="00BB2E84">
        <w:t>wordt</w:t>
      </w:r>
      <w:r w:rsidR="00C73B8D">
        <w:t xml:space="preserve"> </w:t>
      </w:r>
      <w:r w:rsidR="00BB2E84">
        <w:t>er</w:t>
      </w:r>
      <w:r w:rsidR="00C73B8D">
        <w:t xml:space="preserve"> per kanaal</w:t>
      </w:r>
      <w:r w:rsidR="00BB2E84">
        <w:t xml:space="preserve"> </w:t>
      </w:r>
      <w:r w:rsidR="00DB6F12">
        <w:t>getoond</w:t>
      </w:r>
      <w:r w:rsidR="00C73B8D">
        <w:t xml:space="preserve"> wat er op </w:t>
      </w:r>
      <w:r w:rsidR="00067011">
        <w:t>het</w:t>
      </w:r>
      <w:r w:rsidR="00C73B8D">
        <w:t xml:space="preserve"> aangeduide </w:t>
      </w:r>
      <w:r w:rsidR="009A1615">
        <w:t xml:space="preserve">moment bezig is, hoelang dit al bezig is, </w:t>
      </w:r>
      <w:r w:rsidR="00312F22">
        <w:t xml:space="preserve">of </w:t>
      </w:r>
      <w:r w:rsidR="00312F22" w:rsidRPr="00972EE7">
        <w:rPr>
          <w:highlight w:val="yellow"/>
        </w:rPr>
        <w:t xml:space="preserve">dit opgenomen wordt, … </w:t>
      </w:r>
      <w:r w:rsidR="00D94298" w:rsidRPr="00972EE7">
        <w:rPr>
          <w:highlight w:val="yellow"/>
        </w:rPr>
        <w:t xml:space="preserve">En hierbij </w:t>
      </w:r>
      <w:r w:rsidR="00DB6F12" w:rsidRPr="00972EE7">
        <w:rPr>
          <w:highlight w:val="yellow"/>
        </w:rPr>
        <w:t xml:space="preserve">moeten er categorieën zoals onder andere favorieten en sport als </w:t>
      </w:r>
      <w:r w:rsidR="00DB6F12" w:rsidRPr="00972EE7">
        <w:rPr>
          <w:highlight w:val="yellow"/>
        </w:rPr>
        <w:lastRenderedPageBreak/>
        <w:t xml:space="preserve">keuzes kunnen aangeduid </w:t>
      </w:r>
      <w:r w:rsidR="001636D9" w:rsidRPr="00972EE7">
        <w:rPr>
          <w:highlight w:val="yellow"/>
        </w:rPr>
        <w:t>worden.</w:t>
      </w:r>
      <w:r w:rsidR="00067011" w:rsidRPr="00972EE7">
        <w:rPr>
          <w:highlight w:val="yellow"/>
        </w:rPr>
        <w:t xml:space="preserve"> Deze optie </w:t>
      </w:r>
      <w:r w:rsidR="00BB2E84" w:rsidRPr="00972EE7">
        <w:rPr>
          <w:highlight w:val="yellow"/>
        </w:rPr>
        <w:t>is</w:t>
      </w:r>
      <w:r w:rsidR="00067011" w:rsidRPr="00972EE7">
        <w:rPr>
          <w:highlight w:val="yellow"/>
        </w:rPr>
        <w:t xml:space="preserve"> er achteraf uitgelaten sinds dit enkel meer codewerk zou</w:t>
      </w:r>
      <w:r w:rsidR="00067011">
        <w:t xml:space="preserve"> zijn en niet essentieel is. Dit </w:t>
      </w:r>
      <w:r w:rsidR="001636D9">
        <w:t>wordt</w:t>
      </w:r>
      <w:r w:rsidR="00BB2E84">
        <w:t xml:space="preserve"> gedaan</w:t>
      </w:r>
      <w:r w:rsidR="00067011">
        <w:t xml:space="preserve"> om </w:t>
      </w:r>
      <w:r w:rsidR="00BB2E84">
        <w:t>de</w:t>
      </w:r>
      <w:r w:rsidR="00067011">
        <w:t xml:space="preserve"> tijd beter te kunnen beheren.</w:t>
      </w:r>
    </w:p>
    <w:p w14:paraId="5058D94A" w14:textId="20BB6B85" w:rsidR="007B7B00" w:rsidRDefault="007B7B00" w:rsidP="004E7A76">
      <w:r>
        <w:t xml:space="preserve">Om een voorbeeld applicatie te bouwen is er een </w:t>
      </w:r>
      <w:r w:rsidR="001636D9">
        <w:t>JSON-bestand</w:t>
      </w:r>
      <w:r>
        <w:t xml:space="preserve"> geüpload op een webserver</w:t>
      </w:r>
      <w:r w:rsidR="00DE093A">
        <w:t xml:space="preserve"> met behulp van www.myjson.com</w:t>
      </w:r>
      <w:r>
        <w:t xml:space="preserve"> zodat deze </w:t>
      </w:r>
      <w:r w:rsidR="00BB2E84">
        <w:t>kan</w:t>
      </w:r>
      <w:r>
        <w:t xml:space="preserve"> aan</w:t>
      </w:r>
      <w:r w:rsidR="00BB2E84">
        <w:t>ge</w:t>
      </w:r>
      <w:r>
        <w:t>spr</w:t>
      </w:r>
      <w:r w:rsidR="00BB2E84">
        <w:t>o</w:t>
      </w:r>
      <w:r>
        <w:t xml:space="preserve">ken </w:t>
      </w:r>
      <w:r w:rsidR="00BB2E84">
        <w:t xml:space="preserve">worden </w:t>
      </w:r>
      <w:r>
        <w:t xml:space="preserve">op elk apparaat via het internet. Dit JSON-bestand bevat alle gegevens over de programmatie van de kanalen, alle metadata van de kanalen, het feit dat het programma momenteel aan het opnemen is, … en is gemakkelijk aan te spreken in alle programmeertalen zodat </w:t>
      </w:r>
      <w:r w:rsidR="001636D9">
        <w:t>dit consequent</w:t>
      </w:r>
      <w:r>
        <w:t xml:space="preserve"> </w:t>
      </w:r>
      <w:r w:rsidR="00BB2E84">
        <w:t>kan</w:t>
      </w:r>
      <w:r>
        <w:t xml:space="preserve"> </w:t>
      </w:r>
      <w:r w:rsidR="00BB2E84">
        <w:t>gebeuren</w:t>
      </w:r>
      <w:r>
        <w:t xml:space="preserve"> bij de verschillende pla</w:t>
      </w:r>
      <w:r w:rsidR="00B11BF2">
        <w:t>t</w:t>
      </w:r>
      <w:r>
        <w:t xml:space="preserve">formen. Eveneens is dit een kleine database met 23 kanalen zodat </w:t>
      </w:r>
      <w:r w:rsidR="0049462D">
        <w:t xml:space="preserve">eventuele </w:t>
      </w:r>
      <w:proofErr w:type="spellStart"/>
      <w:r>
        <w:t>performantie</w:t>
      </w:r>
      <w:proofErr w:type="spellEnd"/>
      <w:r>
        <w:t>-problemen niet onnodig groot zijn en nog op dezelfde manier kunnen beoordeeld worden.</w:t>
      </w:r>
    </w:p>
    <w:p w14:paraId="1D9FCAB9" w14:textId="7117621D" w:rsidR="0049462D" w:rsidRDefault="00A57515" w:rsidP="004E7A76">
      <w:r>
        <w:t xml:space="preserve">Het doel is om op elk platform deze voorbeeldapp zo goed mogelijk na te bouwen en zo de limieten </w:t>
      </w:r>
      <w:r w:rsidR="00363B86">
        <w:t xml:space="preserve">en mogelijkheden </w:t>
      </w:r>
      <w:r>
        <w:t>van het platform te vinden</w:t>
      </w:r>
      <w:r w:rsidR="00B14828">
        <w:t>.</w:t>
      </w:r>
    </w:p>
    <w:p w14:paraId="29C1A7BF" w14:textId="616E300F" w:rsidR="00984A25" w:rsidRPr="00984A25" w:rsidRDefault="00DD1452" w:rsidP="00984A25">
      <w:r>
        <w:t xml:space="preserve"> </w:t>
      </w:r>
    </w:p>
    <w:p w14:paraId="661D21CA" w14:textId="3D402246" w:rsidR="003601DE" w:rsidRDefault="009B44FD" w:rsidP="003601DE">
      <w:pPr>
        <w:pStyle w:val="Kop1"/>
        <w:spacing w:before="240" w:after="480"/>
        <w:ind w:left="431" w:hanging="431"/>
      </w:pPr>
      <w:bookmarkStart w:id="75" w:name="_Toc514324992"/>
      <w:r>
        <w:t>V</w:t>
      </w:r>
      <w:r w:rsidR="00C906D6">
        <w:t>ergelijking</w:t>
      </w:r>
      <w:bookmarkEnd w:id="75"/>
    </w:p>
    <w:p w14:paraId="06A61D33" w14:textId="444112D7" w:rsidR="003601DE" w:rsidRDefault="003601DE" w:rsidP="003601DE">
      <w:pPr>
        <w:pStyle w:val="Kop2"/>
        <w:spacing w:before="120" w:after="120"/>
        <w:ind w:left="578" w:hanging="578"/>
      </w:pPr>
      <w:bookmarkStart w:id="76" w:name="_Toc499557205"/>
      <w:bookmarkStart w:id="77" w:name="_Toc514324993"/>
      <w:r>
        <w:t>Development effort</w:t>
      </w:r>
      <w:bookmarkEnd w:id="76"/>
      <w:bookmarkEnd w:id="77"/>
    </w:p>
    <w:p w14:paraId="14DF3F71" w14:textId="02051824" w:rsidR="009E2E5A" w:rsidRDefault="009E2E5A" w:rsidP="009E2E5A">
      <w:pPr>
        <w:pStyle w:val="Kop3"/>
      </w:pPr>
      <w:bookmarkStart w:id="78" w:name="_Toc514324994"/>
      <w:proofErr w:type="spellStart"/>
      <w:r>
        <w:t>React</w:t>
      </w:r>
      <w:proofErr w:type="spellEnd"/>
      <w:r>
        <w:t xml:space="preserve"> Native</w:t>
      </w:r>
      <w:bookmarkEnd w:id="78"/>
    </w:p>
    <w:p w14:paraId="2D928D67" w14:textId="43191102" w:rsidR="00F45D93" w:rsidRPr="00F45D93" w:rsidRDefault="00F125CF" w:rsidP="00F45D93">
      <w:pPr>
        <w:pStyle w:val="Kop4"/>
      </w:pPr>
      <w:r>
        <w:t>Het proces</w:t>
      </w:r>
    </w:p>
    <w:p w14:paraId="635DDCD2" w14:textId="78ADE44E" w:rsidR="00DC5A1C" w:rsidRDefault="005A6CC1" w:rsidP="00DC5A1C">
      <w:r>
        <w:t xml:space="preserve">Voor </w:t>
      </w:r>
      <w:r w:rsidR="00CA64AD">
        <w:t xml:space="preserve">te beginnen aan een </w:t>
      </w:r>
      <w:proofErr w:type="spellStart"/>
      <w:r w:rsidR="00CA64AD">
        <w:t>React</w:t>
      </w:r>
      <w:proofErr w:type="spellEnd"/>
      <w:r w:rsidR="00CA64AD">
        <w:t xml:space="preserve"> Native applicatie, </w:t>
      </w:r>
      <w:r w:rsidR="00B11BF2">
        <w:t>heeft men</w:t>
      </w:r>
      <w:r w:rsidR="00CA64AD">
        <w:t xml:space="preserve"> </w:t>
      </w:r>
      <w:r w:rsidR="00BD7E33">
        <w:t>een Javascript-</w:t>
      </w:r>
      <w:proofErr w:type="spellStart"/>
      <w:r w:rsidR="00BD7E33">
        <w:t>library</w:t>
      </w:r>
      <w:proofErr w:type="spellEnd"/>
      <w:r w:rsidR="00BD7E33">
        <w:t xml:space="preserve"> </w:t>
      </w:r>
      <w:r w:rsidR="00B4134E">
        <w:t xml:space="preserve">en een </w:t>
      </w:r>
      <w:proofErr w:type="spellStart"/>
      <w:r w:rsidR="00B4134E">
        <w:t>React-framework</w:t>
      </w:r>
      <w:proofErr w:type="spellEnd"/>
      <w:r w:rsidR="00B4134E">
        <w:t xml:space="preserve"> nodig. Via Node.js</w:t>
      </w:r>
      <w:r w:rsidR="003F24BD">
        <w:t>,</w:t>
      </w:r>
      <w:r w:rsidR="00156A11">
        <w:t xml:space="preserve"> een </w:t>
      </w:r>
      <w:r w:rsidR="00C84F38">
        <w:t xml:space="preserve">softwareplatform </w:t>
      </w:r>
      <w:r w:rsidR="00B0252A">
        <w:t xml:space="preserve">voor Javascript-toepassingen die we gewoonweg gebruiken met behulp van de </w:t>
      </w:r>
      <w:proofErr w:type="spellStart"/>
      <w:r w:rsidR="007402E3">
        <w:t>command</w:t>
      </w:r>
      <w:proofErr w:type="spellEnd"/>
      <w:r w:rsidR="007402E3">
        <w:t xml:space="preserve"> prompt van de PC</w:t>
      </w:r>
      <w:r w:rsidR="003F24BD">
        <w:t xml:space="preserve">, installeren we </w:t>
      </w:r>
      <w:r w:rsidR="00FD6913">
        <w:t>“</w:t>
      </w:r>
      <w:proofErr w:type="spellStart"/>
      <w:r w:rsidR="00FD6913">
        <w:t>Create</w:t>
      </w:r>
      <w:proofErr w:type="spellEnd"/>
      <w:r w:rsidR="00FD6913">
        <w:t xml:space="preserve"> </w:t>
      </w:r>
      <w:proofErr w:type="spellStart"/>
      <w:r w:rsidR="00FD6913">
        <w:t>React</w:t>
      </w:r>
      <w:proofErr w:type="spellEnd"/>
      <w:r w:rsidR="00FD6913">
        <w:t xml:space="preserve"> Native App”</w:t>
      </w:r>
      <w:r w:rsidR="00D44BF3">
        <w:t xml:space="preserve">. In dit </w:t>
      </w:r>
      <w:proofErr w:type="spellStart"/>
      <w:r w:rsidR="00D44BF3">
        <w:t>framework</w:t>
      </w:r>
      <w:proofErr w:type="spellEnd"/>
      <w:r w:rsidR="00D44BF3">
        <w:t xml:space="preserve"> zit alles dat we nodig hebben</w:t>
      </w:r>
      <w:r w:rsidR="00093A99">
        <w:t>. Z</w:t>
      </w:r>
      <w:r w:rsidR="00D44BF3">
        <w:t xml:space="preserve">odra dit </w:t>
      </w:r>
      <w:r w:rsidR="00D5567A">
        <w:t>geïnstalleerd</w:t>
      </w:r>
      <w:r w:rsidR="00D44BF3">
        <w:t xml:space="preserve"> </w:t>
      </w:r>
      <w:r w:rsidR="00B11BF2">
        <w:t xml:space="preserve">is </w:t>
      </w:r>
      <w:r w:rsidR="00D44BF3">
        <w:t xml:space="preserve">kunnen we </w:t>
      </w:r>
      <w:r w:rsidR="0066335C">
        <w:t xml:space="preserve">een </w:t>
      </w:r>
      <w:proofErr w:type="spellStart"/>
      <w:r w:rsidR="0066335C">
        <w:t>React</w:t>
      </w:r>
      <w:proofErr w:type="spellEnd"/>
      <w:r w:rsidR="0066335C">
        <w:t xml:space="preserve"> Native project opzetten</w:t>
      </w:r>
      <w:r w:rsidR="00B33E82">
        <w:t xml:space="preserve">. Dit project kunnen we via een tekst-editor </w:t>
      </w:r>
      <w:r w:rsidR="009B2309">
        <w:t xml:space="preserve">aanpassen en </w:t>
      </w:r>
      <w:r w:rsidR="00501CE5">
        <w:t>uitbreiden</w:t>
      </w:r>
      <w:r w:rsidR="007309F4">
        <w:t xml:space="preserve">. Expo is een applicatie </w:t>
      </w:r>
      <w:r w:rsidR="00A859C2">
        <w:t xml:space="preserve">die we dan op </w:t>
      </w:r>
      <w:r w:rsidR="00093A99">
        <w:t>het</w:t>
      </w:r>
      <w:r w:rsidR="00A859C2">
        <w:t xml:space="preserve"> </w:t>
      </w:r>
      <w:r w:rsidR="00093A99">
        <w:t>mobiel device</w:t>
      </w:r>
      <w:r w:rsidR="00A859C2">
        <w:t xml:space="preserve"> kunnen installeren </w:t>
      </w:r>
      <w:r w:rsidR="009B2309">
        <w:t>om een voorbeeld van on</w:t>
      </w:r>
      <w:r w:rsidR="00124F4D">
        <w:t xml:space="preserve">ze applicatie te projecteren. Dit </w:t>
      </w:r>
      <w:proofErr w:type="spellStart"/>
      <w:r w:rsidR="00124F4D">
        <w:t>framework</w:t>
      </w:r>
      <w:proofErr w:type="spellEnd"/>
      <w:r w:rsidR="00124F4D">
        <w:t xml:space="preserve"> opzetten in zijn geheel </w:t>
      </w:r>
      <w:r w:rsidR="000A5E32">
        <w:t>duurde 1</w:t>
      </w:r>
      <w:r w:rsidR="00A74698">
        <w:t>,5</w:t>
      </w:r>
      <w:r w:rsidR="000A5E32">
        <w:t>u in totaal.</w:t>
      </w:r>
      <w:r w:rsidR="004E57F9">
        <w:t xml:space="preserve"> </w:t>
      </w:r>
      <w:r w:rsidR="00B11BF2" w:rsidRPr="00972EE7">
        <w:rPr>
          <w:highlight w:val="yellow"/>
        </w:rPr>
        <w:t xml:space="preserve">Men </w:t>
      </w:r>
      <w:r w:rsidR="00D0008E" w:rsidRPr="00972EE7">
        <w:rPr>
          <w:highlight w:val="yellow"/>
        </w:rPr>
        <w:t xml:space="preserve">kan ook een emulator van Android </w:t>
      </w:r>
      <w:r w:rsidR="0033282A" w:rsidRPr="00972EE7">
        <w:rPr>
          <w:highlight w:val="yellow"/>
        </w:rPr>
        <w:t>S</w:t>
      </w:r>
      <w:r w:rsidR="00D0008E" w:rsidRPr="00972EE7">
        <w:rPr>
          <w:highlight w:val="yellow"/>
        </w:rPr>
        <w:t xml:space="preserve">tudio of </w:t>
      </w:r>
      <w:proofErr w:type="spellStart"/>
      <w:r w:rsidR="00D0008E" w:rsidRPr="00972EE7">
        <w:rPr>
          <w:highlight w:val="yellow"/>
        </w:rPr>
        <w:t>Xcode</w:t>
      </w:r>
      <w:proofErr w:type="spellEnd"/>
      <w:r w:rsidR="00D0008E" w:rsidRPr="00972EE7">
        <w:rPr>
          <w:highlight w:val="yellow"/>
        </w:rPr>
        <w:t xml:space="preserve"> gebruiken</w:t>
      </w:r>
      <w:r w:rsidR="0033282A" w:rsidRPr="00972EE7">
        <w:rPr>
          <w:highlight w:val="yellow"/>
        </w:rPr>
        <w:t xml:space="preserve"> </w:t>
      </w:r>
      <w:r w:rsidR="006E6538" w:rsidRPr="00972EE7">
        <w:rPr>
          <w:highlight w:val="yellow"/>
        </w:rPr>
        <w:t xml:space="preserve">voor </w:t>
      </w:r>
      <w:r w:rsidR="00093A99" w:rsidRPr="00972EE7">
        <w:rPr>
          <w:highlight w:val="yellow"/>
        </w:rPr>
        <w:t>een</w:t>
      </w:r>
      <w:r w:rsidR="006E6538" w:rsidRPr="00972EE7">
        <w:rPr>
          <w:highlight w:val="yellow"/>
        </w:rPr>
        <w:t xml:space="preserve"> </w:t>
      </w:r>
      <w:r w:rsidR="00773F17" w:rsidRPr="00972EE7">
        <w:rPr>
          <w:highlight w:val="yellow"/>
        </w:rPr>
        <w:t>voorbeel</w:t>
      </w:r>
      <w:r w:rsidR="00093A99" w:rsidRPr="00972EE7">
        <w:rPr>
          <w:highlight w:val="yellow"/>
        </w:rPr>
        <w:t>d hoe de applicatie er zal uit zien</w:t>
      </w:r>
      <w:r w:rsidR="00773F17" w:rsidRPr="00972EE7">
        <w:rPr>
          <w:highlight w:val="yellow"/>
        </w:rPr>
        <w:t>.</w:t>
      </w:r>
      <w:r w:rsidR="00773F17">
        <w:t xml:space="preserve"> </w:t>
      </w:r>
    </w:p>
    <w:p w14:paraId="36EB4BAC" w14:textId="6B5DCDC8" w:rsidR="00D93B62" w:rsidRDefault="00E72A42" w:rsidP="00DC5A1C">
      <w:r>
        <w:t xml:space="preserve">Documentatie voor </w:t>
      </w:r>
      <w:proofErr w:type="spellStart"/>
      <w:r w:rsidR="004709D1">
        <w:t>React</w:t>
      </w:r>
      <w:proofErr w:type="spellEnd"/>
      <w:r w:rsidR="004709D1">
        <w:t xml:space="preserve"> Native</w:t>
      </w:r>
      <w:r>
        <w:t xml:space="preserve"> is vrij uitgebreid te vinden op het internet. </w:t>
      </w:r>
      <w:r w:rsidR="001E317A">
        <w:t xml:space="preserve">Voor een complexvrije applicatie zoals de onze </w:t>
      </w:r>
      <w:r w:rsidR="00816E0F">
        <w:t xml:space="preserve">is er meer als genoeg informatie te vinden op de officiële pagina van </w:t>
      </w:r>
      <w:proofErr w:type="spellStart"/>
      <w:r w:rsidR="004709D1">
        <w:t>React</w:t>
      </w:r>
      <w:proofErr w:type="spellEnd"/>
      <w:r w:rsidR="004709D1">
        <w:t xml:space="preserve"> Native</w:t>
      </w:r>
      <w:r w:rsidR="004E57F9">
        <w:t xml:space="preserve">. </w:t>
      </w:r>
      <w:r w:rsidR="00174F6F">
        <w:t xml:space="preserve">Wat opviel bij het gebruiken van </w:t>
      </w:r>
      <w:r w:rsidR="00093A99">
        <w:t>het</w:t>
      </w:r>
      <w:r w:rsidR="00174F6F">
        <w:t xml:space="preserve"> </w:t>
      </w:r>
      <w:proofErr w:type="spellStart"/>
      <w:r w:rsidR="004709D1">
        <w:t>React</w:t>
      </w:r>
      <w:proofErr w:type="spellEnd"/>
      <w:r w:rsidR="004709D1">
        <w:t xml:space="preserve"> Native</w:t>
      </w:r>
      <w:r w:rsidR="00174F6F">
        <w:t>-</w:t>
      </w:r>
      <w:proofErr w:type="spellStart"/>
      <w:r w:rsidR="00174F6F">
        <w:t>framework</w:t>
      </w:r>
      <w:proofErr w:type="spellEnd"/>
      <w:r w:rsidR="00174F6F">
        <w:t xml:space="preserve"> was dat bij </w:t>
      </w:r>
      <w:proofErr w:type="spellStart"/>
      <w:r w:rsidR="00174F6F">
        <w:t>errors</w:t>
      </w:r>
      <w:proofErr w:type="spellEnd"/>
      <w:r w:rsidR="006F7606">
        <w:t xml:space="preserve"> het debuggen niet vlot verliep. </w:t>
      </w:r>
      <w:proofErr w:type="spellStart"/>
      <w:r w:rsidR="006F7606">
        <w:t>Errors</w:t>
      </w:r>
      <w:proofErr w:type="spellEnd"/>
      <w:r w:rsidR="006F7606">
        <w:t xml:space="preserve"> gaven </w:t>
      </w:r>
      <w:r w:rsidR="008E5174">
        <w:t>problemen</w:t>
      </w:r>
      <w:r w:rsidR="006F7606">
        <w:t xml:space="preserve"> aan op plaatsen die </w:t>
      </w:r>
      <w:r w:rsidR="00746C0D">
        <w:t xml:space="preserve">niet het probleem waren, problemen met de emulator, </w:t>
      </w:r>
      <w:r w:rsidR="005D1B5C">
        <w:t xml:space="preserve">problemen bij het installeren van bepaalde componenten voor je applicatie, … Op het internet staan wel oplossingen </w:t>
      </w:r>
      <w:r w:rsidR="00972EE7">
        <w:t>maar het</w:t>
      </w:r>
      <w:r w:rsidR="00B11BF2">
        <w:t xml:space="preserve"> </w:t>
      </w:r>
      <w:r w:rsidR="00093A99">
        <w:t xml:space="preserve">bleek </w:t>
      </w:r>
      <w:r w:rsidR="008003E0">
        <w:t>een zoektocht</w:t>
      </w:r>
      <w:r w:rsidR="00B11BF2">
        <w:t>.</w:t>
      </w:r>
      <w:r w:rsidR="00DD1452">
        <w:t xml:space="preserve"> </w:t>
      </w:r>
      <w:r w:rsidR="00B11BF2">
        <w:t xml:space="preserve">Daardoor </w:t>
      </w:r>
      <w:r w:rsidR="00F645D1">
        <w:t>is er</w:t>
      </w:r>
      <w:r w:rsidR="008003E0">
        <w:t xml:space="preserve"> veel tijd kwijtgeraakt aan kleine problemen.</w:t>
      </w:r>
      <w:r w:rsidR="00B55D7D">
        <w:t xml:space="preserve"> De algemene indruk was duidelijk dat het een vrij nieuw</w:t>
      </w:r>
      <w:r w:rsidR="00093A99">
        <w:t xml:space="preserve"> </w:t>
      </w:r>
      <w:proofErr w:type="spellStart"/>
      <w:r w:rsidR="00093A99">
        <w:t>framework</w:t>
      </w:r>
      <w:proofErr w:type="spellEnd"/>
      <w:r w:rsidR="00093A99">
        <w:t xml:space="preserve"> </w:t>
      </w:r>
      <w:r w:rsidR="00B55D7D">
        <w:t xml:space="preserve">is, die nog volop </w:t>
      </w:r>
      <w:r w:rsidR="00972EE7">
        <w:t>in ontwikkeling was</w:t>
      </w:r>
      <w:r w:rsidR="00B55D7D">
        <w:t xml:space="preserve">. Hierdoor zijn er nog heel wat complicaties mogelijk en niet </w:t>
      </w:r>
      <w:r w:rsidR="00093A99">
        <w:t>steeds</w:t>
      </w:r>
      <w:r w:rsidR="00B55D7D">
        <w:t xml:space="preserve"> gemakkelijk op te lossen.</w:t>
      </w:r>
    </w:p>
    <w:p w14:paraId="277A98E2" w14:textId="66EB693D" w:rsidR="000F2054" w:rsidRDefault="000C2614" w:rsidP="00DC5A1C">
      <w:r w:rsidRPr="0076411B">
        <w:rPr>
          <w:highlight w:val="yellow"/>
        </w:rPr>
        <w:t xml:space="preserve">Voor bepaalde </w:t>
      </w:r>
      <w:r w:rsidR="00972EE7" w:rsidRPr="0076411B">
        <w:rPr>
          <w:highlight w:val="yellow"/>
        </w:rPr>
        <w:t>componenten, zoals</w:t>
      </w:r>
      <w:r w:rsidR="00093A99" w:rsidRPr="0076411B">
        <w:rPr>
          <w:highlight w:val="yellow"/>
        </w:rPr>
        <w:t xml:space="preserve"> </w:t>
      </w:r>
      <w:proofErr w:type="spellStart"/>
      <w:r w:rsidR="00093A99" w:rsidRPr="0076411B">
        <w:rPr>
          <w:highlight w:val="yellow"/>
        </w:rPr>
        <w:t>videoplayers</w:t>
      </w:r>
      <w:proofErr w:type="spellEnd"/>
      <w:r w:rsidR="00093A99" w:rsidRPr="0076411B">
        <w:rPr>
          <w:highlight w:val="yellow"/>
        </w:rPr>
        <w:t xml:space="preserve"> in ons geval, </w:t>
      </w:r>
      <w:r w:rsidRPr="0076411B">
        <w:rPr>
          <w:highlight w:val="yellow"/>
        </w:rPr>
        <w:t xml:space="preserve">te gebruiken kon </w:t>
      </w:r>
      <w:r w:rsidR="00B11BF2" w:rsidRPr="0076411B">
        <w:rPr>
          <w:highlight w:val="yellow"/>
        </w:rPr>
        <w:t xml:space="preserve">men </w:t>
      </w:r>
      <w:r w:rsidRPr="0076411B">
        <w:rPr>
          <w:highlight w:val="yellow"/>
        </w:rPr>
        <w:t>Expo ook niet meer gebruiken</w:t>
      </w:r>
      <w:r>
        <w:t xml:space="preserve"> </w:t>
      </w:r>
      <w:r w:rsidR="000C44EB" w:rsidRPr="0076411B">
        <w:rPr>
          <w:highlight w:val="yellow"/>
        </w:rPr>
        <w:t xml:space="preserve">omdat </w:t>
      </w:r>
      <w:r w:rsidR="00972EE7" w:rsidRPr="0076411B">
        <w:rPr>
          <w:highlight w:val="yellow"/>
        </w:rPr>
        <w:t>hiervoor (nog) geen ondersteuning geboden werd</w:t>
      </w:r>
      <w:r w:rsidR="00093A99" w:rsidRPr="0076411B">
        <w:rPr>
          <w:highlight w:val="yellow"/>
        </w:rPr>
        <w:t>.</w:t>
      </w:r>
      <w:r w:rsidR="00093A99">
        <w:t xml:space="preserve"> Hierdoor moest je het</w:t>
      </w:r>
      <w:r w:rsidR="000C44EB">
        <w:t xml:space="preserve"> </w:t>
      </w:r>
      <w:r>
        <w:t xml:space="preserve">project </w:t>
      </w:r>
      <w:r w:rsidR="00720208">
        <w:t>losmaken</w:t>
      </w:r>
      <w:r w:rsidR="004D7108">
        <w:t xml:space="preserve"> van Expo.</w:t>
      </w:r>
      <w:r w:rsidR="00720208">
        <w:t xml:space="preserve"> </w:t>
      </w:r>
      <w:r w:rsidR="00720208" w:rsidRPr="0076411B">
        <w:rPr>
          <w:highlight w:val="yellow"/>
        </w:rPr>
        <w:t xml:space="preserve">Dit betekende dan ook dat </w:t>
      </w:r>
      <w:r w:rsidR="00093A99" w:rsidRPr="0076411B">
        <w:rPr>
          <w:highlight w:val="yellow"/>
        </w:rPr>
        <w:t>dit onderdeel</w:t>
      </w:r>
      <w:r w:rsidR="00720208" w:rsidRPr="0076411B">
        <w:rPr>
          <w:highlight w:val="yellow"/>
        </w:rPr>
        <w:t xml:space="preserve"> van </w:t>
      </w:r>
      <w:r w:rsidR="00B11BF2" w:rsidRPr="0076411B">
        <w:rPr>
          <w:highlight w:val="yellow"/>
        </w:rPr>
        <w:t xml:space="preserve">de </w:t>
      </w:r>
      <w:r w:rsidR="00720208" w:rsidRPr="0076411B">
        <w:rPr>
          <w:highlight w:val="yellow"/>
        </w:rPr>
        <w:t xml:space="preserve">infrastructuur wegviel waardoor </w:t>
      </w:r>
      <w:r w:rsidR="003D6BA7" w:rsidRPr="0076411B">
        <w:rPr>
          <w:highlight w:val="yellow"/>
        </w:rPr>
        <w:t xml:space="preserve">alles via Android Studio </w:t>
      </w:r>
      <w:r w:rsidR="00093A99" w:rsidRPr="0076411B">
        <w:rPr>
          <w:highlight w:val="yellow"/>
        </w:rPr>
        <w:t>moest</w:t>
      </w:r>
      <w:r w:rsidR="003D6BA7" w:rsidRPr="0076411B">
        <w:rPr>
          <w:highlight w:val="yellow"/>
        </w:rPr>
        <w:t xml:space="preserve"> </w:t>
      </w:r>
      <w:r w:rsidR="00093A99" w:rsidRPr="0076411B">
        <w:rPr>
          <w:highlight w:val="yellow"/>
        </w:rPr>
        <w:t>opgezet worden</w:t>
      </w:r>
      <w:r w:rsidR="0075635A" w:rsidRPr="0076411B">
        <w:rPr>
          <w:highlight w:val="yellow"/>
        </w:rPr>
        <w:t xml:space="preserve"> en alles niet meer vlot verliep </w:t>
      </w:r>
      <w:r w:rsidR="00E36A9C" w:rsidRPr="0076411B">
        <w:rPr>
          <w:highlight w:val="yellow"/>
        </w:rPr>
        <w:t>zoals bij het Expo-</w:t>
      </w:r>
      <w:proofErr w:type="spellStart"/>
      <w:r w:rsidR="00E36A9C" w:rsidRPr="0076411B">
        <w:rPr>
          <w:highlight w:val="yellow"/>
        </w:rPr>
        <w:t>build</w:t>
      </w:r>
      <w:proofErr w:type="spellEnd"/>
      <w:r w:rsidR="00E36A9C" w:rsidRPr="0076411B">
        <w:rPr>
          <w:highlight w:val="yellow"/>
        </w:rPr>
        <w:t xml:space="preserve"> proces</w:t>
      </w:r>
      <w:r w:rsidR="00E36A9C">
        <w:t>.</w:t>
      </w:r>
    </w:p>
    <w:p w14:paraId="7D6E73E5" w14:textId="2461F57F" w:rsidR="0059570F" w:rsidRDefault="000F2054" w:rsidP="00DC5A1C">
      <w:r>
        <w:lastRenderedPageBreak/>
        <w:t xml:space="preserve">Als de app af was, moest deze app nog zowel in Android als iOS gebouwd worden. Bij Android gebruiken we onze Windows </w:t>
      </w:r>
      <w:proofErr w:type="spellStart"/>
      <w:r>
        <w:t>command</w:t>
      </w:r>
      <w:proofErr w:type="spellEnd"/>
      <w:r>
        <w:t xml:space="preserve"> line om een </w:t>
      </w:r>
      <w:r w:rsidRPr="000F2054">
        <w:rPr>
          <w:i/>
        </w:rPr>
        <w:t>release</w:t>
      </w:r>
      <w:r>
        <w:t xml:space="preserve"> versie van onze applicatie te bouwen. </w:t>
      </w:r>
      <w:r w:rsidRPr="0076411B">
        <w:rPr>
          <w:highlight w:val="yellow"/>
        </w:rPr>
        <w:t>Om een applicatie te kunnen runnen in een echte Android omgeving moet</w:t>
      </w:r>
      <w:r w:rsidR="00E47A75" w:rsidRPr="0076411B">
        <w:rPr>
          <w:highlight w:val="yellow"/>
        </w:rPr>
        <w:t>en er eest een paar stappen gebeuren.</w:t>
      </w:r>
      <w:r w:rsidRPr="0076411B">
        <w:rPr>
          <w:highlight w:val="yellow"/>
        </w:rPr>
        <w:t xml:space="preserve"> </w:t>
      </w:r>
      <w:r w:rsidR="00E47A75" w:rsidRPr="0076411B">
        <w:rPr>
          <w:highlight w:val="yellow"/>
        </w:rPr>
        <w:t>Eerst moet deze</w:t>
      </w:r>
      <w:r w:rsidRPr="0076411B">
        <w:rPr>
          <w:highlight w:val="yellow"/>
        </w:rPr>
        <w:t xml:space="preserve"> gesigneerd worden met een certificaat </w:t>
      </w:r>
      <w:r w:rsidR="00E47A75" w:rsidRPr="0076411B">
        <w:rPr>
          <w:highlight w:val="yellow"/>
        </w:rPr>
        <w:t xml:space="preserve">om </w:t>
      </w:r>
      <w:r w:rsidRPr="0076411B">
        <w:rPr>
          <w:highlight w:val="yellow"/>
        </w:rPr>
        <w:t xml:space="preserve">ze </w:t>
      </w:r>
      <w:r w:rsidR="0076411B" w:rsidRPr="0076411B">
        <w:rPr>
          <w:highlight w:val="yellow"/>
        </w:rPr>
        <w:t xml:space="preserve">te </w:t>
      </w:r>
      <w:r w:rsidRPr="0076411B">
        <w:rPr>
          <w:highlight w:val="yellow"/>
        </w:rPr>
        <w:t xml:space="preserve">kunnen </w:t>
      </w:r>
      <w:r w:rsidR="00E47A75" w:rsidRPr="0076411B">
        <w:rPr>
          <w:highlight w:val="yellow"/>
        </w:rPr>
        <w:t>installeren. Hiervoor</w:t>
      </w:r>
      <w:r w:rsidRPr="0076411B">
        <w:rPr>
          <w:highlight w:val="yellow"/>
        </w:rPr>
        <w:t xml:space="preserve"> moeten we een </w:t>
      </w:r>
      <w:proofErr w:type="spellStart"/>
      <w:r w:rsidRPr="0076411B">
        <w:rPr>
          <w:highlight w:val="yellow"/>
        </w:rPr>
        <w:t>key</w:t>
      </w:r>
      <w:proofErr w:type="spellEnd"/>
      <w:r w:rsidRPr="0076411B">
        <w:rPr>
          <w:highlight w:val="yellow"/>
        </w:rPr>
        <w:t xml:space="preserve"> genereren waarmee </w:t>
      </w:r>
      <w:r w:rsidR="00E47A75" w:rsidRPr="0076411B">
        <w:rPr>
          <w:highlight w:val="yellow"/>
        </w:rPr>
        <w:t>er</w:t>
      </w:r>
      <w:r w:rsidRPr="0076411B">
        <w:rPr>
          <w:highlight w:val="yellow"/>
        </w:rPr>
        <w:t xml:space="preserve"> een APK </w:t>
      </w:r>
      <w:r w:rsidR="00E47A75" w:rsidRPr="0076411B">
        <w:rPr>
          <w:highlight w:val="yellow"/>
        </w:rPr>
        <w:t>kan</w:t>
      </w:r>
      <w:r w:rsidRPr="0076411B">
        <w:rPr>
          <w:highlight w:val="yellow"/>
        </w:rPr>
        <w:t xml:space="preserve"> </w:t>
      </w:r>
      <w:r w:rsidR="00E47A75" w:rsidRPr="0076411B">
        <w:rPr>
          <w:highlight w:val="yellow"/>
        </w:rPr>
        <w:t>gegeneer</w:t>
      </w:r>
      <w:r w:rsidR="00FE78F7" w:rsidRPr="0076411B">
        <w:rPr>
          <w:highlight w:val="yellow"/>
        </w:rPr>
        <w:t>d</w:t>
      </w:r>
      <w:r w:rsidR="00E47A75" w:rsidRPr="0076411B">
        <w:rPr>
          <w:highlight w:val="yellow"/>
        </w:rPr>
        <w:t xml:space="preserve"> worden</w:t>
      </w:r>
      <w:r w:rsidRPr="0076411B">
        <w:rPr>
          <w:highlight w:val="yellow"/>
        </w:rPr>
        <w:t xml:space="preserve"> die gesigneerd is.</w:t>
      </w:r>
      <w:r w:rsidR="00E47A75" w:rsidRPr="0076411B">
        <w:rPr>
          <w:highlight w:val="yellow"/>
        </w:rPr>
        <w:t xml:space="preserve"> </w:t>
      </w:r>
      <w:r w:rsidRPr="0076411B">
        <w:rPr>
          <w:highlight w:val="yellow"/>
        </w:rPr>
        <w:t xml:space="preserve">Deze </w:t>
      </w:r>
      <w:proofErr w:type="spellStart"/>
      <w:r w:rsidRPr="0076411B">
        <w:rPr>
          <w:highlight w:val="yellow"/>
        </w:rPr>
        <w:t>key</w:t>
      </w:r>
      <w:proofErr w:type="spellEnd"/>
      <w:r w:rsidRPr="0076411B">
        <w:rPr>
          <w:highlight w:val="yellow"/>
        </w:rPr>
        <w:t xml:space="preserve"> is te maken via een tool die Java </w:t>
      </w:r>
      <w:r w:rsidR="0076411B" w:rsidRPr="0076411B">
        <w:rPr>
          <w:highlight w:val="yellow"/>
        </w:rPr>
        <w:t>aanbiedt</w:t>
      </w:r>
      <w:r w:rsidRPr="0076411B">
        <w:rPr>
          <w:highlight w:val="yellow"/>
        </w:rPr>
        <w:t xml:space="preserve">: </w:t>
      </w:r>
      <w:proofErr w:type="spellStart"/>
      <w:r w:rsidRPr="0076411B">
        <w:rPr>
          <w:i/>
          <w:highlight w:val="yellow"/>
        </w:rPr>
        <w:t>keytool</w:t>
      </w:r>
      <w:proofErr w:type="spellEnd"/>
      <w:r w:rsidRPr="0076411B">
        <w:rPr>
          <w:i/>
          <w:highlight w:val="yellow"/>
        </w:rPr>
        <w:t>.</w:t>
      </w:r>
      <w:r w:rsidRPr="0076411B">
        <w:rPr>
          <w:highlight w:val="yellow"/>
        </w:rPr>
        <w:t xml:space="preserve"> Met deze tool krijgen we een file</w:t>
      </w:r>
      <w:r w:rsidRPr="0076411B">
        <w:rPr>
          <w:i/>
          <w:highlight w:val="yellow"/>
        </w:rPr>
        <w:t xml:space="preserve">: </w:t>
      </w:r>
      <w:proofErr w:type="spellStart"/>
      <w:r w:rsidRPr="0076411B">
        <w:rPr>
          <w:i/>
          <w:highlight w:val="yellow"/>
        </w:rPr>
        <w:t>my</w:t>
      </w:r>
      <w:proofErr w:type="spellEnd"/>
      <w:r w:rsidRPr="0076411B">
        <w:rPr>
          <w:i/>
          <w:highlight w:val="yellow"/>
        </w:rPr>
        <w:t>-release-</w:t>
      </w:r>
      <w:proofErr w:type="spellStart"/>
      <w:r w:rsidRPr="0076411B">
        <w:rPr>
          <w:i/>
          <w:highlight w:val="yellow"/>
        </w:rPr>
        <w:t>key.keystore</w:t>
      </w:r>
      <w:proofErr w:type="spellEnd"/>
      <w:r w:rsidRPr="0076411B">
        <w:rPr>
          <w:highlight w:val="yellow"/>
        </w:rPr>
        <w:t xml:space="preserve"> die we in de map van onze applicatie </w:t>
      </w:r>
      <w:r w:rsidR="00FE78F7" w:rsidRPr="0076411B">
        <w:rPr>
          <w:highlight w:val="yellow"/>
        </w:rPr>
        <w:t>bijvoegen</w:t>
      </w:r>
      <w:r w:rsidRPr="0076411B">
        <w:rPr>
          <w:highlight w:val="yellow"/>
        </w:rPr>
        <w:t xml:space="preserve"> en via onze </w:t>
      </w:r>
      <w:proofErr w:type="spellStart"/>
      <w:r w:rsidRPr="0076411B">
        <w:rPr>
          <w:i/>
          <w:highlight w:val="yellow"/>
        </w:rPr>
        <w:t>gradle</w:t>
      </w:r>
      <w:proofErr w:type="spellEnd"/>
      <w:r w:rsidRPr="0076411B">
        <w:rPr>
          <w:i/>
          <w:highlight w:val="yellow"/>
        </w:rPr>
        <w:t xml:space="preserve"> </w:t>
      </w:r>
      <w:r w:rsidRPr="0076411B">
        <w:rPr>
          <w:highlight w:val="yellow"/>
        </w:rPr>
        <w:t>code van Android aanspreken met het juiste wachtwoord</w:t>
      </w:r>
      <w:r w:rsidR="00FE78F7" w:rsidRPr="0076411B">
        <w:rPr>
          <w:highlight w:val="yellow"/>
        </w:rPr>
        <w:t>.</w:t>
      </w:r>
      <w:r>
        <w:t xml:space="preserve"> </w:t>
      </w:r>
      <w:r w:rsidR="00FE78F7">
        <w:t>Dat paswoord hebben we</w:t>
      </w:r>
      <w:r>
        <w:t xml:space="preserve"> ingesteld </w:t>
      </w:r>
      <w:r w:rsidR="00FE78F7">
        <w:t>waardoor</w:t>
      </w:r>
      <w:r>
        <w:t xml:space="preserve"> onze applicatie in Androidomgevingen kan geïnstalleerd worden. Dit instellen, bouwen en uitzoeken duurde </w:t>
      </w:r>
      <w:r w:rsidR="00FE78F7">
        <w:t>één</w:t>
      </w:r>
      <w:r>
        <w:t xml:space="preserve"> uur in totaal.</w:t>
      </w:r>
    </w:p>
    <w:p w14:paraId="615134AC" w14:textId="2DE3553D" w:rsidR="000F2054" w:rsidRDefault="00060276" w:rsidP="00DC5A1C">
      <w:r>
        <w:t xml:space="preserve">De installatie op iOS volgt een analoog concept. </w:t>
      </w:r>
      <w:r w:rsidRPr="0076411B">
        <w:rPr>
          <w:highlight w:val="yellow"/>
        </w:rPr>
        <w:t xml:space="preserve">Aangezien </w:t>
      </w:r>
      <w:r w:rsidR="00093A99" w:rsidRPr="0076411B">
        <w:rPr>
          <w:highlight w:val="yellow"/>
        </w:rPr>
        <w:t>de Android applicatie</w:t>
      </w:r>
      <w:r w:rsidR="0076411B" w:rsidRPr="0076411B">
        <w:rPr>
          <w:highlight w:val="yellow"/>
        </w:rPr>
        <w:t xml:space="preserve"> als</w:t>
      </w:r>
      <w:r w:rsidR="00093A99" w:rsidRPr="0076411B">
        <w:rPr>
          <w:highlight w:val="yellow"/>
        </w:rPr>
        <w:t xml:space="preserve"> eerst</w:t>
      </w:r>
      <w:r w:rsidR="0076411B" w:rsidRPr="0076411B">
        <w:rPr>
          <w:highlight w:val="yellow"/>
        </w:rPr>
        <w:t>e</w:t>
      </w:r>
      <w:r w:rsidR="00093A99" w:rsidRPr="0076411B">
        <w:rPr>
          <w:highlight w:val="yellow"/>
        </w:rPr>
        <w:t xml:space="preserve"> ontwikkeld was</w:t>
      </w:r>
      <w:r w:rsidRPr="0076411B">
        <w:rPr>
          <w:highlight w:val="yellow"/>
        </w:rPr>
        <w:t>,</w:t>
      </w:r>
      <w:r>
        <w:t xml:space="preserve"> moesten we enkel de omgeving </w:t>
      </w:r>
      <w:r w:rsidR="0090224C">
        <w:t>errond regelen en de benodigde pakketten voor onze applicatie installeren.</w:t>
      </w:r>
      <w:r w:rsidR="00093A99">
        <w:t xml:space="preserve"> De geschreven code voor de Android app was hierna direct bruikbaar in </w:t>
      </w:r>
      <w:proofErr w:type="spellStart"/>
      <w:r w:rsidR="00093A99">
        <w:t>Xcode</w:t>
      </w:r>
      <w:proofErr w:type="spellEnd"/>
      <w:r w:rsidR="00093A99">
        <w:t>.</w:t>
      </w:r>
    </w:p>
    <w:p w14:paraId="7C1A4957" w14:textId="1DA8AA06" w:rsidR="0090224C" w:rsidRPr="000F2054" w:rsidRDefault="007F2263" w:rsidP="00DC5A1C">
      <w:r>
        <w:t>Het</w:t>
      </w:r>
      <w:r w:rsidR="0090224C">
        <w:t xml:space="preserve"> </w:t>
      </w:r>
      <w:proofErr w:type="spellStart"/>
      <w:r w:rsidR="0090224C">
        <w:t>deployment</w:t>
      </w:r>
      <w:proofErr w:type="spellEnd"/>
      <w:r w:rsidR="00A96CD2">
        <w:t xml:space="preserve"> van deze</w:t>
      </w:r>
      <w:r>
        <w:t xml:space="preserve"> iOS</w:t>
      </w:r>
      <w:r w:rsidR="00A96CD2">
        <w:t xml:space="preserve"> applicatie loopt eveneens analoog</w:t>
      </w:r>
      <w:r>
        <w:t xml:space="preserve">. </w:t>
      </w:r>
      <w:r w:rsidR="00033FD5">
        <w:t xml:space="preserve">In </w:t>
      </w:r>
      <w:proofErr w:type="spellStart"/>
      <w:r w:rsidR="00033FD5">
        <w:t>XCode</w:t>
      </w:r>
      <w:proofErr w:type="spellEnd"/>
      <w:r w:rsidR="00033FD5">
        <w:t xml:space="preserve"> wordt de </w:t>
      </w:r>
      <w:proofErr w:type="spellStart"/>
      <w:r w:rsidR="00033FD5">
        <w:t>React</w:t>
      </w:r>
      <w:proofErr w:type="spellEnd"/>
      <w:r w:rsidR="00033FD5">
        <w:t xml:space="preserve"> </w:t>
      </w:r>
      <w:proofErr w:type="spellStart"/>
      <w:r w:rsidR="00033FD5">
        <w:t>Packager</w:t>
      </w:r>
      <w:proofErr w:type="spellEnd"/>
      <w:r w:rsidR="00033FD5">
        <w:t xml:space="preserve"> ook gebruikt om de applicatie te bouwen naar </w:t>
      </w:r>
      <w:r w:rsidR="00B96B68">
        <w:t>een .</w:t>
      </w:r>
      <w:proofErr w:type="spellStart"/>
      <w:r w:rsidR="00B96B68">
        <w:t>ipa</w:t>
      </w:r>
      <w:proofErr w:type="spellEnd"/>
      <w:r w:rsidR="00033FD5">
        <w:t xml:space="preserve"> vorm. Deze moet dan gesigneerd worden door een geverifieerd Apple ID. De opgave ging niet vanzelf, maar na enkele aanpassingen – die allemaal online te vinden waren –</w:t>
      </w:r>
      <w:r w:rsidR="00F35FE1">
        <w:t xml:space="preserve"> en </w:t>
      </w:r>
      <w:r w:rsidR="0027136B">
        <w:t xml:space="preserve">enkele </w:t>
      </w:r>
      <w:r w:rsidR="00F35FE1">
        <w:t>u</w:t>
      </w:r>
      <w:r w:rsidR="0027136B">
        <w:t>ren</w:t>
      </w:r>
      <w:r w:rsidR="00033FD5">
        <w:t xml:space="preserve"> was het </w:t>
      </w:r>
      <w:r w:rsidR="00E13C76">
        <w:t>uiteindelijk</w:t>
      </w:r>
      <w:r w:rsidR="00033FD5">
        <w:t xml:space="preserve"> gelukt een werkende .</w:t>
      </w:r>
      <w:proofErr w:type="spellStart"/>
      <w:r w:rsidR="00033FD5">
        <w:t>ipa</w:t>
      </w:r>
      <w:proofErr w:type="spellEnd"/>
      <w:r w:rsidR="00033FD5">
        <w:t xml:space="preserve"> file te verkrijgen.</w:t>
      </w:r>
      <w:r>
        <w:t xml:space="preserve"> </w:t>
      </w:r>
    </w:p>
    <w:p w14:paraId="3EAC1229" w14:textId="36478E53" w:rsidR="00FB04EF" w:rsidRDefault="00A50C09" w:rsidP="00DC5A1C">
      <w:r>
        <w:t xml:space="preserve">Door </w:t>
      </w:r>
      <w:r w:rsidR="007F2263">
        <w:t>enkele</w:t>
      </w:r>
      <w:r>
        <w:t xml:space="preserve"> problemen werd ook een simpel project tijdrovend</w:t>
      </w:r>
      <w:r w:rsidR="00FD175B">
        <w:t xml:space="preserve"> </w:t>
      </w:r>
      <w:r w:rsidR="00B55EA4">
        <w:t xml:space="preserve">om te creëren en heeft het uiteindelijk </w:t>
      </w:r>
      <w:r w:rsidR="00F30B4C">
        <w:t xml:space="preserve">zo’n </w:t>
      </w:r>
      <w:r w:rsidR="00657CCC">
        <w:t>80</w:t>
      </w:r>
      <w:r w:rsidR="005F0B06">
        <w:t xml:space="preserve"> uren</w:t>
      </w:r>
      <w:r w:rsidR="00F30B4C">
        <w:t xml:space="preserve"> geduurd om het te make</w:t>
      </w:r>
      <w:r w:rsidR="007433E3">
        <w:t>n van begin tot einde.</w:t>
      </w:r>
      <w:r w:rsidR="00B55D7D">
        <w:t xml:space="preserve"> Hierbij moet er rekening gehouden worden met het gebrek aan ervaring en </w:t>
      </w:r>
      <w:r w:rsidR="008B51AD">
        <w:t>knowhow</w:t>
      </w:r>
      <w:r w:rsidR="00B55D7D">
        <w:t xml:space="preserve"> waarmee dit project begon, aangezien het de eerste applicatie was die </w:t>
      </w:r>
      <w:r w:rsidR="00100118">
        <w:t>gemaakt werd</w:t>
      </w:r>
      <w:r w:rsidR="00B55D7D">
        <w:t>. Hierdoor is dit getal niet volledig representatief.</w:t>
      </w:r>
    </w:p>
    <w:p w14:paraId="5F756AC5" w14:textId="652BA116" w:rsidR="00F45D93" w:rsidRDefault="00F45D93" w:rsidP="00F45D93">
      <w:pPr>
        <w:pStyle w:val="Kop4"/>
      </w:pPr>
      <w:r>
        <w:t>Details</w:t>
      </w:r>
    </w:p>
    <w:p w14:paraId="59755F5C" w14:textId="1F0D11EC" w:rsidR="0006181E" w:rsidRDefault="00F45D93" w:rsidP="00F45D93">
      <w:r>
        <w:t xml:space="preserve">Beginnend aan een </w:t>
      </w:r>
      <w:r w:rsidR="008B51AD">
        <w:t xml:space="preserve">dergelijke </w:t>
      </w:r>
      <w:r>
        <w:t>applicatie, wordt eerst de structuur van de app nagemaakt en in componenten opgedeeld:</w:t>
      </w:r>
      <w:r w:rsidR="003055CB" w:rsidRPr="003055CB">
        <w:t xml:space="preserve"> </w:t>
      </w:r>
      <w:r w:rsidR="003055CB">
        <w:t>(&lt;&gt; stelt Javascript componenten voor)</w:t>
      </w:r>
    </w:p>
    <w:p w14:paraId="5DB95855" w14:textId="2424BF7E" w:rsidR="00F45D93" w:rsidRDefault="00F45D93" w:rsidP="009A0D12">
      <w:pPr>
        <w:pStyle w:val="Lijstalinea"/>
        <w:numPr>
          <w:ilvl w:val="0"/>
          <w:numId w:val="12"/>
        </w:numPr>
      </w:pPr>
      <w:r>
        <w:t>Vanboven: één &lt;View&gt; opgedeeld in 3 stukken rij, daarin kunnen we 3 componenten steken. In dit geval:</w:t>
      </w:r>
    </w:p>
    <w:p w14:paraId="1D846464" w14:textId="77EC64D1" w:rsidR="00F45D93" w:rsidRDefault="00F45D93" w:rsidP="009A0D12">
      <w:pPr>
        <w:pStyle w:val="Lijstalinea"/>
        <w:numPr>
          <w:ilvl w:val="1"/>
          <w:numId w:val="12"/>
        </w:numPr>
      </w:pPr>
      <w:r>
        <w:t>Links: &lt;Image&gt;</w:t>
      </w:r>
    </w:p>
    <w:p w14:paraId="42E4ACA6" w14:textId="3FF13712" w:rsidR="00F45D93" w:rsidRDefault="00F45D93" w:rsidP="009A0D12">
      <w:pPr>
        <w:pStyle w:val="Lijstalinea"/>
        <w:numPr>
          <w:ilvl w:val="1"/>
          <w:numId w:val="12"/>
        </w:numPr>
      </w:pPr>
      <w:r>
        <w:t>Midden: &lt;</w:t>
      </w:r>
      <w:proofErr w:type="spellStart"/>
      <w:r>
        <w:t>DatePicker</w:t>
      </w:r>
      <w:proofErr w:type="spellEnd"/>
      <w:r>
        <w:t>&gt;: Een component die ervoor zal zorgen dat je een datum kunt kiezen, zowel in Android als iOS</w:t>
      </w:r>
    </w:p>
    <w:p w14:paraId="23DA7D57" w14:textId="0B58C309" w:rsidR="00F45D93" w:rsidRDefault="00F45D93" w:rsidP="009A0D12">
      <w:pPr>
        <w:pStyle w:val="Lijstalinea"/>
        <w:numPr>
          <w:ilvl w:val="1"/>
          <w:numId w:val="12"/>
        </w:numPr>
      </w:pPr>
      <w:r>
        <w:t xml:space="preserve">Rechts: &lt;Image&gt; met functionaliteit </w:t>
      </w:r>
      <w:proofErr w:type="spellStart"/>
      <w:r>
        <w:t>onPress</w:t>
      </w:r>
      <w:proofErr w:type="spellEnd"/>
      <w:r>
        <w:t>: een zoekactie ondernemen.</w:t>
      </w:r>
    </w:p>
    <w:p w14:paraId="6D5E3772" w14:textId="21573A9D" w:rsidR="00287E23" w:rsidRDefault="00F45D93" w:rsidP="005E2DE3">
      <w:pPr>
        <w:pStyle w:val="Lijstalinea"/>
        <w:numPr>
          <w:ilvl w:val="0"/>
          <w:numId w:val="12"/>
        </w:numPr>
      </w:pPr>
      <w:r>
        <w:t>Midden: een &lt;</w:t>
      </w:r>
      <w:proofErr w:type="spellStart"/>
      <w:r>
        <w:t>VideoPlayer</w:t>
      </w:r>
      <w:proofErr w:type="spellEnd"/>
      <w:r>
        <w:t xml:space="preserve">&gt; component die enkel een </w:t>
      </w:r>
      <w:proofErr w:type="spellStart"/>
      <w:r>
        <w:t>url</w:t>
      </w:r>
      <w:proofErr w:type="spellEnd"/>
      <w:r>
        <w:t xml:space="preserve"> als bron nodig heeft om te werken in zowel Android als iOS.</w:t>
      </w:r>
      <w:r w:rsidR="00287E23" w:rsidRPr="00287E23">
        <w:t xml:space="preserve"> </w:t>
      </w:r>
    </w:p>
    <w:p w14:paraId="4F1CC89D" w14:textId="277DEE64" w:rsidR="00BB2E84" w:rsidRDefault="00287E23" w:rsidP="00287E23">
      <w:pPr>
        <w:pStyle w:val="Lijstalinea"/>
        <w:numPr>
          <w:ilvl w:val="0"/>
          <w:numId w:val="12"/>
        </w:numPr>
      </w:pPr>
      <w:r>
        <w:rPr>
          <w:noProof/>
        </w:rPr>
        <w:lastRenderedPageBreak/>
        <mc:AlternateContent>
          <mc:Choice Requires="wps">
            <w:drawing>
              <wp:anchor distT="0" distB="0" distL="114300" distR="114300" simplePos="0" relativeHeight="251658264" behindDoc="0" locked="0" layoutInCell="1" allowOverlap="1" wp14:anchorId="5C394A09" wp14:editId="54D05A63">
                <wp:simplePos x="0" y="0"/>
                <wp:positionH relativeFrom="margin">
                  <wp:align>center</wp:align>
                </wp:positionH>
                <wp:positionV relativeFrom="paragraph">
                  <wp:posOffset>4234180</wp:posOffset>
                </wp:positionV>
                <wp:extent cx="2325370" cy="190500"/>
                <wp:effectExtent l="0" t="0" r="0" b="0"/>
                <wp:wrapNone/>
                <wp:docPr id="45" name="Tekstvak 45"/>
                <wp:cNvGraphicFramePr/>
                <a:graphic xmlns:a="http://schemas.openxmlformats.org/drawingml/2006/main">
                  <a:graphicData uri="http://schemas.microsoft.com/office/word/2010/wordprocessingShape">
                    <wps:wsp>
                      <wps:cNvSpPr txBox="1"/>
                      <wps:spPr>
                        <a:xfrm>
                          <a:off x="0" y="0"/>
                          <a:ext cx="2325370" cy="190500"/>
                        </a:xfrm>
                        <a:prstGeom prst="rect">
                          <a:avLst/>
                        </a:prstGeom>
                        <a:solidFill>
                          <a:prstClr val="white"/>
                        </a:solidFill>
                        <a:ln>
                          <a:noFill/>
                        </a:ln>
                      </wps:spPr>
                      <wps:txbx>
                        <w:txbxContent>
                          <w:p w14:paraId="12B5798D" w14:textId="48BDB9A0" w:rsidR="00C417C8" w:rsidRPr="00DC5A1C" w:rsidRDefault="00C417C8" w:rsidP="005E2DE3">
                            <w:pPr>
                              <w:pStyle w:val="Bijschrift"/>
                              <w:jc w:val="center"/>
                            </w:pPr>
                            <w:bookmarkStart w:id="79" w:name="_Toc514361217"/>
                            <w:r>
                              <w:t xml:space="preserve">Figuur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Figuur \* ARABIC \s 1 </w:instrText>
                            </w:r>
                            <w:r>
                              <w:fldChar w:fldCharType="separate"/>
                            </w:r>
                            <w:r>
                              <w:rPr>
                                <w:noProof/>
                              </w:rPr>
                              <w:t>1</w:t>
                            </w:r>
                            <w:r>
                              <w:rPr>
                                <w:noProof/>
                              </w:rPr>
                              <w:fldChar w:fldCharType="end"/>
                            </w:r>
                            <w:r>
                              <w:t xml:space="preserve">: </w:t>
                            </w:r>
                            <w:proofErr w:type="spellStart"/>
                            <w:r>
                              <w:t>React</w:t>
                            </w:r>
                            <w:proofErr w:type="spellEnd"/>
                            <w:r>
                              <w:t xml:space="preserve"> Native applicatie</w:t>
                            </w:r>
                            <w:bookmarkEnd w:id="79"/>
                          </w:p>
                          <w:p w14:paraId="5EFF0CCD" w14:textId="67C9A083" w:rsidR="00C417C8" w:rsidRPr="00C83BAF" w:rsidRDefault="00C417C8" w:rsidP="005E2DE3">
                            <w:pPr>
                              <w:pStyle w:val="Bijschrift"/>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394A09" id="Tekstvak 45" o:spid="_x0000_s1038" type="#_x0000_t202" style="position:absolute;left:0;text-align:left;margin-left:0;margin-top:333.4pt;width:183.1pt;height:15pt;z-index:251658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" stroked="f">
                <v:textbox inset="0,0,0,0">
                  <w:txbxContent>
                    <w:p w14:paraId="12B5798D" w14:textId="48BDB9A0" w:rsidR="00C417C8" w:rsidRPr="00DC5A1C" w:rsidRDefault="00C417C8" w:rsidP="005E2DE3">
                      <w:pPr>
                        <w:pStyle w:val="Bijschrift"/>
                        <w:jc w:val="center"/>
                      </w:pPr>
                      <w:bookmarkStart w:id="80" w:name="_Toc514361217"/>
                      <w:r>
                        <w:t xml:space="preserve">Figuur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Figuur \* ARABIC \s 1 </w:instrText>
                      </w:r>
                      <w:r>
                        <w:fldChar w:fldCharType="separate"/>
                      </w:r>
                      <w:r>
                        <w:rPr>
                          <w:noProof/>
                        </w:rPr>
                        <w:t>1</w:t>
                      </w:r>
                      <w:r>
                        <w:rPr>
                          <w:noProof/>
                        </w:rPr>
                        <w:fldChar w:fldCharType="end"/>
                      </w:r>
                      <w:r>
                        <w:t xml:space="preserve">: </w:t>
                      </w:r>
                      <w:proofErr w:type="spellStart"/>
                      <w:r>
                        <w:t>React</w:t>
                      </w:r>
                      <w:proofErr w:type="spellEnd"/>
                      <w:r>
                        <w:t xml:space="preserve"> Native applicatie</w:t>
                      </w:r>
                      <w:bookmarkEnd w:id="80"/>
                    </w:p>
                    <w:p w14:paraId="5EFF0CCD" w14:textId="67C9A083" w:rsidR="00C417C8" w:rsidRPr="00C83BAF" w:rsidRDefault="00C417C8" w:rsidP="005E2DE3">
                      <w:pPr>
                        <w:pStyle w:val="Bijschrift"/>
                        <w:rPr>
                          <w:noProof/>
                        </w:rPr>
                      </w:pPr>
                    </w:p>
                  </w:txbxContent>
                </v:textbox>
                <w10:wrap anchorx="margin"/>
              </v:shape>
            </w:pict>
          </mc:Fallback>
        </mc:AlternateContent>
      </w:r>
      <w:r>
        <w:rPr>
          <w:noProof/>
        </w:rPr>
        <w:drawing>
          <wp:anchor distT="0" distB="0" distL="114300" distR="114300" simplePos="0" relativeHeight="251658254" behindDoc="0" locked="0" layoutInCell="1" allowOverlap="1" wp14:anchorId="2CC93062" wp14:editId="4E14DD89">
            <wp:simplePos x="0" y="0"/>
            <wp:positionH relativeFrom="margin">
              <wp:align>center</wp:align>
            </wp:positionH>
            <wp:positionV relativeFrom="paragraph">
              <wp:posOffset>624840</wp:posOffset>
            </wp:positionV>
            <wp:extent cx="2105025" cy="3488690"/>
            <wp:effectExtent l="0" t="0" r="9525"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t="3751"/>
                    <a:stretch/>
                  </pic:blipFill>
                  <pic:spPr bwMode="auto">
                    <a:xfrm>
                      <a:off x="0" y="0"/>
                      <a:ext cx="2105025" cy="3488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Vanonder: een &lt;Flatlist&gt; waarmee het JSON-bestand kan uitlezen worden en via &lt;</w:t>
      </w:r>
      <w:proofErr w:type="spellStart"/>
      <w:r>
        <w:t>ListItem</w:t>
      </w:r>
      <w:proofErr w:type="spellEnd"/>
      <w:r>
        <w:t xml:space="preserve">&gt; deze één voor één getoond wordt. In component </w:t>
      </w:r>
      <w:proofErr w:type="spellStart"/>
      <w:r>
        <w:t>ListItem</w:t>
      </w:r>
      <w:proofErr w:type="spellEnd"/>
      <w:r>
        <w:t xml:space="preserve"> wordt dan bepaald welke data gekozen wordt via verschillende </w:t>
      </w:r>
      <w:proofErr w:type="spellStart"/>
      <w:r>
        <w:t>props</w:t>
      </w:r>
      <w:proofErr w:type="spellEnd"/>
      <w:r>
        <w:t xml:space="preserve"> die worden ingesteld.</w:t>
      </w:r>
    </w:p>
    <w:p w14:paraId="3E50C1E6" w14:textId="7F856929" w:rsidR="00204822" w:rsidRDefault="00204822" w:rsidP="00204822">
      <w:pPr>
        <w:pStyle w:val="Kop3"/>
      </w:pPr>
      <w:bookmarkStart w:id="81" w:name="_Toc514324995"/>
      <w:proofErr w:type="spellStart"/>
      <w:r>
        <w:t>Xamarin</w:t>
      </w:r>
      <w:bookmarkEnd w:id="81"/>
      <w:proofErr w:type="spellEnd"/>
    </w:p>
    <w:p w14:paraId="3C203D83" w14:textId="5EBC31F5" w:rsidR="00B246A8" w:rsidRPr="00B246A8" w:rsidRDefault="00F125CF" w:rsidP="00B246A8">
      <w:pPr>
        <w:pStyle w:val="Kop4"/>
      </w:pPr>
      <w:r>
        <w:t>Het proces</w:t>
      </w:r>
    </w:p>
    <w:p w14:paraId="33B3E12E" w14:textId="295650E2" w:rsidR="00DB6EC1" w:rsidRDefault="00B42859" w:rsidP="00204822">
      <w:r>
        <w:t xml:space="preserve">Voor de </w:t>
      </w:r>
      <w:proofErr w:type="spellStart"/>
      <w:r>
        <w:t>Xamarin</w:t>
      </w:r>
      <w:proofErr w:type="spellEnd"/>
      <w:r>
        <w:t xml:space="preserve"> applicatie </w:t>
      </w:r>
      <w:r w:rsidR="00AC479A" w:rsidRPr="00AC479A">
        <w:rPr>
          <w:highlight w:val="yellow"/>
        </w:rPr>
        <w:t>te creëren</w:t>
      </w:r>
      <w:r>
        <w:t xml:space="preserve"> </w:t>
      </w:r>
      <w:r w:rsidR="00B11BF2">
        <w:t xml:space="preserve">is </w:t>
      </w:r>
      <w:r>
        <w:t>de Visual Studio IDE nodig. Deze installatie duurt lang</w:t>
      </w:r>
      <w:r w:rsidR="00AC479A">
        <w:t xml:space="preserve"> en neemt veel geheugen in. Na drie</w:t>
      </w:r>
      <w:r>
        <w:t xml:space="preserve"> uur is de installatie compleet en kunnen we beginnen aan een lege applicatie. Bij deze lege applicatie waren er al direct problemen: vele instellingen stonden standaard verkeerd en het debuggen via een emulator had allerlei kinderziektes, van niet opstarten tot </w:t>
      </w:r>
      <w:proofErr w:type="spellStart"/>
      <w:r>
        <w:t>errors</w:t>
      </w:r>
      <w:proofErr w:type="spellEnd"/>
      <w:r>
        <w:t xml:space="preserve"> aanduiden zonder een</w:t>
      </w:r>
      <w:r w:rsidR="00AC479A">
        <w:t xml:space="preserve"> bruikbare</w:t>
      </w:r>
      <w:r>
        <w:t xml:space="preserve"> reden te geven.</w:t>
      </w:r>
      <w:r w:rsidR="00CC4A03">
        <w:t xml:space="preserve"> Hiervoor </w:t>
      </w:r>
      <w:r w:rsidR="00AC479A">
        <w:t>waren er</w:t>
      </w:r>
      <w:r w:rsidR="00CC4A03">
        <w:t xml:space="preserve"> op het internet wel oplossingen te vinden maar d</w:t>
      </w:r>
      <w:r>
        <w:t>oor</w:t>
      </w:r>
      <w:r w:rsidR="00CC4A03">
        <w:t xml:space="preserve">dat </w:t>
      </w:r>
      <w:r w:rsidR="00150D79">
        <w:t xml:space="preserve">de </w:t>
      </w:r>
      <w:r w:rsidR="00CC4A03">
        <w:t>pr</w:t>
      </w:r>
      <w:r>
        <w:t xml:space="preserve">oblemen </w:t>
      </w:r>
      <w:r w:rsidR="00150D79">
        <w:t>bleven opstapelen</w:t>
      </w:r>
      <w:r w:rsidR="00AC479A">
        <w:t>,</w:t>
      </w:r>
      <w:r w:rsidR="00CC4A03">
        <w:t xml:space="preserve"> </w:t>
      </w:r>
      <w:r>
        <w:t xml:space="preserve">duurde het nog </w:t>
      </w:r>
      <w:r w:rsidR="00AC479A">
        <w:t>drie</w:t>
      </w:r>
      <w:r>
        <w:t xml:space="preserve"> uur voordat er effectief begonnen kon worden aan </w:t>
      </w:r>
      <w:r w:rsidR="00B11BF2">
        <w:t xml:space="preserve">de </w:t>
      </w:r>
      <w:r>
        <w:t>applicatie</w:t>
      </w:r>
      <w:r w:rsidR="00D275C1">
        <w:t xml:space="preserve"> met de juiste omgeving</w:t>
      </w:r>
      <w:r w:rsidR="0021237C">
        <w:t>.</w:t>
      </w:r>
      <w:r w:rsidR="00DB6EC1">
        <w:t xml:space="preserve"> Voor een snelle preview bestaat er in VS </w:t>
      </w:r>
      <w:r w:rsidR="009A7E32">
        <w:t>het</w:t>
      </w:r>
      <w:r w:rsidR="00DB6EC1">
        <w:t xml:space="preserve"> handig </w:t>
      </w:r>
      <w:r w:rsidR="00C9514B">
        <w:t>venster</w:t>
      </w:r>
      <w:r w:rsidR="00DB6EC1">
        <w:t xml:space="preserve"> </w:t>
      </w:r>
      <w:proofErr w:type="spellStart"/>
      <w:r w:rsidR="00DB6EC1">
        <w:t>Xamarin.forms</w:t>
      </w:r>
      <w:proofErr w:type="spellEnd"/>
      <w:r w:rsidR="00DB6EC1">
        <w:t xml:space="preserve"> previewer, hier krijg je al te zien hoe je applicatie eruit ziet op alle verschillende platformen.</w:t>
      </w:r>
    </w:p>
    <w:p w14:paraId="49038537" w14:textId="260B9DA7" w:rsidR="0001272D" w:rsidRDefault="00DB6EC1" w:rsidP="00204822">
      <w:r>
        <w:t xml:space="preserve">Om </w:t>
      </w:r>
      <w:r w:rsidR="00B11BF2">
        <w:t xml:space="preserve">de </w:t>
      </w:r>
      <w:r>
        <w:t>applicatie effectief te testen gebruiken we</w:t>
      </w:r>
      <w:r w:rsidR="0021237C">
        <w:t xml:space="preserve"> een </w:t>
      </w:r>
      <w:r w:rsidR="0021237C" w:rsidRPr="00AC479A">
        <w:rPr>
          <w:i/>
        </w:rPr>
        <w:t>real</w:t>
      </w:r>
      <w:r w:rsidR="0021237C">
        <w:t xml:space="preserve"> device</w:t>
      </w:r>
      <w:r w:rsidR="0001272D">
        <w:t>, de Moto C Plus,</w:t>
      </w:r>
      <w:r w:rsidR="0021237C">
        <w:t xml:space="preserve"> </w:t>
      </w:r>
      <w:r w:rsidR="00C97E9A">
        <w:t>via USB</w:t>
      </w:r>
      <w:r w:rsidR="0021237C">
        <w:t xml:space="preserve">. </w:t>
      </w:r>
      <w:r w:rsidR="006F67CE">
        <w:t xml:space="preserve">Dat zou ook gaan met </w:t>
      </w:r>
      <w:proofErr w:type="spellStart"/>
      <w:r w:rsidR="006F67CE">
        <w:t>Xamarin</w:t>
      </w:r>
      <w:proofErr w:type="spellEnd"/>
      <w:r w:rsidR="006F67CE">
        <w:t xml:space="preserve"> Live, d</w:t>
      </w:r>
      <w:r w:rsidR="0021237C">
        <w:t xml:space="preserve">it is een </w:t>
      </w:r>
      <w:r w:rsidR="0001272D">
        <w:t xml:space="preserve">applicatie in de Play Store of App Store waarbij </w:t>
      </w:r>
      <w:r w:rsidR="0001272D" w:rsidRPr="00AC479A">
        <w:rPr>
          <w:highlight w:val="yellow"/>
        </w:rPr>
        <w:t xml:space="preserve">de gsm verbonden wordt met Visual Studio en in real-time een voorbeeldapplicatie op je apparaat kan </w:t>
      </w:r>
      <w:r w:rsidR="00AC479A" w:rsidRPr="00AC479A">
        <w:rPr>
          <w:highlight w:val="yellow"/>
        </w:rPr>
        <w:t>uitgerold</w:t>
      </w:r>
      <w:r w:rsidR="0001272D" w:rsidRPr="00AC479A">
        <w:rPr>
          <w:highlight w:val="yellow"/>
        </w:rPr>
        <w:t xml:space="preserve"> worden.</w:t>
      </w:r>
      <w:r w:rsidR="006F67CE" w:rsidRPr="00AC479A">
        <w:rPr>
          <w:highlight w:val="yellow"/>
        </w:rPr>
        <w:t xml:space="preserve"> Maar dit doen we niet </w:t>
      </w:r>
      <w:r w:rsidR="00AC479A" w:rsidRPr="00AC479A">
        <w:rPr>
          <w:highlight w:val="yellow"/>
        </w:rPr>
        <w:t>aangezien</w:t>
      </w:r>
      <w:r w:rsidR="006F67CE" w:rsidRPr="00AC479A">
        <w:rPr>
          <w:highlight w:val="yellow"/>
        </w:rPr>
        <w:t xml:space="preserve"> hierop geen </w:t>
      </w:r>
      <w:proofErr w:type="spellStart"/>
      <w:r w:rsidR="006F67CE" w:rsidRPr="00AC479A">
        <w:rPr>
          <w:highlight w:val="yellow"/>
        </w:rPr>
        <w:t>debugging</w:t>
      </w:r>
      <w:proofErr w:type="spellEnd"/>
      <w:r w:rsidR="006F67CE" w:rsidRPr="00AC479A">
        <w:rPr>
          <w:highlight w:val="yellow"/>
        </w:rPr>
        <w:t xml:space="preserve"> kan gebeuren van </w:t>
      </w:r>
      <w:r w:rsidR="00AC479A" w:rsidRPr="00AC479A">
        <w:rPr>
          <w:highlight w:val="yellow"/>
        </w:rPr>
        <w:t>de</w:t>
      </w:r>
      <w:r w:rsidR="006F67CE" w:rsidRPr="00AC479A">
        <w:rPr>
          <w:highlight w:val="yellow"/>
        </w:rPr>
        <w:t xml:space="preserve"> code, wat cruciaal is.</w:t>
      </w:r>
      <w:r w:rsidR="0001272D" w:rsidRPr="00AC479A">
        <w:rPr>
          <w:highlight w:val="yellow"/>
        </w:rPr>
        <w:t xml:space="preserve"> Er zijn ook mogelijkheden in </w:t>
      </w:r>
      <w:r w:rsidRPr="00AC479A">
        <w:rPr>
          <w:highlight w:val="yellow"/>
        </w:rPr>
        <w:t>VS</w:t>
      </w:r>
      <w:r w:rsidR="0001272D" w:rsidRPr="00AC479A">
        <w:rPr>
          <w:highlight w:val="yellow"/>
        </w:rPr>
        <w:t xml:space="preserve"> verwerkt via emulators</w:t>
      </w:r>
      <w:r w:rsidR="0001272D">
        <w:t xml:space="preserve"> waarvan de installatie omslachtig is en veel geheugen in gebruik neemt</w:t>
      </w:r>
      <w:r w:rsidR="006F67CE">
        <w:t xml:space="preserve">, daarom </w:t>
      </w:r>
      <w:r w:rsidR="00AC479A">
        <w:t>werd er</w:t>
      </w:r>
      <w:r w:rsidR="006F67CE">
        <w:t xml:space="preserve"> een real device.</w:t>
      </w:r>
      <w:r w:rsidR="0001272D">
        <w:t xml:space="preserve"> </w:t>
      </w:r>
    </w:p>
    <w:p w14:paraId="15AD4848" w14:textId="7CF3601D" w:rsidR="00784687" w:rsidRDefault="00124D1F" w:rsidP="00204822">
      <w:r>
        <w:t xml:space="preserve">Tijdens het schrijven van de code viel direct op hoe sommige componenten </w:t>
      </w:r>
      <w:r w:rsidR="00C62E4E">
        <w:t xml:space="preserve">niet beschikbaar waren. Een </w:t>
      </w:r>
      <w:proofErr w:type="spellStart"/>
      <w:r w:rsidR="00C62E4E">
        <w:t>videoplayer</w:t>
      </w:r>
      <w:proofErr w:type="spellEnd"/>
      <w:r w:rsidR="00C62E4E">
        <w:t>-component vinden die native videospelers aanspreekt was</w:t>
      </w:r>
      <w:r w:rsidR="00DE31AF">
        <w:t xml:space="preserve"> -in het begin- </w:t>
      </w:r>
      <w:r w:rsidR="00C62E4E">
        <w:t xml:space="preserve">enkel te vinden tegen betaling. </w:t>
      </w:r>
      <w:r w:rsidR="00C62E4E" w:rsidRPr="00BD72AB">
        <w:rPr>
          <w:highlight w:val="yellow"/>
        </w:rPr>
        <w:t xml:space="preserve">Terwijl </w:t>
      </w:r>
      <w:r w:rsidR="00BD72AB" w:rsidRPr="00BD72AB">
        <w:rPr>
          <w:highlight w:val="yellow"/>
        </w:rPr>
        <w:t>hier</w:t>
      </w:r>
      <w:r w:rsidR="00C62E4E" w:rsidRPr="00BD72AB">
        <w:rPr>
          <w:highlight w:val="yellow"/>
        </w:rPr>
        <w:t>voor</w:t>
      </w:r>
      <w:r w:rsidR="00BD72AB" w:rsidRPr="00BD72AB">
        <w:rPr>
          <w:highlight w:val="yellow"/>
        </w:rPr>
        <w:t xml:space="preserve"> bij</w:t>
      </w:r>
      <w:r w:rsidR="00C62E4E" w:rsidRPr="00BD72AB">
        <w:rPr>
          <w:highlight w:val="yellow"/>
        </w:rPr>
        <w:t xml:space="preserve"> </w:t>
      </w:r>
      <w:proofErr w:type="spellStart"/>
      <w:r w:rsidR="00C62E4E" w:rsidRPr="00BD72AB">
        <w:rPr>
          <w:highlight w:val="yellow"/>
        </w:rPr>
        <w:t>React</w:t>
      </w:r>
      <w:proofErr w:type="spellEnd"/>
      <w:r w:rsidR="00C62E4E" w:rsidRPr="00BD72AB">
        <w:rPr>
          <w:highlight w:val="yellow"/>
        </w:rPr>
        <w:t xml:space="preserve"> Native wel direct meerdere gratis versies te vinden </w:t>
      </w:r>
      <w:r w:rsidR="00BD72AB" w:rsidRPr="00BD72AB">
        <w:rPr>
          <w:highlight w:val="yellow"/>
        </w:rPr>
        <w:t>waren</w:t>
      </w:r>
      <w:r w:rsidR="00C62E4E">
        <w:t xml:space="preserve">. Uiteindelijk </w:t>
      </w:r>
      <w:r w:rsidR="00F645D1">
        <w:t>is het gelukt</w:t>
      </w:r>
      <w:r w:rsidR="00FF5702">
        <w:t xml:space="preserve"> een werkende, gratis </w:t>
      </w:r>
      <w:proofErr w:type="spellStart"/>
      <w:r w:rsidR="00FF5702">
        <w:t>Xamarin</w:t>
      </w:r>
      <w:proofErr w:type="spellEnd"/>
      <w:r w:rsidR="00FF5702">
        <w:t xml:space="preserve"> video </w:t>
      </w:r>
      <w:proofErr w:type="spellStart"/>
      <w:r w:rsidR="00FF5702">
        <w:t>player</w:t>
      </w:r>
      <w:proofErr w:type="spellEnd"/>
      <w:r w:rsidR="00FF5702">
        <w:t xml:space="preserve"> te verkrijgen</w:t>
      </w:r>
      <w:r w:rsidR="00DE31AF">
        <w:t xml:space="preserve"> door het toch wel uitgebreide gamma aan open source pakketten te </w:t>
      </w:r>
      <w:r w:rsidR="00DE31AF">
        <w:lastRenderedPageBreak/>
        <w:t>doorzoeken</w:t>
      </w:r>
      <w:r w:rsidR="00016047">
        <w:t>.</w:t>
      </w:r>
      <w:r w:rsidR="00FF5702">
        <w:t xml:space="preserve"> </w:t>
      </w:r>
      <w:r w:rsidR="00DE31AF">
        <w:t xml:space="preserve">Het installeren van deze uitbreidingen ging vlot maar het implementeren ging moeizamer. </w:t>
      </w:r>
      <w:r w:rsidR="00DE31AF" w:rsidRPr="003055CB">
        <w:rPr>
          <w:highlight w:val="yellow"/>
        </w:rPr>
        <w:t xml:space="preserve">Dit kwam door </w:t>
      </w:r>
      <w:proofErr w:type="spellStart"/>
      <w:r w:rsidR="00FF5702" w:rsidRPr="003055CB">
        <w:rPr>
          <w:highlight w:val="yellow"/>
        </w:rPr>
        <w:t>errors</w:t>
      </w:r>
      <w:proofErr w:type="spellEnd"/>
      <w:r w:rsidR="00FF5702" w:rsidRPr="003055CB">
        <w:rPr>
          <w:highlight w:val="yellow"/>
        </w:rPr>
        <w:t xml:space="preserve"> </w:t>
      </w:r>
      <w:r w:rsidR="004669EA" w:rsidRPr="003055CB">
        <w:rPr>
          <w:highlight w:val="yellow"/>
        </w:rPr>
        <w:t>met de oorzaak</w:t>
      </w:r>
      <w:r w:rsidR="00FF5702" w:rsidRPr="003055CB">
        <w:rPr>
          <w:highlight w:val="yellow"/>
        </w:rPr>
        <w:t xml:space="preserve"> </w:t>
      </w:r>
      <w:r w:rsidR="004669EA" w:rsidRPr="003055CB">
        <w:rPr>
          <w:highlight w:val="yellow"/>
        </w:rPr>
        <w:t>bij</w:t>
      </w:r>
      <w:r w:rsidR="00FF5702" w:rsidRPr="003055CB">
        <w:rPr>
          <w:highlight w:val="yellow"/>
        </w:rPr>
        <w:t xml:space="preserve"> het </w:t>
      </w:r>
      <w:r w:rsidR="003D5CDB" w:rsidRPr="003055CB">
        <w:rPr>
          <w:highlight w:val="yellow"/>
        </w:rPr>
        <w:t xml:space="preserve">.NET </w:t>
      </w:r>
      <w:proofErr w:type="spellStart"/>
      <w:r w:rsidR="00FF5702" w:rsidRPr="003055CB">
        <w:rPr>
          <w:highlight w:val="yellow"/>
        </w:rPr>
        <w:t>framework</w:t>
      </w:r>
      <w:proofErr w:type="spellEnd"/>
      <w:r w:rsidR="00FF5702" w:rsidRPr="003055CB">
        <w:rPr>
          <w:highlight w:val="yellow"/>
        </w:rPr>
        <w:t xml:space="preserve"> waarop </w:t>
      </w:r>
      <w:r w:rsidR="004669EA" w:rsidRPr="003055CB">
        <w:rPr>
          <w:highlight w:val="yellow"/>
        </w:rPr>
        <w:t>deze</w:t>
      </w:r>
      <w:r w:rsidR="00FF5702" w:rsidRPr="003055CB">
        <w:rPr>
          <w:highlight w:val="yellow"/>
        </w:rPr>
        <w:t xml:space="preserve"> gebaseerd was terwijl VS een heel ander</w:t>
      </w:r>
      <w:r w:rsidR="003D5CDB" w:rsidRPr="003055CB">
        <w:rPr>
          <w:highlight w:val="yellow"/>
        </w:rPr>
        <w:t xml:space="preserve"> .NET</w:t>
      </w:r>
      <w:r w:rsidR="00FF5702" w:rsidRPr="003055CB">
        <w:rPr>
          <w:highlight w:val="yellow"/>
        </w:rPr>
        <w:t xml:space="preserve"> </w:t>
      </w:r>
      <w:proofErr w:type="spellStart"/>
      <w:r w:rsidR="00FF5702" w:rsidRPr="003055CB">
        <w:rPr>
          <w:highlight w:val="yellow"/>
        </w:rPr>
        <w:t>framework</w:t>
      </w:r>
      <w:proofErr w:type="spellEnd"/>
      <w:r w:rsidR="00FF5702" w:rsidRPr="003055CB">
        <w:rPr>
          <w:highlight w:val="yellow"/>
        </w:rPr>
        <w:t xml:space="preserve"> had </w:t>
      </w:r>
      <w:proofErr w:type="spellStart"/>
      <w:r w:rsidR="00FF5702" w:rsidRPr="003055CB">
        <w:rPr>
          <w:highlight w:val="yellow"/>
        </w:rPr>
        <w:t>getarget</w:t>
      </w:r>
      <w:proofErr w:type="spellEnd"/>
      <w:r w:rsidR="004669EA">
        <w:t>.</w:t>
      </w:r>
      <w:r w:rsidR="00DE31AF">
        <w:t xml:space="preserve"> </w:t>
      </w:r>
      <w:r w:rsidR="004669EA">
        <w:t>N</w:t>
      </w:r>
      <w:r w:rsidR="00DE31AF">
        <w:t xml:space="preserve">a het evalueren van </w:t>
      </w:r>
      <w:r w:rsidR="004669EA">
        <w:t>de</w:t>
      </w:r>
      <w:r w:rsidR="00DE31AF">
        <w:t xml:space="preserve"> geïnstalleerde componenten </w:t>
      </w:r>
      <w:r w:rsidR="004669EA">
        <w:t>kon er</w:t>
      </w:r>
      <w:r w:rsidR="00DE31AF">
        <w:t xml:space="preserve"> </w:t>
      </w:r>
      <w:r w:rsidR="004669EA">
        <w:t>geconcludeerd worden</w:t>
      </w:r>
      <w:r w:rsidR="00DE31AF">
        <w:t xml:space="preserve"> dat </w:t>
      </w:r>
      <w:r w:rsidR="003055CB">
        <w:t>er</w:t>
      </w:r>
      <w:r w:rsidR="00DE31AF">
        <w:t xml:space="preserve"> nog een paar Visual Studio installatie onderdelen </w:t>
      </w:r>
      <w:r w:rsidR="003055CB">
        <w:t>te kort</w:t>
      </w:r>
      <w:r w:rsidR="00DE31AF">
        <w:t xml:space="preserve"> kwamen</w:t>
      </w:r>
      <w:r w:rsidR="00FF5702">
        <w:t xml:space="preserve">. </w:t>
      </w:r>
      <w:r w:rsidR="00DE31AF">
        <w:t>Er moet dus rekening gehouden worden met het feit dat de standaardinstallatie van VS niet genoeg is om alle componenten te kunnen gebruiken.</w:t>
      </w:r>
    </w:p>
    <w:p w14:paraId="39C44456" w14:textId="7C543882" w:rsidR="00784687" w:rsidRDefault="00784687" w:rsidP="00204822">
      <w:r>
        <w:t xml:space="preserve">Na 40 uren werken aan de </w:t>
      </w:r>
      <w:proofErr w:type="spellStart"/>
      <w:r>
        <w:t>Xamarin</w:t>
      </w:r>
      <w:proofErr w:type="spellEnd"/>
      <w:r>
        <w:t xml:space="preserve"> implementatie was </w:t>
      </w:r>
      <w:r w:rsidR="00A247CA">
        <w:t>de</w:t>
      </w:r>
      <w:r>
        <w:t xml:space="preserve"> applicatie nog niet af. Door tijdsgebrek </w:t>
      </w:r>
      <w:r w:rsidR="00A247CA">
        <w:t xml:space="preserve">werd </w:t>
      </w:r>
      <w:r>
        <w:t>het project gepauzeerd</w:t>
      </w:r>
      <w:r w:rsidRPr="003055CB">
        <w:rPr>
          <w:highlight w:val="yellow"/>
        </w:rPr>
        <w:t xml:space="preserve">. Ondanks dat was </w:t>
      </w:r>
      <w:r w:rsidR="003055CB" w:rsidRPr="003055CB">
        <w:rPr>
          <w:highlight w:val="yellow"/>
        </w:rPr>
        <w:t>de</w:t>
      </w:r>
      <w:r w:rsidRPr="003055CB">
        <w:rPr>
          <w:highlight w:val="yellow"/>
        </w:rPr>
        <w:t xml:space="preserve"> structuur </w:t>
      </w:r>
      <w:r w:rsidR="003055CB" w:rsidRPr="003055CB">
        <w:rPr>
          <w:highlight w:val="yellow"/>
        </w:rPr>
        <w:t>bruikbaar</w:t>
      </w:r>
      <w:r w:rsidRPr="003055CB">
        <w:rPr>
          <w:highlight w:val="yellow"/>
        </w:rPr>
        <w:t xml:space="preserve"> en moesten er enkel nog details afgewerkt worden, maar deze konden potentieel nog vrij tijdrovend zijn</w:t>
      </w:r>
      <w:r w:rsidR="0090271E">
        <w:t xml:space="preserve">. </w:t>
      </w:r>
    </w:p>
    <w:p w14:paraId="6141FA01" w14:textId="245F9143" w:rsidR="00965663" w:rsidRDefault="00965663" w:rsidP="00204822">
      <w:r>
        <w:t xml:space="preserve">Het uitrollen van de applicatie op Android was duidelijk dankzij de interne documentatie van </w:t>
      </w:r>
      <w:proofErr w:type="spellStart"/>
      <w:r>
        <w:t>Xamarin</w:t>
      </w:r>
      <w:proofErr w:type="spellEnd"/>
      <w:r>
        <w:t>. Maar bij het uitrollen waren er toch nog wat kinderziektes die VS maar niet kan vermijden. Deze waren vrijwel direct opgelost, de APK-file was direct bruikbaar.</w:t>
      </w:r>
    </w:p>
    <w:p w14:paraId="6B41F39A" w14:textId="291BDAC3" w:rsidR="009A7FE7" w:rsidRPr="003424A7" w:rsidRDefault="004F23EB" w:rsidP="00204822">
      <w:pPr>
        <w:rPr>
          <w:highlight w:val="yellow"/>
        </w:rPr>
      </w:pPr>
      <w:r w:rsidRPr="003055CB">
        <w:rPr>
          <w:highlight w:val="yellow"/>
        </w:rPr>
        <w:t xml:space="preserve">Voor de app op iOS uit te rollen was de connectie maken naar een MAC eenvoudig en logisch. Visual Studio kon zelf connecteren met de MAC die gebruikt werd en zo </w:t>
      </w:r>
      <w:proofErr w:type="spellStart"/>
      <w:r w:rsidRPr="003055CB">
        <w:rPr>
          <w:highlight w:val="yellow"/>
        </w:rPr>
        <w:t>Xcode</w:t>
      </w:r>
      <w:proofErr w:type="spellEnd"/>
      <w:r w:rsidRPr="003055CB">
        <w:rPr>
          <w:highlight w:val="yellow"/>
        </w:rPr>
        <w:t xml:space="preserve"> zelf gebruiken om de applicatie te renderen en uitrollen op een iPhone. De IPA file instellen was eveneens een analoge zaak als de APK-file. De documentatie hierrond was duidelijk en gestructureerd.</w:t>
      </w:r>
    </w:p>
    <w:p w14:paraId="04ED42CC" w14:textId="77777777" w:rsidR="009A7FE7" w:rsidRDefault="009A7FE7" w:rsidP="00204822"/>
    <w:p w14:paraId="11ADC2F0" w14:textId="2446DAE5" w:rsidR="00784687" w:rsidRDefault="00784687" w:rsidP="00784687">
      <w:pPr>
        <w:pStyle w:val="Kop4"/>
      </w:pPr>
      <w:r>
        <w:t>Details</w:t>
      </w:r>
    </w:p>
    <w:p w14:paraId="43340EA1" w14:textId="7BAF5AEE" w:rsidR="0090271E" w:rsidRDefault="00784687" w:rsidP="00784687">
      <w:r>
        <w:t xml:space="preserve">De </w:t>
      </w:r>
      <w:proofErr w:type="spellStart"/>
      <w:r>
        <w:t>Xamarin</w:t>
      </w:r>
      <w:proofErr w:type="spellEnd"/>
      <w:r>
        <w:t xml:space="preserve"> implementatie</w:t>
      </w:r>
      <w:r w:rsidR="00AC3FE7">
        <w:t>, die niet af is geraakt door tijdsgebrek,</w:t>
      </w:r>
      <w:r>
        <w:t xml:space="preserve"> volgt volgende structuur</w:t>
      </w:r>
      <w:r w:rsidR="0090271E">
        <w:t>:</w:t>
      </w:r>
      <w:r w:rsidR="003055CB">
        <w:t xml:space="preserve"> (&lt;&gt; stelt XAML componenten voor)</w:t>
      </w:r>
    </w:p>
    <w:p w14:paraId="510F0E67" w14:textId="0CA7EC48" w:rsidR="0090271E" w:rsidRDefault="003055CB" w:rsidP="0090271E">
      <w:pPr>
        <w:pStyle w:val="Lijstalinea"/>
        <w:numPr>
          <w:ilvl w:val="0"/>
          <w:numId w:val="12"/>
        </w:numPr>
      </w:pPr>
      <w:r>
        <w:t>Eén &lt;</w:t>
      </w:r>
      <w:proofErr w:type="spellStart"/>
      <w:r>
        <w:t>Grid</w:t>
      </w:r>
      <w:proofErr w:type="spellEnd"/>
      <w:r>
        <w:t>&gt; opgedeeld in drie</w:t>
      </w:r>
      <w:r w:rsidR="0090271E">
        <w:t xml:space="preserve"> kolom</w:t>
      </w:r>
      <w:r>
        <w:t>men en één rij, daarin kunnen er drie</w:t>
      </w:r>
      <w:r w:rsidR="0090271E">
        <w:t xml:space="preserve"> componenten</w:t>
      </w:r>
      <w:r>
        <w:t xml:space="preserve"> in geplaatst worden</w:t>
      </w:r>
      <w:r w:rsidR="0090271E">
        <w:t>. In dit geval:</w:t>
      </w:r>
    </w:p>
    <w:p w14:paraId="49A869AC" w14:textId="77777777" w:rsidR="0090271E" w:rsidRDefault="0090271E" w:rsidP="0090271E">
      <w:pPr>
        <w:pStyle w:val="Lijstalinea"/>
        <w:numPr>
          <w:ilvl w:val="1"/>
          <w:numId w:val="12"/>
        </w:numPr>
      </w:pPr>
      <w:r>
        <w:t>Links: &lt;Image&gt;</w:t>
      </w:r>
    </w:p>
    <w:p w14:paraId="5CEAC6AC" w14:textId="786BFA47" w:rsidR="0090271E" w:rsidRDefault="0090271E" w:rsidP="0090271E">
      <w:pPr>
        <w:pStyle w:val="Lijstalinea"/>
        <w:numPr>
          <w:ilvl w:val="1"/>
          <w:numId w:val="12"/>
        </w:numPr>
      </w:pPr>
      <w:r>
        <w:t>Midden: &lt;</w:t>
      </w:r>
      <w:proofErr w:type="spellStart"/>
      <w:r>
        <w:t>DatePicker</w:t>
      </w:r>
      <w:proofErr w:type="spellEnd"/>
      <w:r>
        <w:t>&gt;:</w:t>
      </w:r>
    </w:p>
    <w:p w14:paraId="35D4907F" w14:textId="1DD58514" w:rsidR="0090271E" w:rsidRDefault="0090271E" w:rsidP="0090271E">
      <w:pPr>
        <w:pStyle w:val="Lijstalinea"/>
        <w:numPr>
          <w:ilvl w:val="1"/>
          <w:numId w:val="12"/>
        </w:numPr>
      </w:pPr>
      <w:r>
        <w:t xml:space="preserve">Rechts: &lt;Button&gt; met een standaard eigenschap </w:t>
      </w:r>
      <w:proofErr w:type="spellStart"/>
      <w:r>
        <w:t>onClicked</w:t>
      </w:r>
      <w:proofErr w:type="spellEnd"/>
      <w:r>
        <w:t xml:space="preserve"> die via een C# functie te verbinden is met de gegeven functionaliteit</w:t>
      </w:r>
      <w:r w:rsidR="00967D71">
        <w:t xml:space="preserve"> + een image component hierop instellen</w:t>
      </w:r>
      <w:r>
        <w:t xml:space="preserve"> (niet </w:t>
      </w:r>
      <w:proofErr w:type="spellStart"/>
      <w:r>
        <w:t>geimplementeerd</w:t>
      </w:r>
      <w:proofErr w:type="spellEnd"/>
      <w:r>
        <w:t>).</w:t>
      </w:r>
    </w:p>
    <w:p w14:paraId="36B83413" w14:textId="6A8E7127" w:rsidR="0090271E" w:rsidRDefault="0090271E" w:rsidP="0090271E">
      <w:pPr>
        <w:pStyle w:val="Lijstalinea"/>
        <w:numPr>
          <w:ilvl w:val="0"/>
          <w:numId w:val="12"/>
        </w:numPr>
      </w:pPr>
      <w:r>
        <w:t>Midden: een &lt;</w:t>
      </w:r>
      <w:proofErr w:type="spellStart"/>
      <w:r>
        <w:t>VideoPlayer</w:t>
      </w:r>
      <w:proofErr w:type="spellEnd"/>
      <w:r>
        <w:t xml:space="preserve">&gt; component die enkel een </w:t>
      </w:r>
      <w:proofErr w:type="spellStart"/>
      <w:r>
        <w:t>url</w:t>
      </w:r>
      <w:proofErr w:type="spellEnd"/>
      <w:r>
        <w:t xml:space="preserve"> als bron nodig heeft om te werken in zowel Android als </w:t>
      </w:r>
      <w:proofErr w:type="spellStart"/>
      <w:r>
        <w:t>iOs</w:t>
      </w:r>
      <w:proofErr w:type="spellEnd"/>
      <w:r>
        <w:t>.</w:t>
      </w:r>
    </w:p>
    <w:p w14:paraId="53B291DF" w14:textId="4719D3E6" w:rsidR="0090271E" w:rsidRDefault="0090271E" w:rsidP="00A40038">
      <w:pPr>
        <w:pStyle w:val="Lijstalinea"/>
        <w:numPr>
          <w:ilvl w:val="0"/>
          <w:numId w:val="18"/>
        </w:numPr>
      </w:pPr>
      <w:r>
        <w:t xml:space="preserve">Vanonder: een &lt;Listview&gt; die statisch geregistreerde data-onderdelen weergeeft. </w:t>
      </w:r>
      <w:r w:rsidR="00A40038">
        <w:t>Bij de &lt;</w:t>
      </w:r>
      <w:proofErr w:type="spellStart"/>
      <w:r w:rsidR="00A40038">
        <w:t>ListView</w:t>
      </w:r>
      <w:proofErr w:type="spellEnd"/>
      <w:r w:rsidR="00A40038">
        <w:t>&gt; zou een JSON uitgelezen moeten worden. Om de structuur van onze applicatie te behouden hebben we onze JSON onderdelen dan omgezet naar statische eigenschappen van een klasse &lt;List&gt;, de data manueel toegevoegd en deze klasse gebruikt als databron voor onze &lt;</w:t>
      </w:r>
      <w:proofErr w:type="spellStart"/>
      <w:r w:rsidR="00A40038">
        <w:t>ListView</w:t>
      </w:r>
      <w:proofErr w:type="spellEnd"/>
      <w:r w:rsidR="00A40038">
        <w:t>&gt;.</w:t>
      </w:r>
    </w:p>
    <w:p w14:paraId="762AE6B7" w14:textId="1DA6E110" w:rsidR="00FC7E06" w:rsidRDefault="00A40038" w:rsidP="00FC7E06">
      <w:r>
        <w:t>Meer niet-geïmplementeerde onderdelen:</w:t>
      </w:r>
    </w:p>
    <w:p w14:paraId="4052D0BA" w14:textId="08C65274" w:rsidR="004E24DC" w:rsidRDefault="00FC7E06" w:rsidP="003055CB">
      <w:pPr>
        <w:pStyle w:val="Lijstalinea"/>
        <w:numPr>
          <w:ilvl w:val="0"/>
          <w:numId w:val="18"/>
        </w:numPr>
      </w:pPr>
      <w:r w:rsidRPr="00C1628B">
        <w:rPr>
          <w:noProof/>
        </w:rPr>
        <w:lastRenderedPageBreak/>
        <w:drawing>
          <wp:anchor distT="0" distB="0" distL="114300" distR="114300" simplePos="0" relativeHeight="251658265" behindDoc="0" locked="0" layoutInCell="1" allowOverlap="1" wp14:anchorId="4853E6F5" wp14:editId="53750160">
            <wp:simplePos x="0" y="0"/>
            <wp:positionH relativeFrom="margin">
              <wp:align>center</wp:align>
            </wp:positionH>
            <wp:positionV relativeFrom="paragraph">
              <wp:posOffset>413192</wp:posOffset>
            </wp:positionV>
            <wp:extent cx="2315845" cy="3965575"/>
            <wp:effectExtent l="0" t="0" r="8255" b="0"/>
            <wp:wrapTopAndBottom/>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t="3670"/>
                    <a:stretch/>
                  </pic:blipFill>
                  <pic:spPr bwMode="auto">
                    <a:xfrm>
                      <a:off x="0" y="0"/>
                      <a:ext cx="2315845" cy="3965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0038">
        <w:t>Een tijdsbalk die aangeeft hoever het programma gevorderd is.</w:t>
      </w:r>
    </w:p>
    <w:p w14:paraId="191738A0" w14:textId="67141714" w:rsidR="00C1628B" w:rsidRDefault="00C1628B" w:rsidP="00C1628B">
      <w:pPr>
        <w:keepNext/>
      </w:pPr>
    </w:p>
    <w:p w14:paraId="584E94F3" w14:textId="7DB933AA" w:rsidR="00C1628B" w:rsidRDefault="00C1628B" w:rsidP="005E2DE3">
      <w:pPr>
        <w:pStyle w:val="Bijschrift"/>
        <w:jc w:val="center"/>
      </w:pPr>
      <w:bookmarkStart w:id="82" w:name="_Toc514361218"/>
      <w:r>
        <w:t xml:space="preserve">Figuur </w:t>
      </w:r>
      <w:r w:rsidR="00C417C8">
        <w:fldChar w:fldCharType="begin"/>
      </w:r>
      <w:r w:rsidR="00C417C8">
        <w:instrText xml:space="preserve"> STYLEREF 1 \s </w:instrText>
      </w:r>
      <w:r w:rsidR="00C417C8">
        <w:fldChar w:fldCharType="separate"/>
      </w:r>
      <w:r w:rsidR="00657D17">
        <w:rPr>
          <w:noProof/>
        </w:rPr>
        <w:t>4</w:t>
      </w:r>
      <w:r w:rsidR="00C417C8">
        <w:rPr>
          <w:noProof/>
        </w:rPr>
        <w:fldChar w:fldCharType="end"/>
      </w:r>
      <w:r w:rsidR="00657D17">
        <w:t>.</w:t>
      </w:r>
      <w:r w:rsidR="00C417C8">
        <w:fldChar w:fldCharType="begin"/>
      </w:r>
      <w:r w:rsidR="00C417C8">
        <w:instrText xml:space="preserve"> SEQ Figuur \* ARABIC \s 1 </w:instrText>
      </w:r>
      <w:r w:rsidR="00C417C8">
        <w:fldChar w:fldCharType="separate"/>
      </w:r>
      <w:r w:rsidR="00657D17">
        <w:rPr>
          <w:noProof/>
        </w:rPr>
        <w:t>2</w:t>
      </w:r>
      <w:r w:rsidR="00C417C8">
        <w:rPr>
          <w:noProof/>
        </w:rPr>
        <w:fldChar w:fldCharType="end"/>
      </w:r>
      <w:r>
        <w:t xml:space="preserve">: </w:t>
      </w:r>
      <w:proofErr w:type="spellStart"/>
      <w:r>
        <w:t>Xamarin</w:t>
      </w:r>
      <w:proofErr w:type="spellEnd"/>
      <w:r>
        <w:t xml:space="preserve"> applicatie</w:t>
      </w:r>
      <w:bookmarkEnd w:id="82"/>
    </w:p>
    <w:p w14:paraId="2C16349E" w14:textId="77777777" w:rsidR="00A40038" w:rsidRDefault="00A40038" w:rsidP="00A40038"/>
    <w:p w14:paraId="4122A3D2" w14:textId="001D1694" w:rsidR="006F67CE" w:rsidRDefault="00FE1D0B" w:rsidP="00FE1D0B">
      <w:pPr>
        <w:pStyle w:val="Kop3"/>
      </w:pPr>
      <w:bookmarkStart w:id="83" w:name="_Toc514324996"/>
      <w:r>
        <w:t>Conclusies</w:t>
      </w:r>
      <w:bookmarkEnd w:id="83"/>
    </w:p>
    <w:p w14:paraId="76F7C8E9" w14:textId="1A85EF34" w:rsidR="00FE1D0B" w:rsidRDefault="00FE1D0B" w:rsidP="00FE1D0B">
      <w:r>
        <w:t xml:space="preserve">Het gebruik van </w:t>
      </w:r>
      <w:proofErr w:type="spellStart"/>
      <w:r>
        <w:t>Xamarin</w:t>
      </w:r>
      <w:proofErr w:type="spellEnd"/>
      <w:r>
        <w:t xml:space="preserve"> en </w:t>
      </w:r>
      <w:proofErr w:type="spellStart"/>
      <w:r>
        <w:t>React</w:t>
      </w:r>
      <w:proofErr w:type="spellEnd"/>
      <w:r>
        <w:t xml:space="preserve"> Native is op zich weinig verschillend. Het feit dat </w:t>
      </w:r>
      <w:proofErr w:type="spellStart"/>
      <w:r>
        <w:t>React</w:t>
      </w:r>
      <w:proofErr w:type="spellEnd"/>
      <w:r>
        <w:t xml:space="preserve"> Native geen IDE gebruikt is een groot voordeel voor de setuptijd van het </w:t>
      </w:r>
      <w:proofErr w:type="spellStart"/>
      <w:r>
        <w:t>framework</w:t>
      </w:r>
      <w:proofErr w:type="spellEnd"/>
      <w:r w:rsidR="00657CCC">
        <w:t>, dit kost</w:t>
      </w:r>
      <w:r w:rsidR="009D2B6D">
        <w:t xml:space="preserve"> </w:t>
      </w:r>
      <w:r w:rsidR="00657CCC">
        <w:t>maar een uur, terwijl de install</w:t>
      </w:r>
      <w:r w:rsidR="00A25050">
        <w:t>atie van Visual Studio zelf al drie</w:t>
      </w:r>
      <w:r w:rsidR="00657CCC">
        <w:t xml:space="preserve"> uren duurde</w:t>
      </w:r>
      <w:r>
        <w:t>.</w:t>
      </w:r>
      <w:r w:rsidR="00657CCC">
        <w:t xml:space="preserve"> </w:t>
      </w:r>
      <w:r>
        <w:t xml:space="preserve">Hierbij komt dan wel kijken dat er veel tools voor het debuggen </w:t>
      </w:r>
      <w:r w:rsidR="00657CCC">
        <w:t>ontbreekt</w:t>
      </w:r>
      <w:r>
        <w:t xml:space="preserve">, die </w:t>
      </w:r>
      <w:r w:rsidR="00657CCC">
        <w:t>Visual Studio</w:t>
      </w:r>
      <w:r>
        <w:t xml:space="preserve"> wel uitgebreid aanbiedt. </w:t>
      </w:r>
      <w:r w:rsidR="00F125CF">
        <w:t>Er</w:t>
      </w:r>
      <w:r>
        <w:t xml:space="preserve"> kan enkel </w:t>
      </w:r>
      <w:r w:rsidR="00F125CF">
        <w:t>uitgegaan worden</w:t>
      </w:r>
      <w:r>
        <w:t xml:space="preserve"> van de </w:t>
      </w:r>
      <w:r w:rsidR="00657CCC">
        <w:t>e</w:t>
      </w:r>
      <w:r>
        <w:t xml:space="preserve">rror-berichten die </w:t>
      </w:r>
      <w:r w:rsidR="00F125CF">
        <w:t>de</w:t>
      </w:r>
      <w:r>
        <w:t xml:space="preserve"> applicatie aangeeft. Maar hierop </w:t>
      </w:r>
      <w:r w:rsidR="00F125CF">
        <w:t xml:space="preserve">zijn er </w:t>
      </w:r>
      <w:r>
        <w:t xml:space="preserve">alternatieven, zoals </w:t>
      </w:r>
      <w:proofErr w:type="spellStart"/>
      <w:r>
        <w:t>React</w:t>
      </w:r>
      <w:proofErr w:type="spellEnd"/>
      <w:r>
        <w:t xml:space="preserve"> Native </w:t>
      </w:r>
      <w:proofErr w:type="spellStart"/>
      <w:r>
        <w:t>Devtools</w:t>
      </w:r>
      <w:proofErr w:type="spellEnd"/>
      <w:r>
        <w:t>, die open-source te vinden zijn en die meer info bieden over details van de applicatie.</w:t>
      </w:r>
    </w:p>
    <w:p w14:paraId="5DB203A2" w14:textId="0FD52750" w:rsidR="001223D1" w:rsidRDefault="001223D1" w:rsidP="00FE1D0B">
      <w:r>
        <w:t xml:space="preserve">De talen waarin </w:t>
      </w:r>
      <w:r w:rsidR="00F125CF">
        <w:t>ge</w:t>
      </w:r>
      <w:r>
        <w:t>schreven</w:t>
      </w:r>
      <w:r w:rsidR="00F125CF">
        <w:t xml:space="preserve"> werd</w:t>
      </w:r>
      <w:r>
        <w:t xml:space="preserve"> </w:t>
      </w:r>
      <w:r w:rsidR="00F125CF">
        <w:t>voelen</w:t>
      </w:r>
      <w:r>
        <w:t xml:space="preserve"> vertrouwd aan. In zowel C# als Javascript werd er inmiddels al ervaring opgedaan. Maar het feit dat </w:t>
      </w:r>
      <w:proofErr w:type="spellStart"/>
      <w:r>
        <w:t>React</w:t>
      </w:r>
      <w:proofErr w:type="spellEnd"/>
      <w:r>
        <w:t xml:space="preserve"> Native voornamelijk JS was voelde toch als een gemakkelijkere omgeving dan de C#</w:t>
      </w:r>
      <w:r w:rsidR="00657CCC">
        <w:t xml:space="preserve"> van </w:t>
      </w:r>
      <w:proofErr w:type="spellStart"/>
      <w:r w:rsidR="00657CCC">
        <w:t>Xamarin</w:t>
      </w:r>
      <w:proofErr w:type="spellEnd"/>
      <w:r>
        <w:t>, waarbij de structuur toch onduidelijker was en waarbij</w:t>
      </w:r>
      <w:r w:rsidR="00657CCC">
        <w:t xml:space="preserve"> structurele</w:t>
      </w:r>
      <w:r>
        <w:t xml:space="preserve"> fouten niet zo makkelijk werden ingezien als bij JS.</w:t>
      </w:r>
      <w:r w:rsidR="00657CCC">
        <w:t xml:space="preserve"> Javascript voelt directer en eenvoudiger aan. Zeker bij een </w:t>
      </w:r>
      <w:r w:rsidR="007408E9">
        <w:t>straight-forward</w:t>
      </w:r>
      <w:r w:rsidR="00657CCC">
        <w:t xml:space="preserve"> applicatie als de deze. </w:t>
      </w:r>
    </w:p>
    <w:p w14:paraId="2ACCF0FB" w14:textId="606DDB8A" w:rsidR="00564CF5" w:rsidRDefault="00657CCC" w:rsidP="00FE1D0B">
      <w:r>
        <w:t xml:space="preserve">Dit </w:t>
      </w:r>
      <w:r w:rsidR="00F125CF">
        <w:t>wordt</w:t>
      </w:r>
      <w:r>
        <w:t xml:space="preserve"> ook vereenvoudigd door het feit dat de documentatie rond </w:t>
      </w:r>
      <w:proofErr w:type="spellStart"/>
      <w:r>
        <w:t>Xamarin</w:t>
      </w:r>
      <w:proofErr w:type="spellEnd"/>
      <w:r>
        <w:t xml:space="preserve"> vrij onduidelijk en moeilijk te vinden is. Goede voorbeelden zijn te vinden na lang zoeken, maar hun eigen documentatie brengt meestal niet meer op dan weten wat een bepaalde functie doet, zonder </w:t>
      </w:r>
      <w:r>
        <w:lastRenderedPageBreak/>
        <w:t xml:space="preserve">context. De gemeenschap rond </w:t>
      </w:r>
      <w:proofErr w:type="spellStart"/>
      <w:r>
        <w:t>React</w:t>
      </w:r>
      <w:proofErr w:type="spellEnd"/>
      <w:r>
        <w:t xml:space="preserve"> Native lijkt veel actiever en behulpzamer. Voor elk soort probleem was er </w:t>
      </w:r>
      <w:r w:rsidR="0068517E">
        <w:t>reeds</w:t>
      </w:r>
      <w:r>
        <w:t xml:space="preserve"> een antwoord. Bij </w:t>
      </w:r>
      <w:proofErr w:type="spellStart"/>
      <w:r>
        <w:t>Xamarin</w:t>
      </w:r>
      <w:proofErr w:type="spellEnd"/>
      <w:r>
        <w:t xml:space="preserve"> daarentegen moe</w:t>
      </w:r>
      <w:r w:rsidR="00435B6D">
        <w:t>st</w:t>
      </w:r>
      <w:r>
        <w:t xml:space="preserve"> </w:t>
      </w:r>
      <w:r w:rsidR="00435B6D">
        <w:t>er</w:t>
      </w:r>
      <w:r>
        <w:t xml:space="preserve"> </w:t>
      </w:r>
      <w:r w:rsidR="00435B6D">
        <w:t>begonnen worden</w:t>
      </w:r>
      <w:r>
        <w:t xml:space="preserve"> bij een vraag rond een probleem en zo een oplossing proberen te verzinnen, dit kost tij</w:t>
      </w:r>
      <w:r w:rsidR="00564CF5">
        <w:t>d en</w:t>
      </w:r>
      <w:r w:rsidR="00435B6D">
        <w:t xml:space="preserve"> vergt</w:t>
      </w:r>
      <w:r w:rsidR="00564CF5">
        <w:t xml:space="preserve"> inzicht. Zeker voor een onervaren persoon zal dit een doorslag geven.</w:t>
      </w:r>
      <w:r w:rsidR="00AF56FC">
        <w:t xml:space="preserve"> Bij beiden </w:t>
      </w:r>
      <w:r w:rsidR="00095BBD">
        <w:t xml:space="preserve">was het proces van de </w:t>
      </w:r>
      <w:r w:rsidR="001B7E62">
        <w:t>setup,</w:t>
      </w:r>
      <w:r w:rsidR="00095BBD">
        <w:t xml:space="preserve"> allerlei installaties en de essentiële basis goed gedocumenteerd.</w:t>
      </w:r>
    </w:p>
    <w:p w14:paraId="1766C85C" w14:textId="50FD7DA9" w:rsidR="00934A06" w:rsidRDefault="00934A06" w:rsidP="00FE1D0B">
      <w:r>
        <w:t xml:space="preserve">De structuur van beide </w:t>
      </w:r>
      <w:proofErr w:type="spellStart"/>
      <w:r>
        <w:t>frameworks</w:t>
      </w:r>
      <w:proofErr w:type="spellEnd"/>
      <w:r>
        <w:t xml:space="preserve"> is bruikbaar voor grotere complexe applicaties. Dit dankzij hun</w:t>
      </w:r>
      <w:r w:rsidR="001B7E62">
        <w:t xml:space="preserve"> respectievelijke</w:t>
      </w:r>
      <w:r>
        <w:t xml:space="preserve"> MVVM</w:t>
      </w:r>
      <w:r w:rsidR="00B64E4A">
        <w:t>-</w:t>
      </w:r>
      <w:r>
        <w:t xml:space="preserve"> en Flux</w:t>
      </w:r>
      <w:r w:rsidR="00B64E4A">
        <w:t xml:space="preserve">-architectuur. Bij </w:t>
      </w:r>
      <w:proofErr w:type="spellStart"/>
      <w:r w:rsidR="00B64E4A">
        <w:t>Xamarin</w:t>
      </w:r>
      <w:proofErr w:type="spellEnd"/>
      <w:r w:rsidR="00B64E4A">
        <w:t xml:space="preserve"> zorgt MVVM ervoor dat de </w:t>
      </w:r>
      <w:proofErr w:type="spellStart"/>
      <w:r w:rsidR="00B64E4A">
        <w:t>back-end</w:t>
      </w:r>
      <w:proofErr w:type="spellEnd"/>
      <w:r w:rsidR="00B64E4A">
        <w:t xml:space="preserve"> en de front-end mooi gescheiden blijft, en werkt met een tussenstation voor het versturen van de data. Terwijl voor </w:t>
      </w:r>
      <w:proofErr w:type="spellStart"/>
      <w:r w:rsidR="00B64E4A">
        <w:t>R</w:t>
      </w:r>
      <w:r w:rsidR="008800FE">
        <w:t>eact</w:t>
      </w:r>
      <w:proofErr w:type="spellEnd"/>
      <w:r w:rsidR="008800FE">
        <w:t xml:space="preserve"> </w:t>
      </w:r>
      <w:r w:rsidR="00B64E4A">
        <w:t>N</w:t>
      </w:r>
      <w:r w:rsidR="008800FE">
        <w:t>ative</w:t>
      </w:r>
      <w:r w:rsidR="00B64E4A">
        <w:t xml:space="preserve"> Flux de data slechts naar één kant stuurt waarbij </w:t>
      </w:r>
      <w:r w:rsidR="00A15CF5">
        <w:t>één</w:t>
      </w:r>
      <w:r w:rsidR="00B64E4A">
        <w:t xml:space="preserve"> </w:t>
      </w:r>
      <w:proofErr w:type="spellStart"/>
      <w:r w:rsidR="00B64E4A">
        <w:t>dispatcher</w:t>
      </w:r>
      <w:proofErr w:type="spellEnd"/>
      <w:r w:rsidR="00A15CF5">
        <w:t xml:space="preserve"> alle </w:t>
      </w:r>
      <w:proofErr w:type="spellStart"/>
      <w:r w:rsidR="00A15CF5" w:rsidRPr="00A15CF5">
        <w:rPr>
          <w:i/>
        </w:rPr>
        <w:t>callbacks</w:t>
      </w:r>
      <w:proofErr w:type="spellEnd"/>
      <w:r w:rsidR="00A15CF5">
        <w:rPr>
          <w:i/>
        </w:rPr>
        <w:t xml:space="preserve"> </w:t>
      </w:r>
      <w:r w:rsidR="00DD4DD5">
        <w:t>verzendt</w:t>
      </w:r>
      <w:r w:rsidR="00A15CF5">
        <w:t xml:space="preserve"> naar de entiteiten waarvoor deze bestemd is.</w:t>
      </w:r>
    </w:p>
    <w:p w14:paraId="3003820F" w14:textId="2CA437CB" w:rsidR="00095A1A" w:rsidRPr="003424A7" w:rsidRDefault="00585545" w:rsidP="00FE1D0B">
      <w:pPr>
        <w:rPr>
          <w:highlight w:val="yellow"/>
        </w:rPr>
      </w:pPr>
      <w:r w:rsidRPr="009147E8">
        <w:rPr>
          <w:highlight w:val="yellow"/>
        </w:rPr>
        <w:t xml:space="preserve">Het </w:t>
      </w:r>
      <w:proofErr w:type="spellStart"/>
      <w:r w:rsidRPr="009147E8">
        <w:rPr>
          <w:highlight w:val="yellow"/>
        </w:rPr>
        <w:t>deployment</w:t>
      </w:r>
      <w:proofErr w:type="spellEnd"/>
      <w:r w:rsidRPr="009147E8">
        <w:rPr>
          <w:highlight w:val="yellow"/>
        </w:rPr>
        <w:t xml:space="preserve"> </w:t>
      </w:r>
      <w:r w:rsidR="00103956" w:rsidRPr="009147E8">
        <w:rPr>
          <w:highlight w:val="yellow"/>
        </w:rPr>
        <w:t>in Android was bi</w:t>
      </w:r>
      <w:r w:rsidR="00BA5E84" w:rsidRPr="009147E8">
        <w:rPr>
          <w:highlight w:val="yellow"/>
        </w:rPr>
        <w:t xml:space="preserve">j </w:t>
      </w:r>
      <w:proofErr w:type="spellStart"/>
      <w:r w:rsidR="008800FE" w:rsidRPr="009147E8">
        <w:rPr>
          <w:highlight w:val="yellow"/>
        </w:rPr>
        <w:t>React</w:t>
      </w:r>
      <w:proofErr w:type="spellEnd"/>
      <w:r w:rsidR="008800FE" w:rsidRPr="009147E8">
        <w:rPr>
          <w:highlight w:val="yellow"/>
        </w:rPr>
        <w:t xml:space="preserve"> Native en </w:t>
      </w:r>
      <w:proofErr w:type="spellStart"/>
      <w:r w:rsidR="00654AF9" w:rsidRPr="009147E8">
        <w:rPr>
          <w:highlight w:val="yellow"/>
        </w:rPr>
        <w:t>Xamarin</w:t>
      </w:r>
      <w:proofErr w:type="spellEnd"/>
      <w:r w:rsidR="00654AF9" w:rsidRPr="009147E8">
        <w:rPr>
          <w:highlight w:val="yellow"/>
        </w:rPr>
        <w:t xml:space="preserve"> exact hetzelfde proces, die beiden zeer goed gedocumenteerd waren.</w:t>
      </w:r>
      <w:r w:rsidR="00A85BF1" w:rsidRPr="009147E8">
        <w:rPr>
          <w:highlight w:val="yellow"/>
        </w:rPr>
        <w:t xml:space="preserve"> Enkel bij </w:t>
      </w:r>
      <w:proofErr w:type="spellStart"/>
      <w:r w:rsidR="00A85BF1" w:rsidRPr="009147E8">
        <w:rPr>
          <w:highlight w:val="yellow"/>
        </w:rPr>
        <w:t>Xamarin</w:t>
      </w:r>
      <w:proofErr w:type="spellEnd"/>
      <w:r w:rsidR="00A85BF1" w:rsidRPr="009147E8">
        <w:rPr>
          <w:highlight w:val="yellow"/>
        </w:rPr>
        <w:t xml:space="preserve"> werkte de .apk file niet van de eerste keer, maar dit vormde uiteindelijk geen probleem. Bij iOS waren er wel verschillen, het project </w:t>
      </w:r>
      <w:r w:rsidR="00A245ED" w:rsidRPr="009147E8">
        <w:rPr>
          <w:highlight w:val="yellow"/>
        </w:rPr>
        <w:t xml:space="preserve">moest </w:t>
      </w:r>
      <w:r w:rsidR="00A85BF1" w:rsidRPr="009147E8">
        <w:rPr>
          <w:highlight w:val="yellow"/>
        </w:rPr>
        <w:t xml:space="preserve">voor </w:t>
      </w:r>
      <w:proofErr w:type="spellStart"/>
      <w:r w:rsidR="00A85BF1" w:rsidRPr="009147E8">
        <w:rPr>
          <w:highlight w:val="yellow"/>
        </w:rPr>
        <w:t>React</w:t>
      </w:r>
      <w:proofErr w:type="spellEnd"/>
      <w:r w:rsidR="00A85BF1" w:rsidRPr="009147E8">
        <w:rPr>
          <w:highlight w:val="yellow"/>
        </w:rPr>
        <w:t xml:space="preserve"> Native volledig op de MAC gezet worden, </w:t>
      </w:r>
      <w:r w:rsidR="00A245ED" w:rsidRPr="009147E8">
        <w:rPr>
          <w:highlight w:val="yellow"/>
        </w:rPr>
        <w:t xml:space="preserve">en hierna moest </w:t>
      </w:r>
      <w:r w:rsidR="009F40A5">
        <w:rPr>
          <w:highlight w:val="yellow"/>
        </w:rPr>
        <w:t>deze</w:t>
      </w:r>
      <w:r w:rsidR="00A245ED" w:rsidRPr="009147E8">
        <w:rPr>
          <w:highlight w:val="yellow"/>
        </w:rPr>
        <w:t xml:space="preserve"> in </w:t>
      </w:r>
      <w:proofErr w:type="spellStart"/>
      <w:r w:rsidR="00A245ED" w:rsidRPr="009147E8">
        <w:rPr>
          <w:highlight w:val="yellow"/>
        </w:rPr>
        <w:t>Xcode</w:t>
      </w:r>
      <w:proofErr w:type="spellEnd"/>
      <w:r w:rsidR="00A245ED" w:rsidRPr="009147E8">
        <w:rPr>
          <w:highlight w:val="yellow"/>
        </w:rPr>
        <w:t xml:space="preserve"> open gedaan worden. </w:t>
      </w:r>
      <w:r w:rsidR="00FC7C23" w:rsidRPr="009147E8">
        <w:rPr>
          <w:highlight w:val="yellow"/>
        </w:rPr>
        <w:t>Om dit dan werkende te krijgen</w:t>
      </w:r>
      <w:r w:rsidR="00F31FF7" w:rsidRPr="009147E8">
        <w:rPr>
          <w:highlight w:val="yellow"/>
        </w:rPr>
        <w:t xml:space="preserve"> waren verschillende aanpassingen aan de instellingen in </w:t>
      </w:r>
      <w:proofErr w:type="spellStart"/>
      <w:r w:rsidR="00F31FF7" w:rsidRPr="009147E8">
        <w:rPr>
          <w:highlight w:val="yellow"/>
        </w:rPr>
        <w:t>Xcode</w:t>
      </w:r>
      <w:proofErr w:type="spellEnd"/>
      <w:r w:rsidR="00F31FF7" w:rsidRPr="009147E8">
        <w:rPr>
          <w:highlight w:val="yellow"/>
        </w:rPr>
        <w:t xml:space="preserve"> vereist.</w:t>
      </w:r>
      <w:r w:rsidR="00FC7C23" w:rsidRPr="009147E8">
        <w:rPr>
          <w:highlight w:val="yellow"/>
        </w:rPr>
        <w:t xml:space="preserve"> </w:t>
      </w:r>
      <w:r w:rsidR="006B63FF" w:rsidRPr="009147E8">
        <w:rPr>
          <w:highlight w:val="yellow"/>
        </w:rPr>
        <w:t xml:space="preserve">In Visual Studio </w:t>
      </w:r>
      <w:r w:rsidR="00214B02">
        <w:rPr>
          <w:highlight w:val="yellow"/>
        </w:rPr>
        <w:t>moest er enkel</w:t>
      </w:r>
      <w:r w:rsidR="006B63FF" w:rsidRPr="009147E8">
        <w:rPr>
          <w:highlight w:val="yellow"/>
        </w:rPr>
        <w:t xml:space="preserve"> </w:t>
      </w:r>
      <w:r w:rsidR="00214B02">
        <w:rPr>
          <w:highlight w:val="yellow"/>
        </w:rPr>
        <w:t xml:space="preserve">een </w:t>
      </w:r>
      <w:r w:rsidR="006B63FF" w:rsidRPr="009147E8">
        <w:rPr>
          <w:highlight w:val="yellow"/>
        </w:rPr>
        <w:t xml:space="preserve">connectie </w:t>
      </w:r>
      <w:r w:rsidR="00214B02">
        <w:rPr>
          <w:highlight w:val="yellow"/>
        </w:rPr>
        <w:t>gemaakt worden</w:t>
      </w:r>
      <w:r w:rsidR="006B63FF" w:rsidRPr="009147E8">
        <w:rPr>
          <w:highlight w:val="yellow"/>
        </w:rPr>
        <w:t xml:space="preserve"> met de MAC en dit betekende dat </w:t>
      </w:r>
      <w:proofErr w:type="spellStart"/>
      <w:r w:rsidR="006B63FF" w:rsidRPr="009147E8">
        <w:rPr>
          <w:highlight w:val="yellow"/>
        </w:rPr>
        <w:t>Xcode</w:t>
      </w:r>
      <w:proofErr w:type="spellEnd"/>
      <w:r w:rsidR="006B63FF" w:rsidRPr="009147E8">
        <w:rPr>
          <w:highlight w:val="yellow"/>
        </w:rPr>
        <w:t xml:space="preserve"> enkel als tussenpoort </w:t>
      </w:r>
      <w:r w:rsidR="00E50CDF" w:rsidRPr="009147E8">
        <w:rPr>
          <w:highlight w:val="yellow"/>
        </w:rPr>
        <w:t>moest dienen om de .</w:t>
      </w:r>
      <w:proofErr w:type="spellStart"/>
      <w:r w:rsidR="00E50CDF" w:rsidRPr="009147E8">
        <w:rPr>
          <w:highlight w:val="yellow"/>
        </w:rPr>
        <w:t>ipa</w:t>
      </w:r>
      <w:proofErr w:type="spellEnd"/>
      <w:r w:rsidR="00E50CDF" w:rsidRPr="009147E8">
        <w:rPr>
          <w:highlight w:val="yellow"/>
        </w:rPr>
        <w:t xml:space="preserve"> file aan te maken en de applicatie op het device te krijgen.</w:t>
      </w:r>
    </w:p>
    <w:p w14:paraId="724C5BE8" w14:textId="07B142D5" w:rsidR="00A15CF5" w:rsidRDefault="00A15CF5" w:rsidP="00FE1D0B">
      <w:r>
        <w:t xml:space="preserve">Uit deze </w:t>
      </w:r>
      <w:r w:rsidR="00A25050">
        <w:t>ervaring</w:t>
      </w:r>
      <w:r>
        <w:t xml:space="preserve"> kan er een tabel gemaakt worden die kort weergeeft wat de voor- en nadelen zijn van </w:t>
      </w:r>
      <w:r w:rsidR="00203F74">
        <w:t>de</w:t>
      </w:r>
      <w:r>
        <w:t xml:space="preserve"> twee cross-platform </w:t>
      </w:r>
      <w:proofErr w:type="spellStart"/>
      <w:r>
        <w:t>frameworks</w:t>
      </w:r>
      <w:proofErr w:type="spellEnd"/>
      <w:r w:rsidR="00577861">
        <w:t xml:space="preserve"> vergeleken met elkaar.</w:t>
      </w:r>
    </w:p>
    <w:tbl>
      <w:tblPr>
        <w:tblStyle w:val="Tabelraster"/>
        <w:tblW w:w="0" w:type="auto"/>
        <w:jc w:val="center"/>
        <w:tblLook w:val="04A0" w:firstRow="1" w:lastRow="0" w:firstColumn="1" w:lastColumn="0" w:noHBand="0" w:noVBand="1"/>
      </w:tblPr>
      <w:tblGrid>
        <w:gridCol w:w="2405"/>
        <w:gridCol w:w="3451"/>
        <w:gridCol w:w="2928"/>
      </w:tblGrid>
      <w:tr w:rsidR="00577861" w14:paraId="23D23EB1" w14:textId="77777777" w:rsidTr="00577861">
        <w:trPr>
          <w:trHeight w:val="373"/>
          <w:jc w:val="center"/>
        </w:trPr>
        <w:tc>
          <w:tcPr>
            <w:tcW w:w="2405" w:type="dxa"/>
          </w:tcPr>
          <w:p w14:paraId="35DC36A6" w14:textId="7D66AEA6" w:rsidR="00577861" w:rsidRDefault="00577861" w:rsidP="00577861">
            <w:pPr>
              <w:jc w:val="center"/>
            </w:pPr>
          </w:p>
        </w:tc>
        <w:tc>
          <w:tcPr>
            <w:tcW w:w="3451" w:type="dxa"/>
          </w:tcPr>
          <w:p w14:paraId="5C294962" w14:textId="7BF06F9B" w:rsidR="00577861" w:rsidRPr="00577861" w:rsidRDefault="00577861" w:rsidP="00577861">
            <w:pPr>
              <w:jc w:val="center"/>
              <w:rPr>
                <w:b/>
              </w:rPr>
            </w:pPr>
            <w:proofErr w:type="spellStart"/>
            <w:r w:rsidRPr="00577861">
              <w:rPr>
                <w:b/>
              </w:rPr>
              <w:t>React</w:t>
            </w:r>
            <w:proofErr w:type="spellEnd"/>
            <w:r w:rsidRPr="00577861">
              <w:rPr>
                <w:b/>
              </w:rPr>
              <w:t xml:space="preserve"> Native</w:t>
            </w:r>
          </w:p>
        </w:tc>
        <w:tc>
          <w:tcPr>
            <w:tcW w:w="2928" w:type="dxa"/>
          </w:tcPr>
          <w:p w14:paraId="36F10E97" w14:textId="60263824" w:rsidR="00577861" w:rsidRPr="00577861" w:rsidRDefault="00577861" w:rsidP="00577861">
            <w:pPr>
              <w:jc w:val="center"/>
              <w:rPr>
                <w:b/>
              </w:rPr>
            </w:pPr>
            <w:proofErr w:type="spellStart"/>
            <w:r w:rsidRPr="00577861">
              <w:rPr>
                <w:b/>
              </w:rPr>
              <w:t>Xamarin</w:t>
            </w:r>
            <w:proofErr w:type="spellEnd"/>
          </w:p>
        </w:tc>
      </w:tr>
      <w:tr w:rsidR="00577861" w14:paraId="08DF1F7A" w14:textId="77777777" w:rsidTr="00577861">
        <w:trPr>
          <w:trHeight w:val="373"/>
          <w:jc w:val="center"/>
        </w:trPr>
        <w:tc>
          <w:tcPr>
            <w:tcW w:w="2405" w:type="dxa"/>
          </w:tcPr>
          <w:p w14:paraId="53BBD581" w14:textId="0E00CF1F" w:rsidR="00577861" w:rsidRPr="00577861" w:rsidRDefault="00577861" w:rsidP="00577861">
            <w:pPr>
              <w:jc w:val="center"/>
              <w:rPr>
                <w:b/>
              </w:rPr>
            </w:pPr>
            <w:r w:rsidRPr="00577861">
              <w:rPr>
                <w:b/>
              </w:rPr>
              <w:t>Setup</w:t>
            </w:r>
          </w:p>
        </w:tc>
        <w:tc>
          <w:tcPr>
            <w:tcW w:w="3451" w:type="dxa"/>
          </w:tcPr>
          <w:p w14:paraId="67FAA175" w14:textId="5ABDE7E1" w:rsidR="00577861" w:rsidRDefault="00577861" w:rsidP="00577861">
            <w:pPr>
              <w:jc w:val="center"/>
            </w:pPr>
            <w:r>
              <w:t xml:space="preserve">Kort (1u) en palmt </w:t>
            </w:r>
            <w:r>
              <w:br/>
              <w:t>weinig geheugen in.</w:t>
            </w:r>
          </w:p>
        </w:tc>
        <w:tc>
          <w:tcPr>
            <w:tcW w:w="2928" w:type="dxa"/>
          </w:tcPr>
          <w:p w14:paraId="1510FF6A" w14:textId="0B331BB0" w:rsidR="00577861" w:rsidRDefault="00577861" w:rsidP="00577861">
            <w:pPr>
              <w:jc w:val="center"/>
            </w:pPr>
            <w:r>
              <w:t>Relatief lang (3u) en palmt veel geheugen in.</w:t>
            </w:r>
          </w:p>
        </w:tc>
      </w:tr>
      <w:tr w:rsidR="00577861" w14:paraId="61CBCE19" w14:textId="77777777" w:rsidTr="00577861">
        <w:trPr>
          <w:trHeight w:val="373"/>
          <w:jc w:val="center"/>
        </w:trPr>
        <w:tc>
          <w:tcPr>
            <w:tcW w:w="2405" w:type="dxa"/>
          </w:tcPr>
          <w:p w14:paraId="72C7356D" w14:textId="505F20D0" w:rsidR="00577861" w:rsidRPr="00577861" w:rsidRDefault="00577861" w:rsidP="00577861">
            <w:pPr>
              <w:jc w:val="center"/>
              <w:rPr>
                <w:b/>
              </w:rPr>
            </w:pPr>
            <w:r w:rsidRPr="00577861">
              <w:rPr>
                <w:b/>
              </w:rPr>
              <w:t>Debugging</w:t>
            </w:r>
          </w:p>
        </w:tc>
        <w:tc>
          <w:tcPr>
            <w:tcW w:w="3451" w:type="dxa"/>
          </w:tcPr>
          <w:p w14:paraId="5F5999F2" w14:textId="76D4230F" w:rsidR="00577861" w:rsidRDefault="00475F05" w:rsidP="00577861">
            <w:pPr>
              <w:jc w:val="center"/>
            </w:pPr>
            <w:r>
              <w:t xml:space="preserve">Mogelijkheden beschikbaar. </w:t>
            </w:r>
          </w:p>
        </w:tc>
        <w:tc>
          <w:tcPr>
            <w:tcW w:w="2928" w:type="dxa"/>
          </w:tcPr>
          <w:p w14:paraId="0B73C2CB" w14:textId="4DA46698" w:rsidR="00577861" w:rsidRDefault="00475F05" w:rsidP="00577861">
            <w:pPr>
              <w:jc w:val="center"/>
            </w:pPr>
            <w:r>
              <w:t>Uitgebreide geïntegreerde mogelijkheden.</w:t>
            </w:r>
          </w:p>
        </w:tc>
      </w:tr>
      <w:tr w:rsidR="00577861" w14:paraId="71025116" w14:textId="77777777" w:rsidTr="00577861">
        <w:trPr>
          <w:trHeight w:val="373"/>
          <w:jc w:val="center"/>
        </w:trPr>
        <w:tc>
          <w:tcPr>
            <w:tcW w:w="2405" w:type="dxa"/>
          </w:tcPr>
          <w:p w14:paraId="65A61F4B" w14:textId="52F1ADAC" w:rsidR="00577861" w:rsidRPr="00577861" w:rsidRDefault="00577861" w:rsidP="00577861">
            <w:pPr>
              <w:jc w:val="center"/>
              <w:rPr>
                <w:b/>
              </w:rPr>
            </w:pPr>
            <w:r w:rsidRPr="00577861">
              <w:rPr>
                <w:b/>
              </w:rPr>
              <w:t>Programmeertalen</w:t>
            </w:r>
          </w:p>
        </w:tc>
        <w:tc>
          <w:tcPr>
            <w:tcW w:w="3451" w:type="dxa"/>
          </w:tcPr>
          <w:p w14:paraId="310B718A" w14:textId="3CC98673" w:rsidR="00577861" w:rsidRDefault="00577861" w:rsidP="00577861">
            <w:pPr>
              <w:jc w:val="center"/>
            </w:pPr>
            <w:r>
              <w:t>Vertrouwd, weinig complexiteit</w:t>
            </w:r>
          </w:p>
        </w:tc>
        <w:tc>
          <w:tcPr>
            <w:tcW w:w="2928" w:type="dxa"/>
          </w:tcPr>
          <w:p w14:paraId="1F0F8730" w14:textId="389BAB6C" w:rsidR="00577861" w:rsidRDefault="00577861" w:rsidP="00577861">
            <w:pPr>
              <w:jc w:val="center"/>
            </w:pPr>
            <w:r>
              <w:t>Vertrouwd, matige complexiteit</w:t>
            </w:r>
            <w:r w:rsidR="00475F05">
              <w:t>.</w:t>
            </w:r>
          </w:p>
        </w:tc>
      </w:tr>
      <w:tr w:rsidR="00475F05" w14:paraId="40C448CC" w14:textId="77777777" w:rsidTr="00577861">
        <w:trPr>
          <w:trHeight w:val="373"/>
          <w:jc w:val="center"/>
        </w:trPr>
        <w:tc>
          <w:tcPr>
            <w:tcW w:w="2405" w:type="dxa"/>
          </w:tcPr>
          <w:p w14:paraId="00EDA4BE" w14:textId="56401E60" w:rsidR="00475F05" w:rsidRPr="00577861" w:rsidRDefault="00475F05" w:rsidP="00475F05">
            <w:pPr>
              <w:jc w:val="center"/>
              <w:rPr>
                <w:b/>
              </w:rPr>
            </w:pPr>
            <w:r w:rsidRPr="00577861">
              <w:rPr>
                <w:b/>
              </w:rPr>
              <w:t>Documentatie</w:t>
            </w:r>
          </w:p>
        </w:tc>
        <w:tc>
          <w:tcPr>
            <w:tcW w:w="3451" w:type="dxa"/>
          </w:tcPr>
          <w:p w14:paraId="37D5C84B" w14:textId="2810BABB" w:rsidR="00475F05" w:rsidRDefault="00475F05" w:rsidP="00475F05">
            <w:pPr>
              <w:jc w:val="center"/>
            </w:pPr>
            <w:r>
              <w:rPr>
                <w:lang w:eastAsia="en-US"/>
              </w:rPr>
              <w:t>Uitgebreid qua eigen documentatie. Zeer veel vragen/antwoorden op het internet.</w:t>
            </w:r>
          </w:p>
        </w:tc>
        <w:tc>
          <w:tcPr>
            <w:tcW w:w="2928" w:type="dxa"/>
          </w:tcPr>
          <w:p w14:paraId="1F71B2BA" w14:textId="13D71C06" w:rsidR="00475F05" w:rsidRDefault="00475F05" w:rsidP="00475F05">
            <w:pPr>
              <w:jc w:val="center"/>
            </w:pPr>
            <w:r>
              <w:rPr>
                <w:lang w:eastAsia="en-US"/>
              </w:rPr>
              <w:t>Matig uitgebreid qua eigen documentatie. Matig veel vragen/antwoorden op het internet.</w:t>
            </w:r>
          </w:p>
        </w:tc>
      </w:tr>
      <w:tr w:rsidR="00475F05" w14:paraId="145BFBF1" w14:textId="77777777" w:rsidTr="00577861">
        <w:trPr>
          <w:trHeight w:val="373"/>
          <w:jc w:val="center"/>
        </w:trPr>
        <w:tc>
          <w:tcPr>
            <w:tcW w:w="2405" w:type="dxa"/>
          </w:tcPr>
          <w:p w14:paraId="45299C44" w14:textId="6EFF26E1" w:rsidR="00475F05" w:rsidRPr="00577861" w:rsidRDefault="00475F05" w:rsidP="00475F05">
            <w:pPr>
              <w:jc w:val="center"/>
              <w:rPr>
                <w:b/>
              </w:rPr>
            </w:pPr>
            <w:proofErr w:type="spellStart"/>
            <w:r w:rsidRPr="00577861">
              <w:rPr>
                <w:b/>
              </w:rPr>
              <w:t>Scalability</w:t>
            </w:r>
            <w:proofErr w:type="spellEnd"/>
          </w:p>
        </w:tc>
        <w:tc>
          <w:tcPr>
            <w:tcW w:w="3451" w:type="dxa"/>
          </w:tcPr>
          <w:p w14:paraId="685CB498" w14:textId="4E55259E" w:rsidR="00475F05" w:rsidRDefault="004B4387" w:rsidP="004B4387">
            <w:pPr>
              <w:jc w:val="center"/>
            </w:pPr>
            <w:r>
              <w:t>Zeer schaalbaar</w:t>
            </w:r>
          </w:p>
        </w:tc>
        <w:tc>
          <w:tcPr>
            <w:tcW w:w="2928" w:type="dxa"/>
          </w:tcPr>
          <w:p w14:paraId="47890788" w14:textId="23CF8375" w:rsidR="00475F05" w:rsidRDefault="004B4387" w:rsidP="00475F05">
            <w:pPr>
              <w:jc w:val="center"/>
            </w:pPr>
            <w:r>
              <w:t>Zeer schaalbaar</w:t>
            </w:r>
          </w:p>
        </w:tc>
      </w:tr>
      <w:tr w:rsidR="00475F05" w14:paraId="064F1524" w14:textId="77777777" w:rsidTr="00577861">
        <w:trPr>
          <w:trHeight w:val="373"/>
          <w:jc w:val="center"/>
        </w:trPr>
        <w:tc>
          <w:tcPr>
            <w:tcW w:w="2405" w:type="dxa"/>
          </w:tcPr>
          <w:p w14:paraId="756946C5" w14:textId="77777777" w:rsidR="00475F05" w:rsidRPr="00095A1A" w:rsidRDefault="00475F05" w:rsidP="00475F05">
            <w:pPr>
              <w:jc w:val="center"/>
              <w:rPr>
                <w:b/>
                <w:highlight w:val="yellow"/>
              </w:rPr>
            </w:pPr>
            <w:r w:rsidRPr="00095A1A">
              <w:rPr>
                <w:b/>
                <w:highlight w:val="yellow"/>
              </w:rPr>
              <w:t>Deployment</w:t>
            </w:r>
          </w:p>
          <w:p w14:paraId="7920991B" w14:textId="7C976342" w:rsidR="00D501C1" w:rsidRPr="00095A1A" w:rsidRDefault="00D501C1" w:rsidP="00475F05">
            <w:pPr>
              <w:jc w:val="center"/>
              <w:rPr>
                <w:b/>
                <w:highlight w:val="yellow"/>
              </w:rPr>
            </w:pPr>
            <w:r w:rsidRPr="00095A1A">
              <w:rPr>
                <w:b/>
                <w:highlight w:val="yellow"/>
              </w:rPr>
              <w:t>Android</w:t>
            </w:r>
          </w:p>
        </w:tc>
        <w:tc>
          <w:tcPr>
            <w:tcW w:w="3451" w:type="dxa"/>
          </w:tcPr>
          <w:p w14:paraId="729E952B" w14:textId="13DEB91E" w:rsidR="00475F05" w:rsidRPr="00095A1A" w:rsidRDefault="00D501C1" w:rsidP="00475F05">
            <w:pPr>
              <w:jc w:val="center"/>
              <w:rPr>
                <w:highlight w:val="yellow"/>
              </w:rPr>
            </w:pPr>
            <w:r w:rsidRPr="00095A1A">
              <w:rPr>
                <w:highlight w:val="yellow"/>
              </w:rPr>
              <w:t>Zeer straight-forward</w:t>
            </w:r>
          </w:p>
        </w:tc>
        <w:tc>
          <w:tcPr>
            <w:tcW w:w="2928" w:type="dxa"/>
          </w:tcPr>
          <w:p w14:paraId="48CD9645" w14:textId="7F491738" w:rsidR="00475F05" w:rsidRDefault="00D501C1" w:rsidP="00475F05">
            <w:pPr>
              <w:jc w:val="center"/>
            </w:pPr>
            <w:r w:rsidRPr="00095A1A">
              <w:rPr>
                <w:highlight w:val="yellow"/>
              </w:rPr>
              <w:t>Zeer straight-forward</w:t>
            </w:r>
          </w:p>
        </w:tc>
      </w:tr>
      <w:tr w:rsidR="00D501C1" w14:paraId="4551979E" w14:textId="77777777" w:rsidTr="00577861">
        <w:trPr>
          <w:trHeight w:val="373"/>
          <w:jc w:val="center"/>
        </w:trPr>
        <w:tc>
          <w:tcPr>
            <w:tcW w:w="2405" w:type="dxa"/>
          </w:tcPr>
          <w:p w14:paraId="317E22D0" w14:textId="77777777" w:rsidR="00D501C1" w:rsidRPr="00095A1A" w:rsidRDefault="00D501C1" w:rsidP="00D501C1">
            <w:pPr>
              <w:jc w:val="center"/>
              <w:rPr>
                <w:b/>
                <w:highlight w:val="yellow"/>
              </w:rPr>
            </w:pPr>
            <w:r w:rsidRPr="00095A1A">
              <w:rPr>
                <w:b/>
                <w:highlight w:val="yellow"/>
              </w:rPr>
              <w:t>Deployment</w:t>
            </w:r>
          </w:p>
          <w:p w14:paraId="58694CB4" w14:textId="45821C30" w:rsidR="00D501C1" w:rsidRPr="00095A1A" w:rsidRDefault="00D501C1" w:rsidP="00D501C1">
            <w:pPr>
              <w:jc w:val="center"/>
              <w:rPr>
                <w:b/>
                <w:highlight w:val="yellow"/>
              </w:rPr>
            </w:pPr>
            <w:r w:rsidRPr="00095A1A">
              <w:rPr>
                <w:b/>
                <w:highlight w:val="yellow"/>
              </w:rPr>
              <w:t>iOS</w:t>
            </w:r>
          </w:p>
        </w:tc>
        <w:tc>
          <w:tcPr>
            <w:tcW w:w="3451" w:type="dxa"/>
          </w:tcPr>
          <w:p w14:paraId="5AB06975" w14:textId="6F3AC074" w:rsidR="00D501C1" w:rsidRPr="00095A1A" w:rsidRDefault="008F7FD5" w:rsidP="00475F05">
            <w:pPr>
              <w:jc w:val="center"/>
              <w:rPr>
                <w:highlight w:val="yellow"/>
              </w:rPr>
            </w:pPr>
            <w:r w:rsidRPr="00095A1A">
              <w:rPr>
                <w:highlight w:val="yellow"/>
              </w:rPr>
              <w:t>Na instelling-wijzigingen</w:t>
            </w:r>
            <w:r w:rsidR="00A81AA0">
              <w:rPr>
                <w:highlight w:val="yellow"/>
              </w:rPr>
              <w:t>:</w:t>
            </w:r>
            <w:r w:rsidRPr="00095A1A">
              <w:rPr>
                <w:highlight w:val="yellow"/>
              </w:rPr>
              <w:t xml:space="preserve"> </w:t>
            </w:r>
            <w:r w:rsidR="00C9121D">
              <w:rPr>
                <w:highlight w:val="yellow"/>
              </w:rPr>
              <w:br/>
              <w:t xml:space="preserve">zeer </w:t>
            </w:r>
            <w:r w:rsidR="00BF6F8D" w:rsidRPr="00095A1A">
              <w:rPr>
                <w:highlight w:val="yellow"/>
              </w:rPr>
              <w:t>straig</w:t>
            </w:r>
            <w:r w:rsidR="00A81AA0">
              <w:rPr>
                <w:highlight w:val="yellow"/>
              </w:rPr>
              <w:t>h</w:t>
            </w:r>
            <w:r w:rsidR="00BF6F8D" w:rsidRPr="00095A1A">
              <w:rPr>
                <w:highlight w:val="yellow"/>
              </w:rPr>
              <w:t>t-forward</w:t>
            </w:r>
          </w:p>
        </w:tc>
        <w:tc>
          <w:tcPr>
            <w:tcW w:w="2928" w:type="dxa"/>
          </w:tcPr>
          <w:p w14:paraId="3CCAA610" w14:textId="71C3B6EB" w:rsidR="00D501C1" w:rsidRDefault="00D501C1" w:rsidP="00475F05">
            <w:pPr>
              <w:jc w:val="center"/>
            </w:pPr>
            <w:r w:rsidRPr="00095A1A">
              <w:rPr>
                <w:highlight w:val="yellow"/>
              </w:rPr>
              <w:t>Zeer straight-forward</w:t>
            </w:r>
          </w:p>
        </w:tc>
      </w:tr>
    </w:tbl>
    <w:p w14:paraId="127018CE" w14:textId="77777777" w:rsidR="00A15CF5" w:rsidRPr="00A15CF5" w:rsidRDefault="00A15CF5" w:rsidP="00FE1D0B"/>
    <w:p w14:paraId="22447FDC" w14:textId="028E66C1" w:rsidR="00BD593A" w:rsidRDefault="00A15CF5" w:rsidP="00FE1D0B">
      <w:pPr>
        <w:rPr>
          <w:highlight w:val="yellow"/>
        </w:rPr>
      </w:pPr>
      <w:r w:rsidRPr="000958A8">
        <w:rPr>
          <w:highlight w:val="yellow"/>
        </w:rPr>
        <w:t xml:space="preserve">Bij deze vergelijking kan er geconcludeerd worden dat </w:t>
      </w:r>
      <w:proofErr w:type="spellStart"/>
      <w:r w:rsidR="004709D1">
        <w:rPr>
          <w:highlight w:val="yellow"/>
        </w:rPr>
        <w:t>React</w:t>
      </w:r>
      <w:proofErr w:type="spellEnd"/>
      <w:r w:rsidR="004709D1">
        <w:rPr>
          <w:highlight w:val="yellow"/>
        </w:rPr>
        <w:t xml:space="preserve"> Native</w:t>
      </w:r>
      <w:r w:rsidRPr="000958A8">
        <w:rPr>
          <w:highlight w:val="yellow"/>
        </w:rPr>
        <w:t xml:space="preserve"> </w:t>
      </w:r>
      <w:r w:rsidR="000958A8" w:rsidRPr="000958A8">
        <w:rPr>
          <w:highlight w:val="yellow"/>
        </w:rPr>
        <w:t xml:space="preserve">en </w:t>
      </w:r>
      <w:proofErr w:type="spellStart"/>
      <w:r w:rsidR="000958A8" w:rsidRPr="000958A8">
        <w:rPr>
          <w:highlight w:val="yellow"/>
        </w:rPr>
        <w:t>Xamarin</w:t>
      </w:r>
      <w:proofErr w:type="spellEnd"/>
      <w:r w:rsidR="000958A8" w:rsidRPr="000958A8">
        <w:rPr>
          <w:highlight w:val="yellow"/>
        </w:rPr>
        <w:t xml:space="preserve"> aan elkaar gewaagd zijn als het over de ontwikkeling op het </w:t>
      </w:r>
      <w:proofErr w:type="spellStart"/>
      <w:r w:rsidR="000958A8" w:rsidRPr="000958A8">
        <w:rPr>
          <w:highlight w:val="yellow"/>
        </w:rPr>
        <w:t>framework</w:t>
      </w:r>
      <w:proofErr w:type="spellEnd"/>
      <w:r w:rsidR="000958A8" w:rsidRPr="000958A8">
        <w:rPr>
          <w:highlight w:val="yellow"/>
        </w:rPr>
        <w:t xml:space="preserve"> gaat. </w:t>
      </w:r>
      <w:r w:rsidR="00577861" w:rsidRPr="000958A8">
        <w:rPr>
          <w:highlight w:val="yellow"/>
        </w:rPr>
        <w:t xml:space="preserve">Dit </w:t>
      </w:r>
      <w:r w:rsidR="006C7C08" w:rsidRPr="000958A8">
        <w:rPr>
          <w:highlight w:val="yellow"/>
        </w:rPr>
        <w:t xml:space="preserve">kan gebaseerd worden op het feit dat </w:t>
      </w:r>
      <w:r w:rsidR="000958A8">
        <w:rPr>
          <w:highlight w:val="yellow"/>
        </w:rPr>
        <w:t>ze beiden voor- en nadelen t.o.v. elkaar hebben</w:t>
      </w:r>
      <w:r w:rsidR="00E85751" w:rsidRPr="000958A8">
        <w:rPr>
          <w:highlight w:val="yellow"/>
        </w:rPr>
        <w:t>,</w:t>
      </w:r>
      <w:r w:rsidR="000958A8">
        <w:rPr>
          <w:highlight w:val="yellow"/>
        </w:rPr>
        <w:t xml:space="preserve"> bv. het </w:t>
      </w:r>
      <w:proofErr w:type="spellStart"/>
      <w:r w:rsidR="000958A8">
        <w:rPr>
          <w:highlight w:val="yellow"/>
        </w:rPr>
        <w:t>deployment</w:t>
      </w:r>
      <w:proofErr w:type="spellEnd"/>
      <w:r w:rsidR="000958A8">
        <w:rPr>
          <w:highlight w:val="yellow"/>
        </w:rPr>
        <w:t xml:space="preserve"> op iOS is eenvoudig op </w:t>
      </w:r>
      <w:proofErr w:type="spellStart"/>
      <w:r w:rsidR="000958A8">
        <w:rPr>
          <w:highlight w:val="yellow"/>
        </w:rPr>
        <w:t>Xamarin</w:t>
      </w:r>
      <w:proofErr w:type="spellEnd"/>
      <w:r w:rsidR="009B7FD5">
        <w:rPr>
          <w:highlight w:val="yellow"/>
        </w:rPr>
        <w:t>,</w:t>
      </w:r>
      <w:r w:rsidR="00384656">
        <w:rPr>
          <w:highlight w:val="yellow"/>
        </w:rPr>
        <w:t xml:space="preserve"> </w:t>
      </w:r>
      <w:r w:rsidR="000958A8">
        <w:rPr>
          <w:highlight w:val="yellow"/>
        </w:rPr>
        <w:t xml:space="preserve">maar dit is weinig relevant aangezien een </w:t>
      </w:r>
      <w:proofErr w:type="spellStart"/>
      <w:r w:rsidR="000958A8">
        <w:rPr>
          <w:highlight w:val="yellow"/>
        </w:rPr>
        <w:t>one</w:t>
      </w:r>
      <w:proofErr w:type="spellEnd"/>
      <w:r w:rsidR="000958A8">
        <w:rPr>
          <w:highlight w:val="yellow"/>
        </w:rPr>
        <w:t xml:space="preserve">-time effort voldoende is om het </w:t>
      </w:r>
      <w:proofErr w:type="spellStart"/>
      <w:r w:rsidR="004709D1">
        <w:rPr>
          <w:highlight w:val="yellow"/>
        </w:rPr>
        <w:t>React</w:t>
      </w:r>
      <w:proofErr w:type="spellEnd"/>
      <w:r w:rsidR="004709D1">
        <w:rPr>
          <w:highlight w:val="yellow"/>
        </w:rPr>
        <w:t xml:space="preserve"> Native</w:t>
      </w:r>
      <w:r w:rsidR="000958A8">
        <w:rPr>
          <w:highlight w:val="yellow"/>
        </w:rPr>
        <w:t xml:space="preserve"> project werkende te krijgen</w:t>
      </w:r>
      <w:r w:rsidR="009B7FD5">
        <w:rPr>
          <w:highlight w:val="yellow"/>
        </w:rPr>
        <w:t>,</w:t>
      </w:r>
      <w:r w:rsidR="000958A8">
        <w:rPr>
          <w:highlight w:val="yellow"/>
        </w:rPr>
        <w:t xml:space="preserve"> en de meer uitgebreide debug-mogelijkheden van Visual Studio.</w:t>
      </w:r>
      <w:r w:rsidR="00E85751" w:rsidRPr="000958A8">
        <w:rPr>
          <w:highlight w:val="yellow"/>
        </w:rPr>
        <w:t xml:space="preserve"> </w:t>
      </w:r>
      <w:r w:rsidR="000958A8">
        <w:rPr>
          <w:highlight w:val="yellow"/>
        </w:rPr>
        <w:t>Dit tegenover</w:t>
      </w:r>
      <w:r w:rsidR="00E85751" w:rsidRPr="000958A8">
        <w:rPr>
          <w:highlight w:val="yellow"/>
        </w:rPr>
        <w:t xml:space="preserve"> </w:t>
      </w:r>
      <w:r w:rsidR="000958A8">
        <w:rPr>
          <w:highlight w:val="yellow"/>
        </w:rPr>
        <w:t>de ready-</w:t>
      </w:r>
      <w:proofErr w:type="spellStart"/>
      <w:r w:rsidR="000958A8">
        <w:rPr>
          <w:highlight w:val="yellow"/>
        </w:rPr>
        <w:t>to</w:t>
      </w:r>
      <w:proofErr w:type="spellEnd"/>
      <w:r w:rsidR="000958A8">
        <w:rPr>
          <w:highlight w:val="yellow"/>
        </w:rPr>
        <w:t>-</w:t>
      </w:r>
      <w:proofErr w:type="spellStart"/>
      <w:r w:rsidR="000958A8">
        <w:rPr>
          <w:highlight w:val="yellow"/>
        </w:rPr>
        <w:t>use</w:t>
      </w:r>
      <w:proofErr w:type="spellEnd"/>
      <w:r w:rsidR="000958A8">
        <w:rPr>
          <w:highlight w:val="yellow"/>
        </w:rPr>
        <w:t xml:space="preserve"> </w:t>
      </w:r>
      <w:r w:rsidR="0019757F">
        <w:rPr>
          <w:highlight w:val="yellow"/>
        </w:rPr>
        <w:t xml:space="preserve">eenvoudigheid die </w:t>
      </w:r>
      <w:proofErr w:type="spellStart"/>
      <w:r w:rsidR="004709D1">
        <w:rPr>
          <w:highlight w:val="yellow"/>
        </w:rPr>
        <w:t>React</w:t>
      </w:r>
      <w:proofErr w:type="spellEnd"/>
      <w:r w:rsidR="004709D1">
        <w:rPr>
          <w:highlight w:val="yellow"/>
        </w:rPr>
        <w:t xml:space="preserve"> Native</w:t>
      </w:r>
      <w:r w:rsidR="0019757F">
        <w:rPr>
          <w:highlight w:val="yellow"/>
        </w:rPr>
        <w:t xml:space="preserve"> aanbiedt </w:t>
      </w:r>
      <w:r w:rsidR="0019757F">
        <w:rPr>
          <w:highlight w:val="yellow"/>
        </w:rPr>
        <w:lastRenderedPageBreak/>
        <w:t>door geen IDE te gebruiken, een programmeertaal die minder ervaring en inzicht zal vergen en de documentatie die uitgebreider te vinden valt.</w:t>
      </w:r>
      <w:r w:rsidR="00BD593A">
        <w:rPr>
          <w:highlight w:val="yellow"/>
        </w:rPr>
        <w:t xml:space="preserve"> </w:t>
      </w:r>
    </w:p>
    <w:p w14:paraId="2BE57B98" w14:textId="77777777" w:rsidR="00C10AC1" w:rsidRDefault="0019757F" w:rsidP="00FE1D0B">
      <w:pPr>
        <w:rPr>
          <w:highlight w:val="yellow"/>
        </w:rPr>
      </w:pPr>
      <w:r>
        <w:rPr>
          <w:highlight w:val="yellow"/>
        </w:rPr>
        <w:t xml:space="preserve">Door deze bevindingen kan er geconcludeerd worden dat </w:t>
      </w:r>
      <w:r w:rsidR="00967FAF">
        <w:rPr>
          <w:highlight w:val="yellow"/>
        </w:rPr>
        <w:t xml:space="preserve">om </w:t>
      </w:r>
      <w:proofErr w:type="spellStart"/>
      <w:r>
        <w:rPr>
          <w:highlight w:val="yellow"/>
        </w:rPr>
        <w:t>Xamarin</w:t>
      </w:r>
      <w:proofErr w:type="spellEnd"/>
      <w:r w:rsidR="00967FAF">
        <w:rPr>
          <w:highlight w:val="yellow"/>
        </w:rPr>
        <w:t xml:space="preserve"> efficiënt te gebruiken</w:t>
      </w:r>
      <w:r>
        <w:rPr>
          <w:highlight w:val="yellow"/>
        </w:rPr>
        <w:t xml:space="preserve"> eerder </w:t>
      </w:r>
      <w:r w:rsidR="00E2775B">
        <w:rPr>
          <w:highlight w:val="yellow"/>
        </w:rPr>
        <w:t xml:space="preserve">aan </w:t>
      </w:r>
      <w:r>
        <w:rPr>
          <w:highlight w:val="yellow"/>
        </w:rPr>
        <w:t xml:space="preserve">een </w:t>
      </w:r>
      <w:proofErr w:type="spellStart"/>
      <w:r>
        <w:rPr>
          <w:highlight w:val="yellow"/>
        </w:rPr>
        <w:t>langetermijn</w:t>
      </w:r>
      <w:proofErr w:type="spellEnd"/>
      <w:r w:rsidR="00967FAF">
        <w:rPr>
          <w:highlight w:val="yellow"/>
        </w:rPr>
        <w:t>-</w:t>
      </w:r>
      <w:r>
        <w:rPr>
          <w:highlight w:val="yellow"/>
        </w:rPr>
        <w:t>projec</w:t>
      </w:r>
      <w:r w:rsidR="00E2775B">
        <w:rPr>
          <w:highlight w:val="yellow"/>
        </w:rPr>
        <w:t xml:space="preserve">t </w:t>
      </w:r>
      <w:r w:rsidR="00967FAF">
        <w:rPr>
          <w:highlight w:val="yellow"/>
        </w:rPr>
        <w:t>gedacht moet worden.</w:t>
      </w:r>
      <w:r w:rsidR="00E2775B">
        <w:rPr>
          <w:highlight w:val="yellow"/>
        </w:rPr>
        <w:t xml:space="preserve"> </w:t>
      </w:r>
      <w:r w:rsidR="00967FAF">
        <w:rPr>
          <w:highlight w:val="yellow"/>
        </w:rPr>
        <w:t>D</w:t>
      </w:r>
      <w:r w:rsidR="00E2775B">
        <w:rPr>
          <w:highlight w:val="yellow"/>
        </w:rPr>
        <w:t xml:space="preserve">it terwijl </w:t>
      </w:r>
      <w:proofErr w:type="spellStart"/>
      <w:r w:rsidR="00E2775B">
        <w:rPr>
          <w:highlight w:val="yellow"/>
        </w:rPr>
        <w:t>React</w:t>
      </w:r>
      <w:proofErr w:type="spellEnd"/>
      <w:r w:rsidR="00E2775B">
        <w:rPr>
          <w:highlight w:val="yellow"/>
        </w:rPr>
        <w:t xml:space="preserve"> Native een ideale prototype-omgeving aanbiedt om </w:t>
      </w:r>
      <w:proofErr w:type="spellStart"/>
      <w:r w:rsidR="00E2775B">
        <w:rPr>
          <w:highlight w:val="yellow"/>
        </w:rPr>
        <w:t>kort</w:t>
      </w:r>
      <w:r w:rsidR="00967FAF">
        <w:rPr>
          <w:highlight w:val="yellow"/>
        </w:rPr>
        <w:t>e</w:t>
      </w:r>
      <w:r w:rsidR="00E2775B">
        <w:rPr>
          <w:highlight w:val="yellow"/>
        </w:rPr>
        <w:t>termijn</w:t>
      </w:r>
      <w:proofErr w:type="spellEnd"/>
      <w:r w:rsidR="00967FAF">
        <w:rPr>
          <w:highlight w:val="yellow"/>
        </w:rPr>
        <w:t>-</w:t>
      </w:r>
      <w:r w:rsidR="00E2775B">
        <w:rPr>
          <w:highlight w:val="yellow"/>
        </w:rPr>
        <w:t>projecten</w:t>
      </w:r>
      <w:r w:rsidR="00D238DA">
        <w:rPr>
          <w:highlight w:val="yellow"/>
        </w:rPr>
        <w:t xml:space="preserve"> op te bouwen.</w:t>
      </w:r>
      <w:r w:rsidR="00BD593A">
        <w:rPr>
          <w:highlight w:val="yellow"/>
        </w:rPr>
        <w:t xml:space="preserve"> Als we hierbij de theoretische vergelijking aanhalen is het opvallend dat deze </w:t>
      </w:r>
      <w:proofErr w:type="spellStart"/>
      <w:r w:rsidR="00BD593A">
        <w:rPr>
          <w:highlight w:val="yellow"/>
        </w:rPr>
        <w:t>frameworks</w:t>
      </w:r>
      <w:proofErr w:type="spellEnd"/>
      <w:r w:rsidR="00BD593A">
        <w:rPr>
          <w:highlight w:val="yellow"/>
        </w:rPr>
        <w:t xml:space="preserve"> dan ook ideaal zijn om op deze manier te gebruiken.</w:t>
      </w:r>
      <w:r w:rsidR="00382785">
        <w:rPr>
          <w:highlight w:val="yellow"/>
        </w:rPr>
        <w:t xml:space="preserve"> </w:t>
      </w:r>
      <w:proofErr w:type="spellStart"/>
      <w:r w:rsidR="00BD593A">
        <w:rPr>
          <w:highlight w:val="yellow"/>
        </w:rPr>
        <w:t>React</w:t>
      </w:r>
      <w:proofErr w:type="spellEnd"/>
      <w:r w:rsidR="00BD593A">
        <w:rPr>
          <w:highlight w:val="yellow"/>
        </w:rPr>
        <w:t xml:space="preserve"> Native</w:t>
      </w:r>
      <w:r w:rsidR="00382785">
        <w:rPr>
          <w:highlight w:val="yellow"/>
        </w:rPr>
        <w:t xml:space="preserve"> heeft</w:t>
      </w:r>
      <w:r w:rsidR="00BD593A">
        <w:rPr>
          <w:highlight w:val="yellow"/>
        </w:rPr>
        <w:t xml:space="preserve"> een eenvoudige open-source licentie </w:t>
      </w:r>
      <w:r w:rsidR="00CC63D1">
        <w:rPr>
          <w:highlight w:val="yellow"/>
        </w:rPr>
        <w:t xml:space="preserve">waarbij alle features en tools gratis </w:t>
      </w:r>
      <w:r w:rsidR="00680856">
        <w:rPr>
          <w:highlight w:val="yellow"/>
        </w:rPr>
        <w:t>te vinden zijn</w:t>
      </w:r>
      <w:r w:rsidR="004709D1">
        <w:rPr>
          <w:highlight w:val="yellow"/>
        </w:rPr>
        <w:t xml:space="preserve">. </w:t>
      </w:r>
      <w:proofErr w:type="spellStart"/>
      <w:r w:rsidR="004709D1">
        <w:rPr>
          <w:highlight w:val="yellow"/>
        </w:rPr>
        <w:t>Xamarin</w:t>
      </w:r>
      <w:proofErr w:type="spellEnd"/>
      <w:r w:rsidR="004709D1">
        <w:rPr>
          <w:highlight w:val="yellow"/>
        </w:rPr>
        <w:t xml:space="preserve"> heeft eveneens </w:t>
      </w:r>
      <w:r w:rsidR="00CC63D1">
        <w:rPr>
          <w:highlight w:val="yellow"/>
        </w:rPr>
        <w:t xml:space="preserve">die </w:t>
      </w:r>
      <w:r w:rsidR="004709D1">
        <w:rPr>
          <w:highlight w:val="yellow"/>
        </w:rPr>
        <w:t>open-source mogelijkheden, maar een groot deel features</w:t>
      </w:r>
      <w:r w:rsidR="00680856">
        <w:rPr>
          <w:highlight w:val="yellow"/>
        </w:rPr>
        <w:t>, tools en</w:t>
      </w:r>
      <w:r w:rsidR="004709D1">
        <w:rPr>
          <w:highlight w:val="yellow"/>
        </w:rPr>
        <w:t xml:space="preserve"> mogelijkheden zitten in Visual Studio Enterprise/</w:t>
      </w:r>
      <w:r w:rsidR="00382785">
        <w:rPr>
          <w:highlight w:val="yellow"/>
        </w:rPr>
        <w:t xml:space="preserve">Professional die wel enkel tegen een maandelijkse betaling beschikbaar zijn. Dit versterkt de theorie dat </w:t>
      </w:r>
      <w:proofErr w:type="spellStart"/>
      <w:r w:rsidR="00382785">
        <w:rPr>
          <w:highlight w:val="yellow"/>
        </w:rPr>
        <w:t>React</w:t>
      </w:r>
      <w:proofErr w:type="spellEnd"/>
      <w:r w:rsidR="00382785">
        <w:rPr>
          <w:highlight w:val="yellow"/>
        </w:rPr>
        <w:t xml:space="preserve"> Native </w:t>
      </w:r>
      <w:r w:rsidR="00C10AC1">
        <w:rPr>
          <w:highlight w:val="yellow"/>
        </w:rPr>
        <w:t>het betere</w:t>
      </w:r>
      <w:r w:rsidR="00382785">
        <w:rPr>
          <w:highlight w:val="yellow"/>
        </w:rPr>
        <w:t xml:space="preserve"> pro</w:t>
      </w:r>
      <w:proofErr w:type="spellStart"/>
      <w:r w:rsidR="00382785">
        <w:rPr>
          <w:highlight w:val="yellow"/>
        </w:rPr>
        <w:t>totype-framework</w:t>
      </w:r>
      <w:proofErr w:type="spellEnd"/>
      <w:r w:rsidR="00382785">
        <w:rPr>
          <w:highlight w:val="yellow"/>
        </w:rPr>
        <w:t xml:space="preserve"> zou </w:t>
      </w:r>
      <w:r w:rsidR="00C10AC1">
        <w:rPr>
          <w:highlight w:val="yellow"/>
        </w:rPr>
        <w:t>zijn</w:t>
      </w:r>
      <w:r w:rsidR="00382785">
        <w:rPr>
          <w:highlight w:val="yellow"/>
        </w:rPr>
        <w:t xml:space="preserve">, aangezien </w:t>
      </w:r>
      <w:r w:rsidR="00C10AC1">
        <w:rPr>
          <w:highlight w:val="yellow"/>
        </w:rPr>
        <w:t>een bedrijf</w:t>
      </w:r>
      <w:r w:rsidR="00382785">
        <w:rPr>
          <w:highlight w:val="yellow"/>
        </w:rPr>
        <w:t xml:space="preserve">  geen </w:t>
      </w:r>
      <w:r w:rsidR="00C10AC1">
        <w:rPr>
          <w:highlight w:val="yellow"/>
        </w:rPr>
        <w:t xml:space="preserve">financiële middelen gaat willen inzetten om een </w:t>
      </w:r>
      <w:proofErr w:type="spellStart"/>
      <w:r w:rsidR="00C10AC1">
        <w:rPr>
          <w:highlight w:val="yellow"/>
        </w:rPr>
        <w:t>framework</w:t>
      </w:r>
      <w:proofErr w:type="spellEnd"/>
      <w:r w:rsidR="00C10AC1">
        <w:rPr>
          <w:highlight w:val="yellow"/>
        </w:rPr>
        <w:t xml:space="preserve"> te kunnen gebruiken die het niet constant gebruikt.</w:t>
      </w:r>
    </w:p>
    <w:p w14:paraId="36E8D5C6" w14:textId="7F126F79" w:rsidR="00095BBD" w:rsidRPr="00C10AC1" w:rsidRDefault="000D357A" w:rsidP="00FE1D0B">
      <w:pPr>
        <w:rPr>
          <w:highlight w:val="yellow"/>
        </w:rPr>
      </w:pPr>
      <w:r>
        <w:rPr>
          <w:highlight w:val="yellow"/>
        </w:rPr>
        <w:t>H</w:t>
      </w:r>
      <w:r w:rsidR="00C10AC1">
        <w:rPr>
          <w:highlight w:val="yellow"/>
        </w:rPr>
        <w:t xml:space="preserve">et gebruik zelf is uiteindelijk wel aan de ontwikkelaar, hierdoor is er ook een zekere persoonlijke voorkeur </w:t>
      </w:r>
      <w:r>
        <w:rPr>
          <w:highlight w:val="yellow"/>
        </w:rPr>
        <w:t>van toepassing</w:t>
      </w:r>
      <w:r w:rsidR="00C10AC1">
        <w:rPr>
          <w:highlight w:val="yellow"/>
        </w:rPr>
        <w:t>. Daarom is een eindige conclusie echter nooit van de orde.</w:t>
      </w:r>
    </w:p>
    <w:p w14:paraId="0F79DC13" w14:textId="69B3517D" w:rsidR="001223D1" w:rsidRPr="00FE1D0B" w:rsidRDefault="00657CCC" w:rsidP="00FE1D0B">
      <w:r>
        <w:t xml:space="preserve"> </w:t>
      </w:r>
    </w:p>
    <w:p w14:paraId="6E3EAF6B" w14:textId="77777777" w:rsidR="003D14BA" w:rsidRPr="00204822" w:rsidRDefault="003D14BA" w:rsidP="00204822"/>
    <w:p w14:paraId="2DBAE6B3" w14:textId="48BF576C" w:rsidR="003601DE" w:rsidRDefault="003601DE" w:rsidP="003601DE">
      <w:pPr>
        <w:pStyle w:val="Kop2"/>
        <w:spacing w:before="120" w:after="120"/>
        <w:ind w:left="578" w:hanging="578"/>
      </w:pPr>
      <w:bookmarkStart w:id="84" w:name="_Toc514324997"/>
      <w:bookmarkStart w:id="85" w:name="_Toc499557206"/>
      <w:r>
        <w:t>Snelheid</w:t>
      </w:r>
      <w:bookmarkEnd w:id="84"/>
      <w:r>
        <w:t xml:space="preserve"> </w:t>
      </w:r>
      <w:bookmarkEnd w:id="85"/>
    </w:p>
    <w:p w14:paraId="6F89B455" w14:textId="3FC49332" w:rsidR="00BD0EA9" w:rsidRPr="00BD0EA9" w:rsidRDefault="00BD0EA9" w:rsidP="00BD0EA9">
      <w:pPr>
        <w:pStyle w:val="Kop3"/>
      </w:pPr>
      <w:bookmarkStart w:id="86" w:name="_Toc514324998"/>
      <w:r>
        <w:t>Vergelijking</w:t>
      </w:r>
      <w:bookmarkEnd w:id="86"/>
    </w:p>
    <w:p w14:paraId="07BFF16D" w14:textId="734FB7F5" w:rsidR="00BD0EA9" w:rsidRPr="00BD0EA9" w:rsidRDefault="00BD0EA9" w:rsidP="00BD0EA9">
      <w:pPr>
        <w:rPr>
          <w:lang w:eastAsia="en-US"/>
        </w:rPr>
      </w:pPr>
      <w:r>
        <w:rPr>
          <w:lang w:eastAsia="en-US"/>
        </w:rPr>
        <w:t xml:space="preserve">Bij deze studie wordt de installatiesnelheid en de opstartsnelheid van de applicaties in </w:t>
      </w:r>
      <w:proofErr w:type="spellStart"/>
      <w:r>
        <w:rPr>
          <w:lang w:eastAsia="en-US"/>
        </w:rPr>
        <w:t>React</w:t>
      </w:r>
      <w:proofErr w:type="spellEnd"/>
      <w:r>
        <w:rPr>
          <w:lang w:eastAsia="en-US"/>
        </w:rPr>
        <w:t xml:space="preserve"> Native en </w:t>
      </w:r>
      <w:proofErr w:type="spellStart"/>
      <w:r>
        <w:rPr>
          <w:lang w:eastAsia="en-US"/>
        </w:rPr>
        <w:t>Xamarin</w:t>
      </w:r>
      <w:proofErr w:type="spellEnd"/>
      <w:r>
        <w:rPr>
          <w:lang w:eastAsia="en-US"/>
        </w:rPr>
        <w:t xml:space="preserve"> vergeleken met degene die in Android en iOS native gebouwd zijn. Vooral de opstartsnelheid is uitermate belangrijk aangezien deze actie een cruciaal onderdeel is van een mobiele applicatie.</w:t>
      </w:r>
    </w:p>
    <w:p w14:paraId="2B8945CF" w14:textId="58F6EE86" w:rsidR="00980CF2" w:rsidRDefault="00980CF2" w:rsidP="00980CF2">
      <w:pPr>
        <w:pStyle w:val="Bijschrift"/>
      </w:pPr>
      <w:r>
        <w:t>Android</w:t>
      </w:r>
    </w:p>
    <w:p w14:paraId="0367C210" w14:textId="06173388" w:rsidR="00902BC7" w:rsidRPr="00902BC7" w:rsidRDefault="00BD0EA9" w:rsidP="00902BC7">
      <w:pPr>
        <w:rPr>
          <w:lang w:eastAsia="en-US"/>
        </w:rPr>
      </w:pPr>
      <w:r>
        <w:rPr>
          <w:lang w:eastAsia="en-US"/>
        </w:rPr>
        <w:t xml:space="preserve">Voor Android </w:t>
      </w:r>
      <w:r w:rsidR="00E330BA">
        <w:rPr>
          <w:lang w:eastAsia="en-US"/>
        </w:rPr>
        <w:t>worden de snelheden</w:t>
      </w:r>
      <w:r w:rsidR="00E330BA" w:rsidRPr="00E330BA">
        <w:rPr>
          <w:lang w:eastAsia="en-US"/>
        </w:rPr>
        <w:t xml:space="preserve"> </w:t>
      </w:r>
      <w:r w:rsidR="00E330BA">
        <w:rPr>
          <w:lang w:eastAsia="en-US"/>
        </w:rPr>
        <w:t xml:space="preserve">van de applicatie </w:t>
      </w:r>
      <w:r>
        <w:rPr>
          <w:lang w:eastAsia="en-US"/>
        </w:rPr>
        <w:t xml:space="preserve">op de Motorola Moto E (2nd </w:t>
      </w:r>
      <w:proofErr w:type="spellStart"/>
      <w:r>
        <w:rPr>
          <w:lang w:eastAsia="en-US"/>
        </w:rPr>
        <w:t>generation</w:t>
      </w:r>
      <w:proofErr w:type="spellEnd"/>
      <w:r>
        <w:rPr>
          <w:lang w:eastAsia="en-US"/>
        </w:rPr>
        <w:t xml:space="preserve">) </w:t>
      </w:r>
      <w:r w:rsidR="00E330BA">
        <w:rPr>
          <w:lang w:eastAsia="en-US"/>
        </w:rPr>
        <w:t xml:space="preserve">getest </w:t>
      </w:r>
      <w:r>
        <w:rPr>
          <w:lang w:eastAsia="en-US"/>
        </w:rPr>
        <w:t>en vergelijken we deze met elkaar.</w:t>
      </w:r>
      <w:r w:rsidR="00A81AA0">
        <w:rPr>
          <w:lang w:eastAsia="en-US"/>
        </w:rPr>
        <w:t xml:space="preserve"> Hiervoor werd de tool </w:t>
      </w:r>
      <w:r w:rsidR="00A81AA0" w:rsidRPr="00A81AA0">
        <w:rPr>
          <w:i/>
          <w:lang w:eastAsia="en-US"/>
        </w:rPr>
        <w:t>Testobject</w:t>
      </w:r>
      <w:r w:rsidR="00A81AA0">
        <w:rPr>
          <w:lang w:eastAsia="en-US"/>
        </w:rPr>
        <w:t xml:space="preserve"> gebruikt</w:t>
      </w:r>
      <w:r w:rsidR="00902BC7">
        <w:rPr>
          <w:lang w:eastAsia="en-US"/>
        </w:rPr>
        <w:t>.</w:t>
      </w:r>
    </w:p>
    <w:tbl>
      <w:tblPr>
        <w:tblStyle w:val="Tabelraster"/>
        <w:tblW w:w="0" w:type="auto"/>
        <w:tblLook w:val="04A0" w:firstRow="1" w:lastRow="0" w:firstColumn="1" w:lastColumn="0" w:noHBand="0" w:noVBand="1"/>
      </w:tblPr>
      <w:tblGrid>
        <w:gridCol w:w="2265"/>
        <w:gridCol w:w="2265"/>
        <w:gridCol w:w="2266"/>
        <w:gridCol w:w="2266"/>
      </w:tblGrid>
      <w:tr w:rsidR="00BD0EA9" w14:paraId="07BA4CBE" w14:textId="77777777" w:rsidTr="00BD0EA9">
        <w:tc>
          <w:tcPr>
            <w:tcW w:w="2265" w:type="dxa"/>
          </w:tcPr>
          <w:p w14:paraId="19601814" w14:textId="77777777" w:rsidR="00BD0EA9" w:rsidRDefault="00BD0EA9" w:rsidP="00BD0EA9">
            <w:pPr>
              <w:rPr>
                <w:lang w:eastAsia="en-US"/>
              </w:rPr>
            </w:pPr>
          </w:p>
        </w:tc>
        <w:tc>
          <w:tcPr>
            <w:tcW w:w="2265" w:type="dxa"/>
          </w:tcPr>
          <w:p w14:paraId="1688869E" w14:textId="5E58FDC9" w:rsidR="00BD0EA9" w:rsidRDefault="00BD0EA9" w:rsidP="00BD0EA9">
            <w:pPr>
              <w:rPr>
                <w:lang w:eastAsia="en-US"/>
              </w:rPr>
            </w:pPr>
            <w:r>
              <w:rPr>
                <w:lang w:eastAsia="en-US"/>
              </w:rPr>
              <w:t>Native</w:t>
            </w:r>
            <w:r w:rsidR="006875AC">
              <w:rPr>
                <w:lang w:eastAsia="en-US"/>
              </w:rPr>
              <w:t xml:space="preserve"> (Android)</w:t>
            </w:r>
          </w:p>
        </w:tc>
        <w:tc>
          <w:tcPr>
            <w:tcW w:w="2266" w:type="dxa"/>
          </w:tcPr>
          <w:p w14:paraId="0EA11C97" w14:textId="72F86B14" w:rsidR="00BD0EA9" w:rsidRDefault="00BD0EA9" w:rsidP="00BD0EA9">
            <w:pPr>
              <w:rPr>
                <w:lang w:eastAsia="en-US"/>
              </w:rPr>
            </w:pPr>
            <w:proofErr w:type="spellStart"/>
            <w:r>
              <w:rPr>
                <w:lang w:eastAsia="en-US"/>
              </w:rPr>
              <w:t>React</w:t>
            </w:r>
            <w:proofErr w:type="spellEnd"/>
            <w:r>
              <w:rPr>
                <w:lang w:eastAsia="en-US"/>
              </w:rPr>
              <w:t xml:space="preserve"> Native</w:t>
            </w:r>
          </w:p>
        </w:tc>
        <w:tc>
          <w:tcPr>
            <w:tcW w:w="2266" w:type="dxa"/>
          </w:tcPr>
          <w:p w14:paraId="55D28161" w14:textId="13260CAC" w:rsidR="00BD0EA9" w:rsidRDefault="00BD0EA9" w:rsidP="00BD0EA9">
            <w:pPr>
              <w:rPr>
                <w:lang w:eastAsia="en-US"/>
              </w:rPr>
            </w:pPr>
            <w:proofErr w:type="spellStart"/>
            <w:r>
              <w:rPr>
                <w:lang w:eastAsia="en-US"/>
              </w:rPr>
              <w:t>Xamarin</w:t>
            </w:r>
            <w:proofErr w:type="spellEnd"/>
          </w:p>
        </w:tc>
      </w:tr>
      <w:tr w:rsidR="00BD0EA9" w14:paraId="38F222B6" w14:textId="77777777" w:rsidTr="00BD0EA9">
        <w:tc>
          <w:tcPr>
            <w:tcW w:w="2265" w:type="dxa"/>
          </w:tcPr>
          <w:p w14:paraId="111EDB16" w14:textId="2FB9A7F3" w:rsidR="00BD0EA9" w:rsidRDefault="00BD0EA9" w:rsidP="00BD0EA9">
            <w:pPr>
              <w:rPr>
                <w:lang w:eastAsia="en-US"/>
              </w:rPr>
            </w:pPr>
            <w:r>
              <w:rPr>
                <w:lang w:eastAsia="en-US"/>
              </w:rPr>
              <w:t>Installatietijd</w:t>
            </w:r>
            <w:r w:rsidR="007F2263">
              <w:rPr>
                <w:lang w:eastAsia="en-US"/>
              </w:rPr>
              <w:t xml:space="preserve"> </w:t>
            </w:r>
            <w:r w:rsidR="00A81AA0">
              <w:rPr>
                <w:lang w:eastAsia="en-US"/>
              </w:rPr>
              <w:t>[s]</w:t>
            </w:r>
          </w:p>
        </w:tc>
        <w:tc>
          <w:tcPr>
            <w:tcW w:w="2265" w:type="dxa"/>
          </w:tcPr>
          <w:p w14:paraId="67C78819" w14:textId="4968B933" w:rsidR="00BD0EA9" w:rsidRDefault="002B7F62" w:rsidP="00BD0EA9">
            <w:pPr>
              <w:rPr>
                <w:lang w:eastAsia="en-US"/>
              </w:rPr>
            </w:pPr>
            <m:oMathPara>
              <m:oMath>
                <m:r>
                  <w:rPr>
                    <w:rFonts w:ascii="Cambria Math" w:hAnsi="Cambria Math"/>
                    <w:lang w:eastAsia="en-US"/>
                  </w:rPr>
                  <m:t xml:space="preserve">26.59 </m:t>
                </m:r>
              </m:oMath>
            </m:oMathPara>
          </w:p>
        </w:tc>
        <w:tc>
          <w:tcPr>
            <w:tcW w:w="2266" w:type="dxa"/>
          </w:tcPr>
          <w:p w14:paraId="6CBD0E42" w14:textId="3CE7F116" w:rsidR="007F2263" w:rsidRDefault="007F2263" w:rsidP="00BD0EA9">
            <w:pPr>
              <w:rPr>
                <w:lang w:eastAsia="en-US"/>
              </w:rPr>
            </w:pPr>
            <m:oMathPara>
              <m:oMath>
                <m:r>
                  <w:rPr>
                    <w:rFonts w:ascii="Cambria Math" w:hAnsi="Cambria Math"/>
                    <w:lang w:eastAsia="en-US"/>
                  </w:rPr>
                  <m:t xml:space="preserve">9 </m:t>
                </m:r>
              </m:oMath>
            </m:oMathPara>
          </w:p>
        </w:tc>
        <w:tc>
          <w:tcPr>
            <w:tcW w:w="2266" w:type="dxa"/>
          </w:tcPr>
          <w:p w14:paraId="2BD8D863" w14:textId="4950BA05" w:rsidR="00BD0EA9" w:rsidRDefault="007F2263" w:rsidP="00BD0EA9">
            <w:pPr>
              <w:rPr>
                <w:lang w:eastAsia="en-US"/>
              </w:rPr>
            </w:pPr>
            <m:oMathPara>
              <m:oMath>
                <m:r>
                  <w:rPr>
                    <w:rFonts w:ascii="Cambria Math" w:hAnsi="Cambria Math"/>
                    <w:lang w:eastAsia="en-US"/>
                  </w:rPr>
                  <m:t xml:space="preserve">10.75 </m:t>
                </m:r>
              </m:oMath>
            </m:oMathPara>
          </w:p>
        </w:tc>
      </w:tr>
      <w:tr w:rsidR="00BD0EA9" w14:paraId="0BA05115" w14:textId="77777777" w:rsidTr="00BD0EA9">
        <w:tc>
          <w:tcPr>
            <w:tcW w:w="2265" w:type="dxa"/>
          </w:tcPr>
          <w:p w14:paraId="3C2A644D" w14:textId="400A8689" w:rsidR="00BD0EA9" w:rsidRDefault="00BD0EA9" w:rsidP="00BD0EA9">
            <w:pPr>
              <w:rPr>
                <w:lang w:eastAsia="en-US"/>
              </w:rPr>
            </w:pPr>
            <w:r>
              <w:rPr>
                <w:lang w:eastAsia="en-US"/>
              </w:rPr>
              <w:t>Opstarttijd</w:t>
            </w:r>
            <w:r w:rsidR="007F2263">
              <w:rPr>
                <w:lang w:eastAsia="en-US"/>
              </w:rPr>
              <w:t xml:space="preserve"> </w:t>
            </w:r>
            <w:r w:rsidR="00A81AA0">
              <w:rPr>
                <w:lang w:eastAsia="en-US"/>
              </w:rPr>
              <w:t>[s]</w:t>
            </w:r>
          </w:p>
        </w:tc>
        <w:tc>
          <w:tcPr>
            <w:tcW w:w="2265" w:type="dxa"/>
          </w:tcPr>
          <w:p w14:paraId="4156C30D" w14:textId="6ED818BF" w:rsidR="00BD0EA9" w:rsidRDefault="00A2400E" w:rsidP="00BD0EA9">
            <w:pPr>
              <w:rPr>
                <w:lang w:eastAsia="en-US"/>
              </w:rPr>
            </w:pPr>
            <m:oMathPara>
              <m:oMath>
                <m:r>
                  <w:rPr>
                    <w:rFonts w:ascii="Cambria Math" w:hAnsi="Cambria Math"/>
                    <w:lang w:eastAsia="en-US"/>
                  </w:rPr>
                  <m:t>1</m:t>
                </m:r>
                <m:r>
                  <w:rPr>
                    <w:rFonts w:ascii="Cambria Math" w:hAnsi="Cambria Math"/>
                    <w:lang w:eastAsia="en-US"/>
                  </w:rPr>
                  <m:t>.</m:t>
                </m:r>
                <m:r>
                  <w:rPr>
                    <w:rFonts w:ascii="Cambria Math" w:hAnsi="Cambria Math"/>
                    <w:lang w:eastAsia="en-US"/>
                  </w:rPr>
                  <m:t>193</m:t>
                </m:r>
              </m:oMath>
            </m:oMathPara>
          </w:p>
        </w:tc>
        <w:tc>
          <w:tcPr>
            <w:tcW w:w="2266" w:type="dxa"/>
          </w:tcPr>
          <w:p w14:paraId="3885A4D6" w14:textId="1FF17105" w:rsidR="00BD0EA9" w:rsidRDefault="009839BE" w:rsidP="00BD0EA9">
            <w:pPr>
              <w:rPr>
                <w:lang w:eastAsia="en-US"/>
              </w:rPr>
            </w:pPr>
            <m:oMathPara>
              <m:oMath>
                <m:r>
                  <w:rPr>
                    <w:rFonts w:ascii="Cambria Math" w:hAnsi="Cambria Math"/>
                    <w:lang w:eastAsia="en-US"/>
                  </w:rPr>
                  <m:t>0.</m:t>
                </m:r>
                <m:r>
                  <w:rPr>
                    <w:rFonts w:ascii="Cambria Math" w:hAnsi="Cambria Math"/>
                    <w:lang w:eastAsia="en-US"/>
                  </w:rPr>
                  <m:t>34</m:t>
                </m:r>
                <m:r>
                  <w:rPr>
                    <w:rFonts w:ascii="Cambria Math" w:hAnsi="Cambria Math"/>
                    <w:lang w:eastAsia="en-US"/>
                  </w:rPr>
                  <m:t>8</m:t>
                </m:r>
              </m:oMath>
            </m:oMathPara>
          </w:p>
        </w:tc>
        <w:tc>
          <w:tcPr>
            <w:tcW w:w="2266" w:type="dxa"/>
          </w:tcPr>
          <w:p w14:paraId="7A117AC8" w14:textId="0C89A277" w:rsidR="00BD0EA9" w:rsidRDefault="009839BE" w:rsidP="00BD0EA9">
            <w:pPr>
              <w:rPr>
                <w:lang w:eastAsia="en-US"/>
              </w:rPr>
            </w:pPr>
            <m:oMathPara>
              <m:oMath>
                <m:r>
                  <w:rPr>
                    <w:rFonts w:ascii="Cambria Math" w:hAnsi="Cambria Math"/>
                    <w:lang w:eastAsia="en-US"/>
                  </w:rPr>
                  <m:t>6</m:t>
                </m:r>
                <m:r>
                  <w:rPr>
                    <w:rFonts w:ascii="Cambria Math" w:hAnsi="Cambria Math"/>
                    <w:lang w:eastAsia="en-US"/>
                  </w:rPr>
                  <m:t>.</m:t>
                </m:r>
                <m:r>
                  <w:rPr>
                    <w:rFonts w:ascii="Cambria Math" w:hAnsi="Cambria Math"/>
                    <w:lang w:eastAsia="en-US"/>
                  </w:rPr>
                  <m:t>601</m:t>
                </m:r>
              </m:oMath>
            </m:oMathPara>
          </w:p>
        </w:tc>
      </w:tr>
    </w:tbl>
    <w:p w14:paraId="3CDB6193" w14:textId="24A01258" w:rsidR="008B17A8" w:rsidRPr="00BD0EA9" w:rsidRDefault="008B17A8" w:rsidP="00BD0EA9">
      <w:pPr>
        <w:rPr>
          <w:lang w:eastAsia="en-US"/>
        </w:rPr>
      </w:pPr>
    </w:p>
    <w:p w14:paraId="7CF91683" w14:textId="36A3C56D" w:rsidR="00980CF2" w:rsidRDefault="00980CF2" w:rsidP="00980CF2">
      <w:pPr>
        <w:pStyle w:val="Bijschrift"/>
      </w:pPr>
      <w:r>
        <w:t>iOS</w:t>
      </w:r>
    </w:p>
    <w:p w14:paraId="43D9A503" w14:textId="340B8098" w:rsidR="00BD3B9F" w:rsidRPr="00BD3B9F" w:rsidRDefault="00BD3B9F" w:rsidP="00BD3B9F">
      <w:pPr>
        <w:rPr>
          <w:lang w:eastAsia="en-US"/>
        </w:rPr>
      </w:pPr>
      <w:r>
        <w:rPr>
          <w:lang w:eastAsia="en-US"/>
        </w:rPr>
        <w:t xml:space="preserve">Voor iOS werd </w:t>
      </w:r>
      <w:r w:rsidR="00203BBB">
        <w:rPr>
          <w:lang w:eastAsia="en-US"/>
        </w:rPr>
        <w:t xml:space="preserve">eveneens </w:t>
      </w:r>
      <w:r>
        <w:rPr>
          <w:lang w:eastAsia="en-US"/>
        </w:rPr>
        <w:t xml:space="preserve">Testobject </w:t>
      </w:r>
      <w:r w:rsidR="0037540B">
        <w:rPr>
          <w:lang w:eastAsia="en-US"/>
        </w:rPr>
        <w:t xml:space="preserve">gebruikt met als device de </w:t>
      </w:r>
      <w:proofErr w:type="spellStart"/>
      <w:r w:rsidR="0037540B">
        <w:rPr>
          <w:lang w:eastAsia="en-US"/>
        </w:rPr>
        <w:t>Iphone</w:t>
      </w:r>
      <w:proofErr w:type="spellEnd"/>
      <w:r w:rsidR="0037540B">
        <w:rPr>
          <w:lang w:eastAsia="en-US"/>
        </w:rPr>
        <w:t xml:space="preserve"> SE.</w:t>
      </w:r>
    </w:p>
    <w:tbl>
      <w:tblPr>
        <w:tblStyle w:val="Tabelraster"/>
        <w:tblW w:w="0" w:type="auto"/>
        <w:tblLook w:val="04A0" w:firstRow="1" w:lastRow="0" w:firstColumn="1" w:lastColumn="0" w:noHBand="0" w:noVBand="1"/>
      </w:tblPr>
      <w:tblGrid>
        <w:gridCol w:w="2265"/>
        <w:gridCol w:w="2265"/>
        <w:gridCol w:w="2266"/>
        <w:gridCol w:w="2266"/>
      </w:tblGrid>
      <w:tr w:rsidR="00A81AA0" w14:paraId="17BF48FD" w14:textId="77777777" w:rsidTr="00BD3B9F">
        <w:tc>
          <w:tcPr>
            <w:tcW w:w="2265" w:type="dxa"/>
          </w:tcPr>
          <w:p w14:paraId="510BB6D6" w14:textId="77777777" w:rsidR="00A81AA0" w:rsidRDefault="00A81AA0" w:rsidP="00BD3B9F">
            <w:pPr>
              <w:rPr>
                <w:lang w:eastAsia="en-US"/>
              </w:rPr>
            </w:pPr>
          </w:p>
        </w:tc>
        <w:tc>
          <w:tcPr>
            <w:tcW w:w="2265" w:type="dxa"/>
          </w:tcPr>
          <w:p w14:paraId="49720B9B" w14:textId="5B85012F" w:rsidR="00A81AA0" w:rsidRDefault="00A81AA0" w:rsidP="00BD3B9F">
            <w:pPr>
              <w:rPr>
                <w:lang w:eastAsia="en-US"/>
              </w:rPr>
            </w:pPr>
            <w:r>
              <w:rPr>
                <w:lang w:eastAsia="en-US"/>
              </w:rPr>
              <w:t>Native (iOS)</w:t>
            </w:r>
          </w:p>
        </w:tc>
        <w:tc>
          <w:tcPr>
            <w:tcW w:w="2266" w:type="dxa"/>
          </w:tcPr>
          <w:p w14:paraId="3734074F" w14:textId="77777777" w:rsidR="00A81AA0" w:rsidRDefault="00A81AA0" w:rsidP="00BD3B9F">
            <w:pPr>
              <w:rPr>
                <w:lang w:eastAsia="en-US"/>
              </w:rPr>
            </w:pPr>
            <w:proofErr w:type="spellStart"/>
            <w:r>
              <w:rPr>
                <w:lang w:eastAsia="en-US"/>
              </w:rPr>
              <w:t>React</w:t>
            </w:r>
            <w:proofErr w:type="spellEnd"/>
            <w:r>
              <w:rPr>
                <w:lang w:eastAsia="en-US"/>
              </w:rPr>
              <w:t xml:space="preserve"> Native</w:t>
            </w:r>
          </w:p>
        </w:tc>
        <w:tc>
          <w:tcPr>
            <w:tcW w:w="2266" w:type="dxa"/>
          </w:tcPr>
          <w:p w14:paraId="62093EE9" w14:textId="77777777" w:rsidR="00A81AA0" w:rsidRDefault="00A81AA0" w:rsidP="00BD3B9F">
            <w:pPr>
              <w:rPr>
                <w:lang w:eastAsia="en-US"/>
              </w:rPr>
            </w:pPr>
            <w:proofErr w:type="spellStart"/>
            <w:r>
              <w:rPr>
                <w:lang w:eastAsia="en-US"/>
              </w:rPr>
              <w:t>Xamarin</w:t>
            </w:r>
            <w:proofErr w:type="spellEnd"/>
          </w:p>
        </w:tc>
      </w:tr>
      <w:tr w:rsidR="00A81AA0" w14:paraId="4871BFAC" w14:textId="77777777" w:rsidTr="00BD3B9F">
        <w:tc>
          <w:tcPr>
            <w:tcW w:w="2265" w:type="dxa"/>
          </w:tcPr>
          <w:p w14:paraId="205FCB4F" w14:textId="3E9542A7" w:rsidR="00A81AA0" w:rsidRDefault="00A81AA0" w:rsidP="00BD3B9F">
            <w:pPr>
              <w:rPr>
                <w:lang w:eastAsia="en-US"/>
              </w:rPr>
            </w:pPr>
            <w:r>
              <w:rPr>
                <w:lang w:eastAsia="en-US"/>
              </w:rPr>
              <w:t>Installatietijd [s]</w:t>
            </w:r>
          </w:p>
        </w:tc>
        <w:tc>
          <w:tcPr>
            <w:tcW w:w="2265" w:type="dxa"/>
          </w:tcPr>
          <w:p w14:paraId="16074E6C" w14:textId="61DF85AC" w:rsidR="00A81AA0" w:rsidRDefault="00A81AA0" w:rsidP="00BD3B9F">
            <w:pPr>
              <w:rPr>
                <w:lang w:eastAsia="en-US"/>
              </w:rPr>
            </w:pPr>
            <m:oMathPara>
              <m:oMath>
                <m:r>
                  <w:rPr>
                    <w:rFonts w:ascii="Cambria Math" w:hAnsi="Cambria Math"/>
                    <w:lang w:eastAsia="en-US"/>
                  </w:rPr>
                  <m:t xml:space="preserve">15.13 </m:t>
                </m:r>
              </m:oMath>
            </m:oMathPara>
          </w:p>
        </w:tc>
        <w:tc>
          <w:tcPr>
            <w:tcW w:w="2266" w:type="dxa"/>
          </w:tcPr>
          <w:p w14:paraId="31584BF8" w14:textId="331C33E6" w:rsidR="00A81AA0" w:rsidRDefault="00CD3DC3" w:rsidP="00BD3B9F">
            <w:pPr>
              <w:rPr>
                <w:lang w:eastAsia="en-US"/>
              </w:rPr>
            </w:pPr>
            <m:oMathPara>
              <m:oMath>
                <m:r>
                  <w:rPr>
                    <w:rFonts w:ascii="Cambria Math" w:hAnsi="Cambria Math"/>
                    <w:lang w:eastAsia="en-US"/>
                  </w:rPr>
                  <m:t>8</m:t>
                </m:r>
                <m:r>
                  <w:rPr>
                    <w:rFonts w:ascii="Cambria Math" w:hAnsi="Cambria Math"/>
                    <w:lang w:eastAsia="en-US"/>
                  </w:rPr>
                  <m:t xml:space="preserve">.13 </m:t>
                </m:r>
              </m:oMath>
            </m:oMathPara>
          </w:p>
        </w:tc>
        <w:tc>
          <w:tcPr>
            <w:tcW w:w="2266" w:type="dxa"/>
          </w:tcPr>
          <w:p w14:paraId="23672E8E" w14:textId="4B155EEB" w:rsidR="00A81AA0" w:rsidRDefault="0037540B" w:rsidP="00BD3B9F">
            <w:pPr>
              <w:rPr>
                <w:lang w:eastAsia="en-US"/>
              </w:rPr>
            </w:pPr>
            <m:oMathPara>
              <m:oMath>
                <m:r>
                  <w:rPr>
                    <w:rFonts w:ascii="Cambria Math" w:hAnsi="Cambria Math"/>
                    <w:lang w:eastAsia="en-US"/>
                  </w:rPr>
                  <m:t xml:space="preserve">7.46 </m:t>
                </m:r>
              </m:oMath>
            </m:oMathPara>
          </w:p>
        </w:tc>
      </w:tr>
      <w:tr w:rsidR="00A81AA0" w14:paraId="7B699792" w14:textId="77777777" w:rsidTr="00BD3B9F">
        <w:tc>
          <w:tcPr>
            <w:tcW w:w="2265" w:type="dxa"/>
          </w:tcPr>
          <w:p w14:paraId="4ED30B44" w14:textId="079E76D5" w:rsidR="00A81AA0" w:rsidRDefault="00A81AA0" w:rsidP="00BD3B9F">
            <w:pPr>
              <w:rPr>
                <w:lang w:eastAsia="en-US"/>
              </w:rPr>
            </w:pPr>
            <w:r>
              <w:rPr>
                <w:lang w:eastAsia="en-US"/>
              </w:rPr>
              <w:t>Opstarttijd [s]</w:t>
            </w:r>
          </w:p>
        </w:tc>
        <w:tc>
          <w:tcPr>
            <w:tcW w:w="2265" w:type="dxa"/>
          </w:tcPr>
          <w:p w14:paraId="11640B1E" w14:textId="4CBC159C" w:rsidR="00A81AA0" w:rsidRDefault="0037540B" w:rsidP="00BD3B9F">
            <w:pPr>
              <w:rPr>
                <w:lang w:eastAsia="en-US"/>
              </w:rPr>
            </w:pPr>
            <m:oMathPara>
              <m:oMath>
                <m:r>
                  <w:rPr>
                    <w:rFonts w:ascii="Cambria Math" w:hAnsi="Cambria Math"/>
                    <w:lang w:eastAsia="en-US"/>
                  </w:rPr>
                  <m:t xml:space="preserve">0.59 </m:t>
                </m:r>
              </m:oMath>
            </m:oMathPara>
          </w:p>
        </w:tc>
        <w:tc>
          <w:tcPr>
            <w:tcW w:w="2266" w:type="dxa"/>
          </w:tcPr>
          <w:p w14:paraId="460B4874" w14:textId="5F014230" w:rsidR="00A81AA0" w:rsidRDefault="0037540B" w:rsidP="00BD3B9F">
            <w:pPr>
              <w:rPr>
                <w:lang w:eastAsia="en-US"/>
              </w:rPr>
            </w:pPr>
            <m:oMathPara>
              <m:oMath>
                <m:r>
                  <w:rPr>
                    <w:rFonts w:ascii="Cambria Math" w:hAnsi="Cambria Math"/>
                    <w:lang w:eastAsia="en-US"/>
                  </w:rPr>
                  <m:t>0.</m:t>
                </m:r>
                <m:r>
                  <w:rPr>
                    <w:rFonts w:ascii="Cambria Math" w:hAnsi="Cambria Math"/>
                    <w:lang w:eastAsia="en-US"/>
                  </w:rPr>
                  <m:t>7</m:t>
                </m:r>
                <m:r>
                  <w:rPr>
                    <w:rFonts w:ascii="Cambria Math" w:hAnsi="Cambria Math"/>
                    <w:lang w:eastAsia="en-US"/>
                  </w:rPr>
                  <m:t xml:space="preserve"> </m:t>
                </m:r>
              </m:oMath>
            </m:oMathPara>
          </w:p>
        </w:tc>
        <w:tc>
          <w:tcPr>
            <w:tcW w:w="2266" w:type="dxa"/>
          </w:tcPr>
          <w:p w14:paraId="39E759B7" w14:textId="2BBB28FD" w:rsidR="00A81AA0" w:rsidRDefault="005E58F1" w:rsidP="00BD3B9F">
            <w:pPr>
              <w:rPr>
                <w:lang w:eastAsia="en-US"/>
              </w:rPr>
            </w:pPr>
            <m:oMathPara>
              <m:oMath>
                <m:r>
                  <w:rPr>
                    <w:rFonts w:ascii="Cambria Math" w:hAnsi="Cambria Math"/>
                    <w:lang w:eastAsia="en-US"/>
                  </w:rPr>
                  <m:t>0.</m:t>
                </m:r>
                <m:r>
                  <w:rPr>
                    <w:rFonts w:ascii="Cambria Math" w:hAnsi="Cambria Math"/>
                    <w:lang w:eastAsia="en-US"/>
                  </w:rPr>
                  <m:t>43</m:t>
                </m:r>
              </m:oMath>
            </m:oMathPara>
          </w:p>
        </w:tc>
      </w:tr>
    </w:tbl>
    <w:p w14:paraId="662B05DD" w14:textId="6A7E1F56" w:rsidR="00604D2E" w:rsidRDefault="00604D2E" w:rsidP="00604D2E">
      <w:pPr>
        <w:rPr>
          <w:lang w:eastAsia="en-US"/>
        </w:rPr>
      </w:pPr>
    </w:p>
    <w:p w14:paraId="06DDF654" w14:textId="3AF3B870" w:rsidR="00604D2E" w:rsidRDefault="00604D2E" w:rsidP="00604D2E">
      <w:pPr>
        <w:pStyle w:val="Kop3"/>
        <w:rPr>
          <w:lang w:eastAsia="en-US"/>
        </w:rPr>
      </w:pPr>
      <w:bookmarkStart w:id="87" w:name="_Toc514324999"/>
      <w:r>
        <w:rPr>
          <w:lang w:eastAsia="en-US"/>
        </w:rPr>
        <w:lastRenderedPageBreak/>
        <w:t>Conclusie</w:t>
      </w:r>
      <w:bookmarkEnd w:id="87"/>
    </w:p>
    <w:p w14:paraId="32F7659F" w14:textId="77777777" w:rsidR="00203BBB" w:rsidRPr="00203BBB" w:rsidRDefault="00203BBB" w:rsidP="00203BBB">
      <w:pPr>
        <w:rPr>
          <w:lang w:eastAsia="en-US"/>
        </w:rPr>
      </w:pPr>
    </w:p>
    <w:p w14:paraId="49D2FB97" w14:textId="2DEDB108" w:rsidR="0037540B" w:rsidRDefault="0037540B" w:rsidP="0037540B">
      <w:pPr>
        <w:rPr>
          <w:lang w:eastAsia="en-US"/>
        </w:rPr>
      </w:pPr>
      <w:r>
        <w:rPr>
          <w:lang w:eastAsia="en-US"/>
        </w:rPr>
        <w:t xml:space="preserve">Bij deze is het ook belangrijk te realiseren dat de grootte en uitgebreidheid van de drie applicaties verschillen. De complexiteit van de native app is groter dan die van </w:t>
      </w:r>
      <w:proofErr w:type="spellStart"/>
      <w:r w:rsidR="004709D1">
        <w:rPr>
          <w:lang w:eastAsia="en-US"/>
        </w:rPr>
        <w:t>React</w:t>
      </w:r>
      <w:proofErr w:type="spellEnd"/>
      <w:r w:rsidR="004709D1">
        <w:rPr>
          <w:lang w:eastAsia="en-US"/>
        </w:rPr>
        <w:t xml:space="preserve"> Native</w:t>
      </w:r>
      <w:r>
        <w:rPr>
          <w:lang w:eastAsia="en-US"/>
        </w:rPr>
        <w:t xml:space="preserve">, en de </w:t>
      </w:r>
      <w:proofErr w:type="spellStart"/>
      <w:r w:rsidR="004709D1">
        <w:rPr>
          <w:lang w:eastAsia="en-US"/>
        </w:rPr>
        <w:t>React</w:t>
      </w:r>
      <w:proofErr w:type="spellEnd"/>
      <w:r w:rsidR="004709D1">
        <w:rPr>
          <w:lang w:eastAsia="en-US"/>
        </w:rPr>
        <w:t xml:space="preserve"> Native</w:t>
      </w:r>
      <w:r>
        <w:rPr>
          <w:lang w:eastAsia="en-US"/>
        </w:rPr>
        <w:t xml:space="preserve"> app is vollediger dan die van </w:t>
      </w:r>
      <w:proofErr w:type="spellStart"/>
      <w:r>
        <w:rPr>
          <w:lang w:eastAsia="en-US"/>
        </w:rPr>
        <w:t>Xamarin</w:t>
      </w:r>
      <w:proofErr w:type="spellEnd"/>
      <w:r>
        <w:rPr>
          <w:lang w:eastAsia="en-US"/>
        </w:rPr>
        <w:t xml:space="preserve">. Hierdoor is het toch opvallend dat de </w:t>
      </w:r>
      <w:proofErr w:type="spellStart"/>
      <w:r w:rsidR="004709D1">
        <w:rPr>
          <w:lang w:eastAsia="en-US"/>
        </w:rPr>
        <w:t>React</w:t>
      </w:r>
      <w:proofErr w:type="spellEnd"/>
      <w:r w:rsidR="004709D1">
        <w:rPr>
          <w:lang w:eastAsia="en-US"/>
        </w:rPr>
        <w:t xml:space="preserve"> Native</w:t>
      </w:r>
      <w:r>
        <w:rPr>
          <w:lang w:eastAsia="en-US"/>
        </w:rPr>
        <w:t xml:space="preserve"> applicatie veel beter scoort op snelheid dan degene gebouwd met </w:t>
      </w:r>
      <w:proofErr w:type="spellStart"/>
      <w:r>
        <w:rPr>
          <w:lang w:eastAsia="en-US"/>
        </w:rPr>
        <w:t>Xamarin</w:t>
      </w:r>
      <w:proofErr w:type="spellEnd"/>
      <w:r>
        <w:rPr>
          <w:lang w:eastAsia="en-US"/>
        </w:rPr>
        <w:t xml:space="preserve">. </w:t>
      </w:r>
    </w:p>
    <w:p w14:paraId="3E0A9AB6" w14:textId="1C144BB2" w:rsidR="0037540B" w:rsidRPr="005776AE" w:rsidRDefault="0037540B" w:rsidP="0037540B">
      <w:pPr>
        <w:rPr>
          <w:i/>
          <w:lang w:eastAsia="en-US"/>
        </w:rPr>
      </w:pPr>
      <w:r w:rsidRPr="00F21FA5">
        <w:rPr>
          <w:highlight w:val="yellow"/>
          <w:lang w:eastAsia="en-US"/>
        </w:rPr>
        <w:t xml:space="preserve">// Dit zou kunnen verklaard worden met het feit dat </w:t>
      </w:r>
      <w:proofErr w:type="spellStart"/>
      <w:r w:rsidR="004709D1">
        <w:rPr>
          <w:highlight w:val="yellow"/>
          <w:lang w:eastAsia="en-US"/>
        </w:rPr>
        <w:t>React</w:t>
      </w:r>
      <w:proofErr w:type="spellEnd"/>
      <w:r w:rsidR="004709D1">
        <w:rPr>
          <w:highlight w:val="yellow"/>
          <w:lang w:eastAsia="en-US"/>
        </w:rPr>
        <w:t xml:space="preserve"> Native</w:t>
      </w:r>
      <w:r w:rsidRPr="00F21FA5">
        <w:rPr>
          <w:highlight w:val="yellow"/>
          <w:lang w:eastAsia="en-US"/>
        </w:rPr>
        <w:t xml:space="preserve"> de lijst maar deels inlaadt bij de opstart. Terwijl bij </w:t>
      </w:r>
      <w:proofErr w:type="spellStart"/>
      <w:r w:rsidRPr="00F21FA5">
        <w:rPr>
          <w:highlight w:val="yellow"/>
          <w:lang w:eastAsia="en-US"/>
        </w:rPr>
        <w:t>Xamarin</w:t>
      </w:r>
      <w:proofErr w:type="spellEnd"/>
      <w:r w:rsidRPr="00F21FA5">
        <w:rPr>
          <w:highlight w:val="yellow"/>
          <w:lang w:eastAsia="en-US"/>
        </w:rPr>
        <w:t xml:space="preserve"> de volledige lijst bij de start van de applicatie wordt ingeladen. Hierdoor zal het toch opvallen dat bij </w:t>
      </w:r>
      <w:proofErr w:type="spellStart"/>
      <w:r w:rsidR="004709D1">
        <w:rPr>
          <w:highlight w:val="yellow"/>
          <w:lang w:eastAsia="en-US"/>
        </w:rPr>
        <w:t>React</w:t>
      </w:r>
      <w:proofErr w:type="spellEnd"/>
      <w:r w:rsidR="004709D1">
        <w:rPr>
          <w:highlight w:val="yellow"/>
          <w:lang w:eastAsia="en-US"/>
        </w:rPr>
        <w:t xml:space="preserve"> Native</w:t>
      </w:r>
      <w:r w:rsidRPr="00F21FA5">
        <w:rPr>
          <w:highlight w:val="yellow"/>
          <w:lang w:eastAsia="en-US"/>
        </w:rPr>
        <w:t xml:space="preserve"> de applicatie in het begin moeilijker zijn lijst volledig zal kunnen laten zien als er door de lijst gescrold wordt. Dit wordt dan ook bevestigd bij het komende onderdeel </w:t>
      </w:r>
      <w:r w:rsidRPr="00F21FA5">
        <w:rPr>
          <w:i/>
          <w:highlight w:val="yellow"/>
          <w:lang w:eastAsia="en-US"/>
        </w:rPr>
        <w:t xml:space="preserve">user </w:t>
      </w:r>
      <w:proofErr w:type="spellStart"/>
      <w:r w:rsidRPr="00F21FA5">
        <w:rPr>
          <w:i/>
          <w:highlight w:val="yellow"/>
          <w:lang w:eastAsia="en-US"/>
        </w:rPr>
        <w:t>experience</w:t>
      </w:r>
      <w:proofErr w:type="spellEnd"/>
      <w:r w:rsidRPr="00F21FA5">
        <w:rPr>
          <w:i/>
          <w:highlight w:val="yellow"/>
          <w:lang w:eastAsia="en-US"/>
        </w:rPr>
        <w:t>.</w:t>
      </w:r>
    </w:p>
    <w:p w14:paraId="56FD501A" w14:textId="77777777" w:rsidR="0037540B" w:rsidRPr="0037540B" w:rsidRDefault="0037540B" w:rsidP="0037540B">
      <w:pPr>
        <w:rPr>
          <w:lang w:eastAsia="en-US"/>
        </w:rPr>
      </w:pPr>
    </w:p>
    <w:p w14:paraId="57F96914" w14:textId="1297AB9A" w:rsidR="0018756B" w:rsidRPr="00F21FA5" w:rsidRDefault="0018756B" w:rsidP="0018756B">
      <w:pPr>
        <w:pStyle w:val="Kop2"/>
        <w:rPr>
          <w:highlight w:val="yellow"/>
        </w:rPr>
      </w:pPr>
      <w:bookmarkStart w:id="88" w:name="_Toc514325000"/>
      <w:r w:rsidRPr="00F21FA5">
        <w:rPr>
          <w:highlight w:val="yellow"/>
        </w:rPr>
        <w:t>Geheugen</w:t>
      </w:r>
      <w:bookmarkEnd w:id="88"/>
    </w:p>
    <w:p w14:paraId="5F9EFB40" w14:textId="6EA9D87F" w:rsidR="004508C3" w:rsidRPr="00F21FA5" w:rsidRDefault="004508C3" w:rsidP="004508C3">
      <w:pPr>
        <w:rPr>
          <w:highlight w:val="yellow"/>
          <w:lang w:eastAsia="en-US"/>
        </w:rPr>
      </w:pPr>
      <w:r w:rsidRPr="00F21FA5">
        <w:rPr>
          <w:highlight w:val="yellow"/>
        </w:rPr>
        <w:t xml:space="preserve">Het </w:t>
      </w:r>
      <w:r w:rsidR="00725C3A" w:rsidRPr="00F21FA5">
        <w:rPr>
          <w:highlight w:val="yellow"/>
        </w:rPr>
        <w:t xml:space="preserve">minimaliseren van </w:t>
      </w:r>
      <w:r w:rsidR="00FD3F97" w:rsidRPr="00F21FA5">
        <w:rPr>
          <w:highlight w:val="yellow"/>
        </w:rPr>
        <w:t>alle soorten</w:t>
      </w:r>
      <w:r w:rsidR="00725C3A" w:rsidRPr="00F21FA5">
        <w:rPr>
          <w:highlight w:val="yellow"/>
        </w:rPr>
        <w:t xml:space="preserve"> </w:t>
      </w:r>
      <w:r w:rsidRPr="00F21FA5">
        <w:rPr>
          <w:highlight w:val="yellow"/>
        </w:rPr>
        <w:t>geheugen</w:t>
      </w:r>
      <w:r w:rsidR="00FD3F97" w:rsidRPr="00F21FA5">
        <w:rPr>
          <w:highlight w:val="yellow"/>
        </w:rPr>
        <w:t>s</w:t>
      </w:r>
      <w:r w:rsidRPr="00F21FA5">
        <w:rPr>
          <w:highlight w:val="yellow"/>
        </w:rPr>
        <w:t xml:space="preserve"> dat een applicatie inneemt is belangrijk zowel om het </w:t>
      </w:r>
      <w:r w:rsidR="00725C3A" w:rsidRPr="00F21FA5">
        <w:rPr>
          <w:highlight w:val="yellow"/>
        </w:rPr>
        <w:t>interne opslagruimte</w:t>
      </w:r>
      <w:r w:rsidRPr="00F21FA5">
        <w:rPr>
          <w:highlight w:val="yellow"/>
        </w:rPr>
        <w:t xml:space="preserve"> van de </w:t>
      </w:r>
      <w:r w:rsidR="00725C3A" w:rsidRPr="00F21FA5">
        <w:rPr>
          <w:highlight w:val="yellow"/>
        </w:rPr>
        <w:t xml:space="preserve">gebruiker te besparen als het RAM-geheugen niet te verzadigen. </w:t>
      </w:r>
      <w:r w:rsidR="00725C3A" w:rsidRPr="00F21FA5">
        <w:rPr>
          <w:highlight w:val="yellow"/>
        </w:rPr>
        <w:br/>
      </w:r>
      <w:r w:rsidR="00725C3A" w:rsidRPr="00F21FA5">
        <w:rPr>
          <w:highlight w:val="yellow"/>
          <w:lang w:eastAsia="en-US"/>
        </w:rPr>
        <w:t xml:space="preserve">Om het geheugenverbruik van de applicaties te vergelijken, moet er eerst duidelijkheid geschept worden over het feit dat de apps niet hetzelfde zijn. De native applicatie heeft meer inhoud, bijvoorbeeld: meerdere pagina’s, meer </w:t>
      </w:r>
      <w:r w:rsidR="00F21FA5" w:rsidRPr="00F21FA5">
        <w:rPr>
          <w:highlight w:val="yellow"/>
          <w:lang w:eastAsia="en-US"/>
        </w:rPr>
        <w:t>achtergrondprocessen, een</w:t>
      </w:r>
      <w:r w:rsidR="00725C3A" w:rsidRPr="00F21FA5">
        <w:rPr>
          <w:highlight w:val="yellow"/>
          <w:lang w:eastAsia="en-US"/>
        </w:rPr>
        <w:t xml:space="preserve"> </w:t>
      </w:r>
      <w:r w:rsidR="00EF5E74" w:rsidRPr="00F21FA5">
        <w:rPr>
          <w:highlight w:val="yellow"/>
          <w:lang w:eastAsia="en-US"/>
        </w:rPr>
        <w:t>authenticatiescherm,</w:t>
      </w:r>
      <w:r w:rsidR="00EF5E74">
        <w:rPr>
          <w:highlight w:val="yellow"/>
          <w:lang w:eastAsia="en-US"/>
        </w:rPr>
        <w:t xml:space="preserve"> enz.</w:t>
      </w:r>
      <w:r w:rsidR="00725C3A" w:rsidRPr="00F21FA5">
        <w:rPr>
          <w:highlight w:val="yellow"/>
          <w:lang w:eastAsia="en-US"/>
        </w:rPr>
        <w:t xml:space="preserve"> dan de </w:t>
      </w:r>
      <w:r w:rsidR="00584710" w:rsidRPr="00F21FA5">
        <w:rPr>
          <w:highlight w:val="yellow"/>
          <w:lang w:eastAsia="en-US"/>
        </w:rPr>
        <w:t xml:space="preserve">cross-platform gebouwde apps. De </w:t>
      </w:r>
      <w:proofErr w:type="spellStart"/>
      <w:r w:rsidR="00584710" w:rsidRPr="00F21FA5">
        <w:rPr>
          <w:highlight w:val="yellow"/>
          <w:lang w:eastAsia="en-US"/>
        </w:rPr>
        <w:t>React</w:t>
      </w:r>
      <w:proofErr w:type="spellEnd"/>
      <w:r w:rsidR="00584710" w:rsidRPr="00F21FA5">
        <w:rPr>
          <w:highlight w:val="yellow"/>
          <w:lang w:eastAsia="en-US"/>
        </w:rPr>
        <w:t xml:space="preserve"> Native en </w:t>
      </w:r>
      <w:proofErr w:type="spellStart"/>
      <w:r w:rsidR="00584710" w:rsidRPr="00F21FA5">
        <w:rPr>
          <w:highlight w:val="yellow"/>
          <w:lang w:eastAsia="en-US"/>
        </w:rPr>
        <w:t>Xamarin</w:t>
      </w:r>
      <w:proofErr w:type="spellEnd"/>
      <w:r w:rsidR="00584710" w:rsidRPr="00F21FA5">
        <w:rPr>
          <w:highlight w:val="yellow"/>
          <w:lang w:eastAsia="en-US"/>
        </w:rPr>
        <w:t xml:space="preserve"> resultaten zijn ongeveer dezelfde als dit bekeken wordt vanuit een geheugen standpunt. Zij verschillen enkel in hoe het zijn data haalt. </w:t>
      </w:r>
      <w:proofErr w:type="spellStart"/>
      <w:r w:rsidR="004709D1">
        <w:rPr>
          <w:highlight w:val="yellow"/>
          <w:lang w:eastAsia="en-US"/>
        </w:rPr>
        <w:t>React</w:t>
      </w:r>
      <w:proofErr w:type="spellEnd"/>
      <w:r w:rsidR="004709D1">
        <w:rPr>
          <w:highlight w:val="yellow"/>
          <w:lang w:eastAsia="en-US"/>
        </w:rPr>
        <w:t xml:space="preserve"> Native</w:t>
      </w:r>
      <w:r w:rsidR="00584710" w:rsidRPr="00F21FA5">
        <w:rPr>
          <w:highlight w:val="yellow"/>
          <w:lang w:eastAsia="en-US"/>
        </w:rPr>
        <w:t xml:space="preserve"> haalt dit uit een JSON die online staat terwijl </w:t>
      </w:r>
      <w:proofErr w:type="spellStart"/>
      <w:r w:rsidR="00584710" w:rsidRPr="00F21FA5">
        <w:rPr>
          <w:highlight w:val="yellow"/>
          <w:lang w:eastAsia="en-US"/>
        </w:rPr>
        <w:t>Xamarin</w:t>
      </w:r>
      <w:proofErr w:type="spellEnd"/>
      <w:r w:rsidR="00584710" w:rsidRPr="00F21FA5">
        <w:rPr>
          <w:highlight w:val="yellow"/>
          <w:lang w:eastAsia="en-US"/>
        </w:rPr>
        <w:t xml:space="preserve"> dit statisch doet. Goed om te weten hierbij is dat de </w:t>
      </w:r>
      <w:proofErr w:type="spellStart"/>
      <w:r w:rsidR="00584710" w:rsidRPr="00F21FA5">
        <w:rPr>
          <w:highlight w:val="yellow"/>
          <w:lang w:eastAsia="en-US"/>
        </w:rPr>
        <w:t>libraries</w:t>
      </w:r>
      <w:proofErr w:type="spellEnd"/>
      <w:r w:rsidR="00584710" w:rsidRPr="00F21FA5">
        <w:rPr>
          <w:highlight w:val="yellow"/>
          <w:lang w:eastAsia="en-US"/>
        </w:rPr>
        <w:t xml:space="preserve"> die de </w:t>
      </w:r>
      <w:proofErr w:type="spellStart"/>
      <w:r w:rsidR="00584710" w:rsidRPr="00F21FA5">
        <w:rPr>
          <w:highlight w:val="yellow"/>
          <w:lang w:eastAsia="en-US"/>
        </w:rPr>
        <w:t>Xamarin</w:t>
      </w:r>
      <w:proofErr w:type="spellEnd"/>
      <w:r w:rsidR="00584710" w:rsidRPr="00F21FA5">
        <w:rPr>
          <w:highlight w:val="yellow"/>
          <w:lang w:eastAsia="en-US"/>
        </w:rPr>
        <w:t xml:space="preserve"> applicatie nodig heeft om een JSON te kunnen uitlezen bij de APK zit hiervan. Dit betekent dat de grootte van </w:t>
      </w:r>
      <w:proofErr w:type="spellStart"/>
      <w:r w:rsidR="00584710" w:rsidRPr="00F21FA5">
        <w:rPr>
          <w:highlight w:val="yellow"/>
          <w:lang w:eastAsia="en-US"/>
        </w:rPr>
        <w:t>Xamarin</w:t>
      </w:r>
      <w:proofErr w:type="spellEnd"/>
      <w:r w:rsidR="00584710" w:rsidRPr="00F21FA5">
        <w:rPr>
          <w:highlight w:val="yellow"/>
          <w:lang w:eastAsia="en-US"/>
        </w:rPr>
        <w:t xml:space="preserve"> wel degelijk kan vergeleken worden met die van </w:t>
      </w:r>
      <w:proofErr w:type="spellStart"/>
      <w:r w:rsidR="00584710" w:rsidRPr="00F21FA5">
        <w:rPr>
          <w:highlight w:val="yellow"/>
          <w:lang w:eastAsia="en-US"/>
        </w:rPr>
        <w:t>React</w:t>
      </w:r>
      <w:proofErr w:type="spellEnd"/>
      <w:r w:rsidR="00584710" w:rsidRPr="00F21FA5">
        <w:rPr>
          <w:highlight w:val="yellow"/>
          <w:lang w:eastAsia="en-US"/>
        </w:rPr>
        <w:t xml:space="preserve"> Native</w:t>
      </w:r>
      <w:r w:rsidR="00324D36" w:rsidRPr="00F21FA5">
        <w:rPr>
          <w:highlight w:val="yellow"/>
          <w:lang w:eastAsia="en-US"/>
        </w:rPr>
        <w:t>. De grootte van de native versie is wel weinig representatief tegenover de andere, maar ook hier kunnen toch nog conclusies uit getrokken worden.</w:t>
      </w:r>
    </w:p>
    <w:p w14:paraId="3DD963A0" w14:textId="12798D61" w:rsidR="009D2B6D" w:rsidRPr="00F21FA5" w:rsidRDefault="009D2B6D" w:rsidP="009D2B6D">
      <w:pPr>
        <w:pStyle w:val="Kop3"/>
        <w:rPr>
          <w:highlight w:val="yellow"/>
        </w:rPr>
      </w:pPr>
      <w:bookmarkStart w:id="89" w:name="_Toc514325001"/>
      <w:r w:rsidRPr="00F21FA5">
        <w:rPr>
          <w:highlight w:val="yellow"/>
        </w:rPr>
        <w:t>Vergelijking</w:t>
      </w:r>
      <w:bookmarkEnd w:id="89"/>
    </w:p>
    <w:p w14:paraId="46B8566D" w14:textId="3D5C0313" w:rsidR="004508C3" w:rsidRPr="00F21FA5" w:rsidRDefault="00D527AB" w:rsidP="004508C3">
      <w:pPr>
        <w:pStyle w:val="Bijschrift"/>
        <w:rPr>
          <w:highlight w:val="yellow"/>
        </w:rPr>
      </w:pPr>
      <w:r w:rsidRPr="00F21FA5">
        <w:rPr>
          <w:highlight w:val="yellow"/>
        </w:rPr>
        <w:t>Android</w:t>
      </w:r>
    </w:p>
    <w:p w14:paraId="0DEECE8A" w14:textId="0C5812FC" w:rsidR="00FD3F97" w:rsidRPr="00F21FA5" w:rsidRDefault="00005CDE" w:rsidP="00FD3F97">
      <w:pPr>
        <w:rPr>
          <w:highlight w:val="yellow"/>
          <w:lang w:eastAsia="en-US"/>
        </w:rPr>
      </w:pPr>
      <w:r w:rsidRPr="00F21FA5">
        <w:rPr>
          <w:highlight w:val="yellow"/>
          <w:lang w:eastAsia="en-US"/>
        </w:rPr>
        <w:t>Op de</w:t>
      </w:r>
      <w:r w:rsidR="006C50A8" w:rsidRPr="00F21FA5">
        <w:rPr>
          <w:highlight w:val="yellow"/>
          <w:lang w:eastAsia="en-US"/>
        </w:rPr>
        <w:t xml:space="preserve"> Motorola Moto C </w:t>
      </w:r>
      <w:r w:rsidRPr="00F21FA5">
        <w:rPr>
          <w:highlight w:val="yellow"/>
          <w:lang w:eastAsia="en-US"/>
        </w:rPr>
        <w:t xml:space="preserve">wordt de interne opslag en het </w:t>
      </w:r>
      <w:proofErr w:type="spellStart"/>
      <w:r w:rsidRPr="00F21FA5">
        <w:rPr>
          <w:highlight w:val="yellow"/>
          <w:lang w:eastAsia="en-US"/>
        </w:rPr>
        <w:t>cache-geheugen</w:t>
      </w:r>
      <w:proofErr w:type="spellEnd"/>
      <w:r w:rsidRPr="00F21FA5">
        <w:rPr>
          <w:highlight w:val="yellow"/>
          <w:lang w:eastAsia="en-US"/>
        </w:rPr>
        <w:t xml:space="preserve"> rechtstreeks uitgelezen. Voor het RAM-geheugen wordt een maximale waarde gebruikt</w:t>
      </w:r>
      <w:r w:rsidR="00BE330D" w:rsidRPr="00F21FA5">
        <w:rPr>
          <w:highlight w:val="yellow"/>
          <w:lang w:eastAsia="en-US"/>
        </w:rPr>
        <w:t xml:space="preserve">, die de GSM zelf registreert, nadat de applicatie uitgebreid gebruikt is. Dit wordt zo gedaan aangezien </w:t>
      </w:r>
      <w:r w:rsidR="004B67AB" w:rsidRPr="00F21FA5">
        <w:rPr>
          <w:highlight w:val="yellow"/>
          <w:lang w:eastAsia="en-US"/>
        </w:rPr>
        <w:t xml:space="preserve">in </w:t>
      </w:r>
      <w:r w:rsidR="00BE330D" w:rsidRPr="00F21FA5">
        <w:rPr>
          <w:highlight w:val="yellow"/>
          <w:lang w:eastAsia="en-US"/>
        </w:rPr>
        <w:t xml:space="preserve">het werkgeheugen een </w:t>
      </w:r>
      <w:r w:rsidR="004B67AB" w:rsidRPr="00F21FA5">
        <w:rPr>
          <w:highlight w:val="yellow"/>
          <w:lang w:eastAsia="en-US"/>
        </w:rPr>
        <w:t>fluctuerend</w:t>
      </w:r>
      <w:r w:rsidR="00BE330D" w:rsidRPr="00F21FA5">
        <w:rPr>
          <w:highlight w:val="yellow"/>
          <w:lang w:eastAsia="en-US"/>
        </w:rPr>
        <w:t xml:space="preserve"> </w:t>
      </w:r>
      <w:r w:rsidR="004B67AB" w:rsidRPr="00F21FA5">
        <w:rPr>
          <w:highlight w:val="yellow"/>
          <w:lang w:eastAsia="en-US"/>
        </w:rPr>
        <w:t>aantal bytes wordt gebruikt.</w:t>
      </w:r>
    </w:p>
    <w:tbl>
      <w:tblPr>
        <w:tblStyle w:val="Tabelraster"/>
        <w:tblW w:w="0" w:type="auto"/>
        <w:tblLook w:val="04A0" w:firstRow="1" w:lastRow="0" w:firstColumn="1" w:lastColumn="0" w:noHBand="0" w:noVBand="1"/>
      </w:tblPr>
      <w:tblGrid>
        <w:gridCol w:w="2323"/>
        <w:gridCol w:w="2248"/>
        <w:gridCol w:w="2244"/>
        <w:gridCol w:w="2247"/>
      </w:tblGrid>
      <w:tr w:rsidR="00005CDE" w:rsidRPr="00F21FA5" w14:paraId="18C5C568" w14:textId="77777777" w:rsidTr="00005CDE">
        <w:tc>
          <w:tcPr>
            <w:tcW w:w="2265" w:type="dxa"/>
          </w:tcPr>
          <w:p w14:paraId="09005557" w14:textId="77777777" w:rsidR="00005CDE" w:rsidRPr="00F21FA5" w:rsidRDefault="00005CDE" w:rsidP="00FD3F97">
            <w:pPr>
              <w:rPr>
                <w:highlight w:val="yellow"/>
                <w:lang w:eastAsia="en-US"/>
              </w:rPr>
            </w:pPr>
          </w:p>
        </w:tc>
        <w:tc>
          <w:tcPr>
            <w:tcW w:w="2265" w:type="dxa"/>
          </w:tcPr>
          <w:p w14:paraId="6CD69670" w14:textId="73056E42" w:rsidR="00005CDE" w:rsidRPr="00F21FA5" w:rsidRDefault="00005CDE" w:rsidP="00FD3F97">
            <w:pPr>
              <w:rPr>
                <w:highlight w:val="yellow"/>
                <w:lang w:eastAsia="en-US"/>
              </w:rPr>
            </w:pPr>
            <w:r w:rsidRPr="00F21FA5">
              <w:rPr>
                <w:highlight w:val="yellow"/>
                <w:lang w:eastAsia="en-US"/>
              </w:rPr>
              <w:t>Native</w:t>
            </w:r>
            <w:r w:rsidR="006875AC" w:rsidRPr="00F21FA5">
              <w:rPr>
                <w:highlight w:val="yellow"/>
                <w:lang w:eastAsia="en-US"/>
              </w:rPr>
              <w:t xml:space="preserve"> (Android)</w:t>
            </w:r>
          </w:p>
        </w:tc>
        <w:tc>
          <w:tcPr>
            <w:tcW w:w="2266" w:type="dxa"/>
          </w:tcPr>
          <w:p w14:paraId="7F562A7D" w14:textId="1925DACD" w:rsidR="00005CDE" w:rsidRPr="00F21FA5" w:rsidRDefault="00005CDE" w:rsidP="00FD3F97">
            <w:pPr>
              <w:rPr>
                <w:highlight w:val="yellow"/>
                <w:lang w:eastAsia="en-US"/>
              </w:rPr>
            </w:pPr>
            <w:proofErr w:type="spellStart"/>
            <w:r w:rsidRPr="00F21FA5">
              <w:rPr>
                <w:highlight w:val="yellow"/>
                <w:lang w:eastAsia="en-US"/>
              </w:rPr>
              <w:t>React</w:t>
            </w:r>
            <w:proofErr w:type="spellEnd"/>
            <w:r w:rsidRPr="00F21FA5">
              <w:rPr>
                <w:highlight w:val="yellow"/>
                <w:lang w:eastAsia="en-US"/>
              </w:rPr>
              <w:t xml:space="preserve"> Native</w:t>
            </w:r>
          </w:p>
        </w:tc>
        <w:tc>
          <w:tcPr>
            <w:tcW w:w="2266" w:type="dxa"/>
          </w:tcPr>
          <w:p w14:paraId="27A8FB84" w14:textId="1342051B" w:rsidR="00005CDE" w:rsidRPr="00F21FA5" w:rsidRDefault="00005CDE" w:rsidP="00FD3F97">
            <w:pPr>
              <w:rPr>
                <w:highlight w:val="yellow"/>
                <w:lang w:eastAsia="en-US"/>
              </w:rPr>
            </w:pPr>
            <w:proofErr w:type="spellStart"/>
            <w:r w:rsidRPr="00F21FA5">
              <w:rPr>
                <w:highlight w:val="yellow"/>
                <w:lang w:eastAsia="en-US"/>
              </w:rPr>
              <w:t>Xamarin</w:t>
            </w:r>
            <w:proofErr w:type="spellEnd"/>
          </w:p>
        </w:tc>
      </w:tr>
      <w:tr w:rsidR="00005CDE" w:rsidRPr="00F21FA5" w14:paraId="785C050D" w14:textId="77777777" w:rsidTr="00005CDE">
        <w:tc>
          <w:tcPr>
            <w:tcW w:w="2265" w:type="dxa"/>
          </w:tcPr>
          <w:p w14:paraId="7632E113" w14:textId="3648CDAB" w:rsidR="00005CDE" w:rsidRPr="00F21FA5" w:rsidRDefault="00005CDE" w:rsidP="00FD3F97">
            <w:pPr>
              <w:rPr>
                <w:highlight w:val="yellow"/>
                <w:lang w:eastAsia="en-US"/>
              </w:rPr>
            </w:pPr>
            <w:r w:rsidRPr="00F21FA5">
              <w:rPr>
                <w:highlight w:val="yellow"/>
                <w:lang w:eastAsia="en-US"/>
              </w:rPr>
              <w:t>Interne opslagruimte</w:t>
            </w:r>
            <m:oMath>
              <m:r>
                <w:rPr>
                  <w:rFonts w:ascii="Cambria Math" w:hAnsi="Cambria Math"/>
                  <w:highlight w:val="yellow"/>
                  <w:lang w:eastAsia="en-US"/>
                </w:rPr>
                <m:t>[MB]</m:t>
              </m:r>
            </m:oMath>
          </w:p>
        </w:tc>
        <w:tc>
          <w:tcPr>
            <w:tcW w:w="2265" w:type="dxa"/>
          </w:tcPr>
          <w:p w14:paraId="18F17BE2" w14:textId="11E9FE03" w:rsidR="00005CDE" w:rsidRPr="00F21FA5" w:rsidRDefault="00005CDE" w:rsidP="00FD3F97">
            <w:pPr>
              <w:rPr>
                <w:highlight w:val="yellow"/>
                <w:lang w:eastAsia="en-US"/>
              </w:rPr>
            </w:pPr>
            <m:oMathPara>
              <m:oMath>
                <m:r>
                  <w:rPr>
                    <w:rFonts w:ascii="Cambria Math" w:hAnsi="Cambria Math"/>
                    <w:highlight w:val="yellow"/>
                    <w:lang w:eastAsia="en-US"/>
                  </w:rPr>
                  <m:t xml:space="preserve">49,45 </m:t>
                </m:r>
              </m:oMath>
            </m:oMathPara>
          </w:p>
        </w:tc>
        <w:tc>
          <w:tcPr>
            <w:tcW w:w="2266" w:type="dxa"/>
          </w:tcPr>
          <w:p w14:paraId="032A48D3" w14:textId="2340D00C" w:rsidR="00005CDE" w:rsidRPr="00F21FA5" w:rsidRDefault="00841F5F" w:rsidP="00FD3F97">
            <w:pPr>
              <w:rPr>
                <w:highlight w:val="yellow"/>
                <w:lang w:eastAsia="en-US"/>
              </w:rPr>
            </w:pPr>
            <m:oMathPara>
              <m:oMath>
                <m:r>
                  <w:rPr>
                    <w:rFonts w:ascii="Cambria Math" w:hAnsi="Cambria Math"/>
                    <w:highlight w:val="yellow"/>
                    <w:lang w:eastAsia="en-US"/>
                  </w:rPr>
                  <m:t xml:space="preserve">17,86 </m:t>
                </m:r>
              </m:oMath>
            </m:oMathPara>
          </w:p>
        </w:tc>
        <w:tc>
          <w:tcPr>
            <w:tcW w:w="2266" w:type="dxa"/>
          </w:tcPr>
          <w:p w14:paraId="08387137" w14:textId="494D2018" w:rsidR="00005CDE" w:rsidRPr="00F21FA5" w:rsidRDefault="00841F5F" w:rsidP="00FD3F97">
            <w:pPr>
              <w:rPr>
                <w:highlight w:val="yellow"/>
                <w:lang w:eastAsia="en-US"/>
              </w:rPr>
            </w:pPr>
            <m:oMathPara>
              <m:oMath>
                <m:r>
                  <w:rPr>
                    <w:rFonts w:ascii="Cambria Math" w:hAnsi="Cambria Math"/>
                    <w:highlight w:val="yellow"/>
                    <w:lang w:eastAsia="en-US"/>
                  </w:rPr>
                  <m:t xml:space="preserve">26,84 </m:t>
                </m:r>
              </m:oMath>
            </m:oMathPara>
          </w:p>
        </w:tc>
      </w:tr>
      <w:tr w:rsidR="00005CDE" w:rsidRPr="00F21FA5" w14:paraId="7775BA76" w14:textId="77777777" w:rsidTr="00005CDE">
        <w:tc>
          <w:tcPr>
            <w:tcW w:w="2265" w:type="dxa"/>
          </w:tcPr>
          <w:p w14:paraId="7D3AABC9" w14:textId="00F40232" w:rsidR="00005CDE" w:rsidRPr="00F21FA5" w:rsidRDefault="00005CDE" w:rsidP="00FD3F97">
            <w:pPr>
              <w:rPr>
                <w:highlight w:val="yellow"/>
                <w:lang w:eastAsia="en-US"/>
              </w:rPr>
            </w:pPr>
            <w:r w:rsidRPr="00F21FA5">
              <w:rPr>
                <w:highlight w:val="yellow"/>
                <w:lang w:eastAsia="en-US"/>
              </w:rPr>
              <w:t>RAM-geheugen</w:t>
            </w:r>
            <m:oMath>
              <m:r>
                <w:rPr>
                  <w:rFonts w:ascii="Cambria Math" w:hAnsi="Cambria Math"/>
                  <w:highlight w:val="yellow"/>
                  <w:lang w:eastAsia="en-US"/>
                </w:rPr>
                <m:t>[MB]</m:t>
              </m:r>
            </m:oMath>
          </w:p>
        </w:tc>
        <w:tc>
          <w:tcPr>
            <w:tcW w:w="2265" w:type="dxa"/>
          </w:tcPr>
          <w:p w14:paraId="4EDD3A7A" w14:textId="40C733D6" w:rsidR="00005CDE" w:rsidRPr="00F21FA5" w:rsidRDefault="00371262" w:rsidP="00371262">
            <w:pPr>
              <w:jc w:val="center"/>
              <w:rPr>
                <w:highlight w:val="yellow"/>
                <w:lang w:eastAsia="en-US"/>
              </w:rPr>
            </w:pPr>
            <w:r>
              <w:rPr>
                <w:highlight w:val="yellow"/>
                <w:lang w:eastAsia="en-US"/>
              </w:rPr>
              <w:t>105</w:t>
            </w:r>
          </w:p>
        </w:tc>
        <w:tc>
          <w:tcPr>
            <w:tcW w:w="2266" w:type="dxa"/>
          </w:tcPr>
          <w:p w14:paraId="181928EC" w14:textId="5FE111DC" w:rsidR="00005CDE" w:rsidRPr="00F21FA5" w:rsidRDefault="00841F5F" w:rsidP="00FD3F97">
            <w:pPr>
              <w:rPr>
                <w:highlight w:val="yellow"/>
                <w:lang w:eastAsia="en-US"/>
              </w:rPr>
            </w:pPr>
            <m:oMathPara>
              <m:oMath>
                <m:r>
                  <w:rPr>
                    <w:rFonts w:ascii="Cambria Math" w:hAnsi="Cambria Math"/>
                    <w:highlight w:val="yellow"/>
                    <w:lang w:eastAsia="en-US"/>
                  </w:rPr>
                  <m:t xml:space="preserve">252 </m:t>
                </m:r>
              </m:oMath>
            </m:oMathPara>
          </w:p>
        </w:tc>
        <w:tc>
          <w:tcPr>
            <w:tcW w:w="2266" w:type="dxa"/>
          </w:tcPr>
          <w:p w14:paraId="1843ADF8" w14:textId="33DB0FB2" w:rsidR="00005CDE" w:rsidRPr="00F21FA5" w:rsidRDefault="00841F5F" w:rsidP="00FD3F97">
            <w:pPr>
              <w:rPr>
                <w:highlight w:val="yellow"/>
                <w:lang w:eastAsia="en-US"/>
              </w:rPr>
            </w:pPr>
            <m:oMathPara>
              <m:oMath>
                <m:r>
                  <w:rPr>
                    <w:rFonts w:ascii="Cambria Math" w:hAnsi="Cambria Math"/>
                    <w:highlight w:val="yellow"/>
                    <w:lang w:eastAsia="en-US"/>
                  </w:rPr>
                  <m:t xml:space="preserve">169 </m:t>
                </m:r>
              </m:oMath>
            </m:oMathPara>
          </w:p>
        </w:tc>
      </w:tr>
      <w:tr w:rsidR="00005CDE" w:rsidRPr="00F21FA5" w14:paraId="3A49E1FD" w14:textId="77777777" w:rsidTr="00005CDE">
        <w:tc>
          <w:tcPr>
            <w:tcW w:w="2265" w:type="dxa"/>
          </w:tcPr>
          <w:p w14:paraId="7A7F49FC" w14:textId="5D69367C" w:rsidR="00005CDE" w:rsidRPr="00F21FA5" w:rsidRDefault="00005CDE" w:rsidP="00FD3F97">
            <w:pPr>
              <w:rPr>
                <w:highlight w:val="yellow"/>
                <w:lang w:eastAsia="en-US"/>
              </w:rPr>
            </w:pPr>
            <w:r w:rsidRPr="00F21FA5">
              <w:rPr>
                <w:highlight w:val="yellow"/>
                <w:lang w:eastAsia="en-US"/>
              </w:rPr>
              <w:t>Cachegeheugen</w:t>
            </w:r>
            <m:oMath>
              <m:r>
                <w:rPr>
                  <w:rFonts w:ascii="Cambria Math" w:hAnsi="Cambria Math"/>
                  <w:highlight w:val="yellow"/>
                  <w:lang w:eastAsia="en-US"/>
                </w:rPr>
                <m:t>[MB]</m:t>
              </m:r>
            </m:oMath>
          </w:p>
        </w:tc>
        <w:tc>
          <w:tcPr>
            <w:tcW w:w="2265" w:type="dxa"/>
          </w:tcPr>
          <w:p w14:paraId="004631FA" w14:textId="69728429" w:rsidR="00005CDE" w:rsidRPr="00F21FA5" w:rsidRDefault="00A3037B" w:rsidP="00FD3F97">
            <w:pPr>
              <w:rPr>
                <w:highlight w:val="yellow"/>
                <w:lang w:eastAsia="en-US"/>
              </w:rPr>
            </w:pPr>
            <m:oMathPara>
              <m:oMath>
                <m:r>
                  <w:rPr>
                    <w:rFonts w:ascii="Cambria Math" w:hAnsi="Cambria Math"/>
                    <w:highlight w:val="yellow"/>
                    <w:lang w:eastAsia="en-US"/>
                  </w:rPr>
                  <m:t>0,492</m:t>
                </m:r>
              </m:oMath>
            </m:oMathPara>
          </w:p>
        </w:tc>
        <w:tc>
          <w:tcPr>
            <w:tcW w:w="2266" w:type="dxa"/>
          </w:tcPr>
          <w:p w14:paraId="1FF7E6D0" w14:textId="1DE816B9" w:rsidR="00005CDE" w:rsidRPr="00F21FA5" w:rsidRDefault="00841F5F" w:rsidP="00FD3F97">
            <w:pPr>
              <w:rPr>
                <w:highlight w:val="yellow"/>
                <w:lang w:eastAsia="en-US"/>
              </w:rPr>
            </w:pPr>
            <w:bookmarkStart w:id="90" w:name="_GoBack"/>
            <w:bookmarkEnd w:id="90"/>
            <m:oMathPara>
              <m:oMath>
                <m:r>
                  <w:rPr>
                    <w:rFonts w:ascii="Cambria Math" w:hAnsi="Cambria Math"/>
                    <w:highlight w:val="yellow"/>
                    <w:lang w:eastAsia="en-US"/>
                  </w:rPr>
                  <m:t xml:space="preserve">3,2 </m:t>
                </m:r>
              </m:oMath>
            </m:oMathPara>
          </w:p>
        </w:tc>
        <w:tc>
          <w:tcPr>
            <w:tcW w:w="2266" w:type="dxa"/>
          </w:tcPr>
          <w:p w14:paraId="045E8CBD" w14:textId="45E8D940" w:rsidR="00005CDE" w:rsidRPr="00F21FA5" w:rsidRDefault="00005CDE" w:rsidP="00FD3F97">
            <w:pPr>
              <w:rPr>
                <w:highlight w:val="yellow"/>
                <w:lang w:eastAsia="en-US"/>
              </w:rPr>
            </w:pPr>
            <m:oMathPara>
              <m:oMath>
                <m:r>
                  <w:rPr>
                    <w:rFonts w:ascii="Cambria Math" w:hAnsi="Cambria Math"/>
                    <w:highlight w:val="yellow"/>
                    <w:lang w:eastAsia="en-US"/>
                  </w:rPr>
                  <m:t xml:space="preserve"> 0,02 </m:t>
                </m:r>
              </m:oMath>
            </m:oMathPara>
          </w:p>
        </w:tc>
      </w:tr>
    </w:tbl>
    <w:p w14:paraId="39D81BCA" w14:textId="32AEF4D1" w:rsidR="00D527AB" w:rsidRPr="00F21FA5" w:rsidRDefault="00D527AB" w:rsidP="00D527AB">
      <w:pPr>
        <w:rPr>
          <w:highlight w:val="yellow"/>
          <w:lang w:eastAsia="en-US"/>
        </w:rPr>
      </w:pPr>
    </w:p>
    <w:p w14:paraId="7CF2C6FF" w14:textId="1BAD5403" w:rsidR="00D527AB" w:rsidRPr="00F21FA5" w:rsidRDefault="00D527AB" w:rsidP="00D527AB">
      <w:pPr>
        <w:pStyle w:val="Bijschrift"/>
        <w:rPr>
          <w:highlight w:val="yellow"/>
        </w:rPr>
      </w:pPr>
      <w:r w:rsidRPr="00F21FA5">
        <w:rPr>
          <w:highlight w:val="yellow"/>
        </w:rPr>
        <w:t>iOS</w:t>
      </w:r>
    </w:p>
    <w:p w14:paraId="637CAA7D" w14:textId="7D39ED06" w:rsidR="00604988" w:rsidRPr="00F21FA5" w:rsidRDefault="00604988" w:rsidP="00604988">
      <w:pPr>
        <w:rPr>
          <w:highlight w:val="yellow"/>
          <w:lang w:eastAsia="en-US"/>
        </w:rPr>
      </w:pPr>
      <w:r w:rsidRPr="00F21FA5">
        <w:rPr>
          <w:highlight w:val="yellow"/>
          <w:lang w:eastAsia="en-US"/>
        </w:rPr>
        <w:t xml:space="preserve">Op de iPhone </w:t>
      </w:r>
    </w:p>
    <w:tbl>
      <w:tblPr>
        <w:tblStyle w:val="Tabelraster"/>
        <w:tblW w:w="0" w:type="auto"/>
        <w:tblLook w:val="04A0" w:firstRow="1" w:lastRow="0" w:firstColumn="1" w:lastColumn="0" w:noHBand="0" w:noVBand="1"/>
      </w:tblPr>
      <w:tblGrid>
        <w:gridCol w:w="2323"/>
        <w:gridCol w:w="2244"/>
        <w:gridCol w:w="2246"/>
        <w:gridCol w:w="2249"/>
      </w:tblGrid>
      <w:tr w:rsidR="006875AC" w:rsidRPr="00F21FA5" w14:paraId="2CABF341" w14:textId="77777777" w:rsidTr="00604988">
        <w:tc>
          <w:tcPr>
            <w:tcW w:w="2265" w:type="dxa"/>
          </w:tcPr>
          <w:p w14:paraId="51F0DA11" w14:textId="77777777" w:rsidR="006875AC" w:rsidRPr="00F21FA5" w:rsidRDefault="006875AC" w:rsidP="00604988">
            <w:pPr>
              <w:rPr>
                <w:highlight w:val="yellow"/>
                <w:lang w:eastAsia="en-US"/>
              </w:rPr>
            </w:pPr>
          </w:p>
        </w:tc>
        <w:tc>
          <w:tcPr>
            <w:tcW w:w="2265" w:type="dxa"/>
          </w:tcPr>
          <w:p w14:paraId="1FEA91F3" w14:textId="320E9BFD" w:rsidR="006875AC" w:rsidRPr="00F21FA5" w:rsidRDefault="006875AC" w:rsidP="00604988">
            <w:pPr>
              <w:rPr>
                <w:highlight w:val="yellow"/>
                <w:lang w:eastAsia="en-US"/>
              </w:rPr>
            </w:pPr>
            <w:r w:rsidRPr="00F21FA5">
              <w:rPr>
                <w:highlight w:val="yellow"/>
                <w:lang w:eastAsia="en-US"/>
              </w:rPr>
              <w:t>Native (iOS)</w:t>
            </w:r>
          </w:p>
        </w:tc>
        <w:tc>
          <w:tcPr>
            <w:tcW w:w="2266" w:type="dxa"/>
          </w:tcPr>
          <w:p w14:paraId="04EDCD9B" w14:textId="77777777" w:rsidR="006875AC" w:rsidRPr="00F21FA5" w:rsidRDefault="006875AC" w:rsidP="00604988">
            <w:pPr>
              <w:rPr>
                <w:highlight w:val="yellow"/>
                <w:lang w:eastAsia="en-US"/>
              </w:rPr>
            </w:pPr>
            <w:proofErr w:type="spellStart"/>
            <w:r w:rsidRPr="00F21FA5">
              <w:rPr>
                <w:highlight w:val="yellow"/>
                <w:lang w:eastAsia="en-US"/>
              </w:rPr>
              <w:t>React</w:t>
            </w:r>
            <w:proofErr w:type="spellEnd"/>
            <w:r w:rsidRPr="00F21FA5">
              <w:rPr>
                <w:highlight w:val="yellow"/>
                <w:lang w:eastAsia="en-US"/>
              </w:rPr>
              <w:t xml:space="preserve"> Native</w:t>
            </w:r>
          </w:p>
        </w:tc>
        <w:tc>
          <w:tcPr>
            <w:tcW w:w="2266" w:type="dxa"/>
          </w:tcPr>
          <w:p w14:paraId="31F55ADF" w14:textId="77777777" w:rsidR="006875AC" w:rsidRPr="00F21FA5" w:rsidRDefault="006875AC" w:rsidP="00604988">
            <w:pPr>
              <w:rPr>
                <w:highlight w:val="yellow"/>
                <w:lang w:eastAsia="en-US"/>
              </w:rPr>
            </w:pPr>
            <w:proofErr w:type="spellStart"/>
            <w:r w:rsidRPr="00F21FA5">
              <w:rPr>
                <w:highlight w:val="yellow"/>
                <w:lang w:eastAsia="en-US"/>
              </w:rPr>
              <w:t>Xamarin</w:t>
            </w:r>
            <w:proofErr w:type="spellEnd"/>
          </w:p>
        </w:tc>
      </w:tr>
      <w:tr w:rsidR="006875AC" w:rsidRPr="00F21FA5" w14:paraId="10D70952" w14:textId="77777777" w:rsidTr="00604988">
        <w:tc>
          <w:tcPr>
            <w:tcW w:w="2265" w:type="dxa"/>
          </w:tcPr>
          <w:p w14:paraId="5B9FE113" w14:textId="6490451A" w:rsidR="006875AC" w:rsidRPr="00F21FA5" w:rsidRDefault="006875AC" w:rsidP="00604988">
            <w:pPr>
              <w:rPr>
                <w:highlight w:val="yellow"/>
                <w:lang w:eastAsia="en-US"/>
              </w:rPr>
            </w:pPr>
            <w:r w:rsidRPr="00F21FA5">
              <w:rPr>
                <w:highlight w:val="yellow"/>
                <w:lang w:eastAsia="en-US"/>
              </w:rPr>
              <w:t>Interne opslagruimte</w:t>
            </w:r>
            <m:oMath>
              <m:r>
                <w:rPr>
                  <w:rFonts w:ascii="Cambria Math" w:hAnsi="Cambria Math"/>
                  <w:highlight w:val="yellow"/>
                  <w:lang w:eastAsia="en-US"/>
                </w:rPr>
                <m:t>[MB]</m:t>
              </m:r>
            </m:oMath>
          </w:p>
        </w:tc>
        <w:tc>
          <w:tcPr>
            <w:tcW w:w="2265" w:type="dxa"/>
          </w:tcPr>
          <w:p w14:paraId="1F8A754A" w14:textId="6145CB95" w:rsidR="006875AC" w:rsidRPr="00F21FA5" w:rsidRDefault="003A1607" w:rsidP="00604988">
            <w:pPr>
              <w:rPr>
                <w:highlight w:val="yellow"/>
                <w:lang w:eastAsia="en-US"/>
              </w:rPr>
            </w:pPr>
            <m:oMathPara>
              <m:oMath>
                <m:r>
                  <w:rPr>
                    <w:rFonts w:ascii="Cambria Math" w:hAnsi="Cambria Math"/>
                    <w:highlight w:val="yellow"/>
                    <w:lang w:eastAsia="en-US"/>
                  </w:rPr>
                  <m:t>108</m:t>
                </m:r>
              </m:oMath>
            </m:oMathPara>
          </w:p>
        </w:tc>
        <w:tc>
          <w:tcPr>
            <w:tcW w:w="2266" w:type="dxa"/>
          </w:tcPr>
          <w:p w14:paraId="1DC25421" w14:textId="210270EA" w:rsidR="006875AC" w:rsidRPr="00F21FA5" w:rsidRDefault="008D302D" w:rsidP="00604988">
            <w:pPr>
              <w:rPr>
                <w:highlight w:val="yellow"/>
                <w:lang w:eastAsia="en-US"/>
              </w:rPr>
            </w:pPr>
            <m:oMathPara>
              <m:oMath>
                <m:r>
                  <w:rPr>
                    <w:rFonts w:ascii="Cambria Math" w:hAnsi="Cambria Math"/>
                    <w:highlight w:val="yellow"/>
                    <w:lang w:eastAsia="en-US"/>
                  </w:rPr>
                  <m:t xml:space="preserve">28,8 </m:t>
                </m:r>
              </m:oMath>
            </m:oMathPara>
          </w:p>
        </w:tc>
        <w:tc>
          <w:tcPr>
            <w:tcW w:w="2266" w:type="dxa"/>
          </w:tcPr>
          <w:p w14:paraId="43222AF6" w14:textId="19653954" w:rsidR="006875AC" w:rsidRPr="00F21FA5" w:rsidRDefault="008D302D" w:rsidP="00604988">
            <w:pPr>
              <w:rPr>
                <w:highlight w:val="yellow"/>
                <w:lang w:eastAsia="en-US"/>
              </w:rPr>
            </w:pPr>
            <m:oMathPara>
              <m:oMath>
                <m:r>
                  <w:rPr>
                    <w:rFonts w:ascii="Cambria Math" w:hAnsi="Cambria Math"/>
                    <w:highlight w:val="yellow"/>
                    <w:lang w:eastAsia="en-US"/>
                  </w:rPr>
                  <m:t xml:space="preserve">28,1 </m:t>
                </m:r>
              </m:oMath>
            </m:oMathPara>
          </w:p>
        </w:tc>
      </w:tr>
      <w:tr w:rsidR="006875AC" w:rsidRPr="00F21FA5" w14:paraId="784BC7F4" w14:textId="77777777" w:rsidTr="00604988">
        <w:tc>
          <w:tcPr>
            <w:tcW w:w="2265" w:type="dxa"/>
          </w:tcPr>
          <w:p w14:paraId="248D3C1F" w14:textId="07605B7C" w:rsidR="006875AC" w:rsidRPr="00F21FA5" w:rsidRDefault="006875AC" w:rsidP="00604988">
            <w:pPr>
              <w:rPr>
                <w:highlight w:val="yellow"/>
                <w:lang w:eastAsia="en-US"/>
              </w:rPr>
            </w:pPr>
            <w:r w:rsidRPr="00F21FA5">
              <w:rPr>
                <w:highlight w:val="yellow"/>
                <w:lang w:eastAsia="en-US"/>
              </w:rPr>
              <w:t>RAM-geheugen</w:t>
            </w:r>
            <m:oMath>
              <m:r>
                <w:rPr>
                  <w:rFonts w:ascii="Cambria Math" w:hAnsi="Cambria Math"/>
                  <w:highlight w:val="yellow"/>
                  <w:lang w:eastAsia="en-US"/>
                </w:rPr>
                <m:t>[MB]</m:t>
              </m:r>
            </m:oMath>
          </w:p>
        </w:tc>
        <w:tc>
          <w:tcPr>
            <w:tcW w:w="2265" w:type="dxa"/>
          </w:tcPr>
          <w:p w14:paraId="594846FA" w14:textId="746DD2E0" w:rsidR="006875AC" w:rsidRPr="00F21FA5" w:rsidRDefault="006875AC" w:rsidP="00604988">
            <w:pPr>
              <w:rPr>
                <w:highlight w:val="yellow"/>
                <w:lang w:eastAsia="en-US"/>
              </w:rPr>
            </w:pPr>
            <m:oMathPara>
              <m:oMath>
                <m:r>
                  <w:rPr>
                    <w:rFonts w:ascii="Cambria Math" w:hAnsi="Cambria Math"/>
                    <w:highlight w:val="yellow"/>
                    <w:lang w:eastAsia="en-US"/>
                  </w:rPr>
                  <m:t xml:space="preserve"> </m:t>
                </m:r>
              </m:oMath>
            </m:oMathPara>
          </w:p>
        </w:tc>
        <w:tc>
          <w:tcPr>
            <w:tcW w:w="2266" w:type="dxa"/>
          </w:tcPr>
          <w:p w14:paraId="44D7DD3B" w14:textId="3F7C536E" w:rsidR="006875AC" w:rsidRPr="00F21FA5" w:rsidRDefault="006875AC" w:rsidP="00604988">
            <w:pPr>
              <w:rPr>
                <w:highlight w:val="yellow"/>
                <w:lang w:eastAsia="en-US"/>
              </w:rPr>
            </w:pPr>
            <m:oMathPara>
              <m:oMath>
                <m:r>
                  <w:rPr>
                    <w:rFonts w:ascii="Cambria Math" w:hAnsi="Cambria Math"/>
                    <w:highlight w:val="yellow"/>
                    <w:lang w:eastAsia="en-US"/>
                  </w:rPr>
                  <m:t xml:space="preserve">252 </m:t>
                </m:r>
              </m:oMath>
            </m:oMathPara>
          </w:p>
        </w:tc>
        <w:tc>
          <w:tcPr>
            <w:tcW w:w="2266" w:type="dxa"/>
          </w:tcPr>
          <w:p w14:paraId="284EF64E" w14:textId="7223EB57" w:rsidR="006875AC" w:rsidRPr="00F21FA5" w:rsidRDefault="006875AC" w:rsidP="00604988">
            <w:pPr>
              <w:rPr>
                <w:highlight w:val="yellow"/>
                <w:lang w:eastAsia="en-US"/>
              </w:rPr>
            </w:pPr>
            <m:oMathPara>
              <m:oMath>
                <m:r>
                  <w:rPr>
                    <w:rFonts w:ascii="Cambria Math" w:hAnsi="Cambria Math"/>
                    <w:highlight w:val="yellow"/>
                    <w:lang w:eastAsia="en-US"/>
                  </w:rPr>
                  <m:t xml:space="preserve">169 </m:t>
                </m:r>
              </m:oMath>
            </m:oMathPara>
          </w:p>
        </w:tc>
      </w:tr>
      <w:tr w:rsidR="006875AC" w:rsidRPr="00F21FA5" w14:paraId="19F490F9" w14:textId="77777777" w:rsidTr="00604988">
        <w:tc>
          <w:tcPr>
            <w:tcW w:w="2265" w:type="dxa"/>
          </w:tcPr>
          <w:p w14:paraId="0E42CFA2" w14:textId="3C6470F8" w:rsidR="006875AC" w:rsidRPr="00F21FA5" w:rsidRDefault="006875AC" w:rsidP="00604988">
            <w:pPr>
              <w:rPr>
                <w:highlight w:val="yellow"/>
                <w:lang w:eastAsia="en-US"/>
              </w:rPr>
            </w:pPr>
            <w:r w:rsidRPr="00F21FA5">
              <w:rPr>
                <w:highlight w:val="yellow"/>
                <w:lang w:eastAsia="en-US"/>
              </w:rPr>
              <w:t>Cachegeheugen</w:t>
            </w:r>
            <m:oMath>
              <m:r>
                <w:rPr>
                  <w:rFonts w:ascii="Cambria Math" w:hAnsi="Cambria Math"/>
                  <w:highlight w:val="yellow"/>
                  <w:lang w:eastAsia="en-US"/>
                </w:rPr>
                <m:t>[MB]</m:t>
              </m:r>
            </m:oMath>
          </w:p>
        </w:tc>
        <w:tc>
          <w:tcPr>
            <w:tcW w:w="2265" w:type="dxa"/>
          </w:tcPr>
          <w:p w14:paraId="34243439" w14:textId="00B0D64C" w:rsidR="006875AC" w:rsidRPr="00F21FA5" w:rsidRDefault="006875AC" w:rsidP="00604988">
            <w:pPr>
              <w:rPr>
                <w:highlight w:val="yellow"/>
                <w:lang w:eastAsia="en-US"/>
              </w:rPr>
            </w:pPr>
          </w:p>
        </w:tc>
        <w:tc>
          <w:tcPr>
            <w:tcW w:w="2266" w:type="dxa"/>
          </w:tcPr>
          <w:p w14:paraId="6BF4354A" w14:textId="172FA7FF" w:rsidR="006875AC" w:rsidRPr="00F21FA5" w:rsidRDefault="006875AC" w:rsidP="00604988">
            <w:pPr>
              <w:rPr>
                <w:highlight w:val="yellow"/>
                <w:lang w:eastAsia="en-US"/>
              </w:rPr>
            </w:pPr>
            <m:oMathPara>
              <m:oMath>
                <m:r>
                  <w:rPr>
                    <w:rFonts w:ascii="Cambria Math" w:hAnsi="Cambria Math"/>
                    <w:highlight w:val="yellow"/>
                    <w:lang w:eastAsia="en-US"/>
                  </w:rPr>
                  <m:t xml:space="preserve">3,2 </m:t>
                </m:r>
              </m:oMath>
            </m:oMathPara>
          </w:p>
        </w:tc>
        <w:tc>
          <w:tcPr>
            <w:tcW w:w="2266" w:type="dxa"/>
          </w:tcPr>
          <w:p w14:paraId="12AD35C5" w14:textId="2568E8BB" w:rsidR="006875AC" w:rsidRPr="00F21FA5" w:rsidRDefault="006875AC" w:rsidP="00604988">
            <w:pPr>
              <w:rPr>
                <w:highlight w:val="yellow"/>
                <w:lang w:eastAsia="en-US"/>
              </w:rPr>
            </w:pPr>
            <m:oMathPara>
              <m:oMath>
                <m:r>
                  <w:rPr>
                    <w:rFonts w:ascii="Cambria Math" w:hAnsi="Cambria Math"/>
                    <w:highlight w:val="yellow"/>
                    <w:lang w:eastAsia="en-US"/>
                  </w:rPr>
                  <m:t xml:space="preserve"> 0,02 </m:t>
                </m:r>
              </m:oMath>
            </m:oMathPara>
          </w:p>
        </w:tc>
      </w:tr>
    </w:tbl>
    <w:p w14:paraId="594D2BF1" w14:textId="009B9FFC" w:rsidR="009D2B6D" w:rsidRPr="00F21FA5" w:rsidRDefault="009D2B6D" w:rsidP="009D2B6D">
      <w:pPr>
        <w:rPr>
          <w:highlight w:val="yellow"/>
          <w:lang w:eastAsia="en-US"/>
        </w:rPr>
      </w:pPr>
    </w:p>
    <w:p w14:paraId="6D553B72" w14:textId="3B89C4BC" w:rsidR="009D2B6D" w:rsidRPr="00F21FA5" w:rsidRDefault="009D2B6D" w:rsidP="009D2B6D">
      <w:pPr>
        <w:pStyle w:val="Kop3"/>
        <w:rPr>
          <w:highlight w:val="yellow"/>
          <w:lang w:eastAsia="en-US"/>
        </w:rPr>
      </w:pPr>
      <w:bookmarkStart w:id="91" w:name="_Toc514325002"/>
      <w:r w:rsidRPr="00F21FA5">
        <w:rPr>
          <w:highlight w:val="yellow"/>
          <w:lang w:eastAsia="en-US"/>
        </w:rPr>
        <w:t>Conclusie</w:t>
      </w:r>
      <w:bookmarkEnd w:id="91"/>
    </w:p>
    <w:p w14:paraId="76312B34" w14:textId="77777777" w:rsidR="003601DE" w:rsidRPr="00F21FA5" w:rsidRDefault="003601DE" w:rsidP="003601DE">
      <w:pPr>
        <w:pStyle w:val="Kop2"/>
        <w:spacing w:before="120" w:after="120"/>
        <w:ind w:left="578" w:hanging="578"/>
        <w:rPr>
          <w:highlight w:val="yellow"/>
        </w:rPr>
      </w:pPr>
      <w:bookmarkStart w:id="92" w:name="_Toc499557207"/>
      <w:bookmarkStart w:id="93" w:name="_Toc514325003"/>
      <w:r w:rsidRPr="00F21FA5">
        <w:rPr>
          <w:highlight w:val="yellow"/>
        </w:rPr>
        <w:t xml:space="preserve">User </w:t>
      </w:r>
      <w:proofErr w:type="spellStart"/>
      <w:r w:rsidRPr="00F21FA5">
        <w:rPr>
          <w:highlight w:val="yellow"/>
        </w:rPr>
        <w:t>experience</w:t>
      </w:r>
      <w:bookmarkEnd w:id="92"/>
      <w:bookmarkEnd w:id="93"/>
      <w:proofErr w:type="spellEnd"/>
    </w:p>
    <w:p w14:paraId="3517381B" w14:textId="77777777" w:rsidR="003601DE" w:rsidRPr="00F21FA5" w:rsidRDefault="003601DE" w:rsidP="003601DE">
      <w:pPr>
        <w:pStyle w:val="Kop1"/>
        <w:spacing w:before="240" w:after="480"/>
        <w:ind w:left="431" w:hanging="431"/>
        <w:rPr>
          <w:highlight w:val="yellow"/>
        </w:rPr>
      </w:pPr>
      <w:bookmarkStart w:id="94" w:name="_Toc499557209"/>
      <w:bookmarkStart w:id="95" w:name="_Toc514325004"/>
      <w:r w:rsidRPr="00F21FA5">
        <w:rPr>
          <w:highlight w:val="yellow"/>
        </w:rPr>
        <w:t>Besluit</w:t>
      </w:r>
      <w:bookmarkEnd w:id="94"/>
      <w:bookmarkEnd w:id="95"/>
    </w:p>
    <w:p w14:paraId="56D0376D" w14:textId="77777777" w:rsidR="003601DE" w:rsidRDefault="003601DE" w:rsidP="003601DE"/>
    <w:p w14:paraId="0CEB45B7" w14:textId="77777777" w:rsidR="003601DE" w:rsidRPr="00365D63" w:rsidRDefault="003601DE" w:rsidP="001B243F">
      <w:pPr>
        <w:pStyle w:val="Kop1"/>
        <w:numPr>
          <w:ilvl w:val="0"/>
          <w:numId w:val="0"/>
        </w:numPr>
        <w:spacing w:before="240" w:after="480"/>
        <w:ind w:left="431"/>
        <w:sectPr w:rsidR="003601DE" w:rsidRPr="00365D63" w:rsidSect="00801735">
          <w:headerReference w:type="default" r:id="rId43"/>
          <w:footerReference w:type="even" r:id="rId44"/>
          <w:footerReference w:type="default" r:id="rId45"/>
          <w:pgSz w:w="11906" w:h="16838" w:code="9"/>
          <w:pgMar w:top="1417" w:right="1417" w:bottom="1417" w:left="1417" w:header="708" w:footer="708" w:gutter="0"/>
          <w:pgNumType w:start="1"/>
          <w:cols w:space="708"/>
          <w:docGrid w:linePitch="360"/>
        </w:sectPr>
      </w:pPr>
    </w:p>
    <w:bookmarkStart w:id="96" w:name="_Toc514325005" w:displacedByCustomXml="next"/>
    <w:sdt>
      <w:sdtPr>
        <w:rPr>
          <w:rFonts w:ascii="Arial" w:eastAsiaTheme="minorEastAsia" w:hAnsi="Arial" w:cstheme="minorBidi"/>
          <w:b w:val="0"/>
          <w:bCs w:val="0"/>
          <w:smallCaps w:val="0"/>
          <w:sz w:val="22"/>
          <w:szCs w:val="20"/>
          <w:lang w:val="nl-NL"/>
        </w:rPr>
        <w:id w:val="-1276328311"/>
        <w:docPartObj>
          <w:docPartGallery w:val="Bibliographies"/>
          <w:docPartUnique/>
        </w:docPartObj>
      </w:sdtPr>
      <w:sdtEndPr>
        <w:rPr>
          <w:lang w:val="nl-BE"/>
        </w:rPr>
      </w:sdtEndPr>
      <w:sdtContent>
        <w:p w14:paraId="58B38CC2" w14:textId="75B2731A" w:rsidR="00312224" w:rsidRDefault="00312224">
          <w:pPr>
            <w:pStyle w:val="Kop1"/>
          </w:pPr>
          <w:r>
            <w:rPr>
              <w:lang w:val="nl-NL"/>
            </w:rPr>
            <w:t>Verwijzingen</w:t>
          </w:r>
          <w:bookmarkEnd w:id="96"/>
        </w:p>
        <w:sdt>
          <w:sdtPr>
            <w:id w:val="-573587230"/>
            <w:bibliography/>
          </w:sdtPr>
          <w:sdtContent>
            <w:p w14:paraId="4CD21DE1" w14:textId="0B0D4F6D" w:rsidR="00A81AA0" w:rsidRPr="00A35962" w:rsidRDefault="00A81AA0">
              <w:pPr>
                <w:rPr>
                  <w:rStyle w:val="Hyperlink"/>
                  <w:noProof/>
                  <w:sz w:val="20"/>
                </w:rPr>
              </w:pPr>
              <w:r>
                <w:rPr>
                  <w:noProof/>
                  <w:sz w:val="20"/>
                </w:rPr>
                <w:fldChar w:fldCharType="begin"/>
              </w:r>
              <w:r w:rsidR="00FF7A49">
                <w:rPr>
                  <w:noProof/>
                  <w:sz w:val="20"/>
                </w:rPr>
                <w:instrText>HYPERLINK "H:\\Documents\\</w:instrText>
              </w:r>
              <w:r w:rsidR="00FF7A49">
                <w:rPr>
                  <w:noProof/>
                  <w:sz w:val="20"/>
                </w:rPr>
                <w:cr/>
              </w:r>
              <w:r w:rsidR="00FF7A49">
                <w:rPr>
                  <w:noProof/>
                  <w:sz w:val="20"/>
                </w:rPr>
                <w:cr/>
                <w:instrText>"</w:instrText>
              </w:r>
              <w:r>
                <w:rPr>
                  <w:noProof/>
                  <w:sz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28"/>
              </w:tblGrid>
              <w:tr w:rsidR="00A81AA0" w:rsidRPr="00A35962" w14:paraId="4AE43282" w14:textId="77777777">
                <w:trPr>
                  <w:divId w:val="512232090"/>
                  <w:tblCellSpacing w:w="15" w:type="dxa"/>
                </w:trPr>
                <w:tc>
                  <w:tcPr>
                    <w:tcW w:w="50" w:type="pct"/>
                    <w:hideMark/>
                  </w:tcPr>
                  <w:p w14:paraId="33D12CC9" w14:textId="77777777" w:rsidR="00A81AA0" w:rsidRPr="00A35962" w:rsidRDefault="00A81AA0">
                    <w:pPr>
                      <w:pStyle w:val="Bibliografie"/>
                      <w:rPr>
                        <w:rStyle w:val="Hyperlink"/>
                        <w:noProof/>
                        <w:sz w:val="24"/>
                        <w:szCs w:val="24"/>
                        <w:lang w:val="nl-NL"/>
                      </w:rPr>
                    </w:pPr>
                    <w:r w:rsidRPr="00A35962">
                      <w:rPr>
                        <w:rStyle w:val="Hyperlink"/>
                        <w:noProof/>
                        <w:lang w:val="nl-NL"/>
                      </w:rPr>
                      <w:t xml:space="preserve">[1] </w:t>
                    </w:r>
                  </w:p>
                </w:tc>
                <w:tc>
                  <w:tcPr>
                    <w:tcW w:w="0" w:type="auto"/>
                    <w:hideMark/>
                  </w:tcPr>
                  <w:p w14:paraId="7AAFF202" w14:textId="77777777" w:rsidR="00A81AA0" w:rsidRPr="00A35962" w:rsidRDefault="00A81AA0">
                    <w:pPr>
                      <w:pStyle w:val="Bibliografie"/>
                      <w:rPr>
                        <w:rStyle w:val="Hyperlink"/>
                        <w:noProof/>
                        <w:lang w:val="nl-NL"/>
                      </w:rPr>
                    </w:pPr>
                    <w:r w:rsidRPr="00A35962">
                      <w:rPr>
                        <w:rStyle w:val="Hyperlink"/>
                        <w:noProof/>
                        <w:lang w:val="nl-NL"/>
                      </w:rPr>
                      <w:t>Zappware NV, „Info over Zappware NV,” [Online]. Available: https://zappware.com/.</w:t>
                    </w:r>
                  </w:p>
                </w:tc>
              </w:tr>
              <w:tr w:rsidR="00A81AA0" w:rsidRPr="00A35962" w14:paraId="431FC249" w14:textId="77777777">
                <w:trPr>
                  <w:divId w:val="512232090"/>
                  <w:tblCellSpacing w:w="15" w:type="dxa"/>
                </w:trPr>
                <w:tc>
                  <w:tcPr>
                    <w:tcW w:w="50" w:type="pct"/>
                    <w:hideMark/>
                  </w:tcPr>
                  <w:p w14:paraId="2F7281C4" w14:textId="77777777" w:rsidR="00A81AA0" w:rsidRPr="00A35962" w:rsidRDefault="00A81AA0">
                    <w:pPr>
                      <w:pStyle w:val="Bibliografie"/>
                      <w:rPr>
                        <w:rStyle w:val="Hyperlink"/>
                        <w:noProof/>
                        <w:lang w:val="nl-NL"/>
                      </w:rPr>
                    </w:pPr>
                    <w:r w:rsidRPr="00A35962">
                      <w:rPr>
                        <w:rStyle w:val="Hyperlink"/>
                        <w:noProof/>
                        <w:lang w:val="nl-NL"/>
                      </w:rPr>
                      <w:t xml:space="preserve">[2] </w:t>
                    </w:r>
                  </w:p>
                </w:tc>
                <w:tc>
                  <w:tcPr>
                    <w:tcW w:w="0" w:type="auto"/>
                    <w:hideMark/>
                  </w:tcPr>
                  <w:p w14:paraId="56E8FC31" w14:textId="77777777" w:rsidR="00A81AA0" w:rsidRPr="00A35962" w:rsidRDefault="00A81AA0">
                    <w:pPr>
                      <w:pStyle w:val="Bibliografie"/>
                      <w:rPr>
                        <w:rStyle w:val="Hyperlink"/>
                        <w:noProof/>
                        <w:lang w:val="nl-NL"/>
                      </w:rPr>
                    </w:pPr>
                    <w:r w:rsidRPr="00A35962">
                      <w:rPr>
                        <w:rStyle w:val="Hyperlink"/>
                        <w:noProof/>
                        <w:lang w:val="en-US"/>
                      </w:rPr>
                      <w:t xml:space="preserve">„Qt (software),” [Online]. Available: https://en.wikipedia.org/wiki/Qt_(software). </w:t>
                    </w:r>
                    <w:r w:rsidRPr="00A35962">
                      <w:rPr>
                        <w:rStyle w:val="Hyperlink"/>
                        <w:noProof/>
                        <w:lang w:val="nl-NL"/>
                      </w:rPr>
                      <w:t>[Geopend Maart 2018].</w:t>
                    </w:r>
                  </w:p>
                </w:tc>
              </w:tr>
              <w:tr w:rsidR="00A81AA0" w:rsidRPr="00A35962" w14:paraId="3C9B7C60" w14:textId="77777777">
                <w:trPr>
                  <w:divId w:val="512232090"/>
                  <w:tblCellSpacing w:w="15" w:type="dxa"/>
                </w:trPr>
                <w:tc>
                  <w:tcPr>
                    <w:tcW w:w="50" w:type="pct"/>
                    <w:hideMark/>
                  </w:tcPr>
                  <w:p w14:paraId="346D463C" w14:textId="77777777" w:rsidR="00A81AA0" w:rsidRPr="00A35962" w:rsidRDefault="00A81AA0">
                    <w:pPr>
                      <w:pStyle w:val="Bibliografie"/>
                      <w:rPr>
                        <w:rStyle w:val="Hyperlink"/>
                        <w:noProof/>
                        <w:lang w:val="nl-NL"/>
                      </w:rPr>
                    </w:pPr>
                    <w:r w:rsidRPr="00A35962">
                      <w:rPr>
                        <w:rStyle w:val="Hyperlink"/>
                        <w:noProof/>
                        <w:lang w:val="nl-NL"/>
                      </w:rPr>
                      <w:t xml:space="preserve">[3] </w:t>
                    </w:r>
                  </w:p>
                </w:tc>
                <w:tc>
                  <w:tcPr>
                    <w:tcW w:w="0" w:type="auto"/>
                    <w:hideMark/>
                  </w:tcPr>
                  <w:p w14:paraId="5F2C2BDC" w14:textId="77777777" w:rsidR="00A81AA0" w:rsidRPr="00A35962" w:rsidRDefault="00A81AA0">
                    <w:pPr>
                      <w:pStyle w:val="Bibliografie"/>
                      <w:rPr>
                        <w:rStyle w:val="Hyperlink"/>
                        <w:noProof/>
                        <w:lang w:val="nl-NL"/>
                      </w:rPr>
                    </w:pPr>
                    <w:r w:rsidRPr="00A35962">
                      <w:rPr>
                        <w:rStyle w:val="Hyperlink"/>
                        <w:noProof/>
                        <w:lang w:val="en-US"/>
                      </w:rPr>
                      <w:t xml:space="preserve">Digia , „Digia and Qt have demerged into two companies – Digia’s new strategy’s main themes revealed,” [Online]. Available: http://digia.com/en/actual/news/2016/digia-and-qt-have-demerged-into-two-companies--digias-new-strategys-main-themes-revealed/. </w:t>
                    </w:r>
                    <w:r w:rsidRPr="00A35962">
                      <w:rPr>
                        <w:rStyle w:val="Hyperlink"/>
                        <w:noProof/>
                        <w:lang w:val="nl-NL"/>
                      </w:rPr>
                      <w:t>[Geopend Maart 2018].</w:t>
                    </w:r>
                  </w:p>
                </w:tc>
              </w:tr>
              <w:tr w:rsidR="00A81AA0" w:rsidRPr="00A35962" w14:paraId="093C56D7" w14:textId="77777777">
                <w:trPr>
                  <w:divId w:val="512232090"/>
                  <w:tblCellSpacing w:w="15" w:type="dxa"/>
                </w:trPr>
                <w:tc>
                  <w:tcPr>
                    <w:tcW w:w="50" w:type="pct"/>
                    <w:hideMark/>
                  </w:tcPr>
                  <w:p w14:paraId="33FF4678" w14:textId="77777777" w:rsidR="00A81AA0" w:rsidRPr="00A35962" w:rsidRDefault="00A81AA0">
                    <w:pPr>
                      <w:pStyle w:val="Bibliografie"/>
                      <w:rPr>
                        <w:rStyle w:val="Hyperlink"/>
                        <w:noProof/>
                        <w:lang w:val="nl-NL"/>
                      </w:rPr>
                    </w:pPr>
                    <w:r w:rsidRPr="00A35962">
                      <w:rPr>
                        <w:rStyle w:val="Hyperlink"/>
                        <w:noProof/>
                        <w:lang w:val="nl-NL"/>
                      </w:rPr>
                      <w:t xml:space="preserve">[4] </w:t>
                    </w:r>
                  </w:p>
                </w:tc>
                <w:tc>
                  <w:tcPr>
                    <w:tcW w:w="0" w:type="auto"/>
                    <w:hideMark/>
                  </w:tcPr>
                  <w:p w14:paraId="633F2A08" w14:textId="77777777" w:rsidR="00A81AA0" w:rsidRPr="00A35962" w:rsidRDefault="00A81AA0">
                    <w:pPr>
                      <w:pStyle w:val="Bibliografie"/>
                      <w:rPr>
                        <w:rStyle w:val="Hyperlink"/>
                        <w:noProof/>
                        <w:lang w:val="en-US"/>
                      </w:rPr>
                    </w:pPr>
                    <w:r w:rsidRPr="00A35962">
                      <w:rPr>
                        <w:rStyle w:val="Hyperlink"/>
                        <w:noProof/>
                        <w:lang w:val="en-US"/>
                      </w:rPr>
                      <w:t>N. Mehrotra, „Qt: What’s best about the cross-platform development toolkit,” [Online]. Available: http://opensourceforu.com/2017/06/qt-cross-platform-development-toolkit/. [Geopend Maart 2018].</w:t>
                    </w:r>
                  </w:p>
                </w:tc>
              </w:tr>
              <w:tr w:rsidR="00A81AA0" w:rsidRPr="00A35962" w14:paraId="617ED34D" w14:textId="77777777">
                <w:trPr>
                  <w:divId w:val="512232090"/>
                  <w:tblCellSpacing w:w="15" w:type="dxa"/>
                </w:trPr>
                <w:tc>
                  <w:tcPr>
                    <w:tcW w:w="50" w:type="pct"/>
                    <w:hideMark/>
                  </w:tcPr>
                  <w:p w14:paraId="6ADC3917" w14:textId="77777777" w:rsidR="00A81AA0" w:rsidRPr="00A35962" w:rsidRDefault="00A81AA0">
                    <w:pPr>
                      <w:pStyle w:val="Bibliografie"/>
                      <w:rPr>
                        <w:rStyle w:val="Hyperlink"/>
                        <w:noProof/>
                        <w:lang w:val="nl-NL"/>
                      </w:rPr>
                    </w:pPr>
                    <w:r w:rsidRPr="00A35962">
                      <w:rPr>
                        <w:rStyle w:val="Hyperlink"/>
                        <w:noProof/>
                        <w:lang w:val="nl-NL"/>
                      </w:rPr>
                      <w:t xml:space="preserve">[5] </w:t>
                    </w:r>
                  </w:p>
                </w:tc>
                <w:tc>
                  <w:tcPr>
                    <w:tcW w:w="0" w:type="auto"/>
                    <w:hideMark/>
                  </w:tcPr>
                  <w:p w14:paraId="1D871008" w14:textId="77777777" w:rsidR="00A81AA0" w:rsidRPr="00A35962" w:rsidRDefault="00A81AA0">
                    <w:pPr>
                      <w:pStyle w:val="Bibliografie"/>
                      <w:rPr>
                        <w:rStyle w:val="Hyperlink"/>
                        <w:noProof/>
                        <w:lang w:val="nl-NL"/>
                      </w:rPr>
                    </w:pPr>
                    <w:r w:rsidRPr="00A35962">
                      <w:rPr>
                        <w:rStyle w:val="Hyperlink"/>
                        <w:noProof/>
                        <w:lang w:val="en-US"/>
                      </w:rPr>
                      <w:t xml:space="preserve">B. Starynkevitch, „How is QT cross-platform,” [Online]. Available: https://www.quora.com/How-is-QT-cross-platform. </w:t>
                    </w:r>
                    <w:r w:rsidRPr="00A35962">
                      <w:rPr>
                        <w:rStyle w:val="Hyperlink"/>
                        <w:noProof/>
                        <w:lang w:val="nl-NL"/>
                      </w:rPr>
                      <w:t>[Geopend Maart 2018].</w:t>
                    </w:r>
                  </w:p>
                </w:tc>
              </w:tr>
              <w:tr w:rsidR="00A81AA0" w:rsidRPr="00A35962" w14:paraId="1FFA49C9" w14:textId="77777777">
                <w:trPr>
                  <w:divId w:val="512232090"/>
                  <w:tblCellSpacing w:w="15" w:type="dxa"/>
                </w:trPr>
                <w:tc>
                  <w:tcPr>
                    <w:tcW w:w="50" w:type="pct"/>
                    <w:hideMark/>
                  </w:tcPr>
                  <w:p w14:paraId="597D2D5A" w14:textId="77777777" w:rsidR="00A81AA0" w:rsidRPr="00A35962" w:rsidRDefault="00A81AA0">
                    <w:pPr>
                      <w:pStyle w:val="Bibliografie"/>
                      <w:rPr>
                        <w:rStyle w:val="Hyperlink"/>
                        <w:noProof/>
                        <w:lang w:val="nl-NL"/>
                      </w:rPr>
                    </w:pPr>
                    <w:r w:rsidRPr="00A35962">
                      <w:rPr>
                        <w:rStyle w:val="Hyperlink"/>
                        <w:noProof/>
                        <w:lang w:val="nl-NL"/>
                      </w:rPr>
                      <w:t xml:space="preserve">[6] </w:t>
                    </w:r>
                  </w:p>
                </w:tc>
                <w:tc>
                  <w:tcPr>
                    <w:tcW w:w="0" w:type="auto"/>
                    <w:hideMark/>
                  </w:tcPr>
                  <w:p w14:paraId="3241C39E" w14:textId="77777777" w:rsidR="00A81AA0" w:rsidRPr="00A35962" w:rsidRDefault="00A81AA0">
                    <w:pPr>
                      <w:pStyle w:val="Bibliografie"/>
                      <w:rPr>
                        <w:rStyle w:val="Hyperlink"/>
                        <w:noProof/>
                        <w:lang w:val="nl-NL"/>
                      </w:rPr>
                    </w:pPr>
                    <w:r w:rsidRPr="00A35962">
                      <w:rPr>
                        <w:rStyle w:val="Hyperlink"/>
                        <w:noProof/>
                        <w:lang w:val="en-US"/>
                      </w:rPr>
                      <w:t xml:space="preserve">„OpenGL,” [Online]. Available: https://en.wikipedia.org/wiki/OpenGL. </w:t>
                    </w:r>
                    <w:r w:rsidRPr="00A35962">
                      <w:rPr>
                        <w:rStyle w:val="Hyperlink"/>
                        <w:noProof/>
                        <w:lang w:val="nl-NL"/>
                      </w:rPr>
                      <w:t>[Geopend Maart 2018].</w:t>
                    </w:r>
                  </w:p>
                </w:tc>
              </w:tr>
              <w:tr w:rsidR="00A81AA0" w:rsidRPr="00A35962" w14:paraId="13963370" w14:textId="77777777">
                <w:trPr>
                  <w:divId w:val="512232090"/>
                  <w:tblCellSpacing w:w="15" w:type="dxa"/>
                </w:trPr>
                <w:tc>
                  <w:tcPr>
                    <w:tcW w:w="50" w:type="pct"/>
                    <w:hideMark/>
                  </w:tcPr>
                  <w:p w14:paraId="5FED5F23" w14:textId="77777777" w:rsidR="00A81AA0" w:rsidRPr="00A35962" w:rsidRDefault="00A81AA0">
                    <w:pPr>
                      <w:pStyle w:val="Bibliografie"/>
                      <w:rPr>
                        <w:rStyle w:val="Hyperlink"/>
                        <w:noProof/>
                        <w:lang w:val="nl-NL"/>
                      </w:rPr>
                    </w:pPr>
                    <w:r w:rsidRPr="00A35962">
                      <w:rPr>
                        <w:rStyle w:val="Hyperlink"/>
                        <w:noProof/>
                        <w:lang w:val="nl-NL"/>
                      </w:rPr>
                      <w:t xml:space="preserve">[7] </w:t>
                    </w:r>
                  </w:p>
                </w:tc>
                <w:tc>
                  <w:tcPr>
                    <w:tcW w:w="0" w:type="auto"/>
                    <w:hideMark/>
                  </w:tcPr>
                  <w:p w14:paraId="3067A79E" w14:textId="77777777" w:rsidR="00A81AA0" w:rsidRPr="00A35962" w:rsidRDefault="00A81AA0">
                    <w:pPr>
                      <w:pStyle w:val="Bibliografie"/>
                      <w:rPr>
                        <w:rStyle w:val="Hyperlink"/>
                        <w:noProof/>
                        <w:lang w:val="nl-NL"/>
                      </w:rPr>
                    </w:pPr>
                    <w:r w:rsidRPr="00A35962">
                      <w:rPr>
                        <w:rStyle w:val="Hyperlink"/>
                        <w:noProof/>
                        <w:lang w:val="en-US"/>
                      </w:rPr>
                      <w:t xml:space="preserve">„GLUT - The OpenGL Utility Toolkit,” [Online]. Available: https://www.opengl.org/resources/libraries/glut/. </w:t>
                    </w:r>
                    <w:r w:rsidRPr="00A35962">
                      <w:rPr>
                        <w:rStyle w:val="Hyperlink"/>
                        <w:noProof/>
                        <w:lang w:val="nl-NL"/>
                      </w:rPr>
                      <w:t>[Geopend Maart 2018].</w:t>
                    </w:r>
                  </w:p>
                </w:tc>
              </w:tr>
              <w:tr w:rsidR="00A81AA0" w:rsidRPr="00A35962" w14:paraId="0867E20A" w14:textId="77777777">
                <w:trPr>
                  <w:divId w:val="512232090"/>
                  <w:tblCellSpacing w:w="15" w:type="dxa"/>
                </w:trPr>
                <w:tc>
                  <w:tcPr>
                    <w:tcW w:w="50" w:type="pct"/>
                    <w:hideMark/>
                  </w:tcPr>
                  <w:p w14:paraId="04401DC4" w14:textId="77777777" w:rsidR="00A81AA0" w:rsidRPr="00A35962" w:rsidRDefault="00A81AA0">
                    <w:pPr>
                      <w:pStyle w:val="Bibliografie"/>
                      <w:rPr>
                        <w:rStyle w:val="Hyperlink"/>
                        <w:noProof/>
                        <w:lang w:val="nl-NL"/>
                      </w:rPr>
                    </w:pPr>
                    <w:r w:rsidRPr="00A35962">
                      <w:rPr>
                        <w:rStyle w:val="Hyperlink"/>
                        <w:noProof/>
                        <w:lang w:val="nl-NL"/>
                      </w:rPr>
                      <w:t xml:space="preserve">[8] </w:t>
                    </w:r>
                  </w:p>
                </w:tc>
                <w:tc>
                  <w:tcPr>
                    <w:tcW w:w="0" w:type="auto"/>
                    <w:hideMark/>
                  </w:tcPr>
                  <w:p w14:paraId="2AC2A605" w14:textId="77777777" w:rsidR="00A81AA0" w:rsidRPr="00A35962" w:rsidRDefault="00A81AA0">
                    <w:pPr>
                      <w:pStyle w:val="Bibliografie"/>
                      <w:rPr>
                        <w:rStyle w:val="Hyperlink"/>
                        <w:noProof/>
                        <w:lang w:val="nl-NL"/>
                      </w:rPr>
                    </w:pPr>
                    <w:r w:rsidRPr="00A35962">
                      <w:rPr>
                        <w:rStyle w:val="Hyperlink"/>
                        <w:noProof/>
                        <w:lang w:val="nl-NL"/>
                      </w:rPr>
                      <w:t>Qt, „Signals &amp; slots,” [Online]. Available: http://doc.qt.io/archives/qt-4.8/signalsandslots.html. [Geopend Maart 2018].</w:t>
                    </w:r>
                  </w:p>
                </w:tc>
              </w:tr>
              <w:tr w:rsidR="00A81AA0" w:rsidRPr="00A35962" w14:paraId="054C82AE" w14:textId="77777777">
                <w:trPr>
                  <w:divId w:val="512232090"/>
                  <w:tblCellSpacing w:w="15" w:type="dxa"/>
                </w:trPr>
                <w:tc>
                  <w:tcPr>
                    <w:tcW w:w="50" w:type="pct"/>
                    <w:hideMark/>
                  </w:tcPr>
                  <w:p w14:paraId="14575368" w14:textId="77777777" w:rsidR="00A81AA0" w:rsidRPr="00A35962" w:rsidRDefault="00A81AA0">
                    <w:pPr>
                      <w:pStyle w:val="Bibliografie"/>
                      <w:rPr>
                        <w:rStyle w:val="Hyperlink"/>
                        <w:noProof/>
                        <w:lang w:val="nl-NL"/>
                      </w:rPr>
                    </w:pPr>
                    <w:r w:rsidRPr="00A35962">
                      <w:rPr>
                        <w:rStyle w:val="Hyperlink"/>
                        <w:noProof/>
                        <w:lang w:val="nl-NL"/>
                      </w:rPr>
                      <w:t xml:space="preserve">[9] </w:t>
                    </w:r>
                  </w:p>
                </w:tc>
                <w:tc>
                  <w:tcPr>
                    <w:tcW w:w="0" w:type="auto"/>
                    <w:hideMark/>
                  </w:tcPr>
                  <w:p w14:paraId="752771FA" w14:textId="77777777" w:rsidR="00A81AA0" w:rsidRPr="00A35962" w:rsidRDefault="00A81AA0">
                    <w:pPr>
                      <w:pStyle w:val="Bibliografie"/>
                      <w:rPr>
                        <w:rStyle w:val="Hyperlink"/>
                        <w:noProof/>
                        <w:lang w:val="nl-NL"/>
                      </w:rPr>
                    </w:pPr>
                    <w:r w:rsidRPr="00A35962">
                      <w:rPr>
                        <w:rStyle w:val="Hyperlink"/>
                        <w:noProof/>
                        <w:lang w:val="en-US"/>
                      </w:rPr>
                      <w:t xml:space="preserve">„Applications using Qt,” [Online]. Available: https://en.wikipedia.org/wiki/Qt_(software)#Applications_using_Qt. </w:t>
                    </w:r>
                    <w:r w:rsidRPr="00A35962">
                      <w:rPr>
                        <w:rStyle w:val="Hyperlink"/>
                        <w:noProof/>
                        <w:lang w:val="nl-NL"/>
                      </w:rPr>
                      <w:t>[Geopend Maart 2018].</w:t>
                    </w:r>
                  </w:p>
                </w:tc>
              </w:tr>
              <w:tr w:rsidR="00A81AA0" w:rsidRPr="00A35962" w14:paraId="03AB45F6" w14:textId="77777777">
                <w:trPr>
                  <w:divId w:val="512232090"/>
                  <w:tblCellSpacing w:w="15" w:type="dxa"/>
                </w:trPr>
                <w:tc>
                  <w:tcPr>
                    <w:tcW w:w="50" w:type="pct"/>
                    <w:hideMark/>
                  </w:tcPr>
                  <w:p w14:paraId="633DEE41" w14:textId="77777777" w:rsidR="00A81AA0" w:rsidRPr="00A35962" w:rsidRDefault="00A81AA0">
                    <w:pPr>
                      <w:pStyle w:val="Bibliografie"/>
                      <w:rPr>
                        <w:rStyle w:val="Hyperlink"/>
                        <w:noProof/>
                        <w:lang w:val="nl-NL"/>
                      </w:rPr>
                    </w:pPr>
                    <w:r w:rsidRPr="00A35962">
                      <w:rPr>
                        <w:rStyle w:val="Hyperlink"/>
                        <w:noProof/>
                        <w:lang w:val="nl-NL"/>
                      </w:rPr>
                      <w:t xml:space="preserve">[10] </w:t>
                    </w:r>
                  </w:p>
                </w:tc>
                <w:tc>
                  <w:tcPr>
                    <w:tcW w:w="0" w:type="auto"/>
                    <w:hideMark/>
                  </w:tcPr>
                  <w:p w14:paraId="59EA116C" w14:textId="77777777" w:rsidR="00A81AA0" w:rsidRPr="00A35962" w:rsidRDefault="00A81AA0">
                    <w:pPr>
                      <w:pStyle w:val="Bibliografie"/>
                      <w:rPr>
                        <w:rStyle w:val="Hyperlink"/>
                        <w:noProof/>
                        <w:lang w:val="nl-NL"/>
                      </w:rPr>
                    </w:pPr>
                    <w:r w:rsidRPr="00A35962">
                      <w:rPr>
                        <w:rStyle w:val="Hyperlink"/>
                        <w:noProof/>
                        <w:lang w:val="en-US"/>
                      </w:rPr>
                      <w:t xml:space="preserve">„React (JavaScript library),” [Online]. Available: https://en.wikipedia.org/wiki/React_(JavaScript_library). </w:t>
                    </w:r>
                    <w:r w:rsidRPr="00A35962">
                      <w:rPr>
                        <w:rStyle w:val="Hyperlink"/>
                        <w:noProof/>
                        <w:lang w:val="nl-NL"/>
                      </w:rPr>
                      <w:t>[Geopend Maart 2018].</w:t>
                    </w:r>
                  </w:p>
                </w:tc>
              </w:tr>
              <w:tr w:rsidR="00A81AA0" w:rsidRPr="00A35962" w14:paraId="5B9F8CF5" w14:textId="77777777">
                <w:trPr>
                  <w:divId w:val="512232090"/>
                  <w:tblCellSpacing w:w="15" w:type="dxa"/>
                </w:trPr>
                <w:tc>
                  <w:tcPr>
                    <w:tcW w:w="50" w:type="pct"/>
                    <w:hideMark/>
                  </w:tcPr>
                  <w:p w14:paraId="5CA7AD28" w14:textId="77777777" w:rsidR="00A81AA0" w:rsidRPr="00A35962" w:rsidRDefault="00A81AA0">
                    <w:pPr>
                      <w:pStyle w:val="Bibliografie"/>
                      <w:rPr>
                        <w:rStyle w:val="Hyperlink"/>
                        <w:noProof/>
                        <w:lang w:val="nl-NL"/>
                      </w:rPr>
                    </w:pPr>
                    <w:r w:rsidRPr="00A35962">
                      <w:rPr>
                        <w:rStyle w:val="Hyperlink"/>
                        <w:noProof/>
                        <w:lang w:val="nl-NL"/>
                      </w:rPr>
                      <w:t xml:space="preserve">[11] </w:t>
                    </w:r>
                  </w:p>
                </w:tc>
                <w:tc>
                  <w:tcPr>
                    <w:tcW w:w="0" w:type="auto"/>
                    <w:hideMark/>
                  </w:tcPr>
                  <w:p w14:paraId="27AAB99D" w14:textId="77777777" w:rsidR="00A81AA0" w:rsidRPr="00A35962" w:rsidRDefault="00A81AA0">
                    <w:pPr>
                      <w:pStyle w:val="Bibliografie"/>
                      <w:rPr>
                        <w:rStyle w:val="Hyperlink"/>
                        <w:noProof/>
                        <w:lang w:val="nl-NL"/>
                      </w:rPr>
                    </w:pPr>
                    <w:r w:rsidRPr="00A35962">
                      <w:rPr>
                        <w:rStyle w:val="Hyperlink"/>
                        <w:noProof/>
                        <w:lang w:val="en-US"/>
                      </w:rPr>
                      <w:t xml:space="preserve">M. Konicek, „React Native: A year in review,” [Online]. Available: https://code.facebook.com/posts/597378980427792/react-native-a-year-in-review/. </w:t>
                    </w:r>
                    <w:r w:rsidRPr="00A35962">
                      <w:rPr>
                        <w:rStyle w:val="Hyperlink"/>
                        <w:noProof/>
                        <w:lang w:val="nl-NL"/>
                      </w:rPr>
                      <w:t>[Geopend Maart 2018].</w:t>
                    </w:r>
                  </w:p>
                </w:tc>
              </w:tr>
              <w:tr w:rsidR="00A81AA0" w:rsidRPr="00A35962" w14:paraId="4C88E0D8" w14:textId="77777777">
                <w:trPr>
                  <w:divId w:val="512232090"/>
                  <w:tblCellSpacing w:w="15" w:type="dxa"/>
                </w:trPr>
                <w:tc>
                  <w:tcPr>
                    <w:tcW w:w="50" w:type="pct"/>
                    <w:hideMark/>
                  </w:tcPr>
                  <w:p w14:paraId="12EF7371" w14:textId="77777777" w:rsidR="00A81AA0" w:rsidRPr="00A35962" w:rsidRDefault="00A81AA0">
                    <w:pPr>
                      <w:pStyle w:val="Bibliografie"/>
                      <w:rPr>
                        <w:rStyle w:val="Hyperlink"/>
                        <w:noProof/>
                        <w:lang w:val="nl-NL"/>
                      </w:rPr>
                    </w:pPr>
                    <w:r w:rsidRPr="00A35962">
                      <w:rPr>
                        <w:rStyle w:val="Hyperlink"/>
                        <w:noProof/>
                        <w:lang w:val="nl-NL"/>
                      </w:rPr>
                      <w:t xml:space="preserve">[12] </w:t>
                    </w:r>
                  </w:p>
                </w:tc>
                <w:tc>
                  <w:tcPr>
                    <w:tcW w:w="0" w:type="auto"/>
                    <w:hideMark/>
                  </w:tcPr>
                  <w:p w14:paraId="072C60C4" w14:textId="77777777" w:rsidR="00A81AA0" w:rsidRPr="00A35962" w:rsidRDefault="00A81AA0">
                    <w:pPr>
                      <w:pStyle w:val="Bibliografie"/>
                      <w:rPr>
                        <w:rStyle w:val="Hyperlink"/>
                        <w:noProof/>
                        <w:lang w:val="en-US"/>
                      </w:rPr>
                    </w:pPr>
                    <w:r w:rsidRPr="00A35962">
                      <w:rPr>
                        <w:rStyle w:val="Hyperlink"/>
                        <w:noProof/>
                        <w:lang w:val="en-US"/>
                      </w:rPr>
                      <w:t xml:space="preserve">B. Eisenman, Learning React Native, O'Reilly Media, Incc., 2016. </w:t>
                    </w:r>
                  </w:p>
                </w:tc>
              </w:tr>
              <w:tr w:rsidR="00A81AA0" w:rsidRPr="00A35962" w14:paraId="6EE958BD" w14:textId="77777777">
                <w:trPr>
                  <w:divId w:val="512232090"/>
                  <w:tblCellSpacing w:w="15" w:type="dxa"/>
                </w:trPr>
                <w:tc>
                  <w:tcPr>
                    <w:tcW w:w="50" w:type="pct"/>
                    <w:hideMark/>
                  </w:tcPr>
                  <w:p w14:paraId="3A26ADAA" w14:textId="77777777" w:rsidR="00A81AA0" w:rsidRPr="00A35962" w:rsidRDefault="00A81AA0">
                    <w:pPr>
                      <w:pStyle w:val="Bibliografie"/>
                      <w:rPr>
                        <w:rStyle w:val="Hyperlink"/>
                        <w:noProof/>
                        <w:lang w:val="nl-NL"/>
                      </w:rPr>
                    </w:pPr>
                    <w:r w:rsidRPr="00A35962">
                      <w:rPr>
                        <w:rStyle w:val="Hyperlink"/>
                        <w:noProof/>
                        <w:lang w:val="nl-NL"/>
                      </w:rPr>
                      <w:t xml:space="preserve">[13] </w:t>
                    </w:r>
                  </w:p>
                </w:tc>
                <w:tc>
                  <w:tcPr>
                    <w:tcW w:w="0" w:type="auto"/>
                    <w:hideMark/>
                  </w:tcPr>
                  <w:p w14:paraId="78E11B83" w14:textId="77777777" w:rsidR="00A81AA0" w:rsidRPr="00A35962" w:rsidRDefault="00A81AA0">
                    <w:pPr>
                      <w:pStyle w:val="Bibliografie"/>
                      <w:rPr>
                        <w:rStyle w:val="Hyperlink"/>
                        <w:noProof/>
                        <w:lang w:val="nl-NL"/>
                      </w:rPr>
                    </w:pPr>
                    <w:r w:rsidRPr="00A35962">
                      <w:rPr>
                        <w:rStyle w:val="Hyperlink"/>
                        <w:noProof/>
                        <w:lang w:val="nl-NL"/>
                      </w:rPr>
                      <w:t>„Document Object Model,” [Online]. Available: https://en.wikipedia.org/wiki/Document_Object_Model. [Geopend Maart 2018].</w:t>
                    </w:r>
                  </w:p>
                </w:tc>
              </w:tr>
              <w:tr w:rsidR="00A81AA0" w:rsidRPr="00A35962" w14:paraId="160B2A22" w14:textId="77777777">
                <w:trPr>
                  <w:divId w:val="512232090"/>
                  <w:tblCellSpacing w:w="15" w:type="dxa"/>
                </w:trPr>
                <w:tc>
                  <w:tcPr>
                    <w:tcW w:w="50" w:type="pct"/>
                    <w:hideMark/>
                  </w:tcPr>
                  <w:p w14:paraId="08FE3716" w14:textId="77777777" w:rsidR="00A81AA0" w:rsidRPr="00A35962" w:rsidRDefault="00A81AA0">
                    <w:pPr>
                      <w:pStyle w:val="Bibliografie"/>
                      <w:rPr>
                        <w:rStyle w:val="Hyperlink"/>
                        <w:noProof/>
                        <w:lang w:val="nl-NL"/>
                      </w:rPr>
                    </w:pPr>
                    <w:r w:rsidRPr="00A35962">
                      <w:rPr>
                        <w:rStyle w:val="Hyperlink"/>
                        <w:noProof/>
                        <w:lang w:val="nl-NL"/>
                      </w:rPr>
                      <w:t xml:space="preserve">[14] </w:t>
                    </w:r>
                  </w:p>
                </w:tc>
                <w:tc>
                  <w:tcPr>
                    <w:tcW w:w="0" w:type="auto"/>
                    <w:hideMark/>
                  </w:tcPr>
                  <w:p w14:paraId="1B93F42D" w14:textId="77777777" w:rsidR="00A81AA0" w:rsidRPr="00A35962" w:rsidRDefault="00A81AA0">
                    <w:pPr>
                      <w:pStyle w:val="Bibliografie"/>
                      <w:rPr>
                        <w:rStyle w:val="Hyperlink"/>
                        <w:noProof/>
                        <w:lang w:val="en-US"/>
                      </w:rPr>
                    </w:pPr>
                    <w:r w:rsidRPr="00A35962">
                      <w:rPr>
                        <w:rStyle w:val="Hyperlink"/>
                        <w:noProof/>
                        <w:lang w:val="en-US"/>
                      </w:rPr>
                      <w:t>M. Tilley, „What is Flux?,” [Online]. Available: http://fluxxor.com/what-is-flux.html. [Geopend Maart 2018].</w:t>
                    </w:r>
                  </w:p>
                </w:tc>
              </w:tr>
              <w:tr w:rsidR="00A81AA0" w:rsidRPr="00A35962" w14:paraId="4C2367AC" w14:textId="77777777">
                <w:trPr>
                  <w:divId w:val="512232090"/>
                  <w:tblCellSpacing w:w="15" w:type="dxa"/>
                </w:trPr>
                <w:tc>
                  <w:tcPr>
                    <w:tcW w:w="50" w:type="pct"/>
                    <w:hideMark/>
                  </w:tcPr>
                  <w:p w14:paraId="455C0E47" w14:textId="77777777" w:rsidR="00A81AA0" w:rsidRPr="00A35962" w:rsidRDefault="00A81AA0">
                    <w:pPr>
                      <w:pStyle w:val="Bibliografie"/>
                      <w:rPr>
                        <w:rStyle w:val="Hyperlink"/>
                        <w:noProof/>
                        <w:lang w:val="nl-NL"/>
                      </w:rPr>
                    </w:pPr>
                    <w:r w:rsidRPr="00A35962">
                      <w:rPr>
                        <w:rStyle w:val="Hyperlink"/>
                        <w:noProof/>
                        <w:lang w:val="nl-NL"/>
                      </w:rPr>
                      <w:t xml:space="preserve">[15] </w:t>
                    </w:r>
                  </w:p>
                </w:tc>
                <w:tc>
                  <w:tcPr>
                    <w:tcW w:w="0" w:type="auto"/>
                    <w:hideMark/>
                  </w:tcPr>
                  <w:p w14:paraId="779C8EE9" w14:textId="77777777" w:rsidR="00A81AA0" w:rsidRPr="00A35962" w:rsidRDefault="00A81AA0">
                    <w:pPr>
                      <w:pStyle w:val="Bibliografie"/>
                      <w:rPr>
                        <w:rStyle w:val="Hyperlink"/>
                        <w:noProof/>
                        <w:lang w:val="nl-NL"/>
                      </w:rPr>
                    </w:pPr>
                    <w:r w:rsidRPr="00A35962">
                      <w:rPr>
                        <w:rStyle w:val="Hyperlink"/>
                        <w:noProof/>
                        <w:lang w:val="en-US"/>
                      </w:rPr>
                      <w:t xml:space="preserve">Redux, [Online]. Available: https://redux.js.org/introduction/prior-art. </w:t>
                    </w:r>
                    <w:r w:rsidRPr="00A35962">
                      <w:rPr>
                        <w:rStyle w:val="Hyperlink"/>
                        <w:noProof/>
                        <w:lang w:val="nl-NL"/>
                      </w:rPr>
                      <w:t>[Geopend Maart 2018].</w:t>
                    </w:r>
                  </w:p>
                </w:tc>
              </w:tr>
              <w:tr w:rsidR="00A81AA0" w:rsidRPr="00A35962" w14:paraId="08806D9A" w14:textId="77777777">
                <w:trPr>
                  <w:divId w:val="512232090"/>
                  <w:tblCellSpacing w:w="15" w:type="dxa"/>
                </w:trPr>
                <w:tc>
                  <w:tcPr>
                    <w:tcW w:w="50" w:type="pct"/>
                    <w:hideMark/>
                  </w:tcPr>
                  <w:p w14:paraId="054D0209" w14:textId="77777777" w:rsidR="00A81AA0" w:rsidRPr="00A35962" w:rsidRDefault="00A81AA0">
                    <w:pPr>
                      <w:pStyle w:val="Bibliografie"/>
                      <w:rPr>
                        <w:rStyle w:val="Hyperlink"/>
                        <w:noProof/>
                        <w:lang w:val="nl-NL"/>
                      </w:rPr>
                    </w:pPr>
                    <w:r w:rsidRPr="00A35962">
                      <w:rPr>
                        <w:rStyle w:val="Hyperlink"/>
                        <w:noProof/>
                        <w:lang w:val="nl-NL"/>
                      </w:rPr>
                      <w:t xml:space="preserve">[16] </w:t>
                    </w:r>
                  </w:p>
                </w:tc>
                <w:tc>
                  <w:tcPr>
                    <w:tcW w:w="0" w:type="auto"/>
                    <w:hideMark/>
                  </w:tcPr>
                  <w:p w14:paraId="7653D0DC" w14:textId="77777777" w:rsidR="00A81AA0" w:rsidRPr="00A35962" w:rsidRDefault="00A81AA0">
                    <w:pPr>
                      <w:pStyle w:val="Bibliografie"/>
                      <w:rPr>
                        <w:rStyle w:val="Hyperlink"/>
                        <w:noProof/>
                        <w:lang w:val="nl-NL"/>
                      </w:rPr>
                    </w:pPr>
                    <w:r w:rsidRPr="00A35962">
                      <w:rPr>
                        <w:rStyle w:val="Hyperlink"/>
                        <w:noProof/>
                        <w:lang w:val="en-US"/>
                      </w:rPr>
                      <w:t xml:space="preserve">D. Abramov, „Why use Redux over Facebook Flux?,” [Online]. Available: https://stackoverflow.com/questions/32461229/why-use-redux-over-facebook-flux. </w:t>
                    </w:r>
                    <w:r w:rsidRPr="00A35962">
                      <w:rPr>
                        <w:rStyle w:val="Hyperlink"/>
                        <w:noProof/>
                        <w:lang w:val="nl-NL"/>
                      </w:rPr>
                      <w:t>[Geopend Maart 2018].</w:t>
                    </w:r>
                  </w:p>
                </w:tc>
              </w:tr>
              <w:tr w:rsidR="00A81AA0" w:rsidRPr="00A35962" w14:paraId="7C286655" w14:textId="77777777">
                <w:trPr>
                  <w:divId w:val="512232090"/>
                  <w:tblCellSpacing w:w="15" w:type="dxa"/>
                </w:trPr>
                <w:tc>
                  <w:tcPr>
                    <w:tcW w:w="50" w:type="pct"/>
                    <w:hideMark/>
                  </w:tcPr>
                  <w:p w14:paraId="41F97327" w14:textId="77777777" w:rsidR="00A81AA0" w:rsidRPr="00A35962" w:rsidRDefault="00A81AA0">
                    <w:pPr>
                      <w:pStyle w:val="Bibliografie"/>
                      <w:rPr>
                        <w:rStyle w:val="Hyperlink"/>
                        <w:noProof/>
                        <w:lang w:val="nl-NL"/>
                      </w:rPr>
                    </w:pPr>
                    <w:r w:rsidRPr="00A35962">
                      <w:rPr>
                        <w:rStyle w:val="Hyperlink"/>
                        <w:noProof/>
                        <w:lang w:val="nl-NL"/>
                      </w:rPr>
                      <w:t xml:space="preserve">[17] </w:t>
                    </w:r>
                  </w:p>
                </w:tc>
                <w:tc>
                  <w:tcPr>
                    <w:tcW w:w="0" w:type="auto"/>
                    <w:hideMark/>
                  </w:tcPr>
                  <w:p w14:paraId="19C38094" w14:textId="77777777" w:rsidR="00A81AA0" w:rsidRPr="00A35962" w:rsidRDefault="00A81AA0">
                    <w:pPr>
                      <w:pStyle w:val="Bibliografie"/>
                      <w:rPr>
                        <w:rStyle w:val="Hyperlink"/>
                        <w:noProof/>
                        <w:lang w:val="en-US"/>
                      </w:rPr>
                    </w:pPr>
                    <w:r w:rsidRPr="00A35962">
                      <w:rPr>
                        <w:rStyle w:val="Hyperlink"/>
                        <w:noProof/>
                        <w:lang w:val="en-US"/>
                      </w:rPr>
                      <w:t>React Native, „Who's using React Native?,” [Online]. Available: http://facebook.github.io/react-native/showcase.html. [Geopend Maart 2018].</w:t>
                    </w:r>
                  </w:p>
                </w:tc>
              </w:tr>
              <w:tr w:rsidR="00A81AA0" w:rsidRPr="00A35962" w14:paraId="3D549F57" w14:textId="77777777">
                <w:trPr>
                  <w:divId w:val="512232090"/>
                  <w:tblCellSpacing w:w="15" w:type="dxa"/>
                </w:trPr>
                <w:tc>
                  <w:tcPr>
                    <w:tcW w:w="50" w:type="pct"/>
                    <w:hideMark/>
                  </w:tcPr>
                  <w:p w14:paraId="34EAD067" w14:textId="77777777" w:rsidR="00A81AA0" w:rsidRPr="00A35962" w:rsidRDefault="00A81AA0">
                    <w:pPr>
                      <w:pStyle w:val="Bibliografie"/>
                      <w:rPr>
                        <w:rStyle w:val="Hyperlink"/>
                        <w:noProof/>
                        <w:lang w:val="nl-NL"/>
                      </w:rPr>
                    </w:pPr>
                    <w:r w:rsidRPr="00A35962">
                      <w:rPr>
                        <w:rStyle w:val="Hyperlink"/>
                        <w:noProof/>
                        <w:lang w:val="nl-NL"/>
                      </w:rPr>
                      <w:t xml:space="preserve">[18] </w:t>
                    </w:r>
                  </w:p>
                </w:tc>
                <w:tc>
                  <w:tcPr>
                    <w:tcW w:w="0" w:type="auto"/>
                    <w:hideMark/>
                  </w:tcPr>
                  <w:p w14:paraId="2F49CD45" w14:textId="77777777" w:rsidR="00A81AA0" w:rsidRPr="00A35962" w:rsidRDefault="00A81AA0">
                    <w:pPr>
                      <w:pStyle w:val="Bibliografie"/>
                      <w:rPr>
                        <w:rStyle w:val="Hyperlink"/>
                        <w:noProof/>
                        <w:lang w:val="nl-NL"/>
                      </w:rPr>
                    </w:pPr>
                    <w:r w:rsidRPr="00A35962">
                      <w:rPr>
                        <w:rStyle w:val="Hyperlink"/>
                        <w:noProof/>
                        <w:lang w:val="en-US"/>
                      </w:rPr>
                      <w:t xml:space="preserve">„Xamarin,” [Online]. Available: https://en.wikipedia.org/wiki/Xamarin. </w:t>
                    </w:r>
                    <w:r w:rsidRPr="00A35962">
                      <w:rPr>
                        <w:rStyle w:val="Hyperlink"/>
                        <w:noProof/>
                        <w:lang w:val="nl-NL"/>
                      </w:rPr>
                      <w:t>[Geopend Maart 2018].</w:t>
                    </w:r>
                  </w:p>
                </w:tc>
              </w:tr>
              <w:tr w:rsidR="00A81AA0" w:rsidRPr="00A35962" w14:paraId="46C1A08B" w14:textId="77777777">
                <w:trPr>
                  <w:divId w:val="512232090"/>
                  <w:tblCellSpacing w:w="15" w:type="dxa"/>
                </w:trPr>
                <w:tc>
                  <w:tcPr>
                    <w:tcW w:w="50" w:type="pct"/>
                    <w:hideMark/>
                  </w:tcPr>
                  <w:p w14:paraId="7271AD2F" w14:textId="77777777" w:rsidR="00A81AA0" w:rsidRPr="00A35962" w:rsidRDefault="00A81AA0">
                    <w:pPr>
                      <w:pStyle w:val="Bibliografie"/>
                      <w:rPr>
                        <w:rStyle w:val="Hyperlink"/>
                        <w:noProof/>
                        <w:lang w:val="nl-NL"/>
                      </w:rPr>
                    </w:pPr>
                    <w:r w:rsidRPr="00A35962">
                      <w:rPr>
                        <w:rStyle w:val="Hyperlink"/>
                        <w:noProof/>
                        <w:lang w:val="nl-NL"/>
                      </w:rPr>
                      <w:t xml:space="preserve">[19] </w:t>
                    </w:r>
                  </w:p>
                </w:tc>
                <w:tc>
                  <w:tcPr>
                    <w:tcW w:w="0" w:type="auto"/>
                    <w:hideMark/>
                  </w:tcPr>
                  <w:p w14:paraId="0E0DE973" w14:textId="77777777" w:rsidR="00A81AA0" w:rsidRPr="00A35962" w:rsidRDefault="00A81AA0">
                    <w:pPr>
                      <w:pStyle w:val="Bibliografie"/>
                      <w:rPr>
                        <w:rStyle w:val="Hyperlink"/>
                        <w:noProof/>
                        <w:lang w:val="en-US"/>
                      </w:rPr>
                    </w:pPr>
                    <w:r w:rsidRPr="00A35962">
                      <w:rPr>
                        <w:rStyle w:val="Hyperlink"/>
                        <w:noProof/>
                        <w:lang w:val="en-US"/>
                      </w:rPr>
                      <w:t xml:space="preserve">D. Hermes, Xamarin Mobile Application Development - Cross-platform C# and Xamarin.Forms Fundamentals, Apress, 2015. </w:t>
                    </w:r>
                  </w:p>
                </w:tc>
              </w:tr>
              <w:tr w:rsidR="00A81AA0" w:rsidRPr="00A35962" w14:paraId="4E3E4A1F" w14:textId="77777777">
                <w:trPr>
                  <w:divId w:val="512232090"/>
                  <w:tblCellSpacing w:w="15" w:type="dxa"/>
                </w:trPr>
                <w:tc>
                  <w:tcPr>
                    <w:tcW w:w="50" w:type="pct"/>
                    <w:hideMark/>
                  </w:tcPr>
                  <w:p w14:paraId="0D38BE14" w14:textId="77777777" w:rsidR="00A81AA0" w:rsidRPr="00A35962" w:rsidRDefault="00A81AA0">
                    <w:pPr>
                      <w:pStyle w:val="Bibliografie"/>
                      <w:rPr>
                        <w:rStyle w:val="Hyperlink"/>
                        <w:noProof/>
                        <w:lang w:val="nl-NL"/>
                      </w:rPr>
                    </w:pPr>
                    <w:r w:rsidRPr="00A35962">
                      <w:rPr>
                        <w:rStyle w:val="Hyperlink"/>
                        <w:noProof/>
                        <w:lang w:val="nl-NL"/>
                      </w:rPr>
                      <w:lastRenderedPageBreak/>
                      <w:t xml:space="preserve">[20] </w:t>
                    </w:r>
                  </w:p>
                </w:tc>
                <w:tc>
                  <w:tcPr>
                    <w:tcW w:w="0" w:type="auto"/>
                    <w:hideMark/>
                  </w:tcPr>
                  <w:p w14:paraId="54E0C6FA" w14:textId="77777777" w:rsidR="00A81AA0" w:rsidRPr="00A35962" w:rsidRDefault="00A81AA0">
                    <w:pPr>
                      <w:pStyle w:val="Bibliografie"/>
                      <w:rPr>
                        <w:rStyle w:val="Hyperlink"/>
                        <w:noProof/>
                        <w:lang w:val="nl-NL"/>
                      </w:rPr>
                    </w:pPr>
                    <w:r w:rsidRPr="00A35962">
                      <w:rPr>
                        <w:rStyle w:val="Hyperlink"/>
                        <w:noProof/>
                        <w:lang w:val="en-US"/>
                      </w:rPr>
                      <w:t xml:space="preserve">„Model-View-Viewmodel,” [Online]. Available: https://en.wikipedia.org/wiki/Model%E2%80%93view%E2%80%93viewmodel. </w:t>
                    </w:r>
                    <w:r w:rsidRPr="00A35962">
                      <w:rPr>
                        <w:rStyle w:val="Hyperlink"/>
                        <w:noProof/>
                        <w:lang w:val="nl-NL"/>
                      </w:rPr>
                      <w:t>[Geopend April 2018].</w:t>
                    </w:r>
                  </w:p>
                </w:tc>
              </w:tr>
              <w:tr w:rsidR="00A81AA0" w:rsidRPr="00A35962" w14:paraId="083F6BEE" w14:textId="77777777">
                <w:trPr>
                  <w:divId w:val="512232090"/>
                  <w:tblCellSpacing w:w="15" w:type="dxa"/>
                </w:trPr>
                <w:tc>
                  <w:tcPr>
                    <w:tcW w:w="50" w:type="pct"/>
                    <w:hideMark/>
                  </w:tcPr>
                  <w:p w14:paraId="46AE7748" w14:textId="77777777" w:rsidR="00A81AA0" w:rsidRPr="00A35962" w:rsidRDefault="00A81AA0">
                    <w:pPr>
                      <w:pStyle w:val="Bibliografie"/>
                      <w:rPr>
                        <w:rStyle w:val="Hyperlink"/>
                        <w:noProof/>
                        <w:lang w:val="nl-NL"/>
                      </w:rPr>
                    </w:pPr>
                    <w:r w:rsidRPr="00A35962">
                      <w:rPr>
                        <w:rStyle w:val="Hyperlink"/>
                        <w:noProof/>
                        <w:lang w:val="nl-NL"/>
                      </w:rPr>
                      <w:t xml:space="preserve">[21] </w:t>
                    </w:r>
                  </w:p>
                </w:tc>
                <w:tc>
                  <w:tcPr>
                    <w:tcW w:w="0" w:type="auto"/>
                    <w:hideMark/>
                  </w:tcPr>
                  <w:p w14:paraId="2E22CDD7" w14:textId="77777777" w:rsidR="00A81AA0" w:rsidRPr="00A35962" w:rsidRDefault="00A81AA0">
                    <w:pPr>
                      <w:pStyle w:val="Bibliografie"/>
                      <w:rPr>
                        <w:rStyle w:val="Hyperlink"/>
                        <w:noProof/>
                        <w:lang w:val="en-US"/>
                      </w:rPr>
                    </w:pPr>
                    <w:r w:rsidRPr="00A35962">
                      <w:rPr>
                        <w:rStyle w:val="Hyperlink"/>
                        <w:noProof/>
                        <w:lang w:val="en-US"/>
                      </w:rPr>
                      <w:t>Microsoft, „The MVVM Pattern,” [Online]. Available: https://msdn.microsoft.com/en-us/library/hh848246.aspx. [Geopend April 2018].</w:t>
                    </w:r>
                  </w:p>
                </w:tc>
              </w:tr>
              <w:tr w:rsidR="00A81AA0" w:rsidRPr="00A35962" w14:paraId="2C044E62" w14:textId="77777777">
                <w:trPr>
                  <w:divId w:val="512232090"/>
                  <w:tblCellSpacing w:w="15" w:type="dxa"/>
                </w:trPr>
                <w:tc>
                  <w:tcPr>
                    <w:tcW w:w="50" w:type="pct"/>
                    <w:hideMark/>
                  </w:tcPr>
                  <w:p w14:paraId="041C2D21" w14:textId="77777777" w:rsidR="00A81AA0" w:rsidRPr="00A35962" w:rsidRDefault="00A81AA0">
                    <w:pPr>
                      <w:pStyle w:val="Bibliografie"/>
                      <w:rPr>
                        <w:rStyle w:val="Hyperlink"/>
                        <w:noProof/>
                        <w:lang w:val="nl-NL"/>
                      </w:rPr>
                    </w:pPr>
                    <w:r w:rsidRPr="00A35962">
                      <w:rPr>
                        <w:rStyle w:val="Hyperlink"/>
                        <w:noProof/>
                        <w:lang w:val="nl-NL"/>
                      </w:rPr>
                      <w:t xml:space="preserve">[22] </w:t>
                    </w:r>
                  </w:p>
                </w:tc>
                <w:tc>
                  <w:tcPr>
                    <w:tcW w:w="0" w:type="auto"/>
                    <w:hideMark/>
                  </w:tcPr>
                  <w:p w14:paraId="47FC1026" w14:textId="77777777" w:rsidR="00A81AA0" w:rsidRPr="00A35962" w:rsidRDefault="00A81AA0">
                    <w:pPr>
                      <w:pStyle w:val="Bibliografie"/>
                      <w:rPr>
                        <w:rStyle w:val="Hyperlink"/>
                        <w:noProof/>
                        <w:lang w:val="nl-NL"/>
                      </w:rPr>
                    </w:pPr>
                    <w:r w:rsidRPr="00A35962">
                      <w:rPr>
                        <w:rStyle w:val="Hyperlink"/>
                        <w:noProof/>
                        <w:lang w:val="en-US"/>
                      </w:rPr>
                      <w:t xml:space="preserve">„Understanding MVC, MVP and MVVM Design Patterns,” [Online]. Available: http://www.dotnettricks.com/learn/designpatterns/understanding-mvc-mvp-and-mvvm-design-patterns. </w:t>
                    </w:r>
                    <w:r w:rsidRPr="00A35962">
                      <w:rPr>
                        <w:rStyle w:val="Hyperlink"/>
                        <w:noProof/>
                        <w:lang w:val="nl-NL"/>
                      </w:rPr>
                      <w:t>[Geopend April 2018].</w:t>
                    </w:r>
                  </w:p>
                </w:tc>
              </w:tr>
              <w:tr w:rsidR="00A81AA0" w:rsidRPr="00A35962" w14:paraId="171779F0" w14:textId="77777777">
                <w:trPr>
                  <w:divId w:val="512232090"/>
                  <w:tblCellSpacing w:w="15" w:type="dxa"/>
                </w:trPr>
                <w:tc>
                  <w:tcPr>
                    <w:tcW w:w="50" w:type="pct"/>
                    <w:hideMark/>
                  </w:tcPr>
                  <w:p w14:paraId="3C3FD181" w14:textId="77777777" w:rsidR="00A81AA0" w:rsidRPr="00A35962" w:rsidRDefault="00A81AA0">
                    <w:pPr>
                      <w:pStyle w:val="Bibliografie"/>
                      <w:rPr>
                        <w:rStyle w:val="Hyperlink"/>
                        <w:noProof/>
                        <w:lang w:val="nl-NL"/>
                      </w:rPr>
                    </w:pPr>
                    <w:r w:rsidRPr="00A35962">
                      <w:rPr>
                        <w:rStyle w:val="Hyperlink"/>
                        <w:noProof/>
                        <w:lang w:val="nl-NL"/>
                      </w:rPr>
                      <w:t xml:space="preserve">[23] </w:t>
                    </w:r>
                  </w:p>
                </w:tc>
                <w:tc>
                  <w:tcPr>
                    <w:tcW w:w="0" w:type="auto"/>
                    <w:hideMark/>
                  </w:tcPr>
                  <w:p w14:paraId="77551BC6" w14:textId="77777777" w:rsidR="00A81AA0" w:rsidRPr="00A35962" w:rsidRDefault="00A81AA0">
                    <w:pPr>
                      <w:pStyle w:val="Bibliografie"/>
                      <w:rPr>
                        <w:rStyle w:val="Hyperlink"/>
                        <w:noProof/>
                        <w:lang w:val="nl-NL"/>
                      </w:rPr>
                    </w:pPr>
                    <w:r w:rsidRPr="00A35962">
                      <w:rPr>
                        <w:rStyle w:val="Hyperlink"/>
                        <w:noProof/>
                        <w:lang w:val="en-US"/>
                      </w:rPr>
                      <w:t xml:space="preserve">Microsoft, „MVVM,” [Online]. Available: https://docs.microsoft.com/en-us/xamarin/xamarin-forms/enterprise-application-patterns/mvvm. </w:t>
                    </w:r>
                    <w:r w:rsidRPr="00A35962">
                      <w:rPr>
                        <w:rStyle w:val="Hyperlink"/>
                        <w:noProof/>
                        <w:lang w:val="nl-NL"/>
                      </w:rPr>
                      <w:t>[Geopend April 2018].</w:t>
                    </w:r>
                  </w:p>
                </w:tc>
              </w:tr>
              <w:tr w:rsidR="00A81AA0" w:rsidRPr="00A35962" w14:paraId="705C9A0F" w14:textId="77777777">
                <w:trPr>
                  <w:divId w:val="512232090"/>
                  <w:tblCellSpacing w:w="15" w:type="dxa"/>
                </w:trPr>
                <w:tc>
                  <w:tcPr>
                    <w:tcW w:w="50" w:type="pct"/>
                    <w:hideMark/>
                  </w:tcPr>
                  <w:p w14:paraId="7AAD9B2A" w14:textId="77777777" w:rsidR="00A81AA0" w:rsidRPr="00A35962" w:rsidRDefault="00A81AA0">
                    <w:pPr>
                      <w:pStyle w:val="Bibliografie"/>
                      <w:rPr>
                        <w:rStyle w:val="Hyperlink"/>
                        <w:noProof/>
                        <w:lang w:val="nl-NL"/>
                      </w:rPr>
                    </w:pPr>
                    <w:r w:rsidRPr="00A35962">
                      <w:rPr>
                        <w:rStyle w:val="Hyperlink"/>
                        <w:noProof/>
                        <w:lang w:val="nl-NL"/>
                      </w:rPr>
                      <w:t xml:space="preserve">[24] </w:t>
                    </w:r>
                  </w:p>
                </w:tc>
                <w:tc>
                  <w:tcPr>
                    <w:tcW w:w="0" w:type="auto"/>
                    <w:hideMark/>
                  </w:tcPr>
                  <w:p w14:paraId="71269630" w14:textId="77777777" w:rsidR="00A81AA0" w:rsidRPr="00A35962" w:rsidRDefault="00A81AA0">
                    <w:pPr>
                      <w:pStyle w:val="Bibliografie"/>
                      <w:rPr>
                        <w:rStyle w:val="Hyperlink"/>
                        <w:noProof/>
                        <w:lang w:val="nl-NL"/>
                      </w:rPr>
                    </w:pPr>
                    <w:r w:rsidRPr="00A35962">
                      <w:rPr>
                        <w:rStyle w:val="Hyperlink"/>
                        <w:noProof/>
                        <w:lang w:val="en-US"/>
                      </w:rPr>
                      <w:t xml:space="preserve">Xamarin, [Online]. Available: https://www.xamarin.com/customers. </w:t>
                    </w:r>
                    <w:r w:rsidRPr="00A35962">
                      <w:rPr>
                        <w:rStyle w:val="Hyperlink"/>
                        <w:noProof/>
                        <w:lang w:val="nl-NL"/>
                      </w:rPr>
                      <w:t>[Geopend Maart 2018].</w:t>
                    </w:r>
                  </w:p>
                </w:tc>
              </w:tr>
              <w:tr w:rsidR="00A81AA0" w:rsidRPr="00A35962" w14:paraId="1DCFD92C" w14:textId="77777777">
                <w:trPr>
                  <w:divId w:val="512232090"/>
                  <w:tblCellSpacing w:w="15" w:type="dxa"/>
                </w:trPr>
                <w:tc>
                  <w:tcPr>
                    <w:tcW w:w="50" w:type="pct"/>
                    <w:hideMark/>
                  </w:tcPr>
                  <w:p w14:paraId="2B8F1D93" w14:textId="77777777" w:rsidR="00A81AA0" w:rsidRPr="00A35962" w:rsidRDefault="00A81AA0">
                    <w:pPr>
                      <w:pStyle w:val="Bibliografie"/>
                      <w:rPr>
                        <w:rStyle w:val="Hyperlink"/>
                        <w:noProof/>
                        <w:lang w:val="nl-NL"/>
                      </w:rPr>
                    </w:pPr>
                    <w:r w:rsidRPr="00A35962">
                      <w:rPr>
                        <w:rStyle w:val="Hyperlink"/>
                        <w:noProof/>
                        <w:lang w:val="nl-NL"/>
                      </w:rPr>
                      <w:t xml:space="preserve">[25] </w:t>
                    </w:r>
                  </w:p>
                </w:tc>
                <w:tc>
                  <w:tcPr>
                    <w:tcW w:w="0" w:type="auto"/>
                    <w:hideMark/>
                  </w:tcPr>
                  <w:p w14:paraId="2C6E4813" w14:textId="77777777" w:rsidR="00A81AA0" w:rsidRPr="00A35962" w:rsidRDefault="00A81AA0">
                    <w:pPr>
                      <w:pStyle w:val="Bibliografie"/>
                      <w:rPr>
                        <w:rStyle w:val="Hyperlink"/>
                        <w:noProof/>
                        <w:lang w:val="nl-NL"/>
                      </w:rPr>
                    </w:pPr>
                    <w:r w:rsidRPr="00A35962">
                      <w:rPr>
                        <w:rStyle w:val="Hyperlink"/>
                        <w:noProof/>
                        <w:lang w:val="en-US"/>
                      </w:rPr>
                      <w:t xml:space="preserve">„Apache Cordova,” [Online]. Available: https://en.wikipedia.org/wiki/Apache_Cordova. </w:t>
                    </w:r>
                    <w:r w:rsidRPr="00A35962">
                      <w:rPr>
                        <w:rStyle w:val="Hyperlink"/>
                        <w:noProof/>
                        <w:lang w:val="nl-NL"/>
                      </w:rPr>
                      <w:t>[Geopend April 2018].</w:t>
                    </w:r>
                  </w:p>
                </w:tc>
              </w:tr>
              <w:tr w:rsidR="00A81AA0" w:rsidRPr="00A35962" w14:paraId="3B785D0E" w14:textId="77777777">
                <w:trPr>
                  <w:divId w:val="512232090"/>
                  <w:tblCellSpacing w:w="15" w:type="dxa"/>
                </w:trPr>
                <w:tc>
                  <w:tcPr>
                    <w:tcW w:w="50" w:type="pct"/>
                    <w:hideMark/>
                  </w:tcPr>
                  <w:p w14:paraId="49CB1F69" w14:textId="77777777" w:rsidR="00A81AA0" w:rsidRPr="00A35962" w:rsidRDefault="00A81AA0">
                    <w:pPr>
                      <w:pStyle w:val="Bibliografie"/>
                      <w:rPr>
                        <w:rStyle w:val="Hyperlink"/>
                        <w:noProof/>
                        <w:lang w:val="nl-NL"/>
                      </w:rPr>
                    </w:pPr>
                    <w:r w:rsidRPr="00A35962">
                      <w:rPr>
                        <w:rStyle w:val="Hyperlink"/>
                        <w:noProof/>
                        <w:lang w:val="nl-NL"/>
                      </w:rPr>
                      <w:t xml:space="preserve">[26] </w:t>
                    </w:r>
                  </w:p>
                </w:tc>
                <w:tc>
                  <w:tcPr>
                    <w:tcW w:w="0" w:type="auto"/>
                    <w:hideMark/>
                  </w:tcPr>
                  <w:p w14:paraId="1080E25A" w14:textId="77777777" w:rsidR="00A81AA0" w:rsidRPr="00A35962" w:rsidRDefault="00A81AA0">
                    <w:pPr>
                      <w:pStyle w:val="Bibliografie"/>
                      <w:rPr>
                        <w:rStyle w:val="Hyperlink"/>
                        <w:noProof/>
                        <w:lang w:val="nl-NL"/>
                      </w:rPr>
                    </w:pPr>
                    <w:r w:rsidRPr="00A35962">
                      <w:rPr>
                        <w:rStyle w:val="Hyperlink"/>
                        <w:noProof/>
                        <w:lang w:val="en-US"/>
                      </w:rPr>
                      <w:t xml:space="preserve">B. LeRoux, „PhoneGap, Cordova, and what's in a name?,” [Online]. Available: https://phonegap.com/blog/2012/03/19/phonegap-cordova-and-whate28099s-in-a-name/. </w:t>
                    </w:r>
                    <w:r w:rsidRPr="00A35962">
                      <w:rPr>
                        <w:rStyle w:val="Hyperlink"/>
                        <w:noProof/>
                        <w:lang w:val="nl-NL"/>
                      </w:rPr>
                      <w:t>[Geopend April 2018].</w:t>
                    </w:r>
                  </w:p>
                </w:tc>
              </w:tr>
              <w:tr w:rsidR="00A81AA0" w:rsidRPr="00A35962" w14:paraId="6ADC018E" w14:textId="77777777">
                <w:trPr>
                  <w:divId w:val="512232090"/>
                  <w:tblCellSpacing w:w="15" w:type="dxa"/>
                </w:trPr>
                <w:tc>
                  <w:tcPr>
                    <w:tcW w:w="50" w:type="pct"/>
                    <w:hideMark/>
                  </w:tcPr>
                  <w:p w14:paraId="1396AB12" w14:textId="77777777" w:rsidR="00A81AA0" w:rsidRPr="00A35962" w:rsidRDefault="00A81AA0">
                    <w:pPr>
                      <w:pStyle w:val="Bibliografie"/>
                      <w:rPr>
                        <w:rStyle w:val="Hyperlink"/>
                        <w:noProof/>
                        <w:lang w:val="nl-NL"/>
                      </w:rPr>
                    </w:pPr>
                    <w:r w:rsidRPr="00A35962">
                      <w:rPr>
                        <w:rStyle w:val="Hyperlink"/>
                        <w:noProof/>
                        <w:lang w:val="nl-NL"/>
                      </w:rPr>
                      <w:t xml:space="preserve">[27] </w:t>
                    </w:r>
                  </w:p>
                </w:tc>
                <w:tc>
                  <w:tcPr>
                    <w:tcW w:w="0" w:type="auto"/>
                    <w:hideMark/>
                  </w:tcPr>
                  <w:p w14:paraId="162D81DF" w14:textId="77777777" w:rsidR="00A81AA0" w:rsidRPr="00A35962" w:rsidRDefault="00A81AA0">
                    <w:pPr>
                      <w:pStyle w:val="Bibliografie"/>
                      <w:rPr>
                        <w:rStyle w:val="Hyperlink"/>
                        <w:noProof/>
                        <w:lang w:val="en-US"/>
                      </w:rPr>
                    </w:pPr>
                    <w:r w:rsidRPr="00A35962">
                      <w:rPr>
                        <w:rStyle w:val="Hyperlink"/>
                        <w:noProof/>
                        <w:lang w:val="en-US"/>
                      </w:rPr>
                      <w:t xml:space="preserve">S. A. Wilkins Fernandez, Beginning App Development with Parse and PhoneGap, Apress, 2015. </w:t>
                    </w:r>
                  </w:p>
                </w:tc>
              </w:tr>
              <w:tr w:rsidR="00A81AA0" w:rsidRPr="00A35962" w14:paraId="78220D55" w14:textId="77777777">
                <w:trPr>
                  <w:divId w:val="512232090"/>
                  <w:tblCellSpacing w:w="15" w:type="dxa"/>
                </w:trPr>
                <w:tc>
                  <w:tcPr>
                    <w:tcW w:w="50" w:type="pct"/>
                    <w:hideMark/>
                  </w:tcPr>
                  <w:p w14:paraId="1534919C" w14:textId="77777777" w:rsidR="00A81AA0" w:rsidRPr="00A35962" w:rsidRDefault="00A81AA0">
                    <w:pPr>
                      <w:pStyle w:val="Bibliografie"/>
                      <w:rPr>
                        <w:rStyle w:val="Hyperlink"/>
                        <w:noProof/>
                        <w:lang w:val="nl-NL"/>
                      </w:rPr>
                    </w:pPr>
                    <w:r w:rsidRPr="00A35962">
                      <w:rPr>
                        <w:rStyle w:val="Hyperlink"/>
                        <w:noProof/>
                        <w:lang w:val="nl-NL"/>
                      </w:rPr>
                      <w:t xml:space="preserve">[28] </w:t>
                    </w:r>
                  </w:p>
                </w:tc>
                <w:tc>
                  <w:tcPr>
                    <w:tcW w:w="0" w:type="auto"/>
                    <w:hideMark/>
                  </w:tcPr>
                  <w:p w14:paraId="1CC2CC3D" w14:textId="77777777" w:rsidR="00A81AA0" w:rsidRPr="00A35962" w:rsidRDefault="00A81AA0">
                    <w:pPr>
                      <w:pStyle w:val="Bibliografie"/>
                      <w:rPr>
                        <w:rStyle w:val="Hyperlink"/>
                        <w:noProof/>
                        <w:lang w:val="nl-NL"/>
                      </w:rPr>
                    </w:pPr>
                    <w:r w:rsidRPr="00A35962">
                      <w:rPr>
                        <w:rStyle w:val="Hyperlink"/>
                        <w:noProof/>
                        <w:lang w:val="en-US"/>
                      </w:rPr>
                      <w:t xml:space="preserve">Apache Cordova, „Overview Apache Cordova,” [Online]. Available: https://cordova.apache.org/docs/en/latest/guide/overview/. </w:t>
                    </w:r>
                    <w:r w:rsidRPr="00A35962">
                      <w:rPr>
                        <w:rStyle w:val="Hyperlink"/>
                        <w:noProof/>
                        <w:lang w:val="nl-NL"/>
                      </w:rPr>
                      <w:t>[Geopend April 2018].</w:t>
                    </w:r>
                  </w:p>
                </w:tc>
              </w:tr>
              <w:tr w:rsidR="00A81AA0" w:rsidRPr="00A35962" w14:paraId="13C9AB35" w14:textId="77777777">
                <w:trPr>
                  <w:divId w:val="512232090"/>
                  <w:tblCellSpacing w:w="15" w:type="dxa"/>
                </w:trPr>
                <w:tc>
                  <w:tcPr>
                    <w:tcW w:w="50" w:type="pct"/>
                    <w:hideMark/>
                  </w:tcPr>
                  <w:p w14:paraId="4D667987" w14:textId="77777777" w:rsidR="00A81AA0" w:rsidRPr="00A35962" w:rsidRDefault="00A81AA0">
                    <w:pPr>
                      <w:pStyle w:val="Bibliografie"/>
                      <w:rPr>
                        <w:rStyle w:val="Hyperlink"/>
                        <w:noProof/>
                        <w:lang w:val="nl-NL"/>
                      </w:rPr>
                    </w:pPr>
                    <w:r w:rsidRPr="00A35962">
                      <w:rPr>
                        <w:rStyle w:val="Hyperlink"/>
                        <w:noProof/>
                        <w:lang w:val="nl-NL"/>
                      </w:rPr>
                      <w:t xml:space="preserve">[29] </w:t>
                    </w:r>
                  </w:p>
                </w:tc>
                <w:tc>
                  <w:tcPr>
                    <w:tcW w:w="0" w:type="auto"/>
                    <w:hideMark/>
                  </w:tcPr>
                  <w:p w14:paraId="6F510F6D" w14:textId="77777777" w:rsidR="00A81AA0" w:rsidRPr="00A35962" w:rsidRDefault="00A81AA0">
                    <w:pPr>
                      <w:pStyle w:val="Bibliografie"/>
                      <w:rPr>
                        <w:rStyle w:val="Hyperlink"/>
                        <w:noProof/>
                        <w:lang w:val="nl-NL"/>
                      </w:rPr>
                    </w:pPr>
                    <w:r w:rsidRPr="00A35962">
                      <w:rPr>
                        <w:rStyle w:val="Hyperlink"/>
                        <w:noProof/>
                        <w:lang w:val="en-US"/>
                      </w:rPr>
                      <w:t xml:space="preserve">„License React Native,” [Online]. Available: https://github.com/facebook/react-native/blob/master/LICENSE. </w:t>
                    </w:r>
                    <w:r w:rsidRPr="00A35962">
                      <w:rPr>
                        <w:rStyle w:val="Hyperlink"/>
                        <w:noProof/>
                        <w:lang w:val="nl-NL"/>
                      </w:rPr>
                      <w:t>[Geopend April 2018].</w:t>
                    </w:r>
                  </w:p>
                </w:tc>
              </w:tr>
              <w:tr w:rsidR="00A81AA0" w:rsidRPr="00A35962" w14:paraId="64358F82" w14:textId="77777777">
                <w:trPr>
                  <w:divId w:val="512232090"/>
                  <w:tblCellSpacing w:w="15" w:type="dxa"/>
                </w:trPr>
                <w:tc>
                  <w:tcPr>
                    <w:tcW w:w="50" w:type="pct"/>
                    <w:hideMark/>
                  </w:tcPr>
                  <w:p w14:paraId="3AB9C53B" w14:textId="77777777" w:rsidR="00A81AA0" w:rsidRPr="00A35962" w:rsidRDefault="00A81AA0">
                    <w:pPr>
                      <w:pStyle w:val="Bibliografie"/>
                      <w:rPr>
                        <w:rStyle w:val="Hyperlink"/>
                        <w:noProof/>
                        <w:lang w:val="nl-NL"/>
                      </w:rPr>
                    </w:pPr>
                    <w:r w:rsidRPr="00A35962">
                      <w:rPr>
                        <w:rStyle w:val="Hyperlink"/>
                        <w:noProof/>
                        <w:lang w:val="nl-NL"/>
                      </w:rPr>
                      <w:t xml:space="preserve">[30] </w:t>
                    </w:r>
                  </w:p>
                </w:tc>
                <w:tc>
                  <w:tcPr>
                    <w:tcW w:w="0" w:type="auto"/>
                    <w:hideMark/>
                  </w:tcPr>
                  <w:p w14:paraId="03D02C06" w14:textId="77777777" w:rsidR="00A81AA0" w:rsidRPr="00A35962" w:rsidRDefault="00A81AA0">
                    <w:pPr>
                      <w:pStyle w:val="Bibliografie"/>
                      <w:rPr>
                        <w:rStyle w:val="Hyperlink"/>
                        <w:noProof/>
                        <w:lang w:val="nl-NL"/>
                      </w:rPr>
                    </w:pPr>
                    <w:r w:rsidRPr="00A35962">
                      <w:rPr>
                        <w:rStyle w:val="Hyperlink"/>
                        <w:noProof/>
                        <w:lang w:val="en-US"/>
                      </w:rPr>
                      <w:t xml:space="preserve">[Online]. Available: https://blog.xamarin.com/xamarin-for-all/. </w:t>
                    </w:r>
                    <w:r w:rsidRPr="00A35962">
                      <w:rPr>
                        <w:rStyle w:val="Hyperlink"/>
                        <w:noProof/>
                        <w:lang w:val="nl-NL"/>
                      </w:rPr>
                      <w:t>[Geopend April 2018].</w:t>
                    </w:r>
                  </w:p>
                </w:tc>
              </w:tr>
              <w:tr w:rsidR="00A81AA0" w:rsidRPr="00A35962" w14:paraId="532AB754" w14:textId="77777777">
                <w:trPr>
                  <w:divId w:val="512232090"/>
                  <w:tblCellSpacing w:w="15" w:type="dxa"/>
                </w:trPr>
                <w:tc>
                  <w:tcPr>
                    <w:tcW w:w="50" w:type="pct"/>
                    <w:hideMark/>
                  </w:tcPr>
                  <w:p w14:paraId="75CF6A4E" w14:textId="77777777" w:rsidR="00A81AA0" w:rsidRPr="00A35962" w:rsidRDefault="00A81AA0">
                    <w:pPr>
                      <w:pStyle w:val="Bibliografie"/>
                      <w:rPr>
                        <w:rStyle w:val="Hyperlink"/>
                        <w:noProof/>
                        <w:lang w:val="nl-NL"/>
                      </w:rPr>
                    </w:pPr>
                    <w:r w:rsidRPr="00A35962">
                      <w:rPr>
                        <w:rStyle w:val="Hyperlink"/>
                        <w:noProof/>
                        <w:lang w:val="nl-NL"/>
                      </w:rPr>
                      <w:t xml:space="preserve">[31] </w:t>
                    </w:r>
                  </w:p>
                </w:tc>
                <w:tc>
                  <w:tcPr>
                    <w:tcW w:w="0" w:type="auto"/>
                    <w:hideMark/>
                  </w:tcPr>
                  <w:p w14:paraId="312E2ABF" w14:textId="77777777" w:rsidR="00A81AA0" w:rsidRPr="00A35962" w:rsidRDefault="00A81AA0">
                    <w:pPr>
                      <w:pStyle w:val="Bibliografie"/>
                      <w:rPr>
                        <w:rStyle w:val="Hyperlink"/>
                        <w:noProof/>
                        <w:lang w:val="nl-NL"/>
                      </w:rPr>
                    </w:pPr>
                    <w:r w:rsidRPr="00A35962">
                      <w:rPr>
                        <w:rStyle w:val="Hyperlink"/>
                        <w:noProof/>
                        <w:lang w:val="en-US"/>
                      </w:rPr>
                      <w:t xml:space="preserve">„Pricing Visual Studio Licenses,” [Online]. Available: https://www.visualstudio.com/vs/pricing/. </w:t>
                    </w:r>
                    <w:r w:rsidRPr="00A35962">
                      <w:rPr>
                        <w:rStyle w:val="Hyperlink"/>
                        <w:noProof/>
                        <w:lang w:val="nl-NL"/>
                      </w:rPr>
                      <w:t>[Geopend April 2018].</w:t>
                    </w:r>
                  </w:p>
                </w:tc>
              </w:tr>
              <w:tr w:rsidR="00A81AA0" w:rsidRPr="00A35962" w14:paraId="3595E931" w14:textId="77777777">
                <w:trPr>
                  <w:divId w:val="512232090"/>
                  <w:tblCellSpacing w:w="15" w:type="dxa"/>
                </w:trPr>
                <w:tc>
                  <w:tcPr>
                    <w:tcW w:w="50" w:type="pct"/>
                    <w:hideMark/>
                  </w:tcPr>
                  <w:p w14:paraId="28C7F878" w14:textId="77777777" w:rsidR="00A81AA0" w:rsidRPr="00A35962" w:rsidRDefault="00A81AA0">
                    <w:pPr>
                      <w:pStyle w:val="Bibliografie"/>
                      <w:rPr>
                        <w:rStyle w:val="Hyperlink"/>
                        <w:noProof/>
                        <w:lang w:val="nl-NL"/>
                      </w:rPr>
                    </w:pPr>
                    <w:r w:rsidRPr="00A35962">
                      <w:rPr>
                        <w:rStyle w:val="Hyperlink"/>
                        <w:noProof/>
                        <w:lang w:val="nl-NL"/>
                      </w:rPr>
                      <w:t xml:space="preserve">[32] </w:t>
                    </w:r>
                  </w:p>
                </w:tc>
                <w:tc>
                  <w:tcPr>
                    <w:tcW w:w="0" w:type="auto"/>
                    <w:hideMark/>
                  </w:tcPr>
                  <w:p w14:paraId="1A93DD1A" w14:textId="77777777" w:rsidR="00A81AA0" w:rsidRPr="00A35962" w:rsidRDefault="00A81AA0">
                    <w:pPr>
                      <w:pStyle w:val="Bibliografie"/>
                      <w:rPr>
                        <w:rStyle w:val="Hyperlink"/>
                        <w:noProof/>
                        <w:lang w:val="en-US"/>
                      </w:rPr>
                    </w:pPr>
                    <w:r w:rsidRPr="00A35962">
                      <w:rPr>
                        <w:rStyle w:val="Hyperlink"/>
                        <w:noProof/>
                        <w:lang w:val="en-US"/>
                      </w:rPr>
                      <w:t>„Open source licenseQt,” [Online]. Available: http://doc.qt.io/qt-5/opensourcelicense.html. [Geopend April 2018].</w:t>
                    </w:r>
                  </w:p>
                </w:tc>
              </w:tr>
              <w:tr w:rsidR="00A81AA0" w:rsidRPr="00A35962" w14:paraId="000968E2" w14:textId="77777777">
                <w:trPr>
                  <w:divId w:val="512232090"/>
                  <w:tblCellSpacing w:w="15" w:type="dxa"/>
                </w:trPr>
                <w:tc>
                  <w:tcPr>
                    <w:tcW w:w="50" w:type="pct"/>
                    <w:hideMark/>
                  </w:tcPr>
                  <w:p w14:paraId="531FBFDC" w14:textId="77777777" w:rsidR="00A81AA0" w:rsidRPr="00A35962" w:rsidRDefault="00A81AA0">
                    <w:pPr>
                      <w:pStyle w:val="Bibliografie"/>
                      <w:rPr>
                        <w:rStyle w:val="Hyperlink"/>
                        <w:noProof/>
                        <w:lang w:val="nl-NL"/>
                      </w:rPr>
                    </w:pPr>
                    <w:r w:rsidRPr="00A35962">
                      <w:rPr>
                        <w:rStyle w:val="Hyperlink"/>
                        <w:noProof/>
                        <w:lang w:val="nl-NL"/>
                      </w:rPr>
                      <w:t xml:space="preserve">[33] </w:t>
                    </w:r>
                  </w:p>
                </w:tc>
                <w:tc>
                  <w:tcPr>
                    <w:tcW w:w="0" w:type="auto"/>
                    <w:hideMark/>
                  </w:tcPr>
                  <w:p w14:paraId="04104A92" w14:textId="77777777" w:rsidR="00A81AA0" w:rsidRPr="00A35962" w:rsidRDefault="00A81AA0">
                    <w:pPr>
                      <w:pStyle w:val="Bibliografie"/>
                      <w:rPr>
                        <w:rStyle w:val="Hyperlink"/>
                        <w:noProof/>
                        <w:lang w:val="nl-NL"/>
                      </w:rPr>
                    </w:pPr>
                    <w:r w:rsidRPr="00A35962">
                      <w:rPr>
                        <w:rStyle w:val="Hyperlink"/>
                        <w:noProof/>
                        <w:lang w:val="en-US"/>
                      </w:rPr>
                      <w:t xml:space="preserve">„Licensing comparison Qt,” [Online]. Available: https://www1.qt.io/licensing-comparison/. </w:t>
                    </w:r>
                    <w:r w:rsidRPr="00A35962">
                      <w:rPr>
                        <w:rStyle w:val="Hyperlink"/>
                        <w:noProof/>
                        <w:lang w:val="nl-NL"/>
                      </w:rPr>
                      <w:t>[Geopend April 2018].</w:t>
                    </w:r>
                  </w:p>
                </w:tc>
              </w:tr>
              <w:tr w:rsidR="00A81AA0" w:rsidRPr="00A35962" w14:paraId="417EB4EE" w14:textId="77777777">
                <w:trPr>
                  <w:divId w:val="512232090"/>
                  <w:tblCellSpacing w:w="15" w:type="dxa"/>
                </w:trPr>
                <w:tc>
                  <w:tcPr>
                    <w:tcW w:w="50" w:type="pct"/>
                    <w:hideMark/>
                  </w:tcPr>
                  <w:p w14:paraId="04094F2B" w14:textId="77777777" w:rsidR="00A81AA0" w:rsidRPr="00A35962" w:rsidRDefault="00A81AA0">
                    <w:pPr>
                      <w:pStyle w:val="Bibliografie"/>
                      <w:rPr>
                        <w:rStyle w:val="Hyperlink"/>
                        <w:noProof/>
                        <w:lang w:val="nl-NL"/>
                      </w:rPr>
                    </w:pPr>
                    <w:r w:rsidRPr="00A35962">
                      <w:rPr>
                        <w:rStyle w:val="Hyperlink"/>
                        <w:noProof/>
                        <w:lang w:val="nl-NL"/>
                      </w:rPr>
                      <w:t xml:space="preserve">[34] </w:t>
                    </w:r>
                  </w:p>
                </w:tc>
                <w:tc>
                  <w:tcPr>
                    <w:tcW w:w="0" w:type="auto"/>
                    <w:hideMark/>
                  </w:tcPr>
                  <w:p w14:paraId="742EC66A" w14:textId="77777777" w:rsidR="00A81AA0" w:rsidRPr="00A35962" w:rsidRDefault="00A81AA0">
                    <w:pPr>
                      <w:pStyle w:val="Bibliografie"/>
                      <w:rPr>
                        <w:rStyle w:val="Hyperlink"/>
                        <w:noProof/>
                        <w:lang w:val="nl-NL"/>
                      </w:rPr>
                    </w:pPr>
                    <w:r w:rsidRPr="00A35962">
                      <w:rPr>
                        <w:rStyle w:val="Hyperlink"/>
                        <w:noProof/>
                        <w:lang w:val="en-US"/>
                      </w:rPr>
                      <w:t xml:space="preserve">„License Apache Cordova,” [Online]. Available: https://github.com/apache/cordova-android/blob/master/LICENSE. </w:t>
                    </w:r>
                    <w:r w:rsidRPr="00A35962">
                      <w:rPr>
                        <w:rStyle w:val="Hyperlink"/>
                        <w:noProof/>
                        <w:lang w:val="nl-NL"/>
                      </w:rPr>
                      <w:t>[Geopend April 2018].</w:t>
                    </w:r>
                  </w:p>
                </w:tc>
              </w:tr>
              <w:tr w:rsidR="00A81AA0" w:rsidRPr="00A35962" w14:paraId="6AA72765" w14:textId="77777777">
                <w:trPr>
                  <w:divId w:val="512232090"/>
                  <w:tblCellSpacing w:w="15" w:type="dxa"/>
                </w:trPr>
                <w:tc>
                  <w:tcPr>
                    <w:tcW w:w="50" w:type="pct"/>
                    <w:hideMark/>
                  </w:tcPr>
                  <w:p w14:paraId="34EFEFCB" w14:textId="77777777" w:rsidR="00A81AA0" w:rsidRPr="00A35962" w:rsidRDefault="00A81AA0">
                    <w:pPr>
                      <w:pStyle w:val="Bibliografie"/>
                      <w:rPr>
                        <w:rStyle w:val="Hyperlink"/>
                        <w:noProof/>
                        <w:lang w:val="nl-NL"/>
                      </w:rPr>
                    </w:pPr>
                    <w:r w:rsidRPr="00A35962">
                      <w:rPr>
                        <w:rStyle w:val="Hyperlink"/>
                        <w:noProof/>
                        <w:lang w:val="nl-NL"/>
                      </w:rPr>
                      <w:t xml:space="preserve">[35] </w:t>
                    </w:r>
                  </w:p>
                </w:tc>
                <w:tc>
                  <w:tcPr>
                    <w:tcW w:w="0" w:type="auto"/>
                    <w:hideMark/>
                  </w:tcPr>
                  <w:p w14:paraId="73CF16B6" w14:textId="77777777" w:rsidR="00A81AA0" w:rsidRPr="00A35962" w:rsidRDefault="00A81AA0">
                    <w:pPr>
                      <w:pStyle w:val="Bibliografie"/>
                      <w:rPr>
                        <w:rStyle w:val="Hyperlink"/>
                        <w:noProof/>
                        <w:lang w:val="en-US"/>
                      </w:rPr>
                    </w:pPr>
                    <w:r w:rsidRPr="00A35962">
                      <w:rPr>
                        <w:rStyle w:val="Hyperlink"/>
                        <w:noProof/>
                        <w:lang w:val="en-US"/>
                      </w:rPr>
                      <w:t xml:space="preserve">M. S. Jasmin Blanchette, C++ GUI Programming with Qt 4, Trolltech Press, 2006. </w:t>
                    </w:r>
                  </w:p>
                </w:tc>
              </w:tr>
              <w:tr w:rsidR="00A81AA0" w:rsidRPr="00A35962" w14:paraId="359D1CD3" w14:textId="77777777">
                <w:trPr>
                  <w:divId w:val="512232090"/>
                  <w:tblCellSpacing w:w="15" w:type="dxa"/>
                </w:trPr>
                <w:tc>
                  <w:tcPr>
                    <w:tcW w:w="50" w:type="pct"/>
                    <w:hideMark/>
                  </w:tcPr>
                  <w:p w14:paraId="299F4175" w14:textId="77777777" w:rsidR="00A81AA0" w:rsidRPr="00A35962" w:rsidRDefault="00A81AA0">
                    <w:pPr>
                      <w:pStyle w:val="Bibliografie"/>
                      <w:rPr>
                        <w:rStyle w:val="Hyperlink"/>
                        <w:noProof/>
                        <w:lang w:val="nl-NL"/>
                      </w:rPr>
                    </w:pPr>
                    <w:r w:rsidRPr="00A35962">
                      <w:rPr>
                        <w:rStyle w:val="Hyperlink"/>
                        <w:noProof/>
                        <w:lang w:val="nl-NL"/>
                      </w:rPr>
                      <w:t xml:space="preserve">[36] </w:t>
                    </w:r>
                  </w:p>
                </w:tc>
                <w:tc>
                  <w:tcPr>
                    <w:tcW w:w="0" w:type="auto"/>
                    <w:hideMark/>
                  </w:tcPr>
                  <w:p w14:paraId="5D9EF154" w14:textId="77777777" w:rsidR="00A81AA0" w:rsidRPr="00A35962" w:rsidRDefault="00A81AA0">
                    <w:pPr>
                      <w:pStyle w:val="Bibliografie"/>
                      <w:rPr>
                        <w:rStyle w:val="Hyperlink"/>
                        <w:noProof/>
                        <w:lang w:val="nl-NL"/>
                      </w:rPr>
                    </w:pPr>
                    <w:r w:rsidRPr="00A35962">
                      <w:rPr>
                        <w:rStyle w:val="Hyperlink"/>
                        <w:noProof/>
                        <w:lang w:val="en-US"/>
                      </w:rPr>
                      <w:t xml:space="preserve">B. C. Daniels, „QT – Introduction C++ GUI Programming with Qt 4,” [Online]. </w:t>
                    </w:r>
                    <w:r w:rsidRPr="00A35962">
                      <w:rPr>
                        <w:rStyle w:val="Hyperlink"/>
                        <w:noProof/>
                        <w:lang w:val="nl-NL"/>
                      </w:rPr>
                      <w:t>Available: http://slideplayer.com/slide/7747920/. [Geopend Maart 2018].</w:t>
                    </w:r>
                  </w:p>
                </w:tc>
              </w:tr>
            </w:tbl>
            <w:p w14:paraId="6767A769" w14:textId="77777777" w:rsidR="00A81AA0" w:rsidRPr="00A35962" w:rsidRDefault="00A81AA0">
              <w:pPr>
                <w:divId w:val="512232090"/>
                <w:rPr>
                  <w:rStyle w:val="Hyperlink"/>
                  <w:rFonts w:eastAsia="Times New Roman"/>
                  <w:noProof/>
                </w:rPr>
              </w:pPr>
            </w:p>
            <w:p w14:paraId="7B2BE037" w14:textId="3541FB6A" w:rsidR="00312224" w:rsidRDefault="00A81AA0">
              <w:r>
                <w:rPr>
                  <w:noProof/>
                  <w:sz w:val="20"/>
                </w:rPr>
                <w:fldChar w:fldCharType="end"/>
              </w:r>
            </w:p>
          </w:sdtContent>
        </w:sdt>
      </w:sdtContent>
    </w:sdt>
    <w:p w14:paraId="50E0949B" w14:textId="24A7E972" w:rsidR="00312224" w:rsidRDefault="00312224"/>
    <w:p w14:paraId="3314F9E3" w14:textId="5D05A7FC" w:rsidR="001B243F" w:rsidRDefault="001B243F" w:rsidP="001B243F">
      <w:pPr>
        <w:spacing w:after="0" w:line="240" w:lineRule="auto"/>
        <w:jc w:val="left"/>
        <w:rPr>
          <w:lang w:val="nl-NL"/>
        </w:rPr>
      </w:pPr>
    </w:p>
    <w:p w14:paraId="4EF66568" w14:textId="6A0FB938" w:rsidR="003601DE" w:rsidRDefault="003601DE" w:rsidP="003601DE">
      <w:r>
        <w:br w:type="page"/>
      </w:r>
    </w:p>
    <w:p w14:paraId="23CB49EA" w14:textId="28B2AFF7" w:rsidR="00F01E7D" w:rsidRDefault="00F01E7D">
      <w:pPr>
        <w:spacing w:after="0"/>
        <w:jc w:val="left"/>
        <w:rPr>
          <w:rFonts w:asciiTheme="minorHAnsi" w:hAnsiTheme="minorHAnsi" w:cstheme="minorHAnsi"/>
        </w:rPr>
      </w:pPr>
    </w:p>
    <w:p w14:paraId="661CCF77" w14:textId="26B5C2C8" w:rsidR="004B5FF3" w:rsidRDefault="00440ACC" w:rsidP="00D11F41">
      <w:pPr>
        <w:pStyle w:val="Titel0"/>
      </w:pPr>
      <w:bookmarkStart w:id="97" w:name="_Toc514325006"/>
      <w:r w:rsidRPr="002532A4">
        <w:t>Bijlagen</w:t>
      </w:r>
      <w:bookmarkEnd w:id="97"/>
    </w:p>
    <w:p w14:paraId="7A4FF865" w14:textId="532416E3" w:rsidR="004B5FF3" w:rsidRDefault="004B5FF3" w:rsidP="004B5FF3">
      <w:r>
        <w:t>Bijlage A</w:t>
      </w:r>
      <w:r>
        <w:tab/>
      </w:r>
      <w:r w:rsidR="00BC48F6">
        <w:t xml:space="preserve">Javascript-code van de </w:t>
      </w:r>
      <w:proofErr w:type="spellStart"/>
      <w:r w:rsidR="00BC48F6">
        <w:t>React</w:t>
      </w:r>
      <w:proofErr w:type="spellEnd"/>
      <w:r w:rsidR="00BC48F6">
        <w:t xml:space="preserve"> Native applicatie</w:t>
      </w:r>
    </w:p>
    <w:p w14:paraId="042EA1CE" w14:textId="66C0068C" w:rsidR="00BC48F6" w:rsidRDefault="00BC48F6" w:rsidP="004B5FF3"/>
    <w:p w14:paraId="5314E8D7" w14:textId="32C23517" w:rsidR="003D78FF" w:rsidRDefault="004B5FF3" w:rsidP="004B5FF3">
      <w:r>
        <w:t>Bijlage B</w:t>
      </w:r>
      <w:r>
        <w:tab/>
      </w:r>
      <w:r w:rsidR="006901D1">
        <w:t xml:space="preserve">XAML-code van de </w:t>
      </w:r>
      <w:proofErr w:type="spellStart"/>
      <w:r w:rsidR="006901D1">
        <w:t>Xamarin</w:t>
      </w:r>
      <w:proofErr w:type="spellEnd"/>
      <w:r w:rsidR="006901D1">
        <w:t xml:space="preserve"> applicatie</w:t>
      </w:r>
    </w:p>
    <w:p w14:paraId="5F7B82ED" w14:textId="205ABA8E" w:rsidR="00CB22B1" w:rsidRDefault="00CB22B1" w:rsidP="004B5FF3"/>
    <w:p w14:paraId="53B3A81C" w14:textId="5197038D" w:rsidR="00CB22B1" w:rsidRDefault="00CB22B1" w:rsidP="004B5FF3">
      <w:r>
        <w:t xml:space="preserve">Bijlage C </w:t>
      </w:r>
      <w:r>
        <w:tab/>
        <w:t xml:space="preserve">C#-code van de </w:t>
      </w:r>
      <w:proofErr w:type="spellStart"/>
      <w:r>
        <w:t>Xamarin</w:t>
      </w:r>
      <w:proofErr w:type="spellEnd"/>
      <w:r>
        <w:t xml:space="preserve"> applicatie</w:t>
      </w:r>
    </w:p>
    <w:p w14:paraId="70D64768" w14:textId="419AB21F" w:rsidR="00BC48F6" w:rsidRDefault="00BC48F6" w:rsidP="004B5FF3"/>
    <w:p w14:paraId="7508448D" w14:textId="6A1570B8" w:rsidR="00BC48F6" w:rsidRDefault="00BC48F6" w:rsidP="004B5FF3"/>
    <w:p w14:paraId="53922274" w14:textId="28408D4A" w:rsidR="00801735" w:rsidRDefault="00801735" w:rsidP="004B5FF3"/>
    <w:p w14:paraId="4F791EDB" w14:textId="74A1A2A1" w:rsidR="00801735" w:rsidRDefault="00801735" w:rsidP="004B5FF3"/>
    <w:p w14:paraId="77E8E9FA" w14:textId="3D6526D0" w:rsidR="00801735" w:rsidRDefault="00801735" w:rsidP="004B5FF3"/>
    <w:p w14:paraId="6C8ED14D" w14:textId="3E006BB6" w:rsidR="00801735" w:rsidRDefault="00801735" w:rsidP="004B5FF3"/>
    <w:p w14:paraId="3130FEF5" w14:textId="3FB1CEAD" w:rsidR="00801735" w:rsidRDefault="00801735" w:rsidP="004B5FF3"/>
    <w:p w14:paraId="23529C3D" w14:textId="33409E63" w:rsidR="00801735" w:rsidRDefault="00801735" w:rsidP="004B5FF3"/>
    <w:p w14:paraId="510907B7" w14:textId="6279E9D2" w:rsidR="00801735" w:rsidRDefault="00801735" w:rsidP="004B5FF3"/>
    <w:p w14:paraId="7A0BFE2B" w14:textId="3922B281" w:rsidR="00801735" w:rsidRDefault="00801735" w:rsidP="004B5FF3"/>
    <w:p w14:paraId="0326D483" w14:textId="03B34A4F" w:rsidR="00801735" w:rsidRDefault="00801735" w:rsidP="004B5FF3"/>
    <w:p w14:paraId="10366C55" w14:textId="12E6A2C2" w:rsidR="00801735" w:rsidRDefault="00801735" w:rsidP="004B5FF3"/>
    <w:p w14:paraId="34FEA550" w14:textId="2818AC11" w:rsidR="00801735" w:rsidRDefault="00801735" w:rsidP="004B5FF3"/>
    <w:p w14:paraId="558DDAA2" w14:textId="3E0961DD" w:rsidR="00801735" w:rsidRDefault="00801735" w:rsidP="004B5FF3"/>
    <w:p w14:paraId="08FC37C0" w14:textId="4EF379C5" w:rsidR="00801735" w:rsidRDefault="00801735" w:rsidP="004B5FF3"/>
    <w:p w14:paraId="6D935D2B" w14:textId="496A3C52" w:rsidR="00801735" w:rsidRDefault="00801735" w:rsidP="004B5FF3"/>
    <w:p w14:paraId="0B98FFD1" w14:textId="079AA93B" w:rsidR="00801735" w:rsidRDefault="00801735" w:rsidP="004B5FF3"/>
    <w:p w14:paraId="535AE7AB" w14:textId="61765D8A" w:rsidR="00801735" w:rsidRDefault="00801735" w:rsidP="004B5FF3"/>
    <w:p w14:paraId="14EF6FD8" w14:textId="40A27CD9" w:rsidR="00801735" w:rsidRDefault="00801735" w:rsidP="004B5FF3"/>
    <w:p w14:paraId="349C6055" w14:textId="6E286C00" w:rsidR="00801735" w:rsidRDefault="00801735" w:rsidP="004B5FF3"/>
    <w:p w14:paraId="1FC43503" w14:textId="4532750D" w:rsidR="00801735" w:rsidRDefault="00801735" w:rsidP="004B5FF3"/>
    <w:p w14:paraId="3BC16012" w14:textId="048F5F0B" w:rsidR="00801735" w:rsidRDefault="00801735" w:rsidP="004B5FF3"/>
    <w:p w14:paraId="0B3DEDEF" w14:textId="61DDA17F" w:rsidR="00801735" w:rsidRDefault="00801735" w:rsidP="004B5FF3"/>
    <w:p w14:paraId="0E895D68" w14:textId="46D11135" w:rsidR="00801735" w:rsidRDefault="00801735" w:rsidP="004B5FF3"/>
    <w:p w14:paraId="2BFB98CD" w14:textId="77777777" w:rsidR="00461064" w:rsidRDefault="00461064" w:rsidP="004B5FF3">
      <w:pPr>
        <w:sectPr w:rsidR="00461064" w:rsidSect="00E95554">
          <w:headerReference w:type="even" r:id="rId46"/>
          <w:headerReference w:type="default" r:id="rId47"/>
          <w:footerReference w:type="even" r:id="rId48"/>
          <w:footerReference w:type="default" r:id="rId49"/>
          <w:footerReference w:type="first" r:id="rId50"/>
          <w:type w:val="oddPage"/>
          <w:pgSz w:w="11906" w:h="16838"/>
          <w:pgMar w:top="1418" w:right="1418" w:bottom="1418" w:left="1418" w:header="709" w:footer="709" w:gutter="0"/>
          <w:cols w:space="708"/>
          <w:docGrid w:linePitch="360"/>
        </w:sectPr>
      </w:pPr>
    </w:p>
    <w:p w14:paraId="5D8E0175" w14:textId="278171E8" w:rsidR="00801735" w:rsidRDefault="00801735" w:rsidP="004B5FF3"/>
    <w:p w14:paraId="04BFC40E" w14:textId="77777777" w:rsidR="00801735" w:rsidRDefault="00801735" w:rsidP="004B5FF3"/>
    <w:p w14:paraId="5549F56C" w14:textId="3D6B9B9B" w:rsidR="00BC48F6" w:rsidRDefault="00BC48F6" w:rsidP="004B5FF3">
      <w:r>
        <w:t>A.</w:t>
      </w:r>
    </w:p>
    <w:p w14:paraId="1FA4966A" w14:textId="77777777" w:rsidR="00BC48F6" w:rsidRDefault="00BC48F6" w:rsidP="004B5FF3"/>
    <w:p w14:paraId="2DB76355" w14:textId="77777777" w:rsidR="00461064" w:rsidRDefault="00461064" w:rsidP="006901D1">
      <w:pPr>
        <w:rPr>
          <w:rFonts w:ascii="Courier New" w:hAnsi="Courier New" w:cs="Courier New"/>
        </w:rPr>
        <w:sectPr w:rsidR="00461064" w:rsidSect="00461064">
          <w:footerReference w:type="default" r:id="rId51"/>
          <w:pgSz w:w="11906" w:h="16838"/>
          <w:pgMar w:top="1418" w:right="1418" w:bottom="1418" w:left="1418" w:header="709" w:footer="709" w:gutter="0"/>
          <w:pgNumType w:start="1"/>
          <w:cols w:space="708"/>
          <w:docGrid w:linePitch="360"/>
        </w:sectPr>
      </w:pPr>
    </w:p>
    <w:tbl>
      <w:tblPr>
        <w:tblStyle w:val="Tabelraster"/>
        <w:tblW w:w="10632" w:type="dxa"/>
        <w:tblInd w:w="-856" w:type="dxa"/>
        <w:tblLook w:val="04A0" w:firstRow="1" w:lastRow="0" w:firstColumn="1" w:lastColumn="0" w:noHBand="0" w:noVBand="1"/>
      </w:tblPr>
      <w:tblGrid>
        <w:gridCol w:w="10632"/>
      </w:tblGrid>
      <w:tr w:rsidR="006901D1" w14:paraId="2BC55E7C" w14:textId="77777777" w:rsidTr="00CB22B1">
        <w:tc>
          <w:tcPr>
            <w:tcW w:w="10632" w:type="dxa"/>
          </w:tcPr>
          <w:p w14:paraId="4B250106" w14:textId="71DC5BB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"use strict";</w:t>
            </w:r>
          </w:p>
          <w:p w14:paraId="65A5157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React, {Component} from 'react';</w:t>
            </w:r>
          </w:p>
          <w:p w14:paraId="0934C78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import { </w:t>
            </w:r>
            <w:proofErr w:type="spellStart"/>
            <w:r w:rsidRPr="00085358">
              <w:rPr>
                <w:rFonts w:ascii="Courier New" w:hAnsi="Courier New" w:cs="Courier New"/>
                <w:lang w:val="en-US"/>
              </w:rPr>
              <w:t>StyleSheet</w:t>
            </w:r>
            <w:proofErr w:type="spellEnd"/>
            <w:r w:rsidRPr="00085358">
              <w:rPr>
                <w:rFonts w:ascii="Courier New" w:hAnsi="Courier New" w:cs="Courier New"/>
                <w:lang w:val="en-US"/>
              </w:rPr>
              <w:t xml:space="preserve">, Image, View, </w:t>
            </w:r>
            <w:proofErr w:type="spellStart"/>
            <w:r w:rsidRPr="00085358">
              <w:rPr>
                <w:rFonts w:ascii="Courier New" w:hAnsi="Courier New" w:cs="Courier New"/>
                <w:lang w:val="en-US"/>
              </w:rPr>
              <w:t>ScrollView</w:t>
            </w:r>
            <w:proofErr w:type="spellEnd"/>
            <w:r w:rsidRPr="00085358">
              <w:rPr>
                <w:rFonts w:ascii="Courier New" w:hAnsi="Courier New" w:cs="Courier New"/>
                <w:lang w:val="en-US"/>
              </w:rPr>
              <w:t xml:space="preserve">, </w:t>
            </w:r>
            <w:proofErr w:type="spellStart"/>
            <w:r w:rsidRPr="00085358">
              <w:rPr>
                <w:rFonts w:ascii="Courier New" w:hAnsi="Courier New" w:cs="Courier New"/>
                <w:lang w:val="en-US"/>
              </w:rPr>
              <w:t>ListView</w:t>
            </w:r>
            <w:proofErr w:type="spellEnd"/>
            <w:r w:rsidRPr="00085358">
              <w:rPr>
                <w:rFonts w:ascii="Courier New" w:hAnsi="Courier New" w:cs="Courier New"/>
                <w:lang w:val="en-US"/>
              </w:rPr>
              <w:t xml:space="preserve">, Text, </w:t>
            </w:r>
            <w:proofErr w:type="spellStart"/>
            <w:r w:rsidRPr="00085358">
              <w:rPr>
                <w:rFonts w:ascii="Courier New" w:hAnsi="Courier New" w:cs="Courier New"/>
                <w:lang w:val="en-US"/>
              </w:rPr>
              <w:t>TouchableHighlight</w:t>
            </w:r>
            <w:proofErr w:type="spellEnd"/>
            <w:r w:rsidRPr="00085358">
              <w:rPr>
                <w:rFonts w:ascii="Courier New" w:hAnsi="Courier New" w:cs="Courier New"/>
                <w:lang w:val="en-US"/>
              </w:rPr>
              <w:t xml:space="preserve">, </w:t>
            </w:r>
            <w:proofErr w:type="spellStart"/>
            <w:r w:rsidRPr="00085358">
              <w:rPr>
                <w:rFonts w:ascii="Courier New" w:hAnsi="Courier New" w:cs="Courier New"/>
                <w:lang w:val="en-US"/>
              </w:rPr>
              <w:t>AppRegistry</w:t>
            </w:r>
            <w:proofErr w:type="spellEnd"/>
            <w:r w:rsidRPr="00085358">
              <w:rPr>
                <w:rFonts w:ascii="Courier New" w:hAnsi="Courier New" w:cs="Courier New"/>
                <w:lang w:val="en-US"/>
              </w:rPr>
              <w:t xml:space="preserve">, Modal, </w:t>
            </w:r>
            <w:proofErr w:type="spellStart"/>
            <w:r w:rsidRPr="00085358">
              <w:rPr>
                <w:rFonts w:ascii="Courier New" w:hAnsi="Courier New" w:cs="Courier New"/>
                <w:lang w:val="en-US"/>
              </w:rPr>
              <w:t>FlatList</w:t>
            </w:r>
            <w:proofErr w:type="spellEnd"/>
            <w:r w:rsidRPr="00085358">
              <w:rPr>
                <w:rFonts w:ascii="Courier New" w:hAnsi="Courier New" w:cs="Courier New"/>
                <w:lang w:val="en-US"/>
              </w:rPr>
              <w:t>} from 'react-native';</w:t>
            </w:r>
          </w:p>
          <w:p w14:paraId="48D83FD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import </w:t>
            </w:r>
            <w:proofErr w:type="spellStart"/>
            <w:r w:rsidRPr="00085358">
              <w:rPr>
                <w:rFonts w:ascii="Courier New" w:hAnsi="Courier New" w:cs="Courier New"/>
                <w:lang w:val="en-US"/>
              </w:rPr>
              <w:t>VideoPlayer</w:t>
            </w:r>
            <w:proofErr w:type="spellEnd"/>
            <w:r w:rsidRPr="00085358">
              <w:rPr>
                <w:rFonts w:ascii="Courier New" w:hAnsi="Courier New" w:cs="Courier New"/>
                <w:lang w:val="en-US"/>
              </w:rPr>
              <w:t xml:space="preserve"> from 'react-native-video-controls';</w:t>
            </w:r>
          </w:p>
          <w:p w14:paraId="2B16103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import </w:t>
            </w:r>
            <w:proofErr w:type="spellStart"/>
            <w:r w:rsidRPr="00085358">
              <w:rPr>
                <w:rFonts w:ascii="Courier New" w:hAnsi="Courier New" w:cs="Courier New"/>
                <w:lang w:val="en-US"/>
              </w:rPr>
              <w:t>DatePicker</w:t>
            </w:r>
            <w:proofErr w:type="spellEnd"/>
            <w:r w:rsidRPr="00085358">
              <w:rPr>
                <w:rFonts w:ascii="Courier New" w:hAnsi="Courier New" w:cs="Courier New"/>
                <w:lang w:val="en-US"/>
              </w:rPr>
              <w:t xml:space="preserve"> from 'react-native-</w:t>
            </w:r>
            <w:proofErr w:type="spellStart"/>
            <w:r w:rsidRPr="00085358">
              <w:rPr>
                <w:rFonts w:ascii="Courier New" w:hAnsi="Courier New" w:cs="Courier New"/>
                <w:lang w:val="en-US"/>
              </w:rPr>
              <w:t>datepicker</w:t>
            </w:r>
            <w:proofErr w:type="spellEnd"/>
            <w:r w:rsidRPr="00085358">
              <w:rPr>
                <w:rFonts w:ascii="Courier New" w:hAnsi="Courier New" w:cs="Courier New"/>
                <w:lang w:val="en-US"/>
              </w:rPr>
              <w:t>';</w:t>
            </w:r>
          </w:p>
          <w:p w14:paraId="08790A8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import </w:t>
            </w:r>
            <w:proofErr w:type="spellStart"/>
            <w:r w:rsidRPr="00085358">
              <w:rPr>
                <w:rFonts w:ascii="Courier New" w:hAnsi="Courier New" w:cs="Courier New"/>
                <w:lang w:val="en-US"/>
              </w:rPr>
              <w:t>SearchBar</w:t>
            </w:r>
            <w:proofErr w:type="spellEnd"/>
            <w:r w:rsidRPr="00085358">
              <w:rPr>
                <w:rFonts w:ascii="Courier New" w:hAnsi="Courier New" w:cs="Courier New"/>
                <w:lang w:val="en-US"/>
              </w:rPr>
              <w:t xml:space="preserve"> from 'react-native-</w:t>
            </w:r>
            <w:proofErr w:type="spellStart"/>
            <w:r w:rsidRPr="00085358">
              <w:rPr>
                <w:rFonts w:ascii="Courier New" w:hAnsi="Courier New" w:cs="Courier New"/>
                <w:lang w:val="en-US"/>
              </w:rPr>
              <w:t>searchbar</w:t>
            </w:r>
            <w:proofErr w:type="spellEnd"/>
            <w:r w:rsidRPr="00085358">
              <w:rPr>
                <w:rFonts w:ascii="Courier New" w:hAnsi="Courier New" w:cs="Courier New"/>
                <w:lang w:val="en-US"/>
              </w:rPr>
              <w:t>';</w:t>
            </w:r>
          </w:p>
          <w:p w14:paraId="2695191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Dimensions from 'Dimensions';</w:t>
            </w:r>
          </w:p>
          <w:p w14:paraId="40F01E2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import {List, </w:t>
            </w:r>
            <w:proofErr w:type="spellStart"/>
            <w:r w:rsidRPr="00085358">
              <w:rPr>
                <w:rFonts w:ascii="Courier New" w:hAnsi="Courier New" w:cs="Courier New"/>
                <w:lang w:val="en-US"/>
              </w:rPr>
              <w:t>ListItem</w:t>
            </w:r>
            <w:proofErr w:type="spellEnd"/>
            <w:r w:rsidRPr="00085358">
              <w:rPr>
                <w:rFonts w:ascii="Courier New" w:hAnsi="Courier New" w:cs="Courier New"/>
                <w:lang w:val="en-US"/>
              </w:rPr>
              <w:t>} from 'react-native-elements';</w:t>
            </w:r>
          </w:p>
          <w:p w14:paraId="56C0E09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import </w:t>
            </w:r>
            <w:proofErr w:type="spellStart"/>
            <w:r w:rsidRPr="00085358">
              <w:rPr>
                <w:rFonts w:ascii="Courier New" w:hAnsi="Courier New" w:cs="Courier New"/>
                <w:lang w:val="en-US"/>
              </w:rPr>
              <w:t>Hr</w:t>
            </w:r>
            <w:proofErr w:type="spellEnd"/>
            <w:r w:rsidRPr="00085358">
              <w:rPr>
                <w:rFonts w:ascii="Courier New" w:hAnsi="Courier New" w:cs="Courier New"/>
                <w:lang w:val="en-US"/>
              </w:rPr>
              <w:t xml:space="preserve"> from 'react-native-</w:t>
            </w:r>
            <w:proofErr w:type="spellStart"/>
            <w:r w:rsidRPr="00085358">
              <w:rPr>
                <w:rFonts w:ascii="Courier New" w:hAnsi="Courier New" w:cs="Courier New"/>
                <w:lang w:val="en-US"/>
              </w:rPr>
              <w:t>hr</w:t>
            </w:r>
            <w:proofErr w:type="spellEnd"/>
            <w:r w:rsidRPr="00085358">
              <w:rPr>
                <w:rFonts w:ascii="Courier New" w:hAnsi="Courier New" w:cs="Courier New"/>
                <w:lang w:val="en-US"/>
              </w:rPr>
              <w:t>-component';</w:t>
            </w:r>
          </w:p>
          <w:p w14:paraId="407492FD" w14:textId="77777777" w:rsidR="006901D1" w:rsidRPr="00085358" w:rsidRDefault="006901D1" w:rsidP="006901D1">
            <w:pPr>
              <w:rPr>
                <w:rFonts w:ascii="Courier New" w:hAnsi="Courier New" w:cs="Courier New"/>
                <w:lang w:val="en-US"/>
              </w:rPr>
            </w:pPr>
          </w:p>
          <w:p w14:paraId="5337CC1A" w14:textId="77777777" w:rsidR="006901D1" w:rsidRPr="00085358" w:rsidRDefault="006901D1" w:rsidP="006901D1">
            <w:pPr>
              <w:rPr>
                <w:rFonts w:ascii="Courier New" w:hAnsi="Courier New" w:cs="Courier New"/>
                <w:lang w:val="en-US"/>
              </w:rPr>
            </w:pPr>
          </w:p>
          <w:p w14:paraId="1E9DD345" w14:textId="77777777" w:rsidR="006901D1" w:rsidRPr="00085358" w:rsidRDefault="006901D1" w:rsidP="006901D1">
            <w:pPr>
              <w:rPr>
                <w:rFonts w:ascii="Courier New" w:hAnsi="Courier New" w:cs="Courier New"/>
                <w:lang w:val="en-US"/>
              </w:rPr>
            </w:pPr>
          </w:p>
          <w:p w14:paraId="27BEBF08" w14:textId="77777777" w:rsidR="006901D1" w:rsidRPr="00085358" w:rsidRDefault="006901D1" w:rsidP="006901D1">
            <w:pPr>
              <w:rPr>
                <w:rFonts w:ascii="Courier New" w:hAnsi="Courier New" w:cs="Courier New"/>
                <w:lang w:val="en-US"/>
              </w:rPr>
            </w:pPr>
          </w:p>
          <w:p w14:paraId="5BB35BE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var elements = [];</w:t>
            </w:r>
          </w:p>
          <w:p w14:paraId="0AD9065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 xml:space="preserve">function </w:t>
            </w:r>
            <w:proofErr w:type="spellStart"/>
            <w:r w:rsidRPr="00085358">
              <w:rPr>
                <w:rFonts w:ascii="Courier New" w:hAnsi="Courier New" w:cs="Courier New"/>
                <w:lang w:val="en-US"/>
              </w:rPr>
              <w:t>parseJsonDate</w:t>
            </w:r>
            <w:proofErr w:type="spellEnd"/>
            <w:r w:rsidRPr="00085358">
              <w:rPr>
                <w:rFonts w:ascii="Courier New" w:hAnsi="Courier New" w:cs="Courier New"/>
                <w:lang w:val="en-US"/>
              </w:rPr>
              <w:t>(</w:t>
            </w:r>
            <w:proofErr w:type="spellStart"/>
            <w:r w:rsidRPr="00085358">
              <w:rPr>
                <w:rFonts w:ascii="Courier New" w:hAnsi="Courier New" w:cs="Courier New"/>
                <w:lang w:val="en-US"/>
              </w:rPr>
              <w:t>jsonDateString</w:t>
            </w:r>
            <w:proofErr w:type="spellEnd"/>
            <w:r w:rsidRPr="00085358">
              <w:rPr>
                <w:rFonts w:ascii="Courier New" w:hAnsi="Courier New" w:cs="Courier New"/>
                <w:lang w:val="en-US"/>
              </w:rPr>
              <w:t>){</w:t>
            </w:r>
          </w:p>
          <w:p w14:paraId="42D4AFD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return </w:t>
            </w:r>
            <w:proofErr w:type="spellStart"/>
            <w:r w:rsidRPr="00085358">
              <w:rPr>
                <w:rFonts w:ascii="Courier New" w:hAnsi="Courier New" w:cs="Courier New"/>
                <w:lang w:val="en-US"/>
              </w:rPr>
              <w:t>Date.parse</w:t>
            </w:r>
            <w:proofErr w:type="spellEnd"/>
            <w:r w:rsidRPr="00085358">
              <w:rPr>
                <w:rFonts w:ascii="Courier New" w:hAnsi="Courier New" w:cs="Courier New"/>
                <w:lang w:val="en-US"/>
              </w:rPr>
              <w:t>(</w:t>
            </w:r>
            <w:proofErr w:type="spellStart"/>
            <w:r w:rsidRPr="00085358">
              <w:rPr>
                <w:rFonts w:ascii="Courier New" w:hAnsi="Courier New" w:cs="Courier New"/>
                <w:lang w:val="en-US"/>
              </w:rPr>
              <w:t>jsonDateString</w:t>
            </w:r>
            <w:proofErr w:type="spellEnd"/>
            <w:r w:rsidRPr="00085358">
              <w:rPr>
                <w:rFonts w:ascii="Courier New" w:hAnsi="Courier New" w:cs="Courier New"/>
                <w:lang w:val="en-US"/>
              </w:rPr>
              <w:t>);</w:t>
            </w:r>
          </w:p>
          <w:p w14:paraId="74699C9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12A971D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w:t>
            </w:r>
          </w:p>
          <w:p w14:paraId="09816AC7" w14:textId="77777777" w:rsidR="006901D1" w:rsidRPr="00085358" w:rsidRDefault="006901D1" w:rsidP="006901D1">
            <w:pPr>
              <w:rPr>
                <w:rFonts w:ascii="Courier New" w:hAnsi="Courier New" w:cs="Courier New"/>
                <w:lang w:val="en-US"/>
              </w:rPr>
            </w:pPr>
          </w:p>
          <w:p w14:paraId="44E9F8B5" w14:textId="77777777" w:rsidR="006901D1" w:rsidRPr="00D144E6" w:rsidRDefault="006901D1" w:rsidP="006901D1">
            <w:pPr>
              <w:rPr>
                <w:rFonts w:ascii="Courier New" w:hAnsi="Courier New" w:cs="Courier New"/>
                <w:lang w:val="en-US"/>
              </w:rPr>
            </w:pPr>
            <w:r w:rsidRPr="00085358">
              <w:rPr>
                <w:rFonts w:ascii="Courier New" w:hAnsi="Courier New" w:cs="Courier New"/>
                <w:lang w:val="en-US"/>
              </w:rPr>
              <w:tab/>
            </w:r>
            <w:r w:rsidRPr="00D144E6">
              <w:rPr>
                <w:rFonts w:ascii="Courier New" w:hAnsi="Courier New" w:cs="Courier New"/>
                <w:lang w:val="en-US"/>
              </w:rPr>
              <w:t xml:space="preserve">function </w:t>
            </w:r>
            <w:proofErr w:type="spellStart"/>
            <w:r w:rsidRPr="00D144E6">
              <w:rPr>
                <w:rFonts w:ascii="Courier New" w:hAnsi="Courier New" w:cs="Courier New"/>
                <w:lang w:val="en-US"/>
              </w:rPr>
              <w:t>calculatePercentage</w:t>
            </w:r>
            <w:proofErr w:type="spellEnd"/>
            <w:r w:rsidRPr="00D144E6">
              <w:rPr>
                <w:rFonts w:ascii="Courier New" w:hAnsi="Courier New" w:cs="Courier New"/>
                <w:lang w:val="en-US"/>
              </w:rPr>
              <w:t>(start, end){</w:t>
            </w:r>
          </w:p>
          <w:p w14:paraId="5EF71C3B" w14:textId="77777777" w:rsidR="006901D1" w:rsidRPr="006901D1" w:rsidRDefault="006901D1" w:rsidP="006901D1">
            <w:pPr>
              <w:rPr>
                <w:rFonts w:ascii="Courier New" w:hAnsi="Courier New" w:cs="Courier New"/>
              </w:rPr>
            </w:pPr>
            <w:r w:rsidRPr="00D144E6">
              <w:rPr>
                <w:rFonts w:ascii="Courier New" w:hAnsi="Courier New" w:cs="Courier New"/>
                <w:lang w:val="en-US"/>
              </w:rPr>
              <w:tab/>
            </w:r>
            <w:r w:rsidRPr="00D144E6">
              <w:rPr>
                <w:rFonts w:ascii="Courier New" w:hAnsi="Courier New" w:cs="Courier New"/>
                <w:lang w:val="en-US"/>
              </w:rPr>
              <w:tab/>
            </w:r>
            <w:r w:rsidRPr="006901D1">
              <w:rPr>
                <w:rFonts w:ascii="Courier New" w:hAnsi="Courier New" w:cs="Courier New"/>
              </w:rPr>
              <w:t xml:space="preserve">var starttijd = </w:t>
            </w:r>
            <w:proofErr w:type="spellStart"/>
            <w:r w:rsidRPr="006901D1">
              <w:rPr>
                <w:rFonts w:ascii="Courier New" w:hAnsi="Courier New" w:cs="Courier New"/>
              </w:rPr>
              <w:t>parseJsonDate</w:t>
            </w:r>
            <w:proofErr w:type="spellEnd"/>
            <w:r w:rsidRPr="006901D1">
              <w:rPr>
                <w:rFonts w:ascii="Courier New" w:hAnsi="Courier New" w:cs="Courier New"/>
              </w:rPr>
              <w:t>(start);</w:t>
            </w:r>
          </w:p>
          <w:p w14:paraId="4902F387"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 xml:space="preserve">var eindtijd = </w:t>
            </w:r>
            <w:proofErr w:type="spellStart"/>
            <w:r w:rsidRPr="006901D1">
              <w:rPr>
                <w:rFonts w:ascii="Courier New" w:hAnsi="Courier New" w:cs="Courier New"/>
              </w:rPr>
              <w:t>parseJsonDate</w:t>
            </w:r>
            <w:proofErr w:type="spellEnd"/>
            <w:r w:rsidRPr="006901D1">
              <w:rPr>
                <w:rFonts w:ascii="Courier New" w:hAnsi="Courier New" w:cs="Courier New"/>
              </w:rPr>
              <w:t>(end);</w:t>
            </w:r>
          </w:p>
          <w:p w14:paraId="114551B2"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 xml:space="preserve">var nu = </w:t>
            </w:r>
            <w:proofErr w:type="spellStart"/>
            <w:r w:rsidRPr="006901D1">
              <w:rPr>
                <w:rFonts w:ascii="Courier New" w:hAnsi="Courier New" w:cs="Courier New"/>
              </w:rPr>
              <w:t>parseJsonDate</w:t>
            </w:r>
            <w:proofErr w:type="spellEnd"/>
            <w:r w:rsidRPr="006901D1">
              <w:rPr>
                <w:rFonts w:ascii="Courier New" w:hAnsi="Courier New" w:cs="Courier New"/>
              </w:rPr>
              <w:t>('2018-02-28T12:03:30Z');</w:t>
            </w:r>
          </w:p>
          <w:p w14:paraId="2B5BD05D"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calc1 = eindtijd - starttijd;</w:t>
            </w:r>
          </w:p>
          <w:p w14:paraId="7C554A30"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calc2 = eindtijd - nu;</w:t>
            </w:r>
          </w:p>
          <w:p w14:paraId="6F0BFB6F" w14:textId="77777777" w:rsidR="006901D1" w:rsidRPr="00085358" w:rsidRDefault="006901D1" w:rsidP="006901D1">
            <w:pPr>
              <w:rPr>
                <w:rFonts w:ascii="Courier New" w:hAnsi="Courier New" w:cs="Courier New"/>
                <w:lang w:val="en-US"/>
              </w:rPr>
            </w:pPr>
            <w:r w:rsidRPr="006901D1">
              <w:rPr>
                <w:rFonts w:ascii="Courier New" w:hAnsi="Courier New" w:cs="Courier New"/>
              </w:rPr>
              <w:tab/>
            </w:r>
            <w:r w:rsidRPr="006901D1">
              <w:rPr>
                <w:rFonts w:ascii="Courier New" w:hAnsi="Courier New" w:cs="Courier New"/>
              </w:rPr>
              <w:tab/>
            </w:r>
            <w:r w:rsidRPr="00085358">
              <w:rPr>
                <w:rFonts w:ascii="Courier New" w:hAnsi="Courier New" w:cs="Courier New"/>
                <w:lang w:val="en-US"/>
              </w:rPr>
              <w:t>var calc3 = calc1 - calc2;</w:t>
            </w:r>
          </w:p>
          <w:p w14:paraId="39B9D60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 xml:space="preserve">var </w:t>
            </w:r>
            <w:proofErr w:type="spellStart"/>
            <w:r w:rsidRPr="00085358">
              <w:rPr>
                <w:rFonts w:ascii="Courier New" w:hAnsi="Courier New" w:cs="Courier New"/>
                <w:lang w:val="en-US"/>
              </w:rPr>
              <w:t>calcpercent</w:t>
            </w:r>
            <w:proofErr w:type="spellEnd"/>
            <w:r w:rsidRPr="00085358">
              <w:rPr>
                <w:rFonts w:ascii="Courier New" w:hAnsi="Courier New" w:cs="Courier New"/>
                <w:lang w:val="en-US"/>
              </w:rPr>
              <w:t xml:space="preserve"> = calc3/calc1;</w:t>
            </w:r>
          </w:p>
          <w:p w14:paraId="2954720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 xml:space="preserve">return </w:t>
            </w:r>
            <w:proofErr w:type="spellStart"/>
            <w:r w:rsidRPr="00085358">
              <w:rPr>
                <w:rFonts w:ascii="Courier New" w:hAnsi="Courier New" w:cs="Courier New"/>
                <w:lang w:val="en-US"/>
              </w:rPr>
              <w:t>calcpercent</w:t>
            </w:r>
            <w:proofErr w:type="spellEnd"/>
            <w:r w:rsidRPr="00085358">
              <w:rPr>
                <w:rFonts w:ascii="Courier New" w:hAnsi="Courier New" w:cs="Courier New"/>
                <w:lang w:val="en-US"/>
              </w:rPr>
              <w:t>;</w:t>
            </w:r>
          </w:p>
          <w:p w14:paraId="27A76C2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w:t>
            </w:r>
          </w:p>
          <w:p w14:paraId="5CEE014B" w14:textId="77777777" w:rsidR="006901D1" w:rsidRPr="00D144E6" w:rsidRDefault="006901D1" w:rsidP="006901D1">
            <w:pPr>
              <w:rPr>
                <w:rFonts w:ascii="Courier New" w:hAnsi="Courier New" w:cs="Courier New"/>
                <w:lang w:val="en-US"/>
              </w:rPr>
            </w:pPr>
            <w:r w:rsidRPr="00085358">
              <w:rPr>
                <w:rFonts w:ascii="Courier New" w:hAnsi="Courier New" w:cs="Courier New"/>
                <w:lang w:val="en-US"/>
              </w:rPr>
              <w:tab/>
            </w:r>
            <w:r w:rsidRPr="00D144E6">
              <w:rPr>
                <w:rFonts w:ascii="Courier New" w:hAnsi="Courier New" w:cs="Courier New"/>
                <w:lang w:val="en-US"/>
              </w:rPr>
              <w:t xml:space="preserve">function </w:t>
            </w:r>
            <w:proofErr w:type="spellStart"/>
            <w:r w:rsidRPr="00D144E6">
              <w:rPr>
                <w:rFonts w:ascii="Courier New" w:hAnsi="Courier New" w:cs="Courier New"/>
                <w:lang w:val="en-US"/>
              </w:rPr>
              <w:t>calculatePercentageAnder</w:t>
            </w:r>
            <w:proofErr w:type="spellEnd"/>
            <w:r w:rsidRPr="00D144E6">
              <w:rPr>
                <w:rFonts w:ascii="Courier New" w:hAnsi="Courier New" w:cs="Courier New"/>
                <w:lang w:val="en-US"/>
              </w:rPr>
              <w:t>(</w:t>
            </w:r>
            <w:proofErr w:type="spellStart"/>
            <w:r w:rsidRPr="00D144E6">
              <w:rPr>
                <w:rFonts w:ascii="Courier New" w:hAnsi="Courier New" w:cs="Courier New"/>
                <w:lang w:val="en-US"/>
              </w:rPr>
              <w:t>start,end</w:t>
            </w:r>
            <w:proofErr w:type="spellEnd"/>
            <w:r w:rsidRPr="00D144E6">
              <w:rPr>
                <w:rFonts w:ascii="Courier New" w:hAnsi="Courier New" w:cs="Courier New"/>
                <w:lang w:val="en-US"/>
              </w:rPr>
              <w:t>){</w:t>
            </w:r>
          </w:p>
          <w:p w14:paraId="31B47942" w14:textId="77777777" w:rsidR="006901D1" w:rsidRPr="006901D1" w:rsidRDefault="006901D1" w:rsidP="006901D1">
            <w:pPr>
              <w:rPr>
                <w:rFonts w:ascii="Courier New" w:hAnsi="Courier New" w:cs="Courier New"/>
              </w:rPr>
            </w:pPr>
            <w:r w:rsidRPr="00D144E6">
              <w:rPr>
                <w:rFonts w:ascii="Courier New" w:hAnsi="Courier New" w:cs="Courier New"/>
                <w:lang w:val="en-US"/>
              </w:rPr>
              <w:tab/>
            </w:r>
            <w:r w:rsidRPr="00D144E6">
              <w:rPr>
                <w:rFonts w:ascii="Courier New" w:hAnsi="Courier New" w:cs="Courier New"/>
                <w:lang w:val="en-US"/>
              </w:rPr>
              <w:tab/>
            </w:r>
            <w:r w:rsidRPr="006901D1">
              <w:rPr>
                <w:rFonts w:ascii="Courier New" w:hAnsi="Courier New" w:cs="Courier New"/>
              </w:rPr>
              <w:t xml:space="preserve">var starttijd = </w:t>
            </w:r>
            <w:proofErr w:type="spellStart"/>
            <w:r w:rsidRPr="006901D1">
              <w:rPr>
                <w:rFonts w:ascii="Courier New" w:hAnsi="Courier New" w:cs="Courier New"/>
              </w:rPr>
              <w:t>parseJsonDate</w:t>
            </w:r>
            <w:proofErr w:type="spellEnd"/>
            <w:r w:rsidRPr="006901D1">
              <w:rPr>
                <w:rFonts w:ascii="Courier New" w:hAnsi="Courier New" w:cs="Courier New"/>
              </w:rPr>
              <w:t>(start);</w:t>
            </w:r>
          </w:p>
          <w:p w14:paraId="739C98BD"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 xml:space="preserve">var eindtijd = </w:t>
            </w:r>
            <w:proofErr w:type="spellStart"/>
            <w:r w:rsidRPr="006901D1">
              <w:rPr>
                <w:rFonts w:ascii="Courier New" w:hAnsi="Courier New" w:cs="Courier New"/>
              </w:rPr>
              <w:t>parseJsonDate</w:t>
            </w:r>
            <w:proofErr w:type="spellEnd"/>
            <w:r w:rsidRPr="006901D1">
              <w:rPr>
                <w:rFonts w:ascii="Courier New" w:hAnsi="Courier New" w:cs="Courier New"/>
              </w:rPr>
              <w:t>(end);</w:t>
            </w:r>
          </w:p>
          <w:p w14:paraId="599C7A9A"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 xml:space="preserve">var nu = </w:t>
            </w:r>
            <w:proofErr w:type="spellStart"/>
            <w:r w:rsidRPr="006901D1">
              <w:rPr>
                <w:rFonts w:ascii="Courier New" w:hAnsi="Courier New" w:cs="Courier New"/>
              </w:rPr>
              <w:t>parseJsonDate</w:t>
            </w:r>
            <w:proofErr w:type="spellEnd"/>
            <w:r w:rsidRPr="006901D1">
              <w:rPr>
                <w:rFonts w:ascii="Courier New" w:hAnsi="Courier New" w:cs="Courier New"/>
              </w:rPr>
              <w:t>('2018-02-28T12:03:30Z');</w:t>
            </w:r>
          </w:p>
          <w:p w14:paraId="63184E2B"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calc1 = eindtijd - starttijd;</w:t>
            </w:r>
          </w:p>
          <w:p w14:paraId="367BBADD"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calc2 = eindtijd - nu;</w:t>
            </w:r>
          </w:p>
          <w:p w14:paraId="43BC71B3" w14:textId="77777777" w:rsidR="006901D1" w:rsidRPr="00085358" w:rsidRDefault="006901D1" w:rsidP="006901D1">
            <w:pPr>
              <w:rPr>
                <w:rFonts w:ascii="Courier New" w:hAnsi="Courier New" w:cs="Courier New"/>
                <w:lang w:val="en-US"/>
              </w:rPr>
            </w:pPr>
            <w:r w:rsidRPr="006901D1">
              <w:rPr>
                <w:rFonts w:ascii="Courier New" w:hAnsi="Courier New" w:cs="Courier New"/>
              </w:rPr>
              <w:tab/>
            </w:r>
            <w:r w:rsidRPr="006901D1">
              <w:rPr>
                <w:rFonts w:ascii="Courier New" w:hAnsi="Courier New" w:cs="Courier New"/>
              </w:rPr>
              <w:tab/>
            </w:r>
            <w:r w:rsidRPr="00085358">
              <w:rPr>
                <w:rFonts w:ascii="Courier New" w:hAnsi="Courier New" w:cs="Courier New"/>
                <w:lang w:val="en-US"/>
              </w:rPr>
              <w:t>var calc3 = calc1 - calc2;</w:t>
            </w:r>
          </w:p>
          <w:p w14:paraId="2F62A97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 xml:space="preserve">var </w:t>
            </w:r>
            <w:proofErr w:type="spellStart"/>
            <w:r w:rsidRPr="00085358">
              <w:rPr>
                <w:rFonts w:ascii="Courier New" w:hAnsi="Courier New" w:cs="Courier New"/>
                <w:lang w:val="en-US"/>
              </w:rPr>
              <w:t>calcpercent</w:t>
            </w:r>
            <w:proofErr w:type="spellEnd"/>
            <w:r w:rsidRPr="00085358">
              <w:rPr>
                <w:rFonts w:ascii="Courier New" w:hAnsi="Courier New" w:cs="Courier New"/>
                <w:lang w:val="en-US"/>
              </w:rPr>
              <w:t xml:space="preserve"> = 1 - calc3/calc1;</w:t>
            </w:r>
          </w:p>
          <w:p w14:paraId="770BC7A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ab/>
            </w:r>
            <w:r w:rsidRPr="00085358">
              <w:rPr>
                <w:rFonts w:ascii="Courier New" w:hAnsi="Courier New" w:cs="Courier New"/>
                <w:lang w:val="en-US"/>
              </w:rPr>
              <w:tab/>
              <w:t xml:space="preserve">return </w:t>
            </w:r>
            <w:proofErr w:type="spellStart"/>
            <w:r w:rsidRPr="00085358">
              <w:rPr>
                <w:rFonts w:ascii="Courier New" w:hAnsi="Courier New" w:cs="Courier New"/>
                <w:lang w:val="en-US"/>
              </w:rPr>
              <w:t>calcpercent</w:t>
            </w:r>
            <w:proofErr w:type="spellEnd"/>
            <w:r w:rsidRPr="00085358">
              <w:rPr>
                <w:rFonts w:ascii="Courier New" w:hAnsi="Courier New" w:cs="Courier New"/>
                <w:lang w:val="en-US"/>
              </w:rPr>
              <w:t>;</w:t>
            </w:r>
          </w:p>
          <w:p w14:paraId="19F6CC2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w:t>
            </w:r>
          </w:p>
          <w:p w14:paraId="2C01B0A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57E3E0D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export default class App extends </w:t>
            </w:r>
            <w:proofErr w:type="spellStart"/>
            <w:r w:rsidRPr="00085358">
              <w:rPr>
                <w:rFonts w:ascii="Courier New" w:hAnsi="Courier New" w:cs="Courier New"/>
                <w:lang w:val="en-US"/>
              </w:rPr>
              <w:t>React.Component</w:t>
            </w:r>
            <w:proofErr w:type="spellEnd"/>
            <w:r w:rsidRPr="00085358">
              <w:rPr>
                <w:rFonts w:ascii="Courier New" w:hAnsi="Courier New" w:cs="Courier New"/>
                <w:lang w:val="en-US"/>
              </w:rPr>
              <w:t xml:space="preserve"> {</w:t>
            </w:r>
          </w:p>
          <w:p w14:paraId="5C36A6C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constructor(){</w:t>
            </w:r>
          </w:p>
          <w:p w14:paraId="37A9CD8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super()</w:t>
            </w:r>
          </w:p>
          <w:p w14:paraId="083DAF3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4176E92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var today = new Date(),</w:t>
            </w:r>
          </w:p>
          <w:p w14:paraId="09DA7A4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 xml:space="preserve">today = </w:t>
            </w:r>
            <w:proofErr w:type="spellStart"/>
            <w:r w:rsidRPr="00085358">
              <w:rPr>
                <w:rFonts w:ascii="Courier New" w:hAnsi="Courier New" w:cs="Courier New"/>
                <w:lang w:val="en-US"/>
              </w:rPr>
              <w:t>today.getDate</w:t>
            </w:r>
            <w:proofErr w:type="spellEnd"/>
            <w:r w:rsidRPr="00085358">
              <w:rPr>
                <w:rFonts w:ascii="Courier New" w:hAnsi="Courier New" w:cs="Courier New"/>
                <w:lang w:val="en-US"/>
              </w:rPr>
              <w:t>() + '-' + (</w:t>
            </w:r>
            <w:proofErr w:type="spellStart"/>
            <w:r w:rsidRPr="00085358">
              <w:rPr>
                <w:rFonts w:ascii="Courier New" w:hAnsi="Courier New" w:cs="Courier New"/>
                <w:lang w:val="en-US"/>
              </w:rPr>
              <w:t>today.getMonth</w:t>
            </w:r>
            <w:proofErr w:type="spellEnd"/>
            <w:r w:rsidRPr="00085358">
              <w:rPr>
                <w:rFonts w:ascii="Courier New" w:hAnsi="Courier New" w:cs="Courier New"/>
                <w:lang w:val="en-US"/>
              </w:rPr>
              <w:t>() + 1) + '-' +</w:t>
            </w:r>
            <w:proofErr w:type="spellStart"/>
            <w:r w:rsidRPr="00085358">
              <w:rPr>
                <w:rFonts w:ascii="Courier New" w:hAnsi="Courier New" w:cs="Courier New"/>
                <w:lang w:val="en-US"/>
              </w:rPr>
              <w:t>today.getFullYear</w:t>
            </w:r>
            <w:proofErr w:type="spellEnd"/>
            <w:r w:rsidRPr="00085358">
              <w:rPr>
                <w:rFonts w:ascii="Courier New" w:hAnsi="Courier New" w:cs="Courier New"/>
                <w:lang w:val="en-US"/>
              </w:rPr>
              <w:t>();</w:t>
            </w:r>
          </w:p>
          <w:p w14:paraId="1D91766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roofErr w:type="spellStart"/>
            <w:r w:rsidRPr="00085358">
              <w:rPr>
                <w:rFonts w:ascii="Courier New" w:hAnsi="Courier New" w:cs="Courier New"/>
                <w:lang w:val="en-US"/>
              </w:rPr>
              <w:t>global.vandaag</w:t>
            </w:r>
            <w:proofErr w:type="spellEnd"/>
            <w:r w:rsidRPr="00085358">
              <w:rPr>
                <w:rFonts w:ascii="Courier New" w:hAnsi="Courier New" w:cs="Courier New"/>
                <w:lang w:val="en-US"/>
              </w:rPr>
              <w:t xml:space="preserve"> = today;</w:t>
            </w:r>
          </w:p>
          <w:p w14:paraId="7077C58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3DE2894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36B9B86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roofErr w:type="spellStart"/>
            <w:r w:rsidRPr="00085358">
              <w:rPr>
                <w:rFonts w:ascii="Courier New" w:hAnsi="Courier New" w:cs="Courier New"/>
                <w:lang w:val="en-US"/>
              </w:rPr>
              <w:t>this.state</w:t>
            </w:r>
            <w:proofErr w:type="spellEnd"/>
            <w:r w:rsidRPr="00085358">
              <w:rPr>
                <w:rFonts w:ascii="Courier New" w:hAnsi="Courier New" w:cs="Courier New"/>
                <w:lang w:val="en-US"/>
              </w:rPr>
              <w:t xml:space="preserve"> = {</w:t>
            </w:r>
          </w:p>
          <w:p w14:paraId="0DE4C73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items,</w:t>
            </w:r>
          </w:p>
          <w:p w14:paraId="1CBBB43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results: [],</w:t>
            </w:r>
          </w:p>
          <w:p w14:paraId="67FC978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date: today,</w:t>
            </w:r>
          </w:p>
          <w:p w14:paraId="604D630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count: 0,</w:t>
            </w:r>
          </w:p>
          <w:p w14:paraId="13DC75E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roofErr w:type="spellStart"/>
            <w:r w:rsidRPr="00085358">
              <w:rPr>
                <w:rFonts w:ascii="Courier New" w:hAnsi="Courier New" w:cs="Courier New"/>
                <w:lang w:val="en-US"/>
              </w:rPr>
              <w:t>modalVisible</w:t>
            </w:r>
            <w:proofErr w:type="spellEnd"/>
            <w:r w:rsidRPr="00085358">
              <w:rPr>
                <w:rFonts w:ascii="Courier New" w:hAnsi="Courier New" w:cs="Courier New"/>
                <w:lang w:val="en-US"/>
              </w:rPr>
              <w:t>: false,</w:t>
            </w:r>
          </w:p>
          <w:p w14:paraId="0BA41CE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data: []</w:t>
            </w:r>
          </w:p>
          <w:p w14:paraId="31F47DD1" w14:textId="77777777" w:rsidR="006901D1" w:rsidRPr="00085358" w:rsidRDefault="006901D1" w:rsidP="006901D1">
            <w:pPr>
              <w:rPr>
                <w:rFonts w:ascii="Courier New" w:hAnsi="Courier New" w:cs="Courier New"/>
                <w:lang w:val="en-US"/>
              </w:rPr>
            </w:pPr>
          </w:p>
          <w:p w14:paraId="0B8B767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w:t>
            </w:r>
          </w:p>
          <w:p w14:paraId="004DA92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 xml:space="preserve"> this._</w:t>
            </w:r>
            <w:proofErr w:type="spellStart"/>
            <w:r w:rsidRPr="00085358">
              <w:rPr>
                <w:rFonts w:ascii="Courier New" w:hAnsi="Courier New" w:cs="Courier New"/>
                <w:lang w:val="en-US"/>
              </w:rPr>
              <w:t>handleResults</w:t>
            </w:r>
            <w:proofErr w:type="spellEnd"/>
            <w:r w:rsidRPr="00085358">
              <w:rPr>
                <w:rFonts w:ascii="Courier New" w:hAnsi="Courier New" w:cs="Courier New"/>
                <w:lang w:val="en-US"/>
              </w:rPr>
              <w:t xml:space="preserve"> = this._</w:t>
            </w:r>
            <w:proofErr w:type="spellStart"/>
            <w:r w:rsidRPr="00085358">
              <w:rPr>
                <w:rFonts w:ascii="Courier New" w:hAnsi="Courier New" w:cs="Courier New"/>
                <w:lang w:val="en-US"/>
              </w:rPr>
              <w:t>handleResults.bind</w:t>
            </w:r>
            <w:proofErr w:type="spellEnd"/>
            <w:r w:rsidRPr="00085358">
              <w:rPr>
                <w:rFonts w:ascii="Courier New" w:hAnsi="Courier New" w:cs="Courier New"/>
                <w:lang w:val="en-US"/>
              </w:rPr>
              <w:t>(this);</w:t>
            </w:r>
          </w:p>
          <w:p w14:paraId="3E5DF2F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353DB18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w:t>
            </w:r>
          </w:p>
          <w:p w14:paraId="1ACFCC0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30D2EF6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w:t>
            </w:r>
            <w:proofErr w:type="spellStart"/>
            <w:r w:rsidRPr="00085358">
              <w:rPr>
                <w:rFonts w:ascii="Courier New" w:hAnsi="Courier New" w:cs="Courier New"/>
                <w:lang w:val="en-US"/>
              </w:rPr>
              <w:t>componentWillMount</w:t>
            </w:r>
            <w:proofErr w:type="spellEnd"/>
            <w:r w:rsidRPr="00085358">
              <w:rPr>
                <w:rFonts w:ascii="Courier New" w:hAnsi="Courier New" w:cs="Courier New"/>
                <w:lang w:val="en-US"/>
              </w:rPr>
              <w:t>() {</w:t>
            </w:r>
          </w:p>
          <w:p w14:paraId="2737FBF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roofErr w:type="spellStart"/>
            <w:r w:rsidRPr="00085358">
              <w:rPr>
                <w:rFonts w:ascii="Courier New" w:hAnsi="Courier New" w:cs="Courier New"/>
                <w:lang w:val="en-US"/>
              </w:rPr>
              <w:t>this.fetchData</w:t>
            </w:r>
            <w:proofErr w:type="spellEnd"/>
            <w:r w:rsidRPr="00085358">
              <w:rPr>
                <w:rFonts w:ascii="Courier New" w:hAnsi="Courier New" w:cs="Courier New"/>
                <w:lang w:val="en-US"/>
              </w:rPr>
              <w:t>();</w:t>
            </w:r>
          </w:p>
          <w:p w14:paraId="29CB1F7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0839436" w14:textId="77777777" w:rsidR="006901D1" w:rsidRPr="00085358" w:rsidRDefault="006901D1" w:rsidP="006901D1">
            <w:pPr>
              <w:rPr>
                <w:rFonts w:ascii="Courier New" w:hAnsi="Courier New" w:cs="Courier New"/>
                <w:lang w:val="en-US"/>
              </w:rPr>
            </w:pPr>
          </w:p>
          <w:p w14:paraId="02D9D65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roofErr w:type="spellStart"/>
            <w:r w:rsidRPr="00085358">
              <w:rPr>
                <w:rFonts w:ascii="Courier New" w:hAnsi="Courier New" w:cs="Courier New"/>
                <w:lang w:val="en-US"/>
              </w:rPr>
              <w:t>fetchData</w:t>
            </w:r>
            <w:proofErr w:type="spellEnd"/>
            <w:r w:rsidRPr="00085358">
              <w:rPr>
                <w:rFonts w:ascii="Courier New" w:hAnsi="Courier New" w:cs="Courier New"/>
                <w:lang w:val="en-US"/>
              </w:rPr>
              <w:t xml:space="preserve"> = async () =&gt; {</w:t>
            </w:r>
          </w:p>
          <w:p w14:paraId="7A01028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const response = await fetch("https://api.myjson.com/bins/87f6f");</w:t>
            </w:r>
          </w:p>
          <w:p w14:paraId="13CBBC7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const json = await </w:t>
            </w:r>
            <w:proofErr w:type="spellStart"/>
            <w:r w:rsidRPr="00085358">
              <w:rPr>
                <w:rFonts w:ascii="Courier New" w:hAnsi="Courier New" w:cs="Courier New"/>
                <w:lang w:val="en-US"/>
              </w:rPr>
              <w:t>response.json</w:t>
            </w:r>
            <w:proofErr w:type="spellEnd"/>
            <w:r w:rsidRPr="00085358">
              <w:rPr>
                <w:rFonts w:ascii="Courier New" w:hAnsi="Courier New" w:cs="Courier New"/>
                <w:lang w:val="en-US"/>
              </w:rPr>
              <w:t>();</w:t>
            </w:r>
          </w:p>
          <w:p w14:paraId="0A0AA2C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roofErr w:type="spellStart"/>
            <w:r w:rsidRPr="00085358">
              <w:rPr>
                <w:rFonts w:ascii="Courier New" w:hAnsi="Courier New" w:cs="Courier New"/>
                <w:lang w:val="en-US"/>
              </w:rPr>
              <w:t>this.setState</w:t>
            </w:r>
            <w:proofErr w:type="spellEnd"/>
            <w:r w:rsidRPr="00085358">
              <w:rPr>
                <w:rFonts w:ascii="Courier New" w:hAnsi="Courier New" w:cs="Courier New"/>
                <w:lang w:val="en-US"/>
              </w:rPr>
              <w:t xml:space="preserve">({ data: </w:t>
            </w:r>
            <w:proofErr w:type="spellStart"/>
            <w:r w:rsidRPr="00085358">
              <w:rPr>
                <w:rFonts w:ascii="Courier New" w:hAnsi="Courier New" w:cs="Courier New"/>
                <w:lang w:val="en-US"/>
              </w:rPr>
              <w:t>json.data.channelList.channels.edges</w:t>
            </w:r>
            <w:proofErr w:type="spellEnd"/>
            <w:r w:rsidRPr="00085358">
              <w:rPr>
                <w:rFonts w:ascii="Courier New" w:hAnsi="Courier New" w:cs="Courier New"/>
                <w:lang w:val="en-US"/>
              </w:rPr>
              <w:t xml:space="preserve"> });</w:t>
            </w:r>
          </w:p>
          <w:p w14:paraId="5512D1C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4E06AF4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18058BE" w14:textId="77777777" w:rsidR="006901D1" w:rsidRPr="00085358" w:rsidRDefault="006901D1" w:rsidP="006901D1">
            <w:pPr>
              <w:rPr>
                <w:rFonts w:ascii="Courier New" w:hAnsi="Courier New" w:cs="Courier New"/>
                <w:lang w:val="en-US"/>
              </w:rPr>
            </w:pPr>
          </w:p>
          <w:p w14:paraId="63D9523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2333855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ab/>
            </w:r>
            <w:proofErr w:type="spellStart"/>
            <w:r w:rsidRPr="00085358">
              <w:rPr>
                <w:rFonts w:ascii="Courier New" w:hAnsi="Courier New" w:cs="Courier New"/>
                <w:lang w:val="en-US"/>
              </w:rPr>
              <w:t>renderdate</w:t>
            </w:r>
            <w:proofErr w:type="spellEnd"/>
            <w:r w:rsidRPr="00085358">
              <w:rPr>
                <w:rFonts w:ascii="Courier New" w:hAnsi="Courier New" w:cs="Courier New"/>
                <w:lang w:val="en-US"/>
              </w:rPr>
              <w:t>(){</w:t>
            </w:r>
          </w:p>
          <w:p w14:paraId="0A8FE68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if (</w:t>
            </w:r>
            <w:proofErr w:type="spellStart"/>
            <w:r w:rsidRPr="00085358">
              <w:rPr>
                <w:rFonts w:ascii="Courier New" w:hAnsi="Courier New" w:cs="Courier New"/>
                <w:lang w:val="en-US"/>
              </w:rPr>
              <w:t>this.state.date</w:t>
            </w:r>
            <w:proofErr w:type="spellEnd"/>
            <w:r w:rsidRPr="00085358">
              <w:rPr>
                <w:rFonts w:ascii="Courier New" w:hAnsi="Courier New" w:cs="Courier New"/>
                <w:lang w:val="en-US"/>
              </w:rPr>
              <w:t xml:space="preserve"> == </w:t>
            </w:r>
            <w:proofErr w:type="spellStart"/>
            <w:r w:rsidRPr="00085358">
              <w:rPr>
                <w:rFonts w:ascii="Courier New" w:hAnsi="Courier New" w:cs="Courier New"/>
                <w:lang w:val="en-US"/>
              </w:rPr>
              <w:t>vandaag</w:t>
            </w:r>
            <w:proofErr w:type="spellEnd"/>
            <w:r w:rsidRPr="00085358">
              <w:rPr>
                <w:rFonts w:ascii="Courier New" w:hAnsi="Courier New" w:cs="Courier New"/>
                <w:lang w:val="en-US"/>
              </w:rPr>
              <w:t>){</w:t>
            </w:r>
          </w:p>
          <w:p w14:paraId="4D8C77A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return (</w:t>
            </w:r>
          </w:p>
          <w:p w14:paraId="20D81A7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roofErr w:type="spellStart"/>
            <w:r w:rsidRPr="00085358">
              <w:rPr>
                <w:rFonts w:ascii="Courier New" w:hAnsi="Courier New" w:cs="Courier New"/>
                <w:lang w:val="en-US"/>
              </w:rPr>
              <w:t>this.state.date</w:t>
            </w:r>
            <w:proofErr w:type="spellEnd"/>
          </w:p>
          <w:p w14:paraId="1D7D03C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w:t>
            </w:r>
          </w:p>
          <w:p w14:paraId="6007B9D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w:t>
            </w:r>
          </w:p>
          <w:p w14:paraId="2372772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else{</w:t>
            </w:r>
          </w:p>
          <w:p w14:paraId="7951F68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return (</w:t>
            </w:r>
          </w:p>
          <w:p w14:paraId="586B46F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roofErr w:type="spellStart"/>
            <w:r w:rsidRPr="00085358">
              <w:rPr>
                <w:rFonts w:ascii="Courier New" w:hAnsi="Courier New" w:cs="Courier New"/>
                <w:lang w:val="en-US"/>
              </w:rPr>
              <w:t>this.state.date</w:t>
            </w:r>
            <w:proofErr w:type="spellEnd"/>
          </w:p>
          <w:p w14:paraId="268EA5A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w:t>
            </w:r>
          </w:p>
          <w:p w14:paraId="4975164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w:t>
            </w:r>
          </w:p>
          <w:p w14:paraId="2BE3DD1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_</w:t>
            </w:r>
            <w:proofErr w:type="spellStart"/>
            <w:r w:rsidRPr="00085358">
              <w:rPr>
                <w:rFonts w:ascii="Courier New" w:hAnsi="Courier New" w:cs="Courier New"/>
                <w:lang w:val="en-US"/>
              </w:rPr>
              <w:t>handleResults</w:t>
            </w:r>
            <w:proofErr w:type="spellEnd"/>
            <w:r w:rsidRPr="00085358">
              <w:rPr>
                <w:rFonts w:ascii="Courier New" w:hAnsi="Courier New" w:cs="Courier New"/>
                <w:lang w:val="en-US"/>
              </w:rPr>
              <w:t>(results) {</w:t>
            </w:r>
          </w:p>
          <w:p w14:paraId="5FA5592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roofErr w:type="spellStart"/>
            <w:r w:rsidRPr="00085358">
              <w:rPr>
                <w:rFonts w:ascii="Courier New" w:hAnsi="Courier New" w:cs="Courier New"/>
                <w:lang w:val="en-US"/>
              </w:rPr>
              <w:t>this.setState</w:t>
            </w:r>
            <w:proofErr w:type="spellEnd"/>
            <w:r w:rsidRPr="00085358">
              <w:rPr>
                <w:rFonts w:ascii="Courier New" w:hAnsi="Courier New" w:cs="Courier New"/>
                <w:lang w:val="en-US"/>
              </w:rPr>
              <w:t>({ results });</w:t>
            </w:r>
          </w:p>
          <w:p w14:paraId="655AF86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6DF948B5" w14:textId="77777777" w:rsidR="006901D1" w:rsidRPr="00085358" w:rsidRDefault="006901D1" w:rsidP="006901D1">
            <w:pPr>
              <w:rPr>
                <w:rFonts w:ascii="Courier New" w:hAnsi="Courier New" w:cs="Courier New"/>
                <w:lang w:val="en-US"/>
              </w:rPr>
            </w:pPr>
          </w:p>
          <w:p w14:paraId="0F67432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07885C08" w14:textId="77777777" w:rsidR="006901D1" w:rsidRPr="00085358" w:rsidRDefault="006901D1" w:rsidP="006901D1">
            <w:pPr>
              <w:rPr>
                <w:rFonts w:ascii="Courier New" w:hAnsi="Courier New" w:cs="Courier New"/>
                <w:lang w:val="en-US"/>
              </w:rPr>
            </w:pPr>
          </w:p>
          <w:p w14:paraId="153F541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398A684D" w14:textId="77777777" w:rsidR="006901D1" w:rsidRPr="00085358" w:rsidRDefault="006901D1" w:rsidP="006901D1">
            <w:pPr>
              <w:rPr>
                <w:rFonts w:ascii="Courier New" w:hAnsi="Courier New" w:cs="Courier New"/>
                <w:lang w:val="en-US"/>
              </w:rPr>
            </w:pPr>
          </w:p>
          <w:p w14:paraId="0DD0194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render() {</w:t>
            </w:r>
          </w:p>
          <w:p w14:paraId="03679C2F" w14:textId="77777777" w:rsidR="006901D1" w:rsidRPr="00085358" w:rsidRDefault="006901D1" w:rsidP="006901D1">
            <w:pPr>
              <w:rPr>
                <w:rFonts w:ascii="Courier New" w:hAnsi="Courier New" w:cs="Courier New"/>
                <w:lang w:val="en-US"/>
              </w:rPr>
            </w:pPr>
          </w:p>
          <w:p w14:paraId="38DF583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let logo = {</w:t>
            </w:r>
          </w:p>
          <w:p w14:paraId="6B473494" w14:textId="77777777" w:rsidR="006901D1" w:rsidRPr="006901D1" w:rsidRDefault="006901D1" w:rsidP="006901D1">
            <w:pPr>
              <w:rPr>
                <w:rFonts w:ascii="Courier New" w:hAnsi="Courier New" w:cs="Courier New"/>
              </w:rPr>
            </w:pPr>
            <w:r w:rsidRPr="00085358">
              <w:rPr>
                <w:rFonts w:ascii="Courier New" w:hAnsi="Courier New" w:cs="Courier New"/>
                <w:lang w:val="en-US"/>
              </w:rPr>
              <w:tab/>
              <w:t xml:space="preserve">  </w:t>
            </w:r>
            <w:proofErr w:type="spellStart"/>
            <w:r w:rsidRPr="006901D1">
              <w:rPr>
                <w:rFonts w:ascii="Courier New" w:hAnsi="Courier New" w:cs="Courier New"/>
              </w:rPr>
              <w:t>uri</w:t>
            </w:r>
            <w:proofErr w:type="spellEnd"/>
            <w:r w:rsidRPr="006901D1">
              <w:rPr>
                <w:rFonts w:ascii="Courier New" w:hAnsi="Courier New" w:cs="Courier New"/>
              </w:rPr>
              <w:t>: 'http://zappware.com/</w:t>
            </w:r>
            <w:proofErr w:type="spellStart"/>
            <w:r w:rsidRPr="006901D1">
              <w:rPr>
                <w:rFonts w:ascii="Courier New" w:hAnsi="Courier New" w:cs="Courier New"/>
              </w:rPr>
              <w:t>wp</w:t>
            </w:r>
            <w:proofErr w:type="spellEnd"/>
            <w:r w:rsidRPr="006901D1">
              <w:rPr>
                <w:rFonts w:ascii="Courier New" w:hAnsi="Courier New" w:cs="Courier New"/>
              </w:rPr>
              <w:t>-content/uploads/2017/04/1.png'}</w:t>
            </w:r>
          </w:p>
          <w:p w14:paraId="25B8F75F" w14:textId="77777777" w:rsidR="006901D1" w:rsidRPr="006901D1" w:rsidRDefault="006901D1" w:rsidP="006901D1">
            <w:pPr>
              <w:rPr>
                <w:rFonts w:ascii="Courier New" w:hAnsi="Courier New" w:cs="Courier New"/>
              </w:rPr>
            </w:pPr>
            <w:r w:rsidRPr="006901D1">
              <w:rPr>
                <w:rFonts w:ascii="Courier New" w:hAnsi="Courier New" w:cs="Courier New"/>
              </w:rPr>
              <w:tab/>
              <w:t xml:space="preserve">  let zoek = {</w:t>
            </w:r>
          </w:p>
          <w:p w14:paraId="43F6B6AD" w14:textId="77777777" w:rsidR="006901D1" w:rsidRPr="006901D1" w:rsidRDefault="006901D1" w:rsidP="006901D1">
            <w:pPr>
              <w:rPr>
                <w:rFonts w:ascii="Courier New" w:hAnsi="Courier New" w:cs="Courier New"/>
              </w:rPr>
            </w:pPr>
            <w:r w:rsidRPr="006901D1">
              <w:rPr>
                <w:rFonts w:ascii="Courier New" w:hAnsi="Courier New" w:cs="Courier New"/>
              </w:rPr>
              <w:tab/>
              <w:t xml:space="preserve">  </w:t>
            </w:r>
            <w:proofErr w:type="spellStart"/>
            <w:r w:rsidRPr="006901D1">
              <w:rPr>
                <w:rFonts w:ascii="Courier New" w:hAnsi="Courier New" w:cs="Courier New"/>
              </w:rPr>
              <w:t>uri</w:t>
            </w:r>
            <w:proofErr w:type="spellEnd"/>
            <w:r w:rsidRPr="006901D1">
              <w:rPr>
                <w:rFonts w:ascii="Courier New" w:hAnsi="Courier New" w:cs="Courier New"/>
              </w:rPr>
              <w:t>: 'https://cdn4.iconfinder.com/data/icons/pictype-free-vector-icons/16/search-128.png'}</w:t>
            </w:r>
          </w:p>
          <w:p w14:paraId="6ACAE968" w14:textId="77777777" w:rsidR="006901D1" w:rsidRPr="00085358" w:rsidRDefault="006901D1" w:rsidP="006901D1">
            <w:pPr>
              <w:rPr>
                <w:rFonts w:ascii="Courier New" w:hAnsi="Courier New" w:cs="Courier New"/>
                <w:lang w:val="en-US"/>
              </w:rPr>
            </w:pPr>
            <w:r w:rsidRPr="006901D1">
              <w:rPr>
                <w:rFonts w:ascii="Courier New" w:hAnsi="Courier New" w:cs="Courier New"/>
              </w:rPr>
              <w:tab/>
              <w:t xml:space="preserve">  </w:t>
            </w:r>
            <w:r w:rsidRPr="00085358">
              <w:rPr>
                <w:rFonts w:ascii="Courier New" w:hAnsi="Courier New" w:cs="Courier New"/>
                <w:lang w:val="en-US"/>
              </w:rPr>
              <w:t>;</w:t>
            </w:r>
          </w:p>
          <w:p w14:paraId="05691D7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var { width, height } = </w:t>
            </w:r>
            <w:proofErr w:type="spellStart"/>
            <w:r w:rsidRPr="00085358">
              <w:rPr>
                <w:rFonts w:ascii="Courier New" w:hAnsi="Courier New" w:cs="Courier New"/>
                <w:lang w:val="en-US"/>
              </w:rPr>
              <w:t>Dimensions.get</w:t>
            </w:r>
            <w:proofErr w:type="spellEnd"/>
            <w:r w:rsidRPr="00085358">
              <w:rPr>
                <w:rFonts w:ascii="Courier New" w:hAnsi="Courier New" w:cs="Courier New"/>
                <w:lang w:val="en-US"/>
              </w:rPr>
              <w:t>('window')</w:t>
            </w:r>
          </w:p>
          <w:p w14:paraId="2C9C1A4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return (</w:t>
            </w:r>
          </w:p>
          <w:p w14:paraId="7BA7CFAE" w14:textId="77777777" w:rsidR="006901D1" w:rsidRPr="00085358" w:rsidRDefault="006901D1" w:rsidP="006901D1">
            <w:pPr>
              <w:rPr>
                <w:rFonts w:ascii="Courier New" w:hAnsi="Courier New" w:cs="Courier New"/>
                <w:lang w:val="en-US"/>
              </w:rPr>
            </w:pPr>
          </w:p>
          <w:p w14:paraId="6FD73C85" w14:textId="77777777" w:rsidR="006901D1" w:rsidRPr="00085358" w:rsidRDefault="006901D1" w:rsidP="006901D1">
            <w:pPr>
              <w:rPr>
                <w:rFonts w:ascii="Courier New" w:hAnsi="Courier New" w:cs="Courier New"/>
                <w:lang w:val="en-US"/>
              </w:rPr>
            </w:pPr>
          </w:p>
          <w:p w14:paraId="2F39B35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&lt;View style={</w:t>
            </w:r>
            <w:proofErr w:type="spellStart"/>
            <w:r w:rsidRPr="00085358">
              <w:rPr>
                <w:rFonts w:ascii="Courier New" w:hAnsi="Courier New" w:cs="Courier New"/>
                <w:lang w:val="en-US"/>
              </w:rPr>
              <w:t>styles.overallcontainer</w:t>
            </w:r>
            <w:proofErr w:type="spellEnd"/>
            <w:r w:rsidRPr="00085358">
              <w:rPr>
                <w:rFonts w:ascii="Courier New" w:hAnsi="Courier New" w:cs="Courier New"/>
                <w:lang w:val="en-US"/>
              </w:rPr>
              <w:t>}&gt;</w:t>
            </w:r>
          </w:p>
          <w:p w14:paraId="53A15E7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&lt;Modal visible={</w:t>
            </w:r>
            <w:proofErr w:type="spellStart"/>
            <w:r w:rsidRPr="00085358">
              <w:rPr>
                <w:rFonts w:ascii="Courier New" w:hAnsi="Courier New" w:cs="Courier New"/>
                <w:lang w:val="en-US"/>
              </w:rPr>
              <w:t>this.state.modalVisible</w:t>
            </w:r>
            <w:proofErr w:type="spellEnd"/>
            <w:r w:rsidRPr="00085358">
              <w:rPr>
                <w:rFonts w:ascii="Courier New" w:hAnsi="Courier New" w:cs="Courier New"/>
                <w:lang w:val="en-US"/>
              </w:rPr>
              <w:t xml:space="preserve">} </w:t>
            </w:r>
            <w:proofErr w:type="spellStart"/>
            <w:r w:rsidRPr="00085358">
              <w:rPr>
                <w:rFonts w:ascii="Courier New" w:hAnsi="Courier New" w:cs="Courier New"/>
                <w:lang w:val="en-US"/>
              </w:rPr>
              <w:t>animationType</w:t>
            </w:r>
            <w:proofErr w:type="spellEnd"/>
            <w:r w:rsidRPr="00085358">
              <w:rPr>
                <w:rFonts w:ascii="Courier New" w:hAnsi="Courier New" w:cs="Courier New"/>
                <w:lang w:val="en-US"/>
              </w:rPr>
              <w:t xml:space="preserve">={'slide'} </w:t>
            </w:r>
            <w:proofErr w:type="spellStart"/>
            <w:r w:rsidRPr="00085358">
              <w:rPr>
                <w:rFonts w:ascii="Courier New" w:hAnsi="Courier New" w:cs="Courier New"/>
                <w:lang w:val="en-US"/>
              </w:rPr>
              <w:t>onRequestClose</w:t>
            </w:r>
            <w:proofErr w:type="spellEnd"/>
            <w:r w:rsidRPr="00085358">
              <w:rPr>
                <w:rFonts w:ascii="Courier New" w:hAnsi="Courier New" w:cs="Courier New"/>
                <w:lang w:val="en-US"/>
              </w:rPr>
              <w:t>={() =&gt;</w:t>
            </w:r>
            <w:proofErr w:type="spellStart"/>
            <w:r w:rsidRPr="00085358">
              <w:rPr>
                <w:rFonts w:ascii="Courier New" w:hAnsi="Courier New" w:cs="Courier New"/>
                <w:lang w:val="en-US"/>
              </w:rPr>
              <w:t>this.closeModal</w:t>
            </w:r>
            <w:proofErr w:type="spellEnd"/>
            <w:r w:rsidRPr="00085358">
              <w:rPr>
                <w:rFonts w:ascii="Courier New" w:hAnsi="Courier New" w:cs="Courier New"/>
                <w:lang w:val="en-US"/>
              </w:rPr>
              <w:t>()}&gt;</w:t>
            </w:r>
          </w:p>
          <w:p w14:paraId="70B25AA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&lt;View style={{ </w:t>
            </w:r>
            <w:proofErr w:type="spellStart"/>
            <w:r w:rsidRPr="00085358">
              <w:rPr>
                <w:rFonts w:ascii="Courier New" w:hAnsi="Courier New" w:cs="Courier New"/>
                <w:lang w:val="en-US"/>
              </w:rPr>
              <w:t>marginTop</w:t>
            </w:r>
            <w:proofErr w:type="spellEnd"/>
            <w:r w:rsidRPr="00085358">
              <w:rPr>
                <w:rFonts w:ascii="Courier New" w:hAnsi="Courier New" w:cs="Courier New"/>
                <w:lang w:val="en-US"/>
              </w:rPr>
              <w:t>: 110 }}&gt;</w:t>
            </w:r>
          </w:p>
          <w:p w14:paraId="054D1EA0" w14:textId="77777777" w:rsidR="006901D1" w:rsidRPr="00085358" w:rsidRDefault="006901D1" w:rsidP="006901D1">
            <w:pPr>
              <w:rPr>
                <w:rFonts w:ascii="Courier New" w:hAnsi="Courier New" w:cs="Courier New"/>
                <w:lang w:val="en-US"/>
              </w:rPr>
            </w:pPr>
          </w:p>
          <w:p w14:paraId="7A9CA52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r w:rsidRPr="00085358">
              <w:rPr>
                <w:rFonts w:ascii="Courier New" w:hAnsi="Courier New" w:cs="Courier New"/>
                <w:lang w:val="en-US"/>
              </w:rPr>
              <w:tab/>
              <w:t xml:space="preserve">     {</w:t>
            </w:r>
          </w:p>
          <w:p w14:paraId="6677EE5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roofErr w:type="spellStart"/>
            <w:r w:rsidRPr="00085358">
              <w:rPr>
                <w:rFonts w:ascii="Courier New" w:hAnsi="Courier New" w:cs="Courier New"/>
                <w:lang w:val="en-US"/>
              </w:rPr>
              <w:t>this.state.results.map</w:t>
            </w:r>
            <w:proofErr w:type="spellEnd"/>
            <w:r w:rsidRPr="00085358">
              <w:rPr>
                <w:rFonts w:ascii="Courier New" w:hAnsi="Courier New" w:cs="Courier New"/>
                <w:lang w:val="en-US"/>
              </w:rPr>
              <w:t xml:space="preserve">((result, </w:t>
            </w:r>
            <w:proofErr w:type="spellStart"/>
            <w:r w:rsidRPr="00085358">
              <w:rPr>
                <w:rFonts w:ascii="Courier New" w:hAnsi="Courier New" w:cs="Courier New"/>
                <w:lang w:val="en-US"/>
              </w:rPr>
              <w:t>i</w:t>
            </w:r>
            <w:proofErr w:type="spellEnd"/>
            <w:r w:rsidRPr="00085358">
              <w:rPr>
                <w:rFonts w:ascii="Courier New" w:hAnsi="Courier New" w:cs="Courier New"/>
                <w:lang w:val="en-US"/>
              </w:rPr>
              <w:t>) =&gt; {</w:t>
            </w:r>
          </w:p>
          <w:p w14:paraId="21FFED3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 xml:space="preserve">                            return (</w:t>
            </w:r>
          </w:p>
          <w:p w14:paraId="723BBD0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&lt;Text key={</w:t>
            </w:r>
            <w:proofErr w:type="spellStart"/>
            <w:r w:rsidRPr="00085358">
              <w:rPr>
                <w:rFonts w:ascii="Courier New" w:hAnsi="Courier New" w:cs="Courier New"/>
                <w:lang w:val="en-US"/>
              </w:rPr>
              <w:t>i</w:t>
            </w:r>
            <w:proofErr w:type="spellEnd"/>
            <w:r w:rsidRPr="00085358">
              <w:rPr>
                <w:rFonts w:ascii="Courier New" w:hAnsi="Courier New" w:cs="Courier New"/>
                <w:lang w:val="en-US"/>
              </w:rPr>
              <w:t>}&gt;</w:t>
            </w:r>
          </w:p>
          <w:p w14:paraId="78D0A1C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roofErr w:type="spellStart"/>
            <w:r w:rsidRPr="00085358">
              <w:rPr>
                <w:rFonts w:ascii="Courier New" w:hAnsi="Courier New" w:cs="Courier New"/>
                <w:lang w:val="en-US"/>
              </w:rPr>
              <w:t>typeof</w:t>
            </w:r>
            <w:proofErr w:type="spellEnd"/>
            <w:r w:rsidRPr="00085358">
              <w:rPr>
                <w:rFonts w:ascii="Courier New" w:hAnsi="Courier New" w:cs="Courier New"/>
                <w:lang w:val="en-US"/>
              </w:rPr>
              <w:t xml:space="preserve"> result === 'object' &amp;&amp; !(result </w:t>
            </w:r>
            <w:proofErr w:type="spellStart"/>
            <w:r w:rsidRPr="00085358">
              <w:rPr>
                <w:rFonts w:ascii="Courier New" w:hAnsi="Courier New" w:cs="Courier New"/>
                <w:lang w:val="en-US"/>
              </w:rPr>
              <w:t>instanceof</w:t>
            </w:r>
            <w:proofErr w:type="spellEnd"/>
            <w:r w:rsidRPr="00085358">
              <w:rPr>
                <w:rFonts w:ascii="Courier New" w:hAnsi="Courier New" w:cs="Courier New"/>
                <w:lang w:val="en-US"/>
              </w:rPr>
              <w:t xml:space="preserve"> Array) ? 'gold object!' : </w:t>
            </w:r>
            <w:proofErr w:type="spellStart"/>
            <w:r w:rsidRPr="00085358">
              <w:rPr>
                <w:rFonts w:ascii="Courier New" w:hAnsi="Courier New" w:cs="Courier New"/>
                <w:lang w:val="en-US"/>
              </w:rPr>
              <w:t>result.toString</w:t>
            </w:r>
            <w:proofErr w:type="spellEnd"/>
            <w:r w:rsidRPr="00085358">
              <w:rPr>
                <w:rFonts w:ascii="Courier New" w:hAnsi="Courier New" w:cs="Courier New"/>
                <w:lang w:val="en-US"/>
              </w:rPr>
              <w:t>()}</w:t>
            </w:r>
          </w:p>
          <w:p w14:paraId="76DADAC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&lt;/Text&gt;</w:t>
            </w:r>
          </w:p>
          <w:p w14:paraId="4507166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3BF228E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54172EE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8704F9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&lt;/View&gt;</w:t>
            </w:r>
          </w:p>
          <w:p w14:paraId="27A9C8E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&lt;/Modal&gt;</w:t>
            </w:r>
          </w:p>
          <w:p w14:paraId="378DA54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 style={</w:t>
            </w:r>
            <w:proofErr w:type="spellStart"/>
            <w:r w:rsidRPr="00085358">
              <w:rPr>
                <w:rFonts w:ascii="Courier New" w:hAnsi="Courier New" w:cs="Courier New"/>
                <w:lang w:val="en-US"/>
              </w:rPr>
              <w:t>styles.container</w:t>
            </w:r>
            <w:proofErr w:type="spellEnd"/>
            <w:r w:rsidRPr="00085358">
              <w:rPr>
                <w:rFonts w:ascii="Courier New" w:hAnsi="Courier New" w:cs="Courier New"/>
                <w:lang w:val="en-US"/>
              </w:rPr>
              <w:t>}&gt;</w:t>
            </w:r>
          </w:p>
          <w:p w14:paraId="500A80B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&lt;Image source={logo} style={{flex:1, </w:t>
            </w:r>
            <w:proofErr w:type="spellStart"/>
            <w:r w:rsidRPr="00085358">
              <w:rPr>
                <w:rFonts w:ascii="Courier New" w:hAnsi="Courier New" w:cs="Courier New"/>
                <w:lang w:val="en-US"/>
              </w:rPr>
              <w:t>resizeMode</w:t>
            </w:r>
            <w:proofErr w:type="spellEnd"/>
            <w:r w:rsidRPr="00085358">
              <w:rPr>
                <w:rFonts w:ascii="Courier New" w:hAnsi="Courier New" w:cs="Courier New"/>
                <w:lang w:val="en-US"/>
              </w:rPr>
              <w:t xml:space="preserve">: </w:t>
            </w:r>
            <w:proofErr w:type="spellStart"/>
            <w:r w:rsidRPr="00085358">
              <w:rPr>
                <w:rFonts w:ascii="Courier New" w:hAnsi="Courier New" w:cs="Courier New"/>
                <w:lang w:val="en-US"/>
              </w:rPr>
              <w:t>Image.resizeMode.contain</w:t>
            </w:r>
            <w:proofErr w:type="spellEnd"/>
            <w:r w:rsidRPr="00085358">
              <w:rPr>
                <w:rFonts w:ascii="Courier New" w:hAnsi="Courier New" w:cs="Courier New"/>
                <w:lang w:val="en-US"/>
              </w:rPr>
              <w:t>}} /&gt;</w:t>
            </w:r>
          </w:p>
          <w:p w14:paraId="3DF7CF5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&lt;View style={{flex: 2, </w:t>
            </w:r>
            <w:proofErr w:type="spellStart"/>
            <w:r w:rsidRPr="00085358">
              <w:rPr>
                <w:rFonts w:ascii="Courier New" w:hAnsi="Courier New" w:cs="Courier New"/>
                <w:lang w:val="en-US"/>
              </w:rPr>
              <w:t>backgroundColor</w:t>
            </w:r>
            <w:proofErr w:type="spellEnd"/>
            <w:r w:rsidRPr="00085358">
              <w:rPr>
                <w:rFonts w:ascii="Courier New" w:hAnsi="Courier New" w:cs="Courier New"/>
                <w:lang w:val="en-US"/>
              </w:rPr>
              <w:t>: 'white'}} &gt;</w:t>
            </w:r>
          </w:p>
          <w:p w14:paraId="66DAB3B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&lt;</w:t>
            </w:r>
            <w:proofErr w:type="spellStart"/>
            <w:r w:rsidRPr="00085358">
              <w:rPr>
                <w:rFonts w:ascii="Courier New" w:hAnsi="Courier New" w:cs="Courier New"/>
                <w:lang w:val="en-US"/>
              </w:rPr>
              <w:t>DatePicker</w:t>
            </w:r>
            <w:proofErr w:type="spellEnd"/>
          </w:p>
          <w:p w14:paraId="6F2D75A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style={{width: 200}}</w:t>
            </w:r>
          </w:p>
          <w:p w14:paraId="3E068EE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date={</w:t>
            </w:r>
            <w:proofErr w:type="spellStart"/>
            <w:r w:rsidRPr="00085358">
              <w:rPr>
                <w:rFonts w:ascii="Courier New" w:hAnsi="Courier New" w:cs="Courier New"/>
                <w:lang w:val="en-US"/>
              </w:rPr>
              <w:t>this.renderdate</w:t>
            </w:r>
            <w:proofErr w:type="spellEnd"/>
            <w:r w:rsidRPr="00085358">
              <w:rPr>
                <w:rFonts w:ascii="Courier New" w:hAnsi="Courier New" w:cs="Courier New"/>
                <w:lang w:val="en-US"/>
              </w:rPr>
              <w:t>() }</w:t>
            </w:r>
          </w:p>
          <w:p w14:paraId="1CA4557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mode="date"</w:t>
            </w:r>
          </w:p>
          <w:p w14:paraId="676E5B4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placeholder="select date"</w:t>
            </w:r>
          </w:p>
          <w:p w14:paraId="0FB1092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format="DD-MM-YYYY"</w:t>
            </w:r>
          </w:p>
          <w:p w14:paraId="15B95D9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roofErr w:type="spellStart"/>
            <w:r w:rsidRPr="00085358">
              <w:rPr>
                <w:rFonts w:ascii="Courier New" w:hAnsi="Courier New" w:cs="Courier New"/>
                <w:lang w:val="en-US"/>
              </w:rPr>
              <w:t>minDate</w:t>
            </w:r>
            <w:proofErr w:type="spellEnd"/>
            <w:r w:rsidRPr="00085358">
              <w:rPr>
                <w:rFonts w:ascii="Courier New" w:hAnsi="Courier New" w:cs="Courier New"/>
                <w:lang w:val="en-US"/>
              </w:rPr>
              <w:t>="01-06-2016"</w:t>
            </w:r>
          </w:p>
          <w:p w14:paraId="0348085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roofErr w:type="spellStart"/>
            <w:r w:rsidRPr="00085358">
              <w:rPr>
                <w:rFonts w:ascii="Courier New" w:hAnsi="Courier New" w:cs="Courier New"/>
                <w:lang w:val="en-US"/>
              </w:rPr>
              <w:t>maxDate</w:t>
            </w:r>
            <w:proofErr w:type="spellEnd"/>
            <w:r w:rsidRPr="00085358">
              <w:rPr>
                <w:rFonts w:ascii="Courier New" w:hAnsi="Courier New" w:cs="Courier New"/>
                <w:lang w:val="en-US"/>
              </w:rPr>
              <w:t>="02-07-2019"</w:t>
            </w:r>
          </w:p>
          <w:p w14:paraId="7D753BC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roofErr w:type="spellStart"/>
            <w:r w:rsidRPr="00085358">
              <w:rPr>
                <w:rFonts w:ascii="Courier New" w:hAnsi="Courier New" w:cs="Courier New"/>
                <w:lang w:val="en-US"/>
              </w:rPr>
              <w:t>confirmBtnText</w:t>
            </w:r>
            <w:proofErr w:type="spellEnd"/>
            <w:r w:rsidRPr="00085358">
              <w:rPr>
                <w:rFonts w:ascii="Courier New" w:hAnsi="Courier New" w:cs="Courier New"/>
                <w:lang w:val="en-US"/>
              </w:rPr>
              <w:t>="Confirm"</w:t>
            </w:r>
          </w:p>
          <w:p w14:paraId="1582843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roofErr w:type="spellStart"/>
            <w:r w:rsidRPr="00085358">
              <w:rPr>
                <w:rFonts w:ascii="Courier New" w:hAnsi="Courier New" w:cs="Courier New"/>
                <w:lang w:val="en-US"/>
              </w:rPr>
              <w:t>cancelBtnText</w:t>
            </w:r>
            <w:proofErr w:type="spellEnd"/>
            <w:r w:rsidRPr="00085358">
              <w:rPr>
                <w:rFonts w:ascii="Courier New" w:hAnsi="Courier New" w:cs="Courier New"/>
                <w:lang w:val="en-US"/>
              </w:rPr>
              <w:t>="Cancel"</w:t>
            </w:r>
          </w:p>
          <w:p w14:paraId="4B17947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roofErr w:type="spellStart"/>
            <w:r w:rsidRPr="00085358">
              <w:rPr>
                <w:rFonts w:ascii="Courier New" w:hAnsi="Courier New" w:cs="Courier New"/>
                <w:lang w:val="en-US"/>
              </w:rPr>
              <w:t>showIcon</w:t>
            </w:r>
            <w:proofErr w:type="spellEnd"/>
            <w:r w:rsidRPr="00085358">
              <w:rPr>
                <w:rFonts w:ascii="Courier New" w:hAnsi="Courier New" w:cs="Courier New"/>
                <w:lang w:val="en-US"/>
              </w:rPr>
              <w:t>={false}</w:t>
            </w:r>
          </w:p>
          <w:p w14:paraId="62A85D1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roofErr w:type="spellStart"/>
            <w:r w:rsidRPr="00085358">
              <w:rPr>
                <w:rFonts w:ascii="Courier New" w:hAnsi="Courier New" w:cs="Courier New"/>
                <w:lang w:val="en-US"/>
              </w:rPr>
              <w:t>hideText</w:t>
            </w:r>
            <w:proofErr w:type="spellEnd"/>
            <w:r w:rsidRPr="00085358">
              <w:rPr>
                <w:rFonts w:ascii="Courier New" w:hAnsi="Courier New" w:cs="Courier New"/>
                <w:lang w:val="en-US"/>
              </w:rPr>
              <w:t>={false}</w:t>
            </w:r>
          </w:p>
          <w:p w14:paraId="7007575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roofErr w:type="spellStart"/>
            <w:r w:rsidRPr="00085358">
              <w:rPr>
                <w:rFonts w:ascii="Courier New" w:hAnsi="Courier New" w:cs="Courier New"/>
                <w:lang w:val="en-US"/>
              </w:rPr>
              <w:t>customStyles</w:t>
            </w:r>
            <w:proofErr w:type="spellEnd"/>
            <w:r w:rsidRPr="00085358">
              <w:rPr>
                <w:rFonts w:ascii="Courier New" w:hAnsi="Courier New" w:cs="Courier New"/>
                <w:lang w:val="en-US"/>
              </w:rPr>
              <w:t>={{</w:t>
            </w:r>
          </w:p>
          <w:p w14:paraId="64ADF88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w:t>
            </w:r>
            <w:proofErr w:type="spellStart"/>
            <w:r w:rsidRPr="00085358">
              <w:rPr>
                <w:rFonts w:ascii="Courier New" w:hAnsi="Courier New" w:cs="Courier New"/>
                <w:lang w:val="en-US"/>
              </w:rPr>
              <w:t>dateInput</w:t>
            </w:r>
            <w:proofErr w:type="spellEnd"/>
            <w:r w:rsidRPr="00085358">
              <w:rPr>
                <w:rFonts w:ascii="Courier New" w:hAnsi="Courier New" w:cs="Courier New"/>
                <w:lang w:val="en-US"/>
              </w:rPr>
              <w:t>: {</w:t>
            </w:r>
          </w:p>
          <w:p w14:paraId="0124F43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roofErr w:type="spellStart"/>
            <w:r w:rsidRPr="00085358">
              <w:rPr>
                <w:rFonts w:ascii="Courier New" w:hAnsi="Courier New" w:cs="Courier New"/>
                <w:lang w:val="en-US"/>
              </w:rPr>
              <w:t>borderWidth</w:t>
            </w:r>
            <w:proofErr w:type="spellEnd"/>
            <w:r w:rsidRPr="00085358">
              <w:rPr>
                <w:rFonts w:ascii="Courier New" w:hAnsi="Courier New" w:cs="Courier New"/>
                <w:lang w:val="en-US"/>
              </w:rPr>
              <w:t>: 0,</w:t>
            </w:r>
          </w:p>
          <w:p w14:paraId="01B8D3C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roofErr w:type="spellStart"/>
            <w:r w:rsidRPr="00085358">
              <w:rPr>
                <w:rFonts w:ascii="Courier New" w:hAnsi="Courier New" w:cs="Courier New"/>
                <w:lang w:val="en-US"/>
              </w:rPr>
              <w:t>marginLeft</w:t>
            </w:r>
            <w:proofErr w:type="spellEnd"/>
            <w:r w:rsidRPr="00085358">
              <w:rPr>
                <w:rFonts w:ascii="Courier New" w:hAnsi="Courier New" w:cs="Courier New"/>
                <w:lang w:val="en-US"/>
              </w:rPr>
              <w:t>: 20,</w:t>
            </w:r>
          </w:p>
          <w:p w14:paraId="2AA0E97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w:t>
            </w:r>
          </w:p>
          <w:p w14:paraId="7A2A12D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w:t>
            </w:r>
            <w:proofErr w:type="spellStart"/>
            <w:r w:rsidRPr="00085358">
              <w:rPr>
                <w:rFonts w:ascii="Courier New" w:hAnsi="Courier New" w:cs="Courier New"/>
                <w:lang w:val="en-US"/>
              </w:rPr>
              <w:t>dateText</w:t>
            </w:r>
            <w:proofErr w:type="spellEnd"/>
            <w:r w:rsidRPr="00085358">
              <w:rPr>
                <w:rFonts w:ascii="Courier New" w:hAnsi="Courier New" w:cs="Courier New"/>
                <w:lang w:val="en-US"/>
              </w:rPr>
              <w:t>:</w:t>
            </w:r>
          </w:p>
          <w:p w14:paraId="3B22D7E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w:t>
            </w:r>
          </w:p>
          <w:p w14:paraId="42C0B35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roofErr w:type="spellStart"/>
            <w:r w:rsidRPr="00085358">
              <w:rPr>
                <w:rFonts w:ascii="Courier New" w:hAnsi="Courier New" w:cs="Courier New"/>
                <w:lang w:val="en-US"/>
              </w:rPr>
              <w:t>fontWeight</w:t>
            </w:r>
            <w:proofErr w:type="spellEnd"/>
            <w:r w:rsidRPr="00085358">
              <w:rPr>
                <w:rFonts w:ascii="Courier New" w:hAnsi="Courier New" w:cs="Courier New"/>
                <w:lang w:val="en-US"/>
              </w:rPr>
              <w:t>: 'bold',</w:t>
            </w:r>
          </w:p>
          <w:p w14:paraId="75AC2FC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w:t>
            </w:r>
          </w:p>
          <w:p w14:paraId="69B28B3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w:t>
            </w:r>
          </w:p>
          <w:p w14:paraId="01946CD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roofErr w:type="spellStart"/>
            <w:r w:rsidRPr="00085358">
              <w:rPr>
                <w:rFonts w:ascii="Courier New" w:hAnsi="Courier New" w:cs="Courier New"/>
                <w:lang w:val="en-US"/>
              </w:rPr>
              <w:t>onDateChange</w:t>
            </w:r>
            <w:proofErr w:type="spellEnd"/>
            <w:r w:rsidRPr="00085358">
              <w:rPr>
                <w:rFonts w:ascii="Courier New" w:hAnsi="Courier New" w:cs="Courier New"/>
                <w:lang w:val="en-US"/>
              </w:rPr>
              <w:t>={(date) =&gt; {</w:t>
            </w:r>
            <w:proofErr w:type="spellStart"/>
            <w:r w:rsidRPr="00085358">
              <w:rPr>
                <w:rFonts w:ascii="Courier New" w:hAnsi="Courier New" w:cs="Courier New"/>
                <w:lang w:val="en-US"/>
              </w:rPr>
              <w:t>this.setState</w:t>
            </w:r>
            <w:proofErr w:type="spellEnd"/>
            <w:r w:rsidRPr="00085358">
              <w:rPr>
                <w:rFonts w:ascii="Courier New" w:hAnsi="Courier New" w:cs="Courier New"/>
                <w:lang w:val="en-US"/>
              </w:rPr>
              <w:t>({date: date})}}</w:t>
            </w:r>
          </w:p>
          <w:p w14:paraId="361F569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/&gt;</w:t>
            </w:r>
          </w:p>
          <w:p w14:paraId="6B4A597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&lt;/View&gt;</w:t>
            </w:r>
          </w:p>
          <w:p w14:paraId="1E580C4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w:t>
            </w:r>
            <w:proofErr w:type="spellStart"/>
            <w:r w:rsidRPr="00085358">
              <w:rPr>
                <w:rFonts w:ascii="Courier New" w:hAnsi="Courier New" w:cs="Courier New"/>
                <w:lang w:val="en-US"/>
              </w:rPr>
              <w:t>TouchableHighlight</w:t>
            </w:r>
            <w:proofErr w:type="spellEnd"/>
            <w:r w:rsidRPr="00085358">
              <w:rPr>
                <w:rFonts w:ascii="Courier New" w:hAnsi="Courier New" w:cs="Courier New"/>
                <w:lang w:val="en-US"/>
              </w:rPr>
              <w:t xml:space="preserve"> </w:t>
            </w:r>
            <w:proofErr w:type="spellStart"/>
            <w:r w:rsidRPr="00085358">
              <w:rPr>
                <w:rFonts w:ascii="Courier New" w:hAnsi="Courier New" w:cs="Courier New"/>
                <w:lang w:val="en-US"/>
              </w:rPr>
              <w:t>underlayColor</w:t>
            </w:r>
            <w:proofErr w:type="spellEnd"/>
            <w:r w:rsidRPr="00085358">
              <w:rPr>
                <w:rFonts w:ascii="Courier New" w:hAnsi="Courier New" w:cs="Courier New"/>
                <w:lang w:val="en-US"/>
              </w:rPr>
              <w:t xml:space="preserve">="white" </w:t>
            </w:r>
            <w:proofErr w:type="spellStart"/>
            <w:r w:rsidRPr="00085358">
              <w:rPr>
                <w:rFonts w:ascii="Courier New" w:hAnsi="Courier New" w:cs="Courier New"/>
                <w:lang w:val="en-US"/>
              </w:rPr>
              <w:t>onPress</w:t>
            </w:r>
            <w:proofErr w:type="spellEnd"/>
            <w:r w:rsidRPr="00085358">
              <w:rPr>
                <w:rFonts w:ascii="Courier New" w:hAnsi="Courier New" w:cs="Courier New"/>
                <w:lang w:val="en-US"/>
              </w:rPr>
              <w:t xml:space="preserve">={() =&gt; </w:t>
            </w:r>
            <w:proofErr w:type="spellStart"/>
            <w:r w:rsidRPr="00085358">
              <w:rPr>
                <w:rFonts w:ascii="Courier New" w:hAnsi="Courier New" w:cs="Courier New"/>
                <w:lang w:val="en-US"/>
              </w:rPr>
              <w:t>this.doSearchopen</w:t>
            </w:r>
            <w:proofErr w:type="spellEnd"/>
            <w:r w:rsidRPr="00085358">
              <w:rPr>
                <w:rFonts w:ascii="Courier New" w:hAnsi="Courier New" w:cs="Courier New"/>
                <w:lang w:val="en-US"/>
              </w:rPr>
              <w:t xml:space="preserve">() } style={{flex: 1, </w:t>
            </w:r>
            <w:proofErr w:type="spellStart"/>
            <w:r w:rsidRPr="00085358">
              <w:rPr>
                <w:rFonts w:ascii="Courier New" w:hAnsi="Courier New" w:cs="Courier New"/>
                <w:lang w:val="en-US"/>
              </w:rPr>
              <w:t>backgroundColor</w:t>
            </w:r>
            <w:proofErr w:type="spellEnd"/>
            <w:r w:rsidRPr="00085358">
              <w:rPr>
                <w:rFonts w:ascii="Courier New" w:hAnsi="Courier New" w:cs="Courier New"/>
                <w:lang w:val="en-US"/>
              </w:rPr>
              <w:t xml:space="preserve">: 'white', </w:t>
            </w:r>
            <w:proofErr w:type="spellStart"/>
            <w:r w:rsidRPr="00085358">
              <w:rPr>
                <w:rFonts w:ascii="Courier New" w:hAnsi="Courier New" w:cs="Courier New"/>
                <w:lang w:val="en-US"/>
              </w:rPr>
              <w:t>marginBottom</w:t>
            </w:r>
            <w:proofErr w:type="spellEnd"/>
            <w:r w:rsidRPr="00085358">
              <w:rPr>
                <w:rFonts w:ascii="Courier New" w:hAnsi="Courier New" w:cs="Courier New"/>
                <w:lang w:val="en-US"/>
              </w:rPr>
              <w:t xml:space="preserve">: 2, </w:t>
            </w:r>
            <w:proofErr w:type="spellStart"/>
            <w:r w:rsidRPr="00085358">
              <w:rPr>
                <w:rFonts w:ascii="Courier New" w:hAnsi="Courier New" w:cs="Courier New"/>
                <w:lang w:val="en-US"/>
              </w:rPr>
              <w:t>marginTop</w:t>
            </w:r>
            <w:proofErr w:type="spellEnd"/>
            <w:r w:rsidRPr="00085358">
              <w:rPr>
                <w:rFonts w:ascii="Courier New" w:hAnsi="Courier New" w:cs="Courier New"/>
                <w:lang w:val="en-US"/>
              </w:rPr>
              <w:t>: 2}} &gt;</w:t>
            </w:r>
          </w:p>
          <w:p w14:paraId="32DB704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&lt;Image source={</w:t>
            </w:r>
            <w:proofErr w:type="spellStart"/>
            <w:r w:rsidRPr="00085358">
              <w:rPr>
                <w:rFonts w:ascii="Courier New" w:hAnsi="Courier New" w:cs="Courier New"/>
                <w:lang w:val="en-US"/>
              </w:rPr>
              <w:t>zoek</w:t>
            </w:r>
            <w:proofErr w:type="spellEnd"/>
            <w:r w:rsidRPr="00085358">
              <w:rPr>
                <w:rFonts w:ascii="Courier New" w:hAnsi="Courier New" w:cs="Courier New"/>
                <w:lang w:val="en-US"/>
              </w:rPr>
              <w:t xml:space="preserve">} style={{flex:1, </w:t>
            </w:r>
            <w:proofErr w:type="spellStart"/>
            <w:r w:rsidRPr="00085358">
              <w:rPr>
                <w:rFonts w:ascii="Courier New" w:hAnsi="Courier New" w:cs="Courier New"/>
                <w:lang w:val="en-US"/>
              </w:rPr>
              <w:t>resizeMode</w:t>
            </w:r>
            <w:proofErr w:type="spellEnd"/>
            <w:r w:rsidRPr="00085358">
              <w:rPr>
                <w:rFonts w:ascii="Courier New" w:hAnsi="Courier New" w:cs="Courier New"/>
                <w:lang w:val="en-US"/>
              </w:rPr>
              <w:t xml:space="preserve">: </w:t>
            </w:r>
            <w:proofErr w:type="spellStart"/>
            <w:r w:rsidRPr="00085358">
              <w:rPr>
                <w:rFonts w:ascii="Courier New" w:hAnsi="Courier New" w:cs="Courier New"/>
                <w:lang w:val="en-US"/>
              </w:rPr>
              <w:t>Image.resizeMode.contain</w:t>
            </w:r>
            <w:proofErr w:type="spellEnd"/>
            <w:r w:rsidRPr="00085358">
              <w:rPr>
                <w:rFonts w:ascii="Courier New" w:hAnsi="Courier New" w:cs="Courier New"/>
                <w:lang w:val="en-US"/>
              </w:rPr>
              <w:t>,}} /&gt;</w:t>
            </w:r>
          </w:p>
          <w:p w14:paraId="276F635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774374C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w:t>
            </w:r>
            <w:proofErr w:type="spellStart"/>
            <w:r w:rsidRPr="00085358">
              <w:rPr>
                <w:rFonts w:ascii="Courier New" w:hAnsi="Courier New" w:cs="Courier New"/>
                <w:lang w:val="en-US"/>
              </w:rPr>
              <w:t>TouchableHighlight</w:t>
            </w:r>
            <w:proofErr w:type="spellEnd"/>
            <w:r w:rsidRPr="00085358">
              <w:rPr>
                <w:rFonts w:ascii="Courier New" w:hAnsi="Courier New" w:cs="Courier New"/>
                <w:lang w:val="en-US"/>
              </w:rPr>
              <w:t>&gt;</w:t>
            </w:r>
          </w:p>
          <w:p w14:paraId="71E48EA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&lt;/View&gt;</w:t>
            </w:r>
          </w:p>
          <w:p w14:paraId="6842514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 style={</w:t>
            </w:r>
            <w:proofErr w:type="spellStart"/>
            <w:r w:rsidRPr="00085358">
              <w:rPr>
                <w:rFonts w:ascii="Courier New" w:hAnsi="Courier New" w:cs="Courier New"/>
                <w:lang w:val="en-US"/>
              </w:rPr>
              <w:t>styles.video</w:t>
            </w:r>
            <w:proofErr w:type="spellEnd"/>
            <w:r w:rsidRPr="00085358">
              <w:rPr>
                <w:rFonts w:ascii="Courier New" w:hAnsi="Courier New" w:cs="Courier New"/>
                <w:lang w:val="en-US"/>
              </w:rPr>
              <w:t>} &gt;</w:t>
            </w:r>
          </w:p>
          <w:p w14:paraId="5335B15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w:t>
            </w:r>
            <w:proofErr w:type="spellStart"/>
            <w:r w:rsidRPr="00085358">
              <w:rPr>
                <w:rFonts w:ascii="Courier New" w:hAnsi="Courier New" w:cs="Courier New"/>
                <w:lang w:val="en-US"/>
              </w:rPr>
              <w:t>VideoPlayer</w:t>
            </w:r>
            <w:proofErr w:type="spellEnd"/>
            <w:r w:rsidRPr="00085358">
              <w:rPr>
                <w:rFonts w:ascii="Courier New" w:hAnsi="Courier New" w:cs="Courier New"/>
                <w:lang w:val="en-US"/>
              </w:rPr>
              <w:t xml:space="preserve"> source={{ </w:t>
            </w:r>
            <w:proofErr w:type="spellStart"/>
            <w:r w:rsidRPr="00085358">
              <w:rPr>
                <w:rFonts w:ascii="Courier New" w:hAnsi="Courier New" w:cs="Courier New"/>
                <w:lang w:val="en-US"/>
              </w:rPr>
              <w:t>uri</w:t>
            </w:r>
            <w:proofErr w:type="spellEnd"/>
            <w:r w:rsidRPr="00085358">
              <w:rPr>
                <w:rFonts w:ascii="Courier New" w:hAnsi="Courier New" w:cs="Courier New"/>
                <w:lang w:val="en-US"/>
              </w:rPr>
              <w:t xml:space="preserve">: 'http://d23dyxeqlo5psv.cloudfront.net/big_buck_bunny.mp4' }} navigator={ </w:t>
            </w:r>
            <w:proofErr w:type="spellStart"/>
            <w:r w:rsidRPr="00085358">
              <w:rPr>
                <w:rFonts w:ascii="Courier New" w:hAnsi="Courier New" w:cs="Courier New"/>
                <w:lang w:val="en-US"/>
              </w:rPr>
              <w:t>this.props.navigator</w:t>
            </w:r>
            <w:proofErr w:type="spellEnd"/>
            <w:r w:rsidRPr="00085358">
              <w:rPr>
                <w:rFonts w:ascii="Courier New" w:hAnsi="Courier New" w:cs="Courier New"/>
                <w:lang w:val="en-US"/>
              </w:rPr>
              <w:t xml:space="preserve"> }/&gt;</w:t>
            </w:r>
            <w:r w:rsidRPr="00085358">
              <w:rPr>
                <w:rFonts w:ascii="Courier New" w:hAnsi="Courier New" w:cs="Courier New"/>
                <w:lang w:val="en-US"/>
              </w:rPr>
              <w:tab/>
            </w:r>
          </w:p>
          <w:p w14:paraId="4DE1438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&lt;/View&gt;</w:t>
            </w:r>
          </w:p>
          <w:p w14:paraId="55E9561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 style={</w:t>
            </w:r>
            <w:proofErr w:type="spellStart"/>
            <w:r w:rsidRPr="00085358">
              <w:rPr>
                <w:rFonts w:ascii="Courier New" w:hAnsi="Courier New" w:cs="Courier New"/>
                <w:lang w:val="en-US"/>
              </w:rPr>
              <w:t>styles.channel</w:t>
            </w:r>
            <w:proofErr w:type="spellEnd"/>
            <w:r w:rsidRPr="00085358">
              <w:rPr>
                <w:rFonts w:ascii="Courier New" w:hAnsi="Courier New" w:cs="Courier New"/>
                <w:lang w:val="en-US"/>
              </w:rPr>
              <w:t>} &gt;</w:t>
            </w:r>
          </w:p>
          <w:p w14:paraId="73993A7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5866218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612140E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w:t>
            </w:r>
            <w:proofErr w:type="spellStart"/>
            <w:r w:rsidRPr="00085358">
              <w:rPr>
                <w:rFonts w:ascii="Courier New" w:hAnsi="Courier New" w:cs="Courier New"/>
                <w:lang w:val="en-US"/>
              </w:rPr>
              <w:t>FlatList</w:t>
            </w:r>
            <w:proofErr w:type="spellEnd"/>
          </w:p>
          <w:p w14:paraId="53C50B8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data={</w:t>
            </w:r>
            <w:proofErr w:type="spellStart"/>
            <w:r w:rsidRPr="00085358">
              <w:rPr>
                <w:rFonts w:ascii="Courier New" w:hAnsi="Courier New" w:cs="Courier New"/>
                <w:lang w:val="en-US"/>
              </w:rPr>
              <w:t>this.state.data</w:t>
            </w:r>
            <w:proofErr w:type="spellEnd"/>
            <w:r w:rsidRPr="00085358">
              <w:rPr>
                <w:rFonts w:ascii="Courier New" w:hAnsi="Courier New" w:cs="Courier New"/>
                <w:lang w:val="en-US"/>
              </w:rPr>
              <w:t>}</w:t>
            </w:r>
          </w:p>
          <w:p w14:paraId="495934A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roofErr w:type="spellStart"/>
            <w:r w:rsidRPr="00085358">
              <w:rPr>
                <w:rFonts w:ascii="Courier New" w:hAnsi="Courier New" w:cs="Courier New"/>
                <w:lang w:val="en-US"/>
              </w:rPr>
              <w:t>keyExtractor</w:t>
            </w:r>
            <w:proofErr w:type="spellEnd"/>
            <w:r w:rsidRPr="00085358">
              <w:rPr>
                <w:rFonts w:ascii="Courier New" w:hAnsi="Courier New" w:cs="Courier New"/>
                <w:lang w:val="en-US"/>
              </w:rPr>
              <w:t xml:space="preserve">={(x, </w:t>
            </w:r>
            <w:proofErr w:type="spellStart"/>
            <w:r w:rsidRPr="00085358">
              <w:rPr>
                <w:rFonts w:ascii="Courier New" w:hAnsi="Courier New" w:cs="Courier New"/>
                <w:lang w:val="en-US"/>
              </w:rPr>
              <w:t>i</w:t>
            </w:r>
            <w:proofErr w:type="spellEnd"/>
            <w:r w:rsidRPr="00085358">
              <w:rPr>
                <w:rFonts w:ascii="Courier New" w:hAnsi="Courier New" w:cs="Courier New"/>
                <w:lang w:val="en-US"/>
              </w:rPr>
              <w:t xml:space="preserve">) =&gt; </w:t>
            </w:r>
            <w:proofErr w:type="spellStart"/>
            <w:r w:rsidRPr="00085358">
              <w:rPr>
                <w:rFonts w:ascii="Courier New" w:hAnsi="Courier New" w:cs="Courier New"/>
                <w:lang w:val="en-US"/>
              </w:rPr>
              <w:t>i</w:t>
            </w:r>
            <w:proofErr w:type="spellEnd"/>
            <w:r w:rsidRPr="00085358">
              <w:rPr>
                <w:rFonts w:ascii="Courier New" w:hAnsi="Courier New" w:cs="Courier New"/>
                <w:lang w:val="en-US"/>
              </w:rPr>
              <w:t>}</w:t>
            </w:r>
          </w:p>
          <w:p w14:paraId="7E45E45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roofErr w:type="spellStart"/>
            <w:r w:rsidRPr="00085358">
              <w:rPr>
                <w:rFonts w:ascii="Courier New" w:hAnsi="Courier New" w:cs="Courier New"/>
                <w:lang w:val="en-US"/>
              </w:rPr>
              <w:t>renderItem</w:t>
            </w:r>
            <w:proofErr w:type="spellEnd"/>
            <w:r w:rsidRPr="00085358">
              <w:rPr>
                <w:rFonts w:ascii="Courier New" w:hAnsi="Courier New" w:cs="Courier New"/>
                <w:lang w:val="en-US"/>
              </w:rPr>
              <w:t>={({ item }) =&gt;</w:t>
            </w:r>
          </w:p>
          <w:p w14:paraId="5A5629E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(&lt;</w:t>
            </w:r>
            <w:proofErr w:type="spellStart"/>
            <w:r w:rsidRPr="00085358">
              <w:rPr>
                <w:rFonts w:ascii="Courier New" w:hAnsi="Courier New" w:cs="Courier New"/>
                <w:lang w:val="en-US"/>
              </w:rPr>
              <w:t>ListItem</w:t>
            </w:r>
            <w:proofErr w:type="spellEnd"/>
            <w:r w:rsidRPr="00085358">
              <w:rPr>
                <w:rFonts w:ascii="Courier New" w:hAnsi="Courier New" w:cs="Courier New"/>
                <w:lang w:val="en-US"/>
              </w:rPr>
              <w:t xml:space="preserve"> </w:t>
            </w:r>
          </w:p>
          <w:p w14:paraId="36939C8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roofErr w:type="spellStart"/>
            <w:r w:rsidRPr="00085358">
              <w:rPr>
                <w:rFonts w:ascii="Courier New" w:hAnsi="Courier New" w:cs="Courier New"/>
                <w:lang w:val="en-US"/>
              </w:rPr>
              <w:t>hideChevron</w:t>
            </w:r>
            <w:proofErr w:type="spellEnd"/>
            <w:r w:rsidRPr="00085358">
              <w:rPr>
                <w:rFonts w:ascii="Courier New" w:hAnsi="Courier New" w:cs="Courier New"/>
                <w:lang w:val="en-US"/>
              </w:rPr>
              <w:t>={true}</w:t>
            </w:r>
          </w:p>
          <w:p w14:paraId="57E9A82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avatar ={</w:t>
            </w:r>
          </w:p>
          <w:p w14:paraId="39E6008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style={{height: 75, width: 75 ,</w:t>
            </w:r>
            <w:proofErr w:type="spellStart"/>
            <w:r w:rsidRPr="00085358">
              <w:rPr>
                <w:rFonts w:ascii="Courier New" w:hAnsi="Courier New" w:cs="Courier New"/>
                <w:lang w:val="en-US"/>
              </w:rPr>
              <w:t>justifyContent</w:t>
            </w:r>
            <w:proofErr w:type="spellEnd"/>
            <w:r w:rsidRPr="00085358">
              <w:rPr>
                <w:rFonts w:ascii="Courier New" w:hAnsi="Courier New" w:cs="Courier New"/>
                <w:lang w:val="en-US"/>
              </w:rPr>
              <w:t xml:space="preserve">: 'center', </w:t>
            </w:r>
            <w:proofErr w:type="spellStart"/>
            <w:r w:rsidRPr="00085358">
              <w:rPr>
                <w:rFonts w:ascii="Courier New" w:hAnsi="Courier New" w:cs="Courier New"/>
                <w:lang w:val="en-US"/>
              </w:rPr>
              <w:t>alignItems</w:t>
            </w:r>
            <w:proofErr w:type="spellEnd"/>
            <w:r w:rsidRPr="00085358">
              <w:rPr>
                <w:rFonts w:ascii="Courier New" w:hAnsi="Courier New" w:cs="Courier New"/>
                <w:lang w:val="en-US"/>
              </w:rPr>
              <w:t>: 'center'}}&gt;</w:t>
            </w:r>
          </w:p>
          <w:p w14:paraId="47AFBCC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&lt;Image source={{</w:t>
            </w:r>
            <w:proofErr w:type="spellStart"/>
            <w:r w:rsidRPr="00085358">
              <w:rPr>
                <w:rFonts w:ascii="Courier New" w:hAnsi="Courier New" w:cs="Courier New"/>
                <w:lang w:val="en-US"/>
              </w:rPr>
              <w:t>uri</w:t>
            </w:r>
            <w:proofErr w:type="spellEnd"/>
            <w:r w:rsidRPr="00085358">
              <w:rPr>
                <w:rFonts w:ascii="Courier New" w:hAnsi="Courier New" w:cs="Courier New"/>
                <w:lang w:val="en-US"/>
              </w:rPr>
              <w:t xml:space="preserve">: item.node.eventsAt.TVitem.smallImage.url}}  style={{height:75, width:75, </w:t>
            </w:r>
            <w:proofErr w:type="spellStart"/>
            <w:r w:rsidRPr="00085358">
              <w:rPr>
                <w:rFonts w:ascii="Courier New" w:hAnsi="Courier New" w:cs="Courier New"/>
                <w:lang w:val="en-US"/>
              </w:rPr>
              <w:t>justifyContent</w:t>
            </w:r>
            <w:proofErr w:type="spellEnd"/>
            <w:r w:rsidRPr="00085358">
              <w:rPr>
                <w:rFonts w:ascii="Courier New" w:hAnsi="Courier New" w:cs="Courier New"/>
                <w:lang w:val="en-US"/>
              </w:rPr>
              <w:t xml:space="preserve">: 'center', </w:t>
            </w:r>
            <w:proofErr w:type="spellStart"/>
            <w:r w:rsidRPr="00085358">
              <w:rPr>
                <w:rFonts w:ascii="Courier New" w:hAnsi="Courier New" w:cs="Courier New"/>
                <w:lang w:val="en-US"/>
              </w:rPr>
              <w:t>alignItems</w:t>
            </w:r>
            <w:proofErr w:type="spellEnd"/>
            <w:r w:rsidRPr="00085358">
              <w:rPr>
                <w:rFonts w:ascii="Courier New" w:hAnsi="Courier New" w:cs="Courier New"/>
                <w:lang w:val="en-US"/>
              </w:rPr>
              <w:t xml:space="preserve">: 'center', </w:t>
            </w:r>
            <w:proofErr w:type="spellStart"/>
            <w:r w:rsidRPr="00085358">
              <w:rPr>
                <w:rFonts w:ascii="Courier New" w:hAnsi="Courier New" w:cs="Courier New"/>
                <w:lang w:val="en-US"/>
              </w:rPr>
              <w:t>backgroundColor</w:t>
            </w:r>
            <w:proofErr w:type="spellEnd"/>
            <w:r w:rsidRPr="00085358">
              <w:rPr>
                <w:rFonts w:ascii="Courier New" w:hAnsi="Courier New" w:cs="Courier New"/>
                <w:lang w:val="en-US"/>
              </w:rPr>
              <w:t>: '</w:t>
            </w:r>
            <w:proofErr w:type="spellStart"/>
            <w:r w:rsidRPr="00085358">
              <w:rPr>
                <w:rFonts w:ascii="Courier New" w:hAnsi="Courier New" w:cs="Courier New"/>
                <w:lang w:val="en-US"/>
              </w:rPr>
              <w:t>rgba</w:t>
            </w:r>
            <w:proofErr w:type="spellEnd"/>
            <w:r w:rsidRPr="00085358">
              <w:rPr>
                <w:rFonts w:ascii="Courier New" w:hAnsi="Courier New" w:cs="Courier New"/>
                <w:lang w:val="en-US"/>
              </w:rPr>
              <w:t>(0,0,0,0.5)' }}   &gt;</w:t>
            </w:r>
          </w:p>
          <w:p w14:paraId="3BEAB1F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&lt;Image source={{</w:t>
            </w:r>
            <w:proofErr w:type="spellStart"/>
            <w:r w:rsidRPr="00085358">
              <w:rPr>
                <w:rFonts w:ascii="Courier New" w:hAnsi="Courier New" w:cs="Courier New"/>
                <w:lang w:val="en-US"/>
              </w:rPr>
              <w:t>uri</w:t>
            </w:r>
            <w:proofErr w:type="spellEnd"/>
            <w:r w:rsidRPr="00085358">
              <w:rPr>
                <w:rFonts w:ascii="Courier New" w:hAnsi="Courier New" w:cs="Courier New"/>
                <w:lang w:val="en-US"/>
              </w:rPr>
              <w:t>: item.node.logo.url}}  style={{</w:t>
            </w:r>
            <w:proofErr w:type="spellStart"/>
            <w:r w:rsidRPr="00085358">
              <w:rPr>
                <w:rFonts w:ascii="Courier New" w:hAnsi="Courier New" w:cs="Courier New"/>
                <w:lang w:val="en-US"/>
              </w:rPr>
              <w:t>resizeMode</w:t>
            </w:r>
            <w:proofErr w:type="spellEnd"/>
            <w:r w:rsidRPr="00085358">
              <w:rPr>
                <w:rFonts w:ascii="Courier New" w:hAnsi="Courier New" w:cs="Courier New"/>
                <w:lang w:val="en-US"/>
              </w:rPr>
              <w:t xml:space="preserve">: 'center', height: 60, width: 60, </w:t>
            </w:r>
            <w:proofErr w:type="spellStart"/>
            <w:r w:rsidRPr="00085358">
              <w:rPr>
                <w:rFonts w:ascii="Courier New" w:hAnsi="Courier New" w:cs="Courier New"/>
                <w:lang w:val="en-US"/>
              </w:rPr>
              <w:t>alignItems</w:t>
            </w:r>
            <w:proofErr w:type="spellEnd"/>
            <w:r w:rsidRPr="00085358">
              <w:rPr>
                <w:rFonts w:ascii="Courier New" w:hAnsi="Courier New" w:cs="Courier New"/>
                <w:lang w:val="en-US"/>
              </w:rPr>
              <w:t>: 'center', }}   /&gt;</w:t>
            </w:r>
          </w:p>
          <w:p w14:paraId="35B9C14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&lt;/Image&gt;</w:t>
            </w:r>
          </w:p>
          <w:p w14:paraId="32394A6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&lt;/View&gt;</w:t>
            </w:r>
          </w:p>
          <w:p w14:paraId="5AE89B2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w:t>
            </w:r>
          </w:p>
          <w:p w14:paraId="2893F39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title={</w:t>
            </w:r>
            <w:proofErr w:type="spellStart"/>
            <w:r w:rsidRPr="00085358">
              <w:rPr>
                <w:rFonts w:ascii="Courier New" w:hAnsi="Courier New" w:cs="Courier New"/>
                <w:lang w:val="en-US"/>
              </w:rPr>
              <w:t>item.node.eventsAt.TVitem.title</w:t>
            </w:r>
            <w:proofErr w:type="spellEnd"/>
            <w:r w:rsidRPr="00085358">
              <w:rPr>
                <w:rFonts w:ascii="Courier New" w:hAnsi="Courier New" w:cs="Courier New"/>
                <w:lang w:val="en-US"/>
              </w:rPr>
              <w:t>}</w:t>
            </w:r>
          </w:p>
          <w:p w14:paraId="4EF3CC7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subtitle={</w:t>
            </w:r>
          </w:p>
          <w:p w14:paraId="79F7629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w:t>
            </w:r>
            <w:proofErr w:type="spellStart"/>
            <w:r w:rsidRPr="00085358">
              <w:rPr>
                <w:rFonts w:ascii="Courier New" w:hAnsi="Courier New" w:cs="Courier New"/>
                <w:lang w:val="en-US"/>
              </w:rPr>
              <w:t>styles.totalbox</w:t>
            </w:r>
            <w:proofErr w:type="spellEnd"/>
            <w:r w:rsidRPr="00085358">
              <w:rPr>
                <w:rFonts w:ascii="Courier New" w:hAnsi="Courier New" w:cs="Courier New"/>
                <w:lang w:val="en-US"/>
              </w:rPr>
              <w:t>}&gt;</w:t>
            </w:r>
          </w:p>
          <w:p w14:paraId="228F377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&lt;Text style={</w:t>
            </w:r>
            <w:proofErr w:type="spellStart"/>
            <w:r w:rsidRPr="00085358">
              <w:rPr>
                <w:rFonts w:ascii="Courier New" w:hAnsi="Courier New" w:cs="Courier New"/>
                <w:lang w:val="en-US"/>
              </w:rPr>
              <w:t>styles.textbox</w:t>
            </w:r>
            <w:proofErr w:type="spellEnd"/>
            <w:r w:rsidRPr="00085358">
              <w:rPr>
                <w:rFonts w:ascii="Courier New" w:hAnsi="Courier New" w:cs="Courier New"/>
                <w:lang w:val="en-US"/>
              </w:rPr>
              <w:t>} &gt;  {item.node.eventsAt.TVitem.start.substring(11,16)}-{item.node.eventsAt.TVitem.end.substring(11,16)}&lt;/Text&gt;</w:t>
            </w:r>
          </w:p>
          <w:p w14:paraId="6B50AC6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w:t>
            </w:r>
            <w:proofErr w:type="spellStart"/>
            <w:r w:rsidRPr="00085358">
              <w:rPr>
                <w:rFonts w:ascii="Courier New" w:hAnsi="Courier New" w:cs="Courier New"/>
                <w:lang w:val="en-US"/>
              </w:rPr>
              <w:t>styles.viewboxoverhead</w:t>
            </w:r>
            <w:proofErr w:type="spellEnd"/>
            <w:r w:rsidRPr="00085358">
              <w:rPr>
                <w:rFonts w:ascii="Courier New" w:hAnsi="Courier New" w:cs="Courier New"/>
                <w:lang w:val="en-US"/>
              </w:rPr>
              <w:t>}&gt;</w:t>
            </w:r>
          </w:p>
          <w:p w14:paraId="10F3884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&lt;View style={{flex: </w:t>
            </w:r>
            <w:proofErr w:type="spellStart"/>
            <w:r w:rsidRPr="00085358">
              <w:rPr>
                <w:rFonts w:ascii="Courier New" w:hAnsi="Courier New" w:cs="Courier New"/>
                <w:lang w:val="en-US"/>
              </w:rPr>
              <w:t>calculatePercentage</w:t>
            </w:r>
            <w:proofErr w:type="spellEnd"/>
            <w:r w:rsidRPr="00085358">
              <w:rPr>
                <w:rFonts w:ascii="Courier New" w:hAnsi="Courier New" w:cs="Courier New"/>
                <w:lang w:val="en-US"/>
              </w:rPr>
              <w:t>(</w:t>
            </w:r>
            <w:proofErr w:type="spellStart"/>
            <w:r w:rsidRPr="00085358">
              <w:rPr>
                <w:rFonts w:ascii="Courier New" w:hAnsi="Courier New" w:cs="Courier New"/>
                <w:lang w:val="en-US"/>
              </w:rPr>
              <w:t>item.node.eventsAt.TVitem.start</w:t>
            </w:r>
            <w:proofErr w:type="spellEnd"/>
            <w:r w:rsidRPr="00085358">
              <w:rPr>
                <w:rFonts w:ascii="Courier New" w:hAnsi="Courier New" w:cs="Courier New"/>
                <w:lang w:val="en-US"/>
              </w:rPr>
              <w:t xml:space="preserve">, </w:t>
            </w:r>
            <w:proofErr w:type="spellStart"/>
            <w:r w:rsidRPr="00085358">
              <w:rPr>
                <w:rFonts w:ascii="Courier New" w:hAnsi="Courier New" w:cs="Courier New"/>
                <w:lang w:val="en-US"/>
              </w:rPr>
              <w:t>item.node.eventsAt.TVitem.end</w:t>
            </w:r>
            <w:proofErr w:type="spellEnd"/>
            <w:r w:rsidRPr="00085358">
              <w:rPr>
                <w:rFonts w:ascii="Courier New" w:hAnsi="Courier New" w:cs="Courier New"/>
                <w:lang w:val="en-US"/>
              </w:rPr>
              <w:t xml:space="preserve">), </w:t>
            </w:r>
            <w:proofErr w:type="spellStart"/>
            <w:r w:rsidRPr="00085358">
              <w:rPr>
                <w:rFonts w:ascii="Courier New" w:hAnsi="Courier New" w:cs="Courier New"/>
                <w:lang w:val="en-US"/>
              </w:rPr>
              <w:t>borderBottomColor</w:t>
            </w:r>
            <w:proofErr w:type="spellEnd"/>
            <w:r w:rsidRPr="00085358">
              <w:rPr>
                <w:rFonts w:ascii="Courier New" w:hAnsi="Courier New" w:cs="Courier New"/>
                <w:lang w:val="en-US"/>
              </w:rPr>
              <w:t xml:space="preserve">: 'black', </w:t>
            </w:r>
            <w:proofErr w:type="spellStart"/>
            <w:r w:rsidRPr="00085358">
              <w:rPr>
                <w:rFonts w:ascii="Courier New" w:hAnsi="Courier New" w:cs="Courier New"/>
                <w:lang w:val="en-US"/>
              </w:rPr>
              <w:t>borderBottomWidth</w:t>
            </w:r>
            <w:proofErr w:type="spellEnd"/>
            <w:r w:rsidRPr="00085358">
              <w:rPr>
                <w:rFonts w:ascii="Courier New" w:hAnsi="Courier New" w:cs="Courier New"/>
                <w:lang w:val="en-US"/>
              </w:rPr>
              <w:t>: 1.5,marginLeft: 5}} /&gt;</w:t>
            </w:r>
          </w:p>
          <w:p w14:paraId="69C0962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&lt;View style={{flex: </w:t>
            </w:r>
            <w:proofErr w:type="spellStart"/>
            <w:r w:rsidRPr="00085358">
              <w:rPr>
                <w:rFonts w:ascii="Courier New" w:hAnsi="Courier New" w:cs="Courier New"/>
                <w:lang w:val="en-US"/>
              </w:rPr>
              <w:t>calculatePercentageAnder</w:t>
            </w:r>
            <w:proofErr w:type="spellEnd"/>
            <w:r w:rsidRPr="00085358">
              <w:rPr>
                <w:rFonts w:ascii="Courier New" w:hAnsi="Courier New" w:cs="Courier New"/>
                <w:lang w:val="en-US"/>
              </w:rPr>
              <w:t>(</w:t>
            </w:r>
            <w:proofErr w:type="spellStart"/>
            <w:r w:rsidRPr="00085358">
              <w:rPr>
                <w:rFonts w:ascii="Courier New" w:hAnsi="Courier New" w:cs="Courier New"/>
                <w:lang w:val="en-US"/>
              </w:rPr>
              <w:t>item.node.eventsAt.TVitem.start</w:t>
            </w:r>
            <w:proofErr w:type="spellEnd"/>
            <w:r w:rsidRPr="00085358">
              <w:rPr>
                <w:rFonts w:ascii="Courier New" w:hAnsi="Courier New" w:cs="Courier New"/>
                <w:lang w:val="en-US"/>
              </w:rPr>
              <w:t xml:space="preserve">, </w:t>
            </w:r>
            <w:proofErr w:type="spellStart"/>
            <w:r w:rsidRPr="00085358">
              <w:rPr>
                <w:rFonts w:ascii="Courier New" w:hAnsi="Courier New" w:cs="Courier New"/>
                <w:lang w:val="en-US"/>
              </w:rPr>
              <w:t>item.node.eventsAt.TVitem.end</w:t>
            </w:r>
            <w:proofErr w:type="spellEnd"/>
            <w:r w:rsidRPr="00085358">
              <w:rPr>
                <w:rFonts w:ascii="Courier New" w:hAnsi="Courier New" w:cs="Courier New"/>
                <w:lang w:val="en-US"/>
              </w:rPr>
              <w:t xml:space="preserve">), </w:t>
            </w:r>
            <w:proofErr w:type="spellStart"/>
            <w:r w:rsidRPr="00085358">
              <w:rPr>
                <w:rFonts w:ascii="Courier New" w:hAnsi="Courier New" w:cs="Courier New"/>
                <w:lang w:val="en-US"/>
              </w:rPr>
              <w:t>borderBottomColor</w:t>
            </w:r>
            <w:proofErr w:type="spellEnd"/>
            <w:r w:rsidRPr="00085358">
              <w:rPr>
                <w:rFonts w:ascii="Courier New" w:hAnsi="Courier New" w:cs="Courier New"/>
                <w:lang w:val="en-US"/>
              </w:rPr>
              <w:t xml:space="preserve">: 'grey',  </w:t>
            </w:r>
            <w:proofErr w:type="spellStart"/>
            <w:r w:rsidRPr="00085358">
              <w:rPr>
                <w:rFonts w:ascii="Courier New" w:hAnsi="Courier New" w:cs="Courier New"/>
                <w:lang w:val="en-US"/>
              </w:rPr>
              <w:t>borderBottomWidth</w:t>
            </w:r>
            <w:proofErr w:type="spellEnd"/>
            <w:r w:rsidRPr="00085358">
              <w:rPr>
                <w:rFonts w:ascii="Courier New" w:hAnsi="Courier New" w:cs="Courier New"/>
                <w:lang w:val="en-US"/>
              </w:rPr>
              <w:t xml:space="preserve">: 0.3, </w:t>
            </w:r>
            <w:proofErr w:type="spellStart"/>
            <w:r w:rsidRPr="00085358">
              <w:rPr>
                <w:rFonts w:ascii="Courier New" w:hAnsi="Courier New" w:cs="Courier New"/>
                <w:lang w:val="en-US"/>
              </w:rPr>
              <w:t>marginRight</w:t>
            </w:r>
            <w:proofErr w:type="spellEnd"/>
            <w:r w:rsidRPr="00085358">
              <w:rPr>
                <w:rFonts w:ascii="Courier New" w:hAnsi="Courier New" w:cs="Courier New"/>
                <w:lang w:val="en-US"/>
              </w:rPr>
              <w:t>: 200}} /&gt;</w:t>
            </w:r>
          </w:p>
          <w:p w14:paraId="1C4D98D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&lt;/View&gt;</w:t>
            </w:r>
          </w:p>
          <w:p w14:paraId="67ECF97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&lt;/View&gt;</w:t>
            </w:r>
          </w:p>
          <w:p w14:paraId="092B657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w:t>
            </w:r>
          </w:p>
          <w:p w14:paraId="60E1074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33E2438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0A4680F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/&gt;</w:t>
            </w:r>
          </w:p>
          <w:p w14:paraId="4DCE708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 xml:space="preserve">  )}  </w:t>
            </w:r>
          </w:p>
          <w:p w14:paraId="03BFBAF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/&gt;</w:t>
            </w:r>
          </w:p>
          <w:p w14:paraId="6D7574D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4E1062C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65A9495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&lt;/View&gt;</w:t>
            </w:r>
          </w:p>
          <w:p w14:paraId="2A6ECC5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w:t>
            </w:r>
            <w:proofErr w:type="spellStart"/>
            <w:r w:rsidRPr="00085358">
              <w:rPr>
                <w:rFonts w:ascii="Courier New" w:hAnsi="Courier New" w:cs="Courier New"/>
                <w:lang w:val="en-US"/>
              </w:rPr>
              <w:t>SearchBar</w:t>
            </w:r>
            <w:proofErr w:type="spellEnd"/>
          </w:p>
          <w:p w14:paraId="77A31C7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ref={(ref) =&gt; </w:t>
            </w:r>
            <w:proofErr w:type="spellStart"/>
            <w:r w:rsidRPr="00085358">
              <w:rPr>
                <w:rFonts w:ascii="Courier New" w:hAnsi="Courier New" w:cs="Courier New"/>
                <w:lang w:val="en-US"/>
              </w:rPr>
              <w:t>this.searchBar</w:t>
            </w:r>
            <w:proofErr w:type="spellEnd"/>
            <w:r w:rsidRPr="00085358">
              <w:rPr>
                <w:rFonts w:ascii="Courier New" w:hAnsi="Courier New" w:cs="Courier New"/>
                <w:lang w:val="en-US"/>
              </w:rPr>
              <w:t xml:space="preserve"> = ref}</w:t>
            </w:r>
          </w:p>
          <w:p w14:paraId="47881E2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data={items}</w:t>
            </w:r>
          </w:p>
          <w:p w14:paraId="4BF8BF9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roofErr w:type="spellStart"/>
            <w:r w:rsidRPr="00085358">
              <w:rPr>
                <w:rFonts w:ascii="Courier New" w:hAnsi="Courier New" w:cs="Courier New"/>
                <w:lang w:val="en-US"/>
              </w:rPr>
              <w:t>handleResults</w:t>
            </w:r>
            <w:proofErr w:type="spellEnd"/>
            <w:r w:rsidRPr="00085358">
              <w:rPr>
                <w:rFonts w:ascii="Courier New" w:hAnsi="Courier New" w:cs="Courier New"/>
                <w:lang w:val="en-US"/>
              </w:rPr>
              <w:t>={this._</w:t>
            </w:r>
            <w:proofErr w:type="spellStart"/>
            <w:r w:rsidRPr="00085358">
              <w:rPr>
                <w:rFonts w:ascii="Courier New" w:hAnsi="Courier New" w:cs="Courier New"/>
                <w:lang w:val="en-US"/>
              </w:rPr>
              <w:t>handleResults</w:t>
            </w:r>
            <w:proofErr w:type="spellEnd"/>
            <w:r w:rsidRPr="00085358">
              <w:rPr>
                <w:rFonts w:ascii="Courier New" w:hAnsi="Courier New" w:cs="Courier New"/>
                <w:lang w:val="en-US"/>
              </w:rPr>
              <w:t>}</w:t>
            </w:r>
          </w:p>
          <w:p w14:paraId="20DBCBE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/&gt;</w:t>
            </w:r>
          </w:p>
          <w:p w14:paraId="2B29CC3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&lt;/View&gt;</w:t>
            </w:r>
          </w:p>
          <w:p w14:paraId="7D8BFA0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7E0494A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0C85D22" w14:textId="77777777" w:rsidR="006901D1" w:rsidRPr="00085358" w:rsidRDefault="006901D1" w:rsidP="006901D1">
            <w:pPr>
              <w:rPr>
                <w:rFonts w:ascii="Courier New" w:hAnsi="Courier New" w:cs="Courier New"/>
                <w:lang w:val="en-US"/>
              </w:rPr>
            </w:pPr>
          </w:p>
          <w:p w14:paraId="71A9A25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roofErr w:type="spellStart"/>
            <w:r w:rsidRPr="00085358">
              <w:rPr>
                <w:rFonts w:ascii="Courier New" w:hAnsi="Courier New" w:cs="Courier New"/>
                <w:lang w:val="en-US"/>
              </w:rPr>
              <w:t>doSearchopen</w:t>
            </w:r>
            <w:proofErr w:type="spellEnd"/>
            <w:r w:rsidRPr="00085358">
              <w:rPr>
                <w:rFonts w:ascii="Courier New" w:hAnsi="Courier New" w:cs="Courier New"/>
                <w:lang w:val="en-US"/>
              </w:rPr>
              <w:t>(){</w:t>
            </w:r>
          </w:p>
          <w:p w14:paraId="13C4C36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roofErr w:type="spellStart"/>
            <w:r w:rsidRPr="00085358">
              <w:rPr>
                <w:rFonts w:ascii="Courier New" w:hAnsi="Courier New" w:cs="Courier New"/>
                <w:lang w:val="en-US"/>
              </w:rPr>
              <w:t>this.searchBar.show</w:t>
            </w:r>
            <w:proofErr w:type="spellEnd"/>
            <w:r w:rsidRPr="00085358">
              <w:rPr>
                <w:rFonts w:ascii="Courier New" w:hAnsi="Courier New" w:cs="Courier New"/>
                <w:lang w:val="en-US"/>
              </w:rPr>
              <w:t>();</w:t>
            </w:r>
          </w:p>
          <w:p w14:paraId="7E895FC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roofErr w:type="spellStart"/>
            <w:r w:rsidRPr="00085358">
              <w:rPr>
                <w:rFonts w:ascii="Courier New" w:hAnsi="Courier New" w:cs="Courier New"/>
                <w:lang w:val="en-US"/>
              </w:rPr>
              <w:t>this.setState</w:t>
            </w:r>
            <w:proofErr w:type="spellEnd"/>
            <w:r w:rsidRPr="00085358">
              <w:rPr>
                <w:rFonts w:ascii="Courier New" w:hAnsi="Courier New" w:cs="Courier New"/>
                <w:lang w:val="en-US"/>
              </w:rPr>
              <w:t>({</w:t>
            </w:r>
            <w:proofErr w:type="spellStart"/>
            <w:r w:rsidRPr="00085358">
              <w:rPr>
                <w:rFonts w:ascii="Courier New" w:hAnsi="Courier New" w:cs="Courier New"/>
                <w:lang w:val="en-US"/>
              </w:rPr>
              <w:t>modelVisible:true</w:t>
            </w:r>
            <w:proofErr w:type="spellEnd"/>
            <w:r w:rsidRPr="00085358">
              <w:rPr>
                <w:rFonts w:ascii="Courier New" w:hAnsi="Courier New" w:cs="Courier New"/>
                <w:lang w:val="en-US"/>
              </w:rPr>
              <w:t>});</w:t>
            </w:r>
          </w:p>
          <w:p w14:paraId="772CE7F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0CC5E2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roofErr w:type="spellStart"/>
            <w:r w:rsidRPr="00085358">
              <w:rPr>
                <w:rFonts w:ascii="Courier New" w:hAnsi="Courier New" w:cs="Courier New"/>
                <w:lang w:val="en-US"/>
              </w:rPr>
              <w:t>doSearchclose</w:t>
            </w:r>
            <w:proofErr w:type="spellEnd"/>
            <w:r w:rsidRPr="00085358">
              <w:rPr>
                <w:rFonts w:ascii="Courier New" w:hAnsi="Courier New" w:cs="Courier New"/>
                <w:lang w:val="en-US"/>
              </w:rPr>
              <w:t>(){</w:t>
            </w:r>
          </w:p>
          <w:p w14:paraId="0B43D8A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roofErr w:type="spellStart"/>
            <w:r w:rsidRPr="00085358">
              <w:rPr>
                <w:rFonts w:ascii="Courier New" w:hAnsi="Courier New" w:cs="Courier New"/>
                <w:lang w:val="en-US"/>
              </w:rPr>
              <w:t>this.searchBar.hide</w:t>
            </w:r>
            <w:proofErr w:type="spellEnd"/>
            <w:r w:rsidRPr="00085358">
              <w:rPr>
                <w:rFonts w:ascii="Courier New" w:hAnsi="Courier New" w:cs="Courier New"/>
                <w:lang w:val="en-US"/>
              </w:rPr>
              <w:t>();</w:t>
            </w:r>
          </w:p>
          <w:p w14:paraId="44DB4F2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roofErr w:type="spellStart"/>
            <w:r w:rsidRPr="00085358">
              <w:rPr>
                <w:rFonts w:ascii="Courier New" w:hAnsi="Courier New" w:cs="Courier New"/>
                <w:lang w:val="en-US"/>
              </w:rPr>
              <w:t>this.setState</w:t>
            </w:r>
            <w:proofErr w:type="spellEnd"/>
            <w:r w:rsidRPr="00085358">
              <w:rPr>
                <w:rFonts w:ascii="Courier New" w:hAnsi="Courier New" w:cs="Courier New"/>
                <w:lang w:val="en-US"/>
              </w:rPr>
              <w:t>({</w:t>
            </w:r>
            <w:proofErr w:type="spellStart"/>
            <w:r w:rsidRPr="00085358">
              <w:rPr>
                <w:rFonts w:ascii="Courier New" w:hAnsi="Courier New" w:cs="Courier New"/>
                <w:lang w:val="en-US"/>
              </w:rPr>
              <w:t>modelVisible:false</w:t>
            </w:r>
            <w:proofErr w:type="spellEnd"/>
            <w:r w:rsidRPr="00085358">
              <w:rPr>
                <w:rFonts w:ascii="Courier New" w:hAnsi="Courier New" w:cs="Courier New"/>
                <w:lang w:val="en-US"/>
              </w:rPr>
              <w:t>});</w:t>
            </w:r>
          </w:p>
          <w:p w14:paraId="2C77F51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101509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w:t>
            </w:r>
          </w:p>
          <w:p w14:paraId="7A7E5CC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const items = [</w:t>
            </w:r>
          </w:p>
          <w:p w14:paraId="5CBAB5B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01D9B23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w:t>
            </w:r>
          </w:p>
          <w:p w14:paraId="1796396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923F276" w14:textId="77777777" w:rsidR="006901D1" w:rsidRPr="00085358" w:rsidRDefault="006901D1" w:rsidP="006901D1">
            <w:pPr>
              <w:rPr>
                <w:rFonts w:ascii="Courier New" w:hAnsi="Courier New" w:cs="Courier New"/>
                <w:lang w:val="en-US"/>
              </w:rPr>
            </w:pPr>
          </w:p>
          <w:p w14:paraId="7319A0D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const styles = </w:t>
            </w:r>
            <w:proofErr w:type="spellStart"/>
            <w:r w:rsidRPr="00085358">
              <w:rPr>
                <w:rFonts w:ascii="Courier New" w:hAnsi="Courier New" w:cs="Courier New"/>
                <w:lang w:val="en-US"/>
              </w:rPr>
              <w:t>StyleSheet.create</w:t>
            </w:r>
            <w:proofErr w:type="spellEnd"/>
            <w:r w:rsidRPr="00085358">
              <w:rPr>
                <w:rFonts w:ascii="Courier New" w:hAnsi="Courier New" w:cs="Courier New"/>
                <w:lang w:val="en-US"/>
              </w:rPr>
              <w:t>({</w:t>
            </w:r>
          </w:p>
          <w:p w14:paraId="393D0BD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container:</w:t>
            </w:r>
          </w:p>
          <w:p w14:paraId="75FBEA9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5C6327C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height: 40,</w:t>
            </w:r>
          </w:p>
          <w:p w14:paraId="62FABD0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roofErr w:type="spellStart"/>
            <w:r w:rsidRPr="00085358">
              <w:rPr>
                <w:rFonts w:ascii="Courier New" w:hAnsi="Courier New" w:cs="Courier New"/>
                <w:lang w:val="en-US"/>
              </w:rPr>
              <w:t>backgroundColor</w:t>
            </w:r>
            <w:proofErr w:type="spellEnd"/>
            <w:r w:rsidRPr="00085358">
              <w:rPr>
                <w:rFonts w:ascii="Courier New" w:hAnsi="Courier New" w:cs="Courier New"/>
                <w:lang w:val="en-US"/>
              </w:rPr>
              <w:t>: "white",</w:t>
            </w:r>
          </w:p>
          <w:p w14:paraId="4831F84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roofErr w:type="spellStart"/>
            <w:r w:rsidRPr="00085358">
              <w:rPr>
                <w:rFonts w:ascii="Courier New" w:hAnsi="Courier New" w:cs="Courier New"/>
                <w:lang w:val="en-US"/>
              </w:rPr>
              <w:t>flexDirection</w:t>
            </w:r>
            <w:proofErr w:type="spellEnd"/>
            <w:r w:rsidRPr="00085358">
              <w:rPr>
                <w:rFonts w:ascii="Courier New" w:hAnsi="Courier New" w:cs="Courier New"/>
                <w:lang w:val="en-US"/>
              </w:rPr>
              <w:t>: 'row',</w:t>
            </w:r>
          </w:p>
          <w:p w14:paraId="400D992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64B82D5A" w14:textId="77777777" w:rsidR="006901D1" w:rsidRPr="00085358" w:rsidRDefault="006901D1" w:rsidP="006901D1">
            <w:pPr>
              <w:rPr>
                <w:rFonts w:ascii="Courier New" w:hAnsi="Courier New" w:cs="Courier New"/>
                <w:lang w:val="en-US"/>
              </w:rPr>
            </w:pPr>
          </w:p>
          <w:p w14:paraId="08B0AF8A" w14:textId="77777777" w:rsidR="006901D1" w:rsidRPr="00085358" w:rsidRDefault="006901D1" w:rsidP="006901D1">
            <w:pPr>
              <w:rPr>
                <w:rFonts w:ascii="Courier New" w:hAnsi="Courier New" w:cs="Courier New"/>
                <w:lang w:val="en-US"/>
              </w:rPr>
            </w:pPr>
          </w:p>
          <w:p w14:paraId="7D4AEC7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video:</w:t>
            </w:r>
          </w:p>
          <w:p w14:paraId="3E5D847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24AEB15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 1,</w:t>
            </w:r>
          </w:p>
          <w:p w14:paraId="5CD69C6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w:t>
            </w:r>
            <w:proofErr w:type="spellStart"/>
            <w:r w:rsidRPr="00085358">
              <w:rPr>
                <w:rFonts w:ascii="Courier New" w:hAnsi="Courier New" w:cs="Courier New"/>
                <w:lang w:val="en-US"/>
              </w:rPr>
              <w:t>backgroundColor</w:t>
            </w:r>
            <w:proofErr w:type="spellEnd"/>
            <w:r w:rsidRPr="00085358">
              <w:rPr>
                <w:rFonts w:ascii="Courier New" w:hAnsi="Courier New" w:cs="Courier New"/>
                <w:lang w:val="en-US"/>
              </w:rPr>
              <w:t>: 'red',</w:t>
            </w:r>
          </w:p>
          <w:p w14:paraId="303B7CB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52CCCD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channel:</w:t>
            </w:r>
          </w:p>
          <w:p w14:paraId="52BAB20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5F4C049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 2,</w:t>
            </w:r>
          </w:p>
          <w:p w14:paraId="0258029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w:t>
            </w:r>
            <w:proofErr w:type="spellStart"/>
            <w:r w:rsidRPr="00085358">
              <w:rPr>
                <w:rFonts w:ascii="Courier New" w:hAnsi="Courier New" w:cs="Courier New"/>
                <w:lang w:val="en-US"/>
              </w:rPr>
              <w:t>backgroundColor</w:t>
            </w:r>
            <w:proofErr w:type="spellEnd"/>
            <w:r w:rsidRPr="00085358">
              <w:rPr>
                <w:rFonts w:ascii="Courier New" w:hAnsi="Courier New" w:cs="Courier New"/>
                <w:lang w:val="en-US"/>
              </w:rPr>
              <w:t>: 'white',</w:t>
            </w:r>
          </w:p>
          <w:p w14:paraId="05686BD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w:t>
            </w:r>
            <w:proofErr w:type="spellStart"/>
            <w:r w:rsidRPr="00085358">
              <w:rPr>
                <w:rFonts w:ascii="Courier New" w:hAnsi="Courier New" w:cs="Courier New"/>
                <w:lang w:val="en-US"/>
              </w:rPr>
              <w:t>flexDirection</w:t>
            </w:r>
            <w:proofErr w:type="spellEnd"/>
            <w:r w:rsidRPr="00085358">
              <w:rPr>
                <w:rFonts w:ascii="Courier New" w:hAnsi="Courier New" w:cs="Courier New"/>
                <w:lang w:val="en-US"/>
              </w:rPr>
              <w:t>: 'column',</w:t>
            </w:r>
          </w:p>
          <w:p w14:paraId="11FE032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  </w:t>
            </w:r>
          </w:p>
          <w:p w14:paraId="58CBDD2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roofErr w:type="spellStart"/>
            <w:r w:rsidRPr="00085358">
              <w:rPr>
                <w:rFonts w:ascii="Courier New" w:hAnsi="Courier New" w:cs="Courier New"/>
                <w:lang w:val="en-US"/>
              </w:rPr>
              <w:t>overallcontainer</w:t>
            </w:r>
            <w:proofErr w:type="spellEnd"/>
            <w:r w:rsidRPr="00085358">
              <w:rPr>
                <w:rFonts w:ascii="Courier New" w:hAnsi="Courier New" w:cs="Courier New"/>
                <w:lang w:val="en-US"/>
              </w:rPr>
              <w:t>:</w:t>
            </w:r>
          </w:p>
          <w:p w14:paraId="1FF004A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55EEACB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 1,</w:t>
            </w:r>
          </w:p>
          <w:p w14:paraId="4065D27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w:t>
            </w:r>
            <w:proofErr w:type="spellStart"/>
            <w:r w:rsidRPr="00085358">
              <w:rPr>
                <w:rFonts w:ascii="Courier New" w:hAnsi="Courier New" w:cs="Courier New"/>
                <w:lang w:val="en-US"/>
              </w:rPr>
              <w:t>backgroundColor</w:t>
            </w:r>
            <w:proofErr w:type="spellEnd"/>
            <w:r w:rsidRPr="00085358">
              <w:rPr>
                <w:rFonts w:ascii="Courier New" w:hAnsi="Courier New" w:cs="Courier New"/>
                <w:lang w:val="en-US"/>
              </w:rPr>
              <w:t>: 'blue',</w:t>
            </w:r>
          </w:p>
          <w:p w14:paraId="1D47BFC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6493FC2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roofErr w:type="spellStart"/>
            <w:r w:rsidRPr="00085358">
              <w:rPr>
                <w:rFonts w:ascii="Courier New" w:hAnsi="Courier New" w:cs="Courier New"/>
                <w:lang w:val="en-US"/>
              </w:rPr>
              <w:t>scrollview</w:t>
            </w:r>
            <w:proofErr w:type="spellEnd"/>
            <w:r w:rsidRPr="00085358">
              <w:rPr>
                <w:rFonts w:ascii="Courier New" w:hAnsi="Courier New" w:cs="Courier New"/>
                <w:lang w:val="en-US"/>
              </w:rPr>
              <w:t>:</w:t>
            </w:r>
          </w:p>
          <w:p w14:paraId="1C3CF7A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69F57DD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 1,</w:t>
            </w:r>
          </w:p>
          <w:p w14:paraId="09E94F1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w:t>
            </w:r>
          </w:p>
          <w:p w14:paraId="568CD33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390C4D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3DC6BB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 xml:space="preserve">  </w:t>
            </w:r>
            <w:proofErr w:type="spellStart"/>
            <w:r w:rsidRPr="00085358">
              <w:rPr>
                <w:rFonts w:ascii="Courier New" w:hAnsi="Courier New" w:cs="Courier New"/>
                <w:lang w:val="en-US"/>
              </w:rPr>
              <w:t>totalbox</w:t>
            </w:r>
            <w:proofErr w:type="spellEnd"/>
            <w:r w:rsidRPr="00085358">
              <w:rPr>
                <w:rFonts w:ascii="Courier New" w:hAnsi="Courier New" w:cs="Courier New"/>
                <w:lang w:val="en-US"/>
              </w:rPr>
              <w:t>:{</w:t>
            </w:r>
          </w:p>
          <w:p w14:paraId="0A1CE57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w:t>
            </w:r>
            <w:proofErr w:type="spellStart"/>
            <w:r w:rsidRPr="00085358">
              <w:rPr>
                <w:rFonts w:ascii="Courier New" w:hAnsi="Courier New" w:cs="Courier New"/>
                <w:lang w:val="en-US"/>
              </w:rPr>
              <w:t>flexDirection</w:t>
            </w:r>
            <w:proofErr w:type="spellEnd"/>
            <w:r w:rsidRPr="00085358">
              <w:rPr>
                <w:rFonts w:ascii="Courier New" w:hAnsi="Courier New" w:cs="Courier New"/>
                <w:lang w:val="en-US"/>
              </w:rPr>
              <w:t>: 'column'</w:t>
            </w:r>
          </w:p>
          <w:p w14:paraId="119C7AA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3B19F96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textbox:</w:t>
            </w:r>
          </w:p>
          <w:p w14:paraId="6E82197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016FE4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flex:1,</w:t>
            </w:r>
          </w:p>
          <w:p w14:paraId="5D250DB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18BA98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roofErr w:type="spellStart"/>
            <w:r w:rsidRPr="00085358">
              <w:rPr>
                <w:rFonts w:ascii="Courier New" w:hAnsi="Courier New" w:cs="Courier New"/>
                <w:lang w:val="en-US"/>
              </w:rPr>
              <w:t>viewboxoverhead</w:t>
            </w:r>
            <w:proofErr w:type="spellEnd"/>
            <w:r w:rsidRPr="00085358">
              <w:rPr>
                <w:rFonts w:ascii="Courier New" w:hAnsi="Courier New" w:cs="Courier New"/>
                <w:lang w:val="en-US"/>
              </w:rPr>
              <w:t>:</w:t>
            </w:r>
          </w:p>
          <w:p w14:paraId="15F3728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377DF18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w:t>
            </w:r>
            <w:proofErr w:type="spellStart"/>
            <w:r w:rsidRPr="00085358">
              <w:rPr>
                <w:rFonts w:ascii="Courier New" w:hAnsi="Courier New" w:cs="Courier New"/>
                <w:lang w:val="en-US"/>
              </w:rPr>
              <w:t>flexDirection</w:t>
            </w:r>
            <w:proofErr w:type="spellEnd"/>
            <w:r w:rsidRPr="00085358">
              <w:rPr>
                <w:rFonts w:ascii="Courier New" w:hAnsi="Courier New" w:cs="Courier New"/>
                <w:lang w:val="en-US"/>
              </w:rPr>
              <w:t>: 'row',</w:t>
            </w:r>
          </w:p>
          <w:p w14:paraId="75A76FE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flex:1,</w:t>
            </w:r>
          </w:p>
          <w:p w14:paraId="337CE309" w14:textId="77777777" w:rsidR="006901D1" w:rsidRPr="006901D1" w:rsidRDefault="006901D1" w:rsidP="006901D1">
            <w:pPr>
              <w:rPr>
                <w:rFonts w:ascii="Courier New" w:hAnsi="Courier New" w:cs="Courier New"/>
              </w:rPr>
            </w:pPr>
            <w:r w:rsidRPr="00085358">
              <w:rPr>
                <w:rFonts w:ascii="Courier New" w:hAnsi="Courier New" w:cs="Courier New"/>
                <w:lang w:val="en-US"/>
              </w:rPr>
              <w:t xml:space="preserve">  </w:t>
            </w:r>
            <w:r w:rsidRPr="006901D1">
              <w:rPr>
                <w:rFonts w:ascii="Courier New" w:hAnsi="Courier New" w:cs="Courier New"/>
              </w:rPr>
              <w:t>},</w:t>
            </w:r>
          </w:p>
          <w:p w14:paraId="591E9C52" w14:textId="77777777" w:rsidR="006901D1" w:rsidRPr="006901D1" w:rsidRDefault="006901D1" w:rsidP="006901D1">
            <w:pPr>
              <w:rPr>
                <w:rFonts w:ascii="Courier New" w:hAnsi="Courier New" w:cs="Courier New"/>
              </w:rPr>
            </w:pPr>
            <w:r w:rsidRPr="006901D1">
              <w:rPr>
                <w:rFonts w:ascii="Courier New" w:hAnsi="Courier New" w:cs="Courier New"/>
              </w:rPr>
              <w:t xml:space="preserve">  </w:t>
            </w:r>
          </w:p>
          <w:p w14:paraId="065FDDA5" w14:textId="77777777" w:rsidR="006901D1" w:rsidRPr="006901D1" w:rsidRDefault="006901D1" w:rsidP="006901D1">
            <w:pPr>
              <w:rPr>
                <w:rFonts w:ascii="Courier New" w:hAnsi="Courier New" w:cs="Courier New"/>
              </w:rPr>
            </w:pPr>
            <w:r w:rsidRPr="006901D1">
              <w:rPr>
                <w:rFonts w:ascii="Courier New" w:hAnsi="Courier New" w:cs="Courier New"/>
              </w:rPr>
              <w:t>});</w:t>
            </w:r>
          </w:p>
          <w:p w14:paraId="26C6ACFA" w14:textId="77777777" w:rsidR="006901D1" w:rsidRPr="006901D1" w:rsidRDefault="006901D1" w:rsidP="006901D1">
            <w:pPr>
              <w:rPr>
                <w:rFonts w:ascii="Courier New" w:hAnsi="Courier New" w:cs="Courier New"/>
              </w:rPr>
            </w:pPr>
          </w:p>
          <w:p w14:paraId="584009D0" w14:textId="77777777" w:rsidR="006901D1" w:rsidRPr="006901D1" w:rsidRDefault="006901D1" w:rsidP="004B5FF3">
            <w:pPr>
              <w:rPr>
                <w:rFonts w:ascii="Courier New" w:hAnsi="Courier New" w:cs="Courier New"/>
              </w:rPr>
            </w:pPr>
          </w:p>
        </w:tc>
      </w:tr>
    </w:tbl>
    <w:p w14:paraId="68F937AB" w14:textId="643D52F6" w:rsidR="006901D1" w:rsidRDefault="006901D1" w:rsidP="004B5FF3">
      <w:pPr>
        <w:sectPr w:rsidR="006901D1" w:rsidSect="00461064">
          <w:pgSz w:w="11906" w:h="16838"/>
          <w:pgMar w:top="1418" w:right="1418" w:bottom="1418" w:left="1418" w:header="709" w:footer="709" w:gutter="0"/>
          <w:pgNumType w:start="1"/>
          <w:cols w:space="708"/>
          <w:docGrid w:linePitch="360"/>
        </w:sectPr>
      </w:pPr>
    </w:p>
    <w:p w14:paraId="6055560B" w14:textId="77777777" w:rsidR="00461064" w:rsidRDefault="006901D1" w:rsidP="001248ED">
      <w:pPr>
        <w:pStyle w:val="Titel"/>
        <w:sectPr w:rsidR="00461064" w:rsidSect="008176D9">
          <w:footerReference w:type="default" r:id="rId52"/>
          <w:pgSz w:w="11906" w:h="16838"/>
          <w:pgMar w:top="1418" w:right="1418" w:bottom="1418" w:left="1418" w:header="709" w:footer="709" w:gutter="0"/>
          <w:cols w:space="708"/>
          <w:docGrid w:linePitch="360"/>
        </w:sectPr>
      </w:pPr>
      <w:r>
        <w:lastRenderedPageBreak/>
        <w:t>B</w:t>
      </w:r>
    </w:p>
    <w:p w14:paraId="797DBC2F" w14:textId="0FB2FB0A" w:rsidR="006901D1" w:rsidRDefault="006901D1" w:rsidP="001248ED">
      <w:pPr>
        <w:pStyle w:val="Titel"/>
      </w:pPr>
    </w:p>
    <w:p w14:paraId="66C82DA3" w14:textId="77777777" w:rsidR="006901D1" w:rsidRDefault="006901D1" w:rsidP="001248ED">
      <w:pPr>
        <w:pStyle w:val="Titel"/>
      </w:pPr>
    </w:p>
    <w:tbl>
      <w:tblPr>
        <w:tblStyle w:val="Tabelraster"/>
        <w:tblW w:w="11057" w:type="dxa"/>
        <w:tblInd w:w="-856" w:type="dxa"/>
        <w:tblLook w:val="04A0" w:firstRow="1" w:lastRow="0" w:firstColumn="1" w:lastColumn="0" w:noHBand="0" w:noVBand="1"/>
      </w:tblPr>
      <w:tblGrid>
        <w:gridCol w:w="11057"/>
      </w:tblGrid>
      <w:tr w:rsidR="00CB22B1" w:rsidRPr="00D964B8" w14:paraId="03CEB861" w14:textId="77777777" w:rsidTr="00CB22B1">
        <w:tc>
          <w:tcPr>
            <w:tcW w:w="11057" w:type="dxa"/>
          </w:tcPr>
          <w:p w14:paraId="7D0B1E7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&lt;?xml version="1.0" encoding="utf-8" ?&gt;</w:t>
            </w:r>
          </w:p>
          <w:p w14:paraId="2E9D0E14"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&lt;</w:t>
            </w:r>
            <w:proofErr w:type="spellStart"/>
            <w:r w:rsidRPr="00085358">
              <w:rPr>
                <w:rFonts w:ascii="Courier New" w:hAnsi="Courier New" w:cs="Courier New"/>
                <w:sz w:val="19"/>
                <w:szCs w:val="19"/>
                <w:lang w:val="en-US"/>
              </w:rPr>
              <w:t>ContentPage</w:t>
            </w:r>
            <w:proofErr w:type="spellEnd"/>
            <w:r w:rsidRPr="00085358">
              <w:rPr>
                <w:rFonts w:ascii="Courier New" w:hAnsi="Courier New" w:cs="Courier New"/>
                <w:sz w:val="19"/>
                <w:szCs w:val="19"/>
                <w:lang w:val="en-US"/>
              </w:rPr>
              <w:t xml:space="preserve"> </w:t>
            </w:r>
            <w:proofErr w:type="spellStart"/>
            <w:r w:rsidRPr="00085358">
              <w:rPr>
                <w:rFonts w:ascii="Courier New" w:hAnsi="Courier New" w:cs="Courier New"/>
                <w:sz w:val="19"/>
                <w:szCs w:val="19"/>
                <w:lang w:val="en-US"/>
              </w:rPr>
              <w:t>xmlns</w:t>
            </w:r>
            <w:proofErr w:type="spellEnd"/>
            <w:r w:rsidRPr="00085358">
              <w:rPr>
                <w:rFonts w:ascii="Courier New" w:hAnsi="Courier New" w:cs="Courier New"/>
                <w:sz w:val="19"/>
                <w:szCs w:val="19"/>
                <w:lang w:val="en-US"/>
              </w:rPr>
              <w:t>="http://xamarin.com/schemas/2014/forms"</w:t>
            </w:r>
          </w:p>
          <w:p w14:paraId="5A31F480"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roofErr w:type="spellStart"/>
            <w:r w:rsidRPr="00085358">
              <w:rPr>
                <w:rFonts w:ascii="Courier New" w:hAnsi="Courier New" w:cs="Courier New"/>
                <w:sz w:val="19"/>
                <w:szCs w:val="19"/>
                <w:lang w:val="en-US"/>
              </w:rPr>
              <w:t>xmlns:x</w:t>
            </w:r>
            <w:proofErr w:type="spellEnd"/>
            <w:r w:rsidRPr="00085358">
              <w:rPr>
                <w:rFonts w:ascii="Courier New" w:hAnsi="Courier New" w:cs="Courier New"/>
                <w:sz w:val="19"/>
                <w:szCs w:val="19"/>
                <w:lang w:val="en-US"/>
              </w:rPr>
              <w:t>="http://schemas.microsoft.com/</w:t>
            </w:r>
            <w:proofErr w:type="spellStart"/>
            <w:r w:rsidRPr="00085358">
              <w:rPr>
                <w:rFonts w:ascii="Courier New" w:hAnsi="Courier New" w:cs="Courier New"/>
                <w:sz w:val="19"/>
                <w:szCs w:val="19"/>
                <w:lang w:val="en-US"/>
              </w:rPr>
              <w:t>winfx</w:t>
            </w:r>
            <w:proofErr w:type="spellEnd"/>
            <w:r w:rsidRPr="00085358">
              <w:rPr>
                <w:rFonts w:ascii="Courier New" w:hAnsi="Courier New" w:cs="Courier New"/>
                <w:sz w:val="19"/>
                <w:szCs w:val="19"/>
                <w:lang w:val="en-US"/>
              </w:rPr>
              <w:t>/2009/</w:t>
            </w:r>
            <w:proofErr w:type="spellStart"/>
            <w:r w:rsidRPr="00085358">
              <w:rPr>
                <w:rFonts w:ascii="Courier New" w:hAnsi="Courier New" w:cs="Courier New"/>
                <w:sz w:val="19"/>
                <w:szCs w:val="19"/>
                <w:lang w:val="en-US"/>
              </w:rPr>
              <w:t>xaml</w:t>
            </w:r>
            <w:proofErr w:type="spellEnd"/>
            <w:r w:rsidRPr="00085358">
              <w:rPr>
                <w:rFonts w:ascii="Courier New" w:hAnsi="Courier New" w:cs="Courier New"/>
                <w:sz w:val="19"/>
                <w:szCs w:val="19"/>
                <w:lang w:val="en-US"/>
              </w:rPr>
              <w:t>"</w:t>
            </w:r>
          </w:p>
          <w:p w14:paraId="497DA72B"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roofErr w:type="spellStart"/>
            <w:r w:rsidRPr="00085358">
              <w:rPr>
                <w:rFonts w:ascii="Courier New" w:hAnsi="Courier New" w:cs="Courier New"/>
                <w:sz w:val="19"/>
                <w:szCs w:val="19"/>
                <w:lang w:val="en-US"/>
              </w:rPr>
              <w:t>xmlns:local</w:t>
            </w:r>
            <w:proofErr w:type="spellEnd"/>
            <w:r w:rsidRPr="00085358">
              <w:rPr>
                <w:rFonts w:ascii="Courier New" w:hAnsi="Courier New" w:cs="Courier New"/>
                <w:sz w:val="19"/>
                <w:szCs w:val="19"/>
                <w:lang w:val="en-US"/>
              </w:rPr>
              <w:t>="</w:t>
            </w:r>
            <w:proofErr w:type="spellStart"/>
            <w:r w:rsidRPr="00085358">
              <w:rPr>
                <w:rFonts w:ascii="Courier New" w:hAnsi="Courier New" w:cs="Courier New"/>
                <w:sz w:val="19"/>
                <w:szCs w:val="19"/>
                <w:lang w:val="en-US"/>
              </w:rPr>
              <w:t>clr-namespace:XamarinProjectWerkNuIs</w:t>
            </w:r>
            <w:proofErr w:type="spellEnd"/>
            <w:r w:rsidRPr="00085358">
              <w:rPr>
                <w:rFonts w:ascii="Courier New" w:hAnsi="Courier New" w:cs="Courier New"/>
                <w:sz w:val="19"/>
                <w:szCs w:val="19"/>
                <w:lang w:val="en-US"/>
              </w:rPr>
              <w:t>"</w:t>
            </w:r>
          </w:p>
          <w:p w14:paraId="7483003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xmlns:xamarians="clr-namespace:Xamarians.MediaPlayer;assembly=Xamarians.MediaPlayer"</w:t>
            </w:r>
          </w:p>
          <w:p w14:paraId="60AB8DBA"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x:Class="XamarinProjectWerkNuIs.MainPage"&gt;</w:t>
            </w:r>
          </w:p>
          <w:p w14:paraId="3068F34F"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w:t>
            </w:r>
            <w:proofErr w:type="spellStart"/>
            <w:r w:rsidRPr="00085358">
              <w:rPr>
                <w:rFonts w:ascii="Courier New" w:hAnsi="Courier New" w:cs="Courier New"/>
                <w:sz w:val="19"/>
                <w:szCs w:val="19"/>
                <w:lang w:val="en-US"/>
              </w:rPr>
              <w:t>ActivityIndicator</w:t>
            </w:r>
            <w:proofErr w:type="spellEnd"/>
            <w:r w:rsidRPr="00085358">
              <w:rPr>
                <w:rFonts w:ascii="Courier New" w:hAnsi="Courier New" w:cs="Courier New"/>
                <w:sz w:val="19"/>
                <w:szCs w:val="19"/>
                <w:lang w:val="en-US"/>
              </w:rPr>
              <w:t xml:space="preserve"> </w:t>
            </w:r>
            <w:proofErr w:type="spellStart"/>
            <w:r w:rsidRPr="00085358">
              <w:rPr>
                <w:rFonts w:ascii="Courier New" w:hAnsi="Courier New" w:cs="Courier New"/>
                <w:sz w:val="19"/>
                <w:szCs w:val="19"/>
                <w:lang w:val="en-US"/>
              </w:rPr>
              <w:t>VerticalOptions</w:t>
            </w:r>
            <w:proofErr w:type="spellEnd"/>
            <w:r w:rsidRPr="00085358">
              <w:rPr>
                <w:rFonts w:ascii="Courier New" w:hAnsi="Courier New" w:cs="Courier New"/>
                <w:sz w:val="19"/>
                <w:szCs w:val="19"/>
                <w:lang w:val="en-US"/>
              </w:rPr>
              <w:t xml:space="preserve">="Center" </w:t>
            </w:r>
            <w:proofErr w:type="spellStart"/>
            <w:r w:rsidRPr="00085358">
              <w:rPr>
                <w:rFonts w:ascii="Courier New" w:hAnsi="Courier New" w:cs="Courier New"/>
                <w:sz w:val="19"/>
                <w:szCs w:val="19"/>
                <w:lang w:val="en-US"/>
              </w:rPr>
              <w:t>HorizontalOptions</w:t>
            </w:r>
            <w:proofErr w:type="spellEnd"/>
            <w:r w:rsidRPr="00085358">
              <w:rPr>
                <w:rFonts w:ascii="Courier New" w:hAnsi="Courier New" w:cs="Courier New"/>
                <w:sz w:val="19"/>
                <w:szCs w:val="19"/>
                <w:lang w:val="en-US"/>
              </w:rPr>
              <w:t>="Center" x:Name="activity_indicator" Color="#4D7EE1" /&gt;</w:t>
            </w:r>
          </w:p>
          <w:p w14:paraId="454AF644"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w:t>
            </w:r>
            <w:proofErr w:type="spellStart"/>
            <w:r w:rsidRPr="00085358">
              <w:rPr>
                <w:rFonts w:ascii="Courier New" w:hAnsi="Courier New" w:cs="Courier New"/>
                <w:sz w:val="19"/>
                <w:szCs w:val="19"/>
                <w:lang w:val="en-US"/>
              </w:rPr>
              <w:t>StackLayout</w:t>
            </w:r>
            <w:proofErr w:type="spellEnd"/>
            <w:r w:rsidRPr="00085358">
              <w:rPr>
                <w:rFonts w:ascii="Courier New" w:hAnsi="Courier New" w:cs="Courier New"/>
                <w:sz w:val="19"/>
                <w:szCs w:val="19"/>
                <w:lang w:val="en-US"/>
              </w:rPr>
              <w:t xml:space="preserve"> Spacing="0" x:Name="layout"&gt;</w:t>
            </w:r>
          </w:p>
          <w:p w14:paraId="67D65D00"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&lt;Grid </w:t>
            </w:r>
            <w:proofErr w:type="spellStart"/>
            <w:r w:rsidRPr="00085358">
              <w:rPr>
                <w:rFonts w:ascii="Courier New" w:hAnsi="Courier New" w:cs="Courier New"/>
                <w:sz w:val="19"/>
                <w:szCs w:val="19"/>
                <w:lang w:val="en-US"/>
              </w:rPr>
              <w:t>HorizontalOptions</w:t>
            </w:r>
            <w:proofErr w:type="spellEnd"/>
            <w:r w:rsidRPr="00085358">
              <w:rPr>
                <w:rFonts w:ascii="Courier New" w:hAnsi="Courier New" w:cs="Courier New"/>
                <w:sz w:val="19"/>
                <w:szCs w:val="19"/>
                <w:lang w:val="en-US"/>
              </w:rPr>
              <w:t>="</w:t>
            </w:r>
            <w:proofErr w:type="spellStart"/>
            <w:r w:rsidRPr="00085358">
              <w:rPr>
                <w:rFonts w:ascii="Courier New" w:hAnsi="Courier New" w:cs="Courier New"/>
                <w:sz w:val="19"/>
                <w:szCs w:val="19"/>
                <w:lang w:val="en-US"/>
              </w:rPr>
              <w:t>FillAndExpand</w:t>
            </w:r>
            <w:proofErr w:type="spellEnd"/>
            <w:r w:rsidRPr="00085358">
              <w:rPr>
                <w:rFonts w:ascii="Courier New" w:hAnsi="Courier New" w:cs="Courier New"/>
                <w:sz w:val="19"/>
                <w:szCs w:val="19"/>
                <w:lang w:val="en-US"/>
              </w:rPr>
              <w:t xml:space="preserve">" </w:t>
            </w:r>
            <w:proofErr w:type="spellStart"/>
            <w:r w:rsidRPr="00085358">
              <w:rPr>
                <w:rFonts w:ascii="Courier New" w:hAnsi="Courier New" w:cs="Courier New"/>
                <w:sz w:val="19"/>
                <w:szCs w:val="19"/>
                <w:lang w:val="en-US"/>
              </w:rPr>
              <w:t>VerticalOptions</w:t>
            </w:r>
            <w:proofErr w:type="spellEnd"/>
            <w:r w:rsidRPr="00085358">
              <w:rPr>
                <w:rFonts w:ascii="Courier New" w:hAnsi="Courier New" w:cs="Courier New"/>
                <w:sz w:val="19"/>
                <w:szCs w:val="19"/>
                <w:lang w:val="en-US"/>
              </w:rPr>
              <w:t xml:space="preserve">="Start" </w:t>
            </w:r>
            <w:proofErr w:type="spellStart"/>
            <w:r w:rsidRPr="00085358">
              <w:rPr>
                <w:rFonts w:ascii="Courier New" w:hAnsi="Courier New" w:cs="Courier New"/>
                <w:sz w:val="19"/>
                <w:szCs w:val="19"/>
                <w:lang w:val="en-US"/>
              </w:rPr>
              <w:t>ColumnSpacing</w:t>
            </w:r>
            <w:proofErr w:type="spellEnd"/>
            <w:r w:rsidRPr="00085358">
              <w:rPr>
                <w:rFonts w:ascii="Courier New" w:hAnsi="Courier New" w:cs="Courier New"/>
                <w:sz w:val="19"/>
                <w:szCs w:val="19"/>
                <w:lang w:val="en-US"/>
              </w:rPr>
              <w:t>="0" &gt;</w:t>
            </w:r>
          </w:p>
          <w:p w14:paraId="25BAC216"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w:t>
            </w:r>
            <w:proofErr w:type="spellStart"/>
            <w:r w:rsidRPr="00085358">
              <w:rPr>
                <w:rFonts w:ascii="Courier New" w:hAnsi="Courier New" w:cs="Courier New"/>
                <w:sz w:val="19"/>
                <w:szCs w:val="19"/>
                <w:lang w:val="en-US"/>
              </w:rPr>
              <w:t>Grid.RowDefinitions</w:t>
            </w:r>
            <w:proofErr w:type="spellEnd"/>
            <w:r w:rsidRPr="00085358">
              <w:rPr>
                <w:rFonts w:ascii="Courier New" w:hAnsi="Courier New" w:cs="Courier New"/>
                <w:sz w:val="19"/>
                <w:szCs w:val="19"/>
                <w:lang w:val="en-US"/>
              </w:rPr>
              <w:t>&gt;</w:t>
            </w:r>
          </w:p>
          <w:p w14:paraId="08B48DDA"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w:t>
            </w:r>
            <w:proofErr w:type="spellStart"/>
            <w:r w:rsidRPr="00085358">
              <w:rPr>
                <w:rFonts w:ascii="Courier New" w:hAnsi="Courier New" w:cs="Courier New"/>
                <w:sz w:val="19"/>
                <w:szCs w:val="19"/>
                <w:lang w:val="en-US"/>
              </w:rPr>
              <w:t>RowDefinition</w:t>
            </w:r>
            <w:proofErr w:type="spellEnd"/>
            <w:r w:rsidRPr="00085358">
              <w:rPr>
                <w:rFonts w:ascii="Courier New" w:hAnsi="Courier New" w:cs="Courier New"/>
                <w:sz w:val="19"/>
                <w:szCs w:val="19"/>
                <w:lang w:val="en-US"/>
              </w:rPr>
              <w:t xml:space="preserve"> Height="40" /&gt;</w:t>
            </w:r>
          </w:p>
          <w:p w14:paraId="11B29F18"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
          <w:p w14:paraId="0C8E065B"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w:t>
            </w:r>
            <w:proofErr w:type="spellStart"/>
            <w:r w:rsidRPr="00085358">
              <w:rPr>
                <w:rFonts w:ascii="Courier New" w:hAnsi="Courier New" w:cs="Courier New"/>
                <w:sz w:val="19"/>
                <w:szCs w:val="19"/>
                <w:lang w:val="en-US"/>
              </w:rPr>
              <w:t>Grid.RowDefinitions</w:t>
            </w:r>
            <w:proofErr w:type="spellEnd"/>
            <w:r w:rsidRPr="00085358">
              <w:rPr>
                <w:rFonts w:ascii="Courier New" w:hAnsi="Courier New" w:cs="Courier New"/>
                <w:sz w:val="19"/>
                <w:szCs w:val="19"/>
                <w:lang w:val="en-US"/>
              </w:rPr>
              <w:t>&gt;</w:t>
            </w:r>
          </w:p>
          <w:p w14:paraId="3F96921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w:t>
            </w:r>
            <w:proofErr w:type="spellStart"/>
            <w:r w:rsidRPr="00085358">
              <w:rPr>
                <w:rFonts w:ascii="Courier New" w:hAnsi="Courier New" w:cs="Courier New"/>
                <w:sz w:val="19"/>
                <w:szCs w:val="19"/>
                <w:lang w:val="en-US"/>
              </w:rPr>
              <w:t>Grid.ColumnDefinitions</w:t>
            </w:r>
            <w:proofErr w:type="spellEnd"/>
            <w:r w:rsidRPr="00085358">
              <w:rPr>
                <w:rFonts w:ascii="Courier New" w:hAnsi="Courier New" w:cs="Courier New"/>
                <w:sz w:val="19"/>
                <w:szCs w:val="19"/>
                <w:lang w:val="en-US"/>
              </w:rPr>
              <w:t>&gt;</w:t>
            </w:r>
          </w:p>
          <w:p w14:paraId="0E6F960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w:t>
            </w:r>
            <w:proofErr w:type="spellStart"/>
            <w:r w:rsidRPr="00085358">
              <w:rPr>
                <w:rFonts w:ascii="Courier New" w:hAnsi="Courier New" w:cs="Courier New"/>
                <w:sz w:val="19"/>
                <w:szCs w:val="19"/>
                <w:lang w:val="en-US"/>
              </w:rPr>
              <w:t>ColumnDefinition</w:t>
            </w:r>
            <w:proofErr w:type="spellEnd"/>
            <w:r w:rsidRPr="00085358">
              <w:rPr>
                <w:rFonts w:ascii="Courier New" w:hAnsi="Courier New" w:cs="Courier New"/>
                <w:sz w:val="19"/>
                <w:szCs w:val="19"/>
                <w:lang w:val="en-US"/>
              </w:rPr>
              <w:t xml:space="preserve"> Width="*"/&gt;</w:t>
            </w:r>
          </w:p>
          <w:p w14:paraId="69DB9FA6"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w:t>
            </w:r>
            <w:proofErr w:type="spellStart"/>
            <w:r w:rsidRPr="00085358">
              <w:rPr>
                <w:rFonts w:ascii="Courier New" w:hAnsi="Courier New" w:cs="Courier New"/>
                <w:sz w:val="19"/>
                <w:szCs w:val="19"/>
                <w:lang w:val="en-US"/>
              </w:rPr>
              <w:t>ColumnDefinition</w:t>
            </w:r>
            <w:proofErr w:type="spellEnd"/>
            <w:r w:rsidRPr="00085358">
              <w:rPr>
                <w:rFonts w:ascii="Courier New" w:hAnsi="Courier New" w:cs="Courier New"/>
                <w:sz w:val="19"/>
                <w:szCs w:val="19"/>
                <w:lang w:val="en-US"/>
              </w:rPr>
              <w:t xml:space="preserve"> Width="*"/&gt;</w:t>
            </w:r>
          </w:p>
          <w:p w14:paraId="29888EFA"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w:t>
            </w:r>
            <w:proofErr w:type="spellStart"/>
            <w:r w:rsidRPr="00085358">
              <w:rPr>
                <w:rFonts w:ascii="Courier New" w:hAnsi="Courier New" w:cs="Courier New"/>
                <w:sz w:val="19"/>
                <w:szCs w:val="19"/>
                <w:lang w:val="en-US"/>
              </w:rPr>
              <w:t>ColumnDefinition</w:t>
            </w:r>
            <w:proofErr w:type="spellEnd"/>
            <w:r w:rsidRPr="00085358">
              <w:rPr>
                <w:rFonts w:ascii="Courier New" w:hAnsi="Courier New" w:cs="Courier New"/>
                <w:sz w:val="19"/>
                <w:szCs w:val="19"/>
                <w:lang w:val="en-US"/>
              </w:rPr>
              <w:t xml:space="preserve"> Width="*"/&gt;</w:t>
            </w:r>
          </w:p>
          <w:p w14:paraId="76E1E755"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w:t>
            </w:r>
            <w:proofErr w:type="spellStart"/>
            <w:r w:rsidRPr="00085358">
              <w:rPr>
                <w:rFonts w:ascii="Courier New" w:hAnsi="Courier New" w:cs="Courier New"/>
                <w:sz w:val="19"/>
                <w:szCs w:val="19"/>
                <w:lang w:val="en-US"/>
              </w:rPr>
              <w:t>Grid.ColumnDefinitions</w:t>
            </w:r>
            <w:proofErr w:type="spellEnd"/>
            <w:r w:rsidRPr="00085358">
              <w:rPr>
                <w:rFonts w:ascii="Courier New" w:hAnsi="Courier New" w:cs="Courier New"/>
                <w:sz w:val="19"/>
                <w:szCs w:val="19"/>
                <w:lang w:val="en-US"/>
              </w:rPr>
              <w:t>&gt;</w:t>
            </w:r>
          </w:p>
          <w:p w14:paraId="537491E7"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&lt;Image Source="http://zappware.com/wp-content/uploads/2017/04/1.png" </w:t>
            </w:r>
            <w:proofErr w:type="spellStart"/>
            <w:r w:rsidRPr="00085358">
              <w:rPr>
                <w:rFonts w:ascii="Courier New" w:hAnsi="Courier New" w:cs="Courier New"/>
                <w:sz w:val="19"/>
                <w:szCs w:val="19"/>
                <w:lang w:val="en-US"/>
              </w:rPr>
              <w:t>Grid.Column</w:t>
            </w:r>
            <w:proofErr w:type="spellEnd"/>
            <w:r w:rsidRPr="00085358">
              <w:rPr>
                <w:rFonts w:ascii="Courier New" w:hAnsi="Courier New" w:cs="Courier New"/>
                <w:sz w:val="19"/>
                <w:szCs w:val="19"/>
                <w:lang w:val="en-US"/>
              </w:rPr>
              <w:t xml:space="preserve">="0" </w:t>
            </w:r>
            <w:proofErr w:type="spellStart"/>
            <w:r w:rsidRPr="00085358">
              <w:rPr>
                <w:rFonts w:ascii="Courier New" w:hAnsi="Courier New" w:cs="Courier New"/>
                <w:sz w:val="19"/>
                <w:szCs w:val="19"/>
                <w:lang w:val="en-US"/>
              </w:rPr>
              <w:t>VerticalOptions</w:t>
            </w:r>
            <w:proofErr w:type="spellEnd"/>
            <w:r w:rsidRPr="00085358">
              <w:rPr>
                <w:rFonts w:ascii="Courier New" w:hAnsi="Courier New" w:cs="Courier New"/>
                <w:sz w:val="19"/>
                <w:szCs w:val="19"/>
                <w:lang w:val="en-US"/>
              </w:rPr>
              <w:t>="</w:t>
            </w:r>
            <w:proofErr w:type="spellStart"/>
            <w:r w:rsidRPr="00085358">
              <w:rPr>
                <w:rFonts w:ascii="Courier New" w:hAnsi="Courier New" w:cs="Courier New"/>
                <w:sz w:val="19"/>
                <w:szCs w:val="19"/>
                <w:lang w:val="en-US"/>
              </w:rPr>
              <w:t>FillAndExpand</w:t>
            </w:r>
            <w:proofErr w:type="spellEnd"/>
            <w:r w:rsidRPr="00085358">
              <w:rPr>
                <w:rFonts w:ascii="Courier New" w:hAnsi="Courier New" w:cs="Courier New"/>
                <w:sz w:val="19"/>
                <w:szCs w:val="19"/>
                <w:lang w:val="en-US"/>
              </w:rPr>
              <w:t xml:space="preserve">" </w:t>
            </w:r>
            <w:proofErr w:type="spellStart"/>
            <w:r w:rsidRPr="00085358">
              <w:rPr>
                <w:rFonts w:ascii="Courier New" w:hAnsi="Courier New" w:cs="Courier New"/>
                <w:sz w:val="19"/>
                <w:szCs w:val="19"/>
                <w:lang w:val="en-US"/>
              </w:rPr>
              <w:t>HorizontalOptions</w:t>
            </w:r>
            <w:proofErr w:type="spellEnd"/>
            <w:r w:rsidRPr="00085358">
              <w:rPr>
                <w:rFonts w:ascii="Courier New" w:hAnsi="Courier New" w:cs="Courier New"/>
                <w:sz w:val="19"/>
                <w:szCs w:val="19"/>
                <w:lang w:val="en-US"/>
              </w:rPr>
              <w:t>="</w:t>
            </w:r>
            <w:proofErr w:type="spellStart"/>
            <w:r w:rsidRPr="00085358">
              <w:rPr>
                <w:rFonts w:ascii="Courier New" w:hAnsi="Courier New" w:cs="Courier New"/>
                <w:sz w:val="19"/>
                <w:szCs w:val="19"/>
                <w:lang w:val="en-US"/>
              </w:rPr>
              <w:t>FillAndExpand</w:t>
            </w:r>
            <w:proofErr w:type="spellEnd"/>
            <w:r w:rsidRPr="00085358">
              <w:rPr>
                <w:rFonts w:ascii="Courier New" w:hAnsi="Courier New" w:cs="Courier New"/>
                <w:sz w:val="19"/>
                <w:szCs w:val="19"/>
                <w:lang w:val="en-US"/>
              </w:rPr>
              <w:t>"/&gt;</w:t>
            </w:r>
          </w:p>
          <w:p w14:paraId="3A0E25A8"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w:t>
            </w:r>
            <w:proofErr w:type="spellStart"/>
            <w:r w:rsidRPr="00085358">
              <w:rPr>
                <w:rFonts w:ascii="Courier New" w:hAnsi="Courier New" w:cs="Courier New"/>
                <w:sz w:val="19"/>
                <w:szCs w:val="19"/>
                <w:lang w:val="en-US"/>
              </w:rPr>
              <w:t>DatePicker</w:t>
            </w:r>
            <w:proofErr w:type="spellEnd"/>
            <w:r w:rsidRPr="00085358">
              <w:rPr>
                <w:rFonts w:ascii="Courier New" w:hAnsi="Courier New" w:cs="Courier New"/>
                <w:sz w:val="19"/>
                <w:szCs w:val="19"/>
                <w:lang w:val="en-US"/>
              </w:rPr>
              <w:t xml:space="preserve"> </w:t>
            </w:r>
            <w:proofErr w:type="spellStart"/>
            <w:r w:rsidRPr="00085358">
              <w:rPr>
                <w:rFonts w:ascii="Courier New" w:hAnsi="Courier New" w:cs="Courier New"/>
                <w:sz w:val="19"/>
                <w:szCs w:val="19"/>
                <w:lang w:val="en-US"/>
              </w:rPr>
              <w:t>Grid.Column</w:t>
            </w:r>
            <w:proofErr w:type="spellEnd"/>
            <w:r w:rsidRPr="00085358">
              <w:rPr>
                <w:rFonts w:ascii="Courier New" w:hAnsi="Courier New" w:cs="Courier New"/>
                <w:sz w:val="19"/>
                <w:szCs w:val="19"/>
                <w:lang w:val="en-US"/>
              </w:rPr>
              <w:t xml:space="preserve">="1" </w:t>
            </w:r>
            <w:proofErr w:type="spellStart"/>
            <w:r w:rsidRPr="00085358">
              <w:rPr>
                <w:rFonts w:ascii="Courier New" w:hAnsi="Courier New" w:cs="Courier New"/>
                <w:sz w:val="19"/>
                <w:szCs w:val="19"/>
                <w:lang w:val="en-US"/>
              </w:rPr>
              <w:t>VerticalOptions</w:t>
            </w:r>
            <w:proofErr w:type="spellEnd"/>
            <w:r w:rsidRPr="00085358">
              <w:rPr>
                <w:rFonts w:ascii="Courier New" w:hAnsi="Courier New" w:cs="Courier New"/>
                <w:sz w:val="19"/>
                <w:szCs w:val="19"/>
                <w:lang w:val="en-US"/>
              </w:rPr>
              <w:t xml:space="preserve">="End" </w:t>
            </w:r>
            <w:proofErr w:type="spellStart"/>
            <w:r w:rsidRPr="00085358">
              <w:rPr>
                <w:rFonts w:ascii="Courier New" w:hAnsi="Courier New" w:cs="Courier New"/>
                <w:sz w:val="19"/>
                <w:szCs w:val="19"/>
                <w:lang w:val="en-US"/>
              </w:rPr>
              <w:t>HorizontalOptions</w:t>
            </w:r>
            <w:proofErr w:type="spellEnd"/>
            <w:r w:rsidRPr="00085358">
              <w:rPr>
                <w:rFonts w:ascii="Courier New" w:hAnsi="Courier New" w:cs="Courier New"/>
                <w:sz w:val="19"/>
                <w:szCs w:val="19"/>
                <w:lang w:val="en-US"/>
              </w:rPr>
              <w:t>="Center"/&gt;</w:t>
            </w:r>
          </w:p>
          <w:p w14:paraId="4BC7769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&lt;Button Text="Image </w:t>
            </w:r>
            <w:proofErr w:type="spellStart"/>
            <w:r w:rsidRPr="00085358">
              <w:rPr>
                <w:rFonts w:ascii="Courier New" w:hAnsi="Courier New" w:cs="Courier New"/>
                <w:sz w:val="19"/>
                <w:szCs w:val="19"/>
                <w:lang w:val="en-US"/>
              </w:rPr>
              <w:t>nog</w:t>
            </w:r>
            <w:proofErr w:type="spellEnd"/>
            <w:r w:rsidRPr="00085358">
              <w:rPr>
                <w:rFonts w:ascii="Courier New" w:hAnsi="Courier New" w:cs="Courier New"/>
                <w:sz w:val="19"/>
                <w:szCs w:val="19"/>
                <w:lang w:val="en-US"/>
              </w:rPr>
              <w:t xml:space="preserve"> </w:t>
            </w:r>
            <w:proofErr w:type="spellStart"/>
            <w:r w:rsidRPr="00085358">
              <w:rPr>
                <w:rFonts w:ascii="Courier New" w:hAnsi="Courier New" w:cs="Courier New"/>
                <w:sz w:val="19"/>
                <w:szCs w:val="19"/>
                <w:lang w:val="en-US"/>
              </w:rPr>
              <w:t>aanpassen</w:t>
            </w:r>
            <w:proofErr w:type="spellEnd"/>
            <w:r w:rsidRPr="00085358">
              <w:rPr>
                <w:rFonts w:ascii="Courier New" w:hAnsi="Courier New" w:cs="Courier New"/>
                <w:sz w:val="19"/>
                <w:szCs w:val="19"/>
                <w:lang w:val="en-US"/>
              </w:rPr>
              <w:t xml:space="preserve">"  </w:t>
            </w:r>
            <w:proofErr w:type="spellStart"/>
            <w:r w:rsidRPr="00085358">
              <w:rPr>
                <w:rFonts w:ascii="Courier New" w:hAnsi="Courier New" w:cs="Courier New"/>
                <w:sz w:val="19"/>
                <w:szCs w:val="19"/>
                <w:lang w:val="en-US"/>
              </w:rPr>
              <w:t>Grid.Column</w:t>
            </w:r>
            <w:proofErr w:type="spellEnd"/>
            <w:r w:rsidRPr="00085358">
              <w:rPr>
                <w:rFonts w:ascii="Courier New" w:hAnsi="Courier New" w:cs="Courier New"/>
                <w:sz w:val="19"/>
                <w:szCs w:val="19"/>
                <w:lang w:val="en-US"/>
              </w:rPr>
              <w:t xml:space="preserve">="2" </w:t>
            </w:r>
            <w:proofErr w:type="spellStart"/>
            <w:r w:rsidRPr="00085358">
              <w:rPr>
                <w:rFonts w:ascii="Courier New" w:hAnsi="Courier New" w:cs="Courier New"/>
                <w:sz w:val="19"/>
                <w:szCs w:val="19"/>
                <w:lang w:val="en-US"/>
              </w:rPr>
              <w:t>VerticalOptions</w:t>
            </w:r>
            <w:proofErr w:type="spellEnd"/>
            <w:r w:rsidRPr="00085358">
              <w:rPr>
                <w:rFonts w:ascii="Courier New" w:hAnsi="Courier New" w:cs="Courier New"/>
                <w:sz w:val="19"/>
                <w:szCs w:val="19"/>
                <w:lang w:val="en-US"/>
              </w:rPr>
              <w:t xml:space="preserve">="End" </w:t>
            </w:r>
            <w:proofErr w:type="spellStart"/>
            <w:r w:rsidRPr="00085358">
              <w:rPr>
                <w:rFonts w:ascii="Courier New" w:hAnsi="Courier New" w:cs="Courier New"/>
                <w:sz w:val="19"/>
                <w:szCs w:val="19"/>
                <w:lang w:val="en-US"/>
              </w:rPr>
              <w:t>HorizontalOptions</w:t>
            </w:r>
            <w:proofErr w:type="spellEnd"/>
            <w:r w:rsidRPr="00085358">
              <w:rPr>
                <w:rFonts w:ascii="Courier New" w:hAnsi="Courier New" w:cs="Courier New"/>
                <w:sz w:val="19"/>
                <w:szCs w:val="19"/>
                <w:lang w:val="en-US"/>
              </w:rPr>
              <w:t>="End" /&gt;</w:t>
            </w:r>
          </w:p>
          <w:p w14:paraId="3E1D99E2"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&lt;/Grid&gt;</w:t>
            </w:r>
          </w:p>
          <w:p w14:paraId="10A545D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
          <w:p w14:paraId="2F74778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
          <w:p w14:paraId="2219977C"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w:t>
            </w:r>
            <w:proofErr w:type="spellStart"/>
            <w:r w:rsidRPr="00085358">
              <w:rPr>
                <w:rFonts w:ascii="Courier New" w:hAnsi="Courier New" w:cs="Courier New"/>
                <w:sz w:val="19"/>
                <w:szCs w:val="19"/>
                <w:lang w:val="en-US"/>
              </w:rPr>
              <w:t>xamarians:VideoPlayer</w:t>
            </w:r>
            <w:proofErr w:type="spellEnd"/>
            <w:r w:rsidRPr="00085358">
              <w:rPr>
                <w:rFonts w:ascii="Courier New" w:hAnsi="Courier New" w:cs="Courier New"/>
                <w:sz w:val="19"/>
                <w:szCs w:val="19"/>
                <w:lang w:val="en-US"/>
              </w:rPr>
              <w:t xml:space="preserve"> Source="http://d23dyxeqlo5psv.cloudfront.net/big_buck_bunny.mp4" AutoPlay="True" </w:t>
            </w:r>
            <w:proofErr w:type="spellStart"/>
            <w:r w:rsidRPr="00085358">
              <w:rPr>
                <w:rFonts w:ascii="Courier New" w:hAnsi="Courier New" w:cs="Courier New"/>
                <w:sz w:val="19"/>
                <w:szCs w:val="19"/>
                <w:lang w:val="en-US"/>
              </w:rPr>
              <w:t>HeightRequest</w:t>
            </w:r>
            <w:proofErr w:type="spellEnd"/>
            <w:r w:rsidRPr="00085358">
              <w:rPr>
                <w:rFonts w:ascii="Courier New" w:hAnsi="Courier New" w:cs="Courier New"/>
                <w:sz w:val="19"/>
                <w:szCs w:val="19"/>
                <w:lang w:val="en-US"/>
              </w:rPr>
              <w:t xml:space="preserve">="200" </w:t>
            </w:r>
            <w:proofErr w:type="spellStart"/>
            <w:r w:rsidRPr="00085358">
              <w:rPr>
                <w:rFonts w:ascii="Courier New" w:hAnsi="Courier New" w:cs="Courier New"/>
                <w:sz w:val="19"/>
                <w:szCs w:val="19"/>
                <w:lang w:val="en-US"/>
              </w:rPr>
              <w:t>VerticalOptions</w:t>
            </w:r>
            <w:proofErr w:type="spellEnd"/>
            <w:r w:rsidRPr="00085358">
              <w:rPr>
                <w:rFonts w:ascii="Courier New" w:hAnsi="Courier New" w:cs="Courier New"/>
                <w:sz w:val="19"/>
                <w:szCs w:val="19"/>
                <w:lang w:val="en-US"/>
              </w:rPr>
              <w:t>="Fill"/&gt;</w:t>
            </w:r>
          </w:p>
          <w:p w14:paraId="4AD5410B"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722D2A65"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49C05801"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72FD0D2E"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w:t>
            </w:r>
            <w:proofErr w:type="spellStart"/>
            <w:r w:rsidRPr="00085358">
              <w:rPr>
                <w:rFonts w:ascii="Courier New" w:hAnsi="Courier New" w:cs="Courier New"/>
                <w:sz w:val="19"/>
                <w:szCs w:val="19"/>
                <w:lang w:val="en-US"/>
              </w:rPr>
              <w:t>ListView</w:t>
            </w:r>
            <w:proofErr w:type="spellEnd"/>
            <w:r w:rsidRPr="00085358">
              <w:rPr>
                <w:rFonts w:ascii="Courier New" w:hAnsi="Courier New" w:cs="Courier New"/>
                <w:sz w:val="19"/>
                <w:szCs w:val="19"/>
                <w:lang w:val="en-US"/>
              </w:rPr>
              <w:t xml:space="preserve"> x:Name="myList" </w:t>
            </w:r>
            <w:proofErr w:type="spellStart"/>
            <w:r w:rsidRPr="00085358">
              <w:rPr>
                <w:rFonts w:ascii="Courier New" w:hAnsi="Courier New" w:cs="Courier New"/>
                <w:sz w:val="19"/>
                <w:szCs w:val="19"/>
                <w:lang w:val="en-US"/>
              </w:rPr>
              <w:t>HasUnevenRows</w:t>
            </w:r>
            <w:proofErr w:type="spellEnd"/>
            <w:r w:rsidRPr="00085358">
              <w:rPr>
                <w:rFonts w:ascii="Courier New" w:hAnsi="Courier New" w:cs="Courier New"/>
                <w:sz w:val="19"/>
                <w:szCs w:val="19"/>
                <w:lang w:val="en-US"/>
              </w:rPr>
              <w:t xml:space="preserve">="true" </w:t>
            </w:r>
            <w:proofErr w:type="spellStart"/>
            <w:r w:rsidRPr="00085358">
              <w:rPr>
                <w:rFonts w:ascii="Courier New" w:hAnsi="Courier New" w:cs="Courier New"/>
                <w:sz w:val="19"/>
                <w:szCs w:val="19"/>
                <w:lang w:val="en-US"/>
              </w:rPr>
              <w:t>ItemsSource</w:t>
            </w:r>
            <w:proofErr w:type="spellEnd"/>
            <w:r w:rsidRPr="00085358">
              <w:rPr>
                <w:rFonts w:ascii="Courier New" w:hAnsi="Courier New" w:cs="Courier New"/>
                <w:sz w:val="19"/>
                <w:szCs w:val="19"/>
                <w:lang w:val="en-US"/>
              </w:rPr>
              <w:t>="{Binding Items}" &gt;</w:t>
            </w:r>
          </w:p>
          <w:p w14:paraId="70EF905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w:t>
            </w:r>
            <w:proofErr w:type="spellStart"/>
            <w:r w:rsidRPr="00085358">
              <w:rPr>
                <w:rFonts w:ascii="Courier New" w:hAnsi="Courier New" w:cs="Courier New"/>
                <w:sz w:val="19"/>
                <w:szCs w:val="19"/>
                <w:lang w:val="en-US"/>
              </w:rPr>
              <w:t>ListView.ItemTemplate</w:t>
            </w:r>
            <w:proofErr w:type="spellEnd"/>
            <w:r w:rsidRPr="00085358">
              <w:rPr>
                <w:rFonts w:ascii="Courier New" w:hAnsi="Courier New" w:cs="Courier New"/>
                <w:sz w:val="19"/>
                <w:szCs w:val="19"/>
                <w:lang w:val="en-US"/>
              </w:rPr>
              <w:t>&gt;</w:t>
            </w:r>
          </w:p>
          <w:p w14:paraId="3181A33D"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w:t>
            </w:r>
            <w:proofErr w:type="spellStart"/>
            <w:r w:rsidRPr="00085358">
              <w:rPr>
                <w:rFonts w:ascii="Courier New" w:hAnsi="Courier New" w:cs="Courier New"/>
                <w:sz w:val="19"/>
                <w:szCs w:val="19"/>
                <w:lang w:val="en-US"/>
              </w:rPr>
              <w:t>DataTemplate</w:t>
            </w:r>
            <w:proofErr w:type="spellEnd"/>
            <w:r w:rsidRPr="00085358">
              <w:rPr>
                <w:rFonts w:ascii="Courier New" w:hAnsi="Courier New" w:cs="Courier New"/>
                <w:sz w:val="19"/>
                <w:szCs w:val="19"/>
                <w:lang w:val="en-US"/>
              </w:rPr>
              <w:t>&gt;</w:t>
            </w:r>
          </w:p>
          <w:p w14:paraId="55602D35"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w:t>
            </w:r>
            <w:proofErr w:type="spellStart"/>
            <w:r w:rsidRPr="00085358">
              <w:rPr>
                <w:rFonts w:ascii="Courier New" w:hAnsi="Courier New" w:cs="Courier New"/>
                <w:sz w:val="19"/>
                <w:szCs w:val="19"/>
                <w:lang w:val="en-US"/>
              </w:rPr>
              <w:t>ViewCell</w:t>
            </w:r>
            <w:proofErr w:type="spellEnd"/>
            <w:r w:rsidRPr="00085358">
              <w:rPr>
                <w:rFonts w:ascii="Courier New" w:hAnsi="Courier New" w:cs="Courier New"/>
                <w:sz w:val="19"/>
                <w:szCs w:val="19"/>
                <w:lang w:val="en-US"/>
              </w:rPr>
              <w:t>&gt;</w:t>
            </w:r>
          </w:p>
          <w:p w14:paraId="65B3201F"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 Here we make a Horizontal orientation with the help of </w:t>
            </w:r>
            <w:proofErr w:type="spellStart"/>
            <w:r w:rsidRPr="00085358">
              <w:rPr>
                <w:rFonts w:ascii="Courier New" w:hAnsi="Courier New" w:cs="Courier New"/>
                <w:sz w:val="19"/>
                <w:szCs w:val="19"/>
                <w:lang w:val="en-US"/>
              </w:rPr>
              <w:t>StackLayout</w:t>
            </w:r>
            <w:proofErr w:type="spellEnd"/>
            <w:r w:rsidRPr="00085358">
              <w:rPr>
                <w:rFonts w:ascii="Courier New" w:hAnsi="Courier New" w:cs="Courier New"/>
                <w:sz w:val="19"/>
                <w:szCs w:val="19"/>
                <w:lang w:val="en-US"/>
              </w:rPr>
              <w:t>--&gt;</w:t>
            </w:r>
          </w:p>
          <w:p w14:paraId="23E4253F"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w:t>
            </w:r>
            <w:proofErr w:type="spellStart"/>
            <w:r w:rsidRPr="00085358">
              <w:rPr>
                <w:rFonts w:ascii="Courier New" w:hAnsi="Courier New" w:cs="Courier New"/>
                <w:sz w:val="19"/>
                <w:szCs w:val="19"/>
                <w:lang w:val="en-US"/>
              </w:rPr>
              <w:t>StackLayout</w:t>
            </w:r>
            <w:proofErr w:type="spellEnd"/>
            <w:r w:rsidRPr="00085358">
              <w:rPr>
                <w:rFonts w:ascii="Courier New" w:hAnsi="Courier New" w:cs="Courier New"/>
                <w:sz w:val="19"/>
                <w:szCs w:val="19"/>
                <w:lang w:val="en-US"/>
              </w:rPr>
              <w:t xml:space="preserve"> Orientation="Horizontal" Margin="5" </w:t>
            </w:r>
            <w:proofErr w:type="spellStart"/>
            <w:r w:rsidRPr="00085358">
              <w:rPr>
                <w:rFonts w:ascii="Courier New" w:hAnsi="Courier New" w:cs="Courier New"/>
                <w:sz w:val="19"/>
                <w:szCs w:val="19"/>
                <w:lang w:val="en-US"/>
              </w:rPr>
              <w:t>HeightRequest</w:t>
            </w:r>
            <w:proofErr w:type="spellEnd"/>
            <w:r w:rsidRPr="00085358">
              <w:rPr>
                <w:rFonts w:ascii="Courier New" w:hAnsi="Courier New" w:cs="Courier New"/>
                <w:sz w:val="19"/>
                <w:szCs w:val="19"/>
                <w:lang w:val="en-US"/>
              </w:rPr>
              <w:t>="90"&gt;</w:t>
            </w:r>
          </w:p>
          <w:p w14:paraId="0275AF84"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&lt;Image Source="{Binding </w:t>
            </w:r>
            <w:proofErr w:type="spellStart"/>
            <w:r w:rsidRPr="00085358">
              <w:rPr>
                <w:rFonts w:ascii="Courier New" w:hAnsi="Courier New" w:cs="Courier New"/>
                <w:sz w:val="19"/>
                <w:szCs w:val="19"/>
                <w:lang w:val="en-US"/>
              </w:rPr>
              <w:t>smallimageURL</w:t>
            </w:r>
            <w:proofErr w:type="spellEnd"/>
            <w:r w:rsidRPr="00085358">
              <w:rPr>
                <w:rFonts w:ascii="Courier New" w:hAnsi="Courier New" w:cs="Courier New"/>
                <w:sz w:val="19"/>
                <w:szCs w:val="19"/>
                <w:lang w:val="en-US"/>
              </w:rPr>
              <w:t xml:space="preserve">}" </w:t>
            </w:r>
            <w:proofErr w:type="spellStart"/>
            <w:r w:rsidRPr="00085358">
              <w:rPr>
                <w:rFonts w:ascii="Courier New" w:hAnsi="Courier New" w:cs="Courier New"/>
                <w:sz w:val="19"/>
                <w:szCs w:val="19"/>
                <w:lang w:val="en-US"/>
              </w:rPr>
              <w:t>WidthRequest</w:t>
            </w:r>
            <w:proofErr w:type="spellEnd"/>
            <w:r w:rsidRPr="00085358">
              <w:rPr>
                <w:rFonts w:ascii="Courier New" w:hAnsi="Courier New" w:cs="Courier New"/>
                <w:sz w:val="19"/>
                <w:szCs w:val="19"/>
                <w:lang w:val="en-US"/>
              </w:rPr>
              <w:t xml:space="preserve">="100" </w:t>
            </w:r>
            <w:proofErr w:type="spellStart"/>
            <w:r w:rsidRPr="00085358">
              <w:rPr>
                <w:rFonts w:ascii="Courier New" w:hAnsi="Courier New" w:cs="Courier New"/>
                <w:sz w:val="19"/>
                <w:szCs w:val="19"/>
                <w:lang w:val="en-US"/>
              </w:rPr>
              <w:t>HeightRequest</w:t>
            </w:r>
            <w:proofErr w:type="spellEnd"/>
            <w:r w:rsidRPr="00085358">
              <w:rPr>
                <w:rFonts w:ascii="Courier New" w:hAnsi="Courier New" w:cs="Courier New"/>
                <w:sz w:val="19"/>
                <w:szCs w:val="19"/>
                <w:lang w:val="en-US"/>
              </w:rPr>
              <w:t>="200" Aspect="</w:t>
            </w:r>
            <w:proofErr w:type="spellStart"/>
            <w:r w:rsidRPr="00085358">
              <w:rPr>
                <w:rFonts w:ascii="Courier New" w:hAnsi="Courier New" w:cs="Courier New"/>
                <w:sz w:val="19"/>
                <w:szCs w:val="19"/>
                <w:lang w:val="en-US"/>
              </w:rPr>
              <w:t>AspectFit</w:t>
            </w:r>
            <w:proofErr w:type="spellEnd"/>
            <w:r w:rsidRPr="00085358">
              <w:rPr>
                <w:rFonts w:ascii="Courier New" w:hAnsi="Courier New" w:cs="Courier New"/>
                <w:sz w:val="19"/>
                <w:szCs w:val="19"/>
                <w:lang w:val="en-US"/>
              </w:rPr>
              <w:t>" &gt;</w:t>
            </w:r>
          </w:p>
          <w:p w14:paraId="77DB1552"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&lt;!--&lt;Image Source="{Binding </w:t>
            </w:r>
            <w:proofErr w:type="spellStart"/>
            <w:r w:rsidRPr="00085358">
              <w:rPr>
                <w:rFonts w:ascii="Courier New" w:hAnsi="Courier New" w:cs="Courier New"/>
                <w:sz w:val="19"/>
                <w:szCs w:val="19"/>
                <w:lang w:val="en-US"/>
              </w:rPr>
              <w:t>imageURL</w:t>
            </w:r>
            <w:proofErr w:type="spellEnd"/>
            <w:r w:rsidRPr="00085358">
              <w:rPr>
                <w:rFonts w:ascii="Courier New" w:hAnsi="Courier New" w:cs="Courier New"/>
                <w:sz w:val="19"/>
                <w:szCs w:val="19"/>
                <w:lang w:val="en-US"/>
              </w:rPr>
              <w:t xml:space="preserve">}" </w:t>
            </w:r>
            <w:proofErr w:type="spellStart"/>
            <w:r w:rsidRPr="00085358">
              <w:rPr>
                <w:rFonts w:ascii="Courier New" w:hAnsi="Courier New" w:cs="Courier New"/>
                <w:sz w:val="19"/>
                <w:szCs w:val="19"/>
                <w:lang w:val="en-US"/>
              </w:rPr>
              <w:t>WidthRequest</w:t>
            </w:r>
            <w:proofErr w:type="spellEnd"/>
            <w:r w:rsidRPr="00085358">
              <w:rPr>
                <w:rFonts w:ascii="Courier New" w:hAnsi="Courier New" w:cs="Courier New"/>
                <w:sz w:val="19"/>
                <w:szCs w:val="19"/>
                <w:lang w:val="en-US"/>
              </w:rPr>
              <w:t xml:space="preserve">="20" </w:t>
            </w:r>
            <w:proofErr w:type="spellStart"/>
            <w:r w:rsidRPr="00085358">
              <w:rPr>
                <w:rFonts w:ascii="Courier New" w:hAnsi="Courier New" w:cs="Courier New"/>
                <w:sz w:val="19"/>
                <w:szCs w:val="19"/>
                <w:lang w:val="en-US"/>
              </w:rPr>
              <w:t>HeightRequest</w:t>
            </w:r>
            <w:proofErr w:type="spellEnd"/>
            <w:r w:rsidRPr="00085358">
              <w:rPr>
                <w:rFonts w:ascii="Courier New" w:hAnsi="Courier New" w:cs="Courier New"/>
                <w:sz w:val="19"/>
                <w:szCs w:val="19"/>
                <w:lang w:val="en-US"/>
              </w:rPr>
              <w:t>="40" Aspect="</w:t>
            </w:r>
            <w:proofErr w:type="spellStart"/>
            <w:r w:rsidRPr="00085358">
              <w:rPr>
                <w:rFonts w:ascii="Courier New" w:hAnsi="Courier New" w:cs="Courier New"/>
                <w:sz w:val="19"/>
                <w:szCs w:val="19"/>
                <w:lang w:val="en-US"/>
              </w:rPr>
              <w:t>AspectFit</w:t>
            </w:r>
            <w:proofErr w:type="spellEnd"/>
            <w:r w:rsidRPr="00085358">
              <w:rPr>
                <w:rFonts w:ascii="Courier New" w:hAnsi="Courier New" w:cs="Courier New"/>
                <w:sz w:val="19"/>
                <w:szCs w:val="19"/>
                <w:lang w:val="en-US"/>
              </w:rPr>
              <w:t xml:space="preserve">" </w:t>
            </w:r>
            <w:proofErr w:type="spellStart"/>
            <w:r w:rsidRPr="00085358">
              <w:rPr>
                <w:rFonts w:ascii="Courier New" w:hAnsi="Courier New" w:cs="Courier New"/>
                <w:sz w:val="19"/>
                <w:szCs w:val="19"/>
                <w:lang w:val="en-US"/>
              </w:rPr>
              <w:t>VerticalOptions</w:t>
            </w:r>
            <w:proofErr w:type="spellEnd"/>
            <w:r w:rsidRPr="00085358">
              <w:rPr>
                <w:rFonts w:ascii="Courier New" w:hAnsi="Courier New" w:cs="Courier New"/>
                <w:sz w:val="19"/>
                <w:szCs w:val="19"/>
                <w:lang w:val="en-US"/>
              </w:rPr>
              <w:t>="Center"/&gt;--&gt;</w:t>
            </w:r>
          </w:p>
          <w:p w14:paraId="2ACDD7BD"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&lt;/Image&gt;</w:t>
            </w:r>
          </w:p>
          <w:p w14:paraId="35DA3C4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w:t>
            </w:r>
            <w:proofErr w:type="spellStart"/>
            <w:r w:rsidRPr="00085358">
              <w:rPr>
                <w:rFonts w:ascii="Courier New" w:hAnsi="Courier New" w:cs="Courier New"/>
                <w:sz w:val="19"/>
                <w:szCs w:val="19"/>
                <w:lang w:val="en-US"/>
              </w:rPr>
              <w:t>StackLayout</w:t>
            </w:r>
            <w:proofErr w:type="spellEnd"/>
            <w:r w:rsidRPr="00085358">
              <w:rPr>
                <w:rFonts w:ascii="Courier New" w:hAnsi="Courier New" w:cs="Courier New"/>
                <w:sz w:val="19"/>
                <w:szCs w:val="19"/>
                <w:lang w:val="en-US"/>
              </w:rPr>
              <w:t xml:space="preserve"> </w:t>
            </w:r>
            <w:proofErr w:type="spellStart"/>
            <w:r w:rsidRPr="00085358">
              <w:rPr>
                <w:rFonts w:ascii="Courier New" w:hAnsi="Courier New" w:cs="Courier New"/>
                <w:sz w:val="19"/>
                <w:szCs w:val="19"/>
                <w:lang w:val="en-US"/>
              </w:rPr>
              <w:t>VerticalOptions</w:t>
            </w:r>
            <w:proofErr w:type="spellEnd"/>
            <w:r w:rsidRPr="00085358">
              <w:rPr>
                <w:rFonts w:ascii="Courier New" w:hAnsi="Courier New" w:cs="Courier New"/>
                <w:sz w:val="19"/>
                <w:szCs w:val="19"/>
                <w:lang w:val="en-US"/>
              </w:rPr>
              <w:t>="Center"&gt;</w:t>
            </w:r>
          </w:p>
          <w:p w14:paraId="10469E9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&lt;Label Text="{Binding title}" </w:t>
            </w:r>
            <w:proofErr w:type="spellStart"/>
            <w:r w:rsidRPr="00085358">
              <w:rPr>
                <w:rFonts w:ascii="Courier New" w:hAnsi="Courier New" w:cs="Courier New"/>
                <w:sz w:val="19"/>
                <w:szCs w:val="19"/>
                <w:lang w:val="en-US"/>
              </w:rPr>
              <w:t>TextColor</w:t>
            </w:r>
            <w:proofErr w:type="spellEnd"/>
            <w:r w:rsidRPr="00085358">
              <w:rPr>
                <w:rFonts w:ascii="Courier New" w:hAnsi="Courier New" w:cs="Courier New"/>
                <w:sz w:val="19"/>
                <w:szCs w:val="19"/>
                <w:lang w:val="en-US"/>
              </w:rPr>
              <w:t>="#1C5AD8" /&gt;</w:t>
            </w:r>
          </w:p>
          <w:p w14:paraId="003E24C7"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w:t>
            </w:r>
            <w:proofErr w:type="spellStart"/>
            <w:r w:rsidRPr="00085358">
              <w:rPr>
                <w:rFonts w:ascii="Courier New" w:hAnsi="Courier New" w:cs="Courier New"/>
                <w:sz w:val="19"/>
                <w:szCs w:val="19"/>
                <w:lang w:val="en-US"/>
              </w:rPr>
              <w:t>StackLayout</w:t>
            </w:r>
            <w:proofErr w:type="spellEnd"/>
            <w:r w:rsidRPr="00085358">
              <w:rPr>
                <w:rFonts w:ascii="Courier New" w:hAnsi="Courier New" w:cs="Courier New"/>
                <w:sz w:val="19"/>
                <w:szCs w:val="19"/>
                <w:lang w:val="en-US"/>
              </w:rPr>
              <w:t xml:space="preserve"> Orientation="Horizontal" Padding="0"&gt;</w:t>
            </w:r>
          </w:p>
          <w:p w14:paraId="6B15A2AF"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&lt;Label Text="{Binding end}"  /&gt;</w:t>
            </w:r>
          </w:p>
          <w:p w14:paraId="380EFCDA"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
          <w:p w14:paraId="32070100"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w:t>
            </w:r>
            <w:proofErr w:type="spellStart"/>
            <w:r w:rsidRPr="00085358">
              <w:rPr>
                <w:rFonts w:ascii="Courier New" w:hAnsi="Courier New" w:cs="Courier New"/>
                <w:sz w:val="19"/>
                <w:szCs w:val="19"/>
                <w:lang w:val="en-US"/>
              </w:rPr>
              <w:t>StackLayout</w:t>
            </w:r>
            <w:proofErr w:type="spellEnd"/>
            <w:r w:rsidRPr="00085358">
              <w:rPr>
                <w:rFonts w:ascii="Courier New" w:hAnsi="Courier New" w:cs="Courier New"/>
                <w:sz w:val="19"/>
                <w:szCs w:val="19"/>
                <w:lang w:val="en-US"/>
              </w:rPr>
              <w:t>&gt;</w:t>
            </w:r>
          </w:p>
          <w:p w14:paraId="51BE339E"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08CF0D58"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w:t>
            </w:r>
            <w:proofErr w:type="spellStart"/>
            <w:r w:rsidRPr="00085358">
              <w:rPr>
                <w:rFonts w:ascii="Courier New" w:hAnsi="Courier New" w:cs="Courier New"/>
                <w:sz w:val="19"/>
                <w:szCs w:val="19"/>
                <w:lang w:val="en-US"/>
              </w:rPr>
              <w:t>StackLayout</w:t>
            </w:r>
            <w:proofErr w:type="spellEnd"/>
            <w:r w:rsidRPr="00085358">
              <w:rPr>
                <w:rFonts w:ascii="Courier New" w:hAnsi="Courier New" w:cs="Courier New"/>
                <w:sz w:val="19"/>
                <w:szCs w:val="19"/>
                <w:lang w:val="en-US"/>
              </w:rPr>
              <w:t>&gt;</w:t>
            </w:r>
          </w:p>
          <w:p w14:paraId="0A3F8D6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w:t>
            </w:r>
            <w:proofErr w:type="spellStart"/>
            <w:r w:rsidRPr="00085358">
              <w:rPr>
                <w:rFonts w:ascii="Courier New" w:hAnsi="Courier New" w:cs="Courier New"/>
                <w:sz w:val="19"/>
                <w:szCs w:val="19"/>
                <w:lang w:val="en-US"/>
              </w:rPr>
              <w:t>StackLayout</w:t>
            </w:r>
            <w:proofErr w:type="spellEnd"/>
            <w:r w:rsidRPr="00085358">
              <w:rPr>
                <w:rFonts w:ascii="Courier New" w:hAnsi="Courier New" w:cs="Courier New"/>
                <w:sz w:val="19"/>
                <w:szCs w:val="19"/>
                <w:lang w:val="en-US"/>
              </w:rPr>
              <w:t>&gt;</w:t>
            </w:r>
          </w:p>
          <w:p w14:paraId="431FCD15"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
          <w:p w14:paraId="360B685C"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w:t>
            </w:r>
            <w:proofErr w:type="spellStart"/>
            <w:r w:rsidRPr="00085358">
              <w:rPr>
                <w:rFonts w:ascii="Courier New" w:hAnsi="Courier New" w:cs="Courier New"/>
                <w:sz w:val="19"/>
                <w:szCs w:val="19"/>
                <w:lang w:val="en-US"/>
              </w:rPr>
              <w:t>ViewCell</w:t>
            </w:r>
            <w:proofErr w:type="spellEnd"/>
            <w:r w:rsidRPr="00085358">
              <w:rPr>
                <w:rFonts w:ascii="Courier New" w:hAnsi="Courier New" w:cs="Courier New"/>
                <w:sz w:val="19"/>
                <w:szCs w:val="19"/>
                <w:lang w:val="en-US"/>
              </w:rPr>
              <w:t>&gt;</w:t>
            </w:r>
          </w:p>
          <w:p w14:paraId="6EAF6111"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w:t>
            </w:r>
            <w:proofErr w:type="spellStart"/>
            <w:r w:rsidRPr="00085358">
              <w:rPr>
                <w:rFonts w:ascii="Courier New" w:hAnsi="Courier New" w:cs="Courier New"/>
                <w:sz w:val="19"/>
                <w:szCs w:val="19"/>
                <w:lang w:val="en-US"/>
              </w:rPr>
              <w:t>DataTemplate</w:t>
            </w:r>
            <w:proofErr w:type="spellEnd"/>
            <w:r w:rsidRPr="00085358">
              <w:rPr>
                <w:rFonts w:ascii="Courier New" w:hAnsi="Courier New" w:cs="Courier New"/>
                <w:sz w:val="19"/>
                <w:szCs w:val="19"/>
                <w:lang w:val="en-US"/>
              </w:rPr>
              <w:t>&gt;</w:t>
            </w:r>
          </w:p>
          <w:p w14:paraId="592BCC9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lastRenderedPageBreak/>
              <w:t xml:space="preserve">            &lt;/</w:t>
            </w:r>
            <w:proofErr w:type="spellStart"/>
            <w:r w:rsidRPr="00085358">
              <w:rPr>
                <w:rFonts w:ascii="Courier New" w:hAnsi="Courier New" w:cs="Courier New"/>
                <w:sz w:val="19"/>
                <w:szCs w:val="19"/>
                <w:lang w:val="en-US"/>
              </w:rPr>
              <w:t>ListView.ItemTemplate</w:t>
            </w:r>
            <w:proofErr w:type="spellEnd"/>
            <w:r w:rsidRPr="00085358">
              <w:rPr>
                <w:rFonts w:ascii="Courier New" w:hAnsi="Courier New" w:cs="Courier New"/>
                <w:sz w:val="19"/>
                <w:szCs w:val="19"/>
                <w:lang w:val="en-US"/>
              </w:rPr>
              <w:t>&gt;</w:t>
            </w:r>
          </w:p>
          <w:p w14:paraId="0054FA81"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w:t>
            </w:r>
            <w:proofErr w:type="spellStart"/>
            <w:r w:rsidRPr="00085358">
              <w:rPr>
                <w:rFonts w:ascii="Courier New" w:hAnsi="Courier New" w:cs="Courier New"/>
                <w:sz w:val="19"/>
                <w:szCs w:val="19"/>
                <w:lang w:val="en-US"/>
              </w:rPr>
              <w:t>ListView</w:t>
            </w:r>
            <w:proofErr w:type="spellEnd"/>
            <w:r w:rsidRPr="00085358">
              <w:rPr>
                <w:rFonts w:ascii="Courier New" w:hAnsi="Courier New" w:cs="Courier New"/>
                <w:sz w:val="19"/>
                <w:szCs w:val="19"/>
                <w:lang w:val="en-US"/>
              </w:rPr>
              <w:t>&gt;</w:t>
            </w:r>
          </w:p>
          <w:p w14:paraId="571AD01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3AAD3EFF"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2356998D"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4C4D72B0"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w:t>
            </w:r>
            <w:proofErr w:type="spellStart"/>
            <w:r w:rsidRPr="00085358">
              <w:rPr>
                <w:rFonts w:ascii="Courier New" w:hAnsi="Courier New" w:cs="Courier New"/>
                <w:sz w:val="19"/>
                <w:szCs w:val="19"/>
                <w:lang w:val="en-US"/>
              </w:rPr>
              <w:t>StackLayout</w:t>
            </w:r>
            <w:proofErr w:type="spellEnd"/>
            <w:r w:rsidRPr="00085358">
              <w:rPr>
                <w:rFonts w:ascii="Courier New" w:hAnsi="Courier New" w:cs="Courier New"/>
                <w:sz w:val="19"/>
                <w:szCs w:val="19"/>
                <w:lang w:val="en-US"/>
              </w:rPr>
              <w:t>&gt;</w:t>
            </w:r>
          </w:p>
          <w:p w14:paraId="5235BA2E"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7234544B"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&lt;/</w:t>
            </w:r>
            <w:proofErr w:type="spellStart"/>
            <w:r w:rsidRPr="00085358">
              <w:rPr>
                <w:rFonts w:ascii="Courier New" w:hAnsi="Courier New" w:cs="Courier New"/>
                <w:sz w:val="19"/>
                <w:szCs w:val="19"/>
                <w:lang w:val="en-US"/>
              </w:rPr>
              <w:t>ContentPage</w:t>
            </w:r>
            <w:proofErr w:type="spellEnd"/>
            <w:r w:rsidRPr="00085358">
              <w:rPr>
                <w:rFonts w:ascii="Courier New" w:hAnsi="Courier New" w:cs="Courier New"/>
                <w:sz w:val="19"/>
                <w:szCs w:val="19"/>
                <w:lang w:val="en-US"/>
              </w:rPr>
              <w:t>&gt;</w:t>
            </w:r>
          </w:p>
          <w:p w14:paraId="69307A3F" w14:textId="77777777" w:rsidR="00CB22B1" w:rsidRPr="00085358" w:rsidRDefault="00CB22B1" w:rsidP="001248ED">
            <w:pPr>
              <w:pStyle w:val="Titel"/>
              <w:ind w:left="0" w:firstLine="0"/>
              <w:rPr>
                <w:rFonts w:ascii="Courier New" w:hAnsi="Courier New" w:cs="Courier New"/>
                <w:lang w:val="en-US"/>
              </w:rPr>
            </w:pPr>
          </w:p>
        </w:tc>
      </w:tr>
    </w:tbl>
    <w:p w14:paraId="1498706F" w14:textId="77777777" w:rsidR="006901D1" w:rsidRPr="00085358" w:rsidRDefault="006901D1" w:rsidP="001248ED">
      <w:pPr>
        <w:pStyle w:val="Titel"/>
        <w:rPr>
          <w:lang w:val="en-US"/>
        </w:rPr>
      </w:pPr>
    </w:p>
    <w:p w14:paraId="3DF7BFC4" w14:textId="77777777" w:rsidR="00461064" w:rsidRPr="00085358" w:rsidRDefault="00461064" w:rsidP="001248ED">
      <w:pPr>
        <w:pStyle w:val="Titel"/>
        <w:rPr>
          <w:lang w:val="en-US"/>
        </w:rPr>
        <w:sectPr w:rsidR="00461064" w:rsidRPr="00085358" w:rsidSect="00461064">
          <w:footerReference w:type="default" r:id="rId53"/>
          <w:type w:val="continuous"/>
          <w:pgSz w:w="11906" w:h="16838"/>
          <w:pgMar w:top="1418" w:right="1418" w:bottom="1418" w:left="1418" w:header="709" w:footer="709" w:gutter="0"/>
          <w:cols w:space="708"/>
          <w:docGrid w:linePitch="360"/>
        </w:sectPr>
      </w:pPr>
    </w:p>
    <w:p w14:paraId="32E66184" w14:textId="4CB45A44" w:rsidR="00461064" w:rsidRPr="00085358" w:rsidRDefault="00461064" w:rsidP="001248ED">
      <w:pPr>
        <w:pStyle w:val="Titel"/>
        <w:rPr>
          <w:lang w:val="en-US"/>
        </w:rPr>
        <w:sectPr w:rsidR="00461064" w:rsidRPr="00085358" w:rsidSect="00461064">
          <w:type w:val="continuous"/>
          <w:pgSz w:w="11906" w:h="16838"/>
          <w:pgMar w:top="1418" w:right="1418" w:bottom="1418" w:left="1418" w:header="709" w:footer="709" w:gutter="0"/>
          <w:cols w:space="708"/>
          <w:docGrid w:linePitch="360"/>
        </w:sectPr>
      </w:pPr>
    </w:p>
    <w:p w14:paraId="18ED9753" w14:textId="6F1C7CA3" w:rsidR="006901D1" w:rsidRPr="00085358" w:rsidRDefault="006901D1" w:rsidP="001248ED">
      <w:pPr>
        <w:pStyle w:val="Titel"/>
        <w:rPr>
          <w:lang w:val="en-US"/>
        </w:rPr>
      </w:pPr>
    </w:p>
    <w:p w14:paraId="53D548C5" w14:textId="77777777" w:rsidR="006901D1" w:rsidRPr="00085358" w:rsidRDefault="006901D1" w:rsidP="001248ED">
      <w:pPr>
        <w:pStyle w:val="Titel"/>
        <w:rPr>
          <w:lang w:val="en-US"/>
        </w:rPr>
      </w:pPr>
    </w:p>
    <w:p w14:paraId="456924BF" w14:textId="4D408CAA" w:rsidR="006901D1" w:rsidRDefault="00CB22B1" w:rsidP="001248ED">
      <w:pPr>
        <w:pStyle w:val="Titel"/>
      </w:pPr>
      <w:r>
        <w:t>C</w:t>
      </w:r>
    </w:p>
    <w:tbl>
      <w:tblPr>
        <w:tblStyle w:val="Tabelraster"/>
        <w:tblW w:w="0" w:type="auto"/>
        <w:tblLook w:val="04A0" w:firstRow="1" w:lastRow="0" w:firstColumn="1" w:lastColumn="0" w:noHBand="0" w:noVBand="1"/>
      </w:tblPr>
      <w:tblGrid>
        <w:gridCol w:w="9060"/>
      </w:tblGrid>
      <w:tr w:rsidR="00CB22B1" w14:paraId="4C91884D" w14:textId="77777777" w:rsidTr="00CB22B1">
        <w:tc>
          <w:tcPr>
            <w:tcW w:w="9060" w:type="dxa"/>
          </w:tcPr>
          <w:p w14:paraId="5CACFBD8"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w:t>
            </w:r>
            <w:proofErr w:type="spellStart"/>
            <w:r w:rsidRPr="00085358">
              <w:rPr>
                <w:rFonts w:ascii="Consolas" w:hAnsi="Consolas" w:cs="Consolas"/>
                <w:color w:val="000000"/>
                <w:sz w:val="19"/>
                <w:szCs w:val="19"/>
                <w:lang w:val="en-US"/>
              </w:rPr>
              <w:t>Newtonsoft.Json</w:t>
            </w:r>
            <w:proofErr w:type="spellEnd"/>
            <w:r w:rsidRPr="00085358">
              <w:rPr>
                <w:rFonts w:ascii="Consolas" w:hAnsi="Consolas" w:cs="Consolas"/>
                <w:color w:val="000000"/>
                <w:sz w:val="19"/>
                <w:szCs w:val="19"/>
                <w:lang w:val="en-US"/>
              </w:rPr>
              <w:t>;</w:t>
            </w:r>
          </w:p>
          <w:p w14:paraId="73466BCD"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w:t>
            </w:r>
            <w:proofErr w:type="spellStart"/>
            <w:r w:rsidRPr="00085358">
              <w:rPr>
                <w:rFonts w:ascii="Consolas" w:hAnsi="Consolas" w:cs="Consolas"/>
                <w:color w:val="000000"/>
                <w:sz w:val="19"/>
                <w:szCs w:val="19"/>
                <w:lang w:val="en-US"/>
              </w:rPr>
              <w:t>Plugin.Connectivity</w:t>
            </w:r>
            <w:proofErr w:type="spellEnd"/>
            <w:r w:rsidRPr="00085358">
              <w:rPr>
                <w:rFonts w:ascii="Consolas" w:hAnsi="Consolas" w:cs="Consolas"/>
                <w:color w:val="000000"/>
                <w:sz w:val="19"/>
                <w:szCs w:val="19"/>
                <w:lang w:val="en-US"/>
              </w:rPr>
              <w:t>;</w:t>
            </w:r>
          </w:p>
          <w:p w14:paraId="6FA28B9C"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System;</w:t>
            </w:r>
          </w:p>
          <w:p w14:paraId="49D2CE7E"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w:t>
            </w:r>
            <w:proofErr w:type="spellStart"/>
            <w:r w:rsidRPr="00085358">
              <w:rPr>
                <w:rFonts w:ascii="Consolas" w:hAnsi="Consolas" w:cs="Consolas"/>
                <w:color w:val="000000"/>
                <w:sz w:val="19"/>
                <w:szCs w:val="19"/>
                <w:lang w:val="en-US"/>
              </w:rPr>
              <w:t>System.Collections.Generic</w:t>
            </w:r>
            <w:proofErr w:type="spellEnd"/>
            <w:r w:rsidRPr="00085358">
              <w:rPr>
                <w:rFonts w:ascii="Consolas" w:hAnsi="Consolas" w:cs="Consolas"/>
                <w:color w:val="000000"/>
                <w:sz w:val="19"/>
                <w:szCs w:val="19"/>
                <w:lang w:val="en-US"/>
              </w:rPr>
              <w:t>;</w:t>
            </w:r>
          </w:p>
          <w:p w14:paraId="37488420"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w:t>
            </w:r>
            <w:proofErr w:type="spellStart"/>
            <w:r w:rsidRPr="00085358">
              <w:rPr>
                <w:rFonts w:ascii="Consolas" w:hAnsi="Consolas" w:cs="Consolas"/>
                <w:color w:val="000000"/>
                <w:sz w:val="19"/>
                <w:szCs w:val="19"/>
                <w:lang w:val="en-US"/>
              </w:rPr>
              <w:t>System.Collections.ObjectModel</w:t>
            </w:r>
            <w:proofErr w:type="spellEnd"/>
            <w:r w:rsidRPr="00085358">
              <w:rPr>
                <w:rFonts w:ascii="Consolas" w:hAnsi="Consolas" w:cs="Consolas"/>
                <w:color w:val="000000"/>
                <w:sz w:val="19"/>
                <w:szCs w:val="19"/>
                <w:lang w:val="en-US"/>
              </w:rPr>
              <w:t>;</w:t>
            </w:r>
          </w:p>
          <w:p w14:paraId="74019CFC"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w:t>
            </w:r>
            <w:proofErr w:type="spellStart"/>
            <w:r w:rsidRPr="00085358">
              <w:rPr>
                <w:rFonts w:ascii="Consolas" w:hAnsi="Consolas" w:cs="Consolas"/>
                <w:color w:val="000000"/>
                <w:sz w:val="19"/>
                <w:szCs w:val="19"/>
                <w:lang w:val="en-US"/>
              </w:rPr>
              <w:t>System.Diagnostics</w:t>
            </w:r>
            <w:proofErr w:type="spellEnd"/>
            <w:r w:rsidRPr="00085358">
              <w:rPr>
                <w:rFonts w:ascii="Consolas" w:hAnsi="Consolas" w:cs="Consolas"/>
                <w:color w:val="000000"/>
                <w:sz w:val="19"/>
                <w:szCs w:val="19"/>
                <w:lang w:val="en-US"/>
              </w:rPr>
              <w:t>;</w:t>
            </w:r>
          </w:p>
          <w:p w14:paraId="7CF055D2"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w:t>
            </w:r>
            <w:proofErr w:type="spellStart"/>
            <w:r w:rsidRPr="00085358">
              <w:rPr>
                <w:rFonts w:ascii="Consolas" w:hAnsi="Consolas" w:cs="Consolas"/>
                <w:color w:val="000000"/>
                <w:sz w:val="19"/>
                <w:szCs w:val="19"/>
                <w:lang w:val="en-US"/>
              </w:rPr>
              <w:t>System.Linq</w:t>
            </w:r>
            <w:proofErr w:type="spellEnd"/>
            <w:r w:rsidRPr="00085358">
              <w:rPr>
                <w:rFonts w:ascii="Consolas" w:hAnsi="Consolas" w:cs="Consolas"/>
                <w:color w:val="000000"/>
                <w:sz w:val="19"/>
                <w:szCs w:val="19"/>
                <w:lang w:val="en-US"/>
              </w:rPr>
              <w:t>;</w:t>
            </w:r>
          </w:p>
          <w:p w14:paraId="2B19573F"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w:t>
            </w:r>
            <w:proofErr w:type="spellStart"/>
            <w:r w:rsidRPr="00085358">
              <w:rPr>
                <w:rFonts w:ascii="Consolas" w:hAnsi="Consolas" w:cs="Consolas"/>
                <w:color w:val="000000"/>
                <w:sz w:val="19"/>
                <w:szCs w:val="19"/>
                <w:lang w:val="en-US"/>
              </w:rPr>
              <w:t>System.Net.Http</w:t>
            </w:r>
            <w:proofErr w:type="spellEnd"/>
            <w:r w:rsidRPr="00085358">
              <w:rPr>
                <w:rFonts w:ascii="Consolas" w:hAnsi="Consolas" w:cs="Consolas"/>
                <w:color w:val="000000"/>
                <w:sz w:val="19"/>
                <w:szCs w:val="19"/>
                <w:lang w:val="en-US"/>
              </w:rPr>
              <w:t>;</w:t>
            </w:r>
          </w:p>
          <w:p w14:paraId="0634CC67"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w:t>
            </w:r>
            <w:proofErr w:type="spellStart"/>
            <w:r w:rsidRPr="00085358">
              <w:rPr>
                <w:rFonts w:ascii="Consolas" w:hAnsi="Consolas" w:cs="Consolas"/>
                <w:color w:val="000000"/>
                <w:sz w:val="19"/>
                <w:szCs w:val="19"/>
                <w:lang w:val="en-US"/>
              </w:rPr>
              <w:t>Xamarin.Forms</w:t>
            </w:r>
            <w:proofErr w:type="spellEnd"/>
            <w:r w:rsidRPr="00085358">
              <w:rPr>
                <w:rFonts w:ascii="Consolas" w:hAnsi="Consolas" w:cs="Consolas"/>
                <w:color w:val="000000"/>
                <w:sz w:val="19"/>
                <w:szCs w:val="19"/>
                <w:lang w:val="en-US"/>
              </w:rPr>
              <w:t>;</w:t>
            </w:r>
          </w:p>
          <w:p w14:paraId="32924DF5"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w:t>
            </w:r>
            <w:proofErr w:type="spellStart"/>
            <w:r w:rsidRPr="00085358">
              <w:rPr>
                <w:rFonts w:ascii="Consolas" w:hAnsi="Consolas" w:cs="Consolas"/>
                <w:color w:val="000000"/>
                <w:sz w:val="19"/>
                <w:szCs w:val="19"/>
                <w:lang w:val="en-US"/>
              </w:rPr>
              <w:t>XamarinProjectWerkNuIs.ViewModels</w:t>
            </w:r>
            <w:proofErr w:type="spellEnd"/>
            <w:r w:rsidRPr="00085358">
              <w:rPr>
                <w:rFonts w:ascii="Consolas" w:hAnsi="Consolas" w:cs="Consolas"/>
                <w:color w:val="000000"/>
                <w:sz w:val="19"/>
                <w:szCs w:val="19"/>
                <w:lang w:val="en-US"/>
              </w:rPr>
              <w:t>;</w:t>
            </w:r>
          </w:p>
          <w:p w14:paraId="31C56EDF"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p>
          <w:p w14:paraId="7E3B23B2"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namespace</w:t>
            </w:r>
            <w:r w:rsidRPr="00085358">
              <w:rPr>
                <w:rFonts w:ascii="Consolas" w:hAnsi="Consolas" w:cs="Consolas"/>
                <w:color w:val="000000"/>
                <w:sz w:val="19"/>
                <w:szCs w:val="19"/>
                <w:lang w:val="en-US"/>
              </w:rPr>
              <w:t xml:space="preserve"> </w:t>
            </w:r>
            <w:proofErr w:type="spellStart"/>
            <w:r w:rsidRPr="00085358">
              <w:rPr>
                <w:rFonts w:ascii="Consolas" w:hAnsi="Consolas" w:cs="Consolas"/>
                <w:color w:val="000000"/>
                <w:sz w:val="19"/>
                <w:szCs w:val="19"/>
                <w:lang w:val="en-US"/>
              </w:rPr>
              <w:t>XamarinProjectWerkNuIs</w:t>
            </w:r>
            <w:proofErr w:type="spellEnd"/>
          </w:p>
          <w:p w14:paraId="3DD556D4"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w:t>
            </w:r>
          </w:p>
          <w:p w14:paraId="3C70E3E6"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public</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partial</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class</w:t>
            </w:r>
            <w:r w:rsidRPr="00085358">
              <w:rPr>
                <w:rFonts w:ascii="Consolas" w:hAnsi="Consolas" w:cs="Consolas"/>
                <w:color w:val="000000"/>
                <w:sz w:val="19"/>
                <w:szCs w:val="19"/>
                <w:lang w:val="en-US"/>
              </w:rPr>
              <w:t xml:space="preserve"> </w:t>
            </w:r>
            <w:proofErr w:type="spellStart"/>
            <w:r w:rsidRPr="00085358">
              <w:rPr>
                <w:rFonts w:ascii="Consolas" w:hAnsi="Consolas" w:cs="Consolas"/>
                <w:color w:val="2B91AF"/>
                <w:sz w:val="19"/>
                <w:szCs w:val="19"/>
                <w:lang w:val="en-US"/>
              </w:rPr>
              <w:t>MainPage</w:t>
            </w:r>
            <w:proofErr w:type="spellEnd"/>
            <w:r w:rsidRPr="00085358">
              <w:rPr>
                <w:rFonts w:ascii="Consolas" w:hAnsi="Consolas" w:cs="Consolas"/>
                <w:color w:val="000000"/>
                <w:sz w:val="19"/>
                <w:szCs w:val="19"/>
                <w:lang w:val="en-US"/>
              </w:rPr>
              <w:t xml:space="preserve"> : </w:t>
            </w:r>
            <w:proofErr w:type="spellStart"/>
            <w:r w:rsidRPr="00085358">
              <w:rPr>
                <w:rFonts w:ascii="Consolas" w:hAnsi="Consolas" w:cs="Consolas"/>
                <w:color w:val="000000"/>
                <w:sz w:val="19"/>
                <w:szCs w:val="19"/>
                <w:lang w:val="en-US"/>
              </w:rPr>
              <w:t>ContentPage</w:t>
            </w:r>
            <w:proofErr w:type="spellEnd"/>
          </w:p>
          <w:p w14:paraId="51E3C313"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p>
          <w:p w14:paraId="29BF858C"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public</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int</w:t>
            </w:r>
            <w:r w:rsidRPr="00085358">
              <w:rPr>
                <w:rFonts w:ascii="Consolas" w:hAnsi="Consolas" w:cs="Consolas"/>
                <w:color w:val="000000"/>
                <w:sz w:val="19"/>
                <w:szCs w:val="19"/>
                <w:lang w:val="en-US"/>
              </w:rPr>
              <w:t xml:space="preserve"> Count = 0;</w:t>
            </w:r>
          </w:p>
          <w:p w14:paraId="337316F0"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public</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short</w:t>
            </w:r>
            <w:r w:rsidRPr="00085358">
              <w:rPr>
                <w:rFonts w:ascii="Consolas" w:hAnsi="Consolas" w:cs="Consolas"/>
                <w:color w:val="000000"/>
                <w:sz w:val="19"/>
                <w:szCs w:val="19"/>
                <w:lang w:val="en-US"/>
              </w:rPr>
              <w:t xml:space="preserve"> Counter = 0;</w:t>
            </w:r>
          </w:p>
          <w:p w14:paraId="6143CF2D"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public</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int</w:t>
            </w:r>
            <w:r w:rsidRPr="00085358">
              <w:rPr>
                <w:rFonts w:ascii="Consolas" w:hAnsi="Consolas" w:cs="Consolas"/>
                <w:color w:val="000000"/>
                <w:sz w:val="19"/>
                <w:szCs w:val="19"/>
                <w:lang w:val="en-US"/>
              </w:rPr>
              <w:t xml:space="preserve"> </w:t>
            </w:r>
            <w:proofErr w:type="spellStart"/>
            <w:r w:rsidRPr="00085358">
              <w:rPr>
                <w:rFonts w:ascii="Consolas" w:hAnsi="Consolas" w:cs="Consolas"/>
                <w:color w:val="000000"/>
                <w:sz w:val="19"/>
                <w:szCs w:val="19"/>
                <w:lang w:val="en-US"/>
              </w:rPr>
              <w:t>SlidePosition</w:t>
            </w:r>
            <w:proofErr w:type="spellEnd"/>
            <w:r w:rsidRPr="00085358">
              <w:rPr>
                <w:rFonts w:ascii="Consolas" w:hAnsi="Consolas" w:cs="Consolas"/>
                <w:color w:val="000000"/>
                <w:sz w:val="19"/>
                <w:szCs w:val="19"/>
                <w:lang w:val="en-US"/>
              </w:rPr>
              <w:t xml:space="preserve"> = 0;</w:t>
            </w:r>
          </w:p>
          <w:p w14:paraId="016FD0F6"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int</w:t>
            </w:r>
            <w:r w:rsidRPr="00085358">
              <w:rPr>
                <w:rFonts w:ascii="Consolas" w:hAnsi="Consolas" w:cs="Consolas"/>
                <w:color w:val="000000"/>
                <w:sz w:val="19"/>
                <w:szCs w:val="19"/>
                <w:lang w:val="en-US"/>
              </w:rPr>
              <w:t xml:space="preserve"> </w:t>
            </w:r>
            <w:proofErr w:type="spellStart"/>
            <w:r w:rsidRPr="00085358">
              <w:rPr>
                <w:rFonts w:ascii="Consolas" w:hAnsi="Consolas" w:cs="Consolas"/>
                <w:color w:val="000000"/>
                <w:sz w:val="19"/>
                <w:szCs w:val="19"/>
                <w:lang w:val="en-US"/>
              </w:rPr>
              <w:t>heightRowsList</w:t>
            </w:r>
            <w:proofErr w:type="spellEnd"/>
            <w:r w:rsidRPr="00085358">
              <w:rPr>
                <w:rFonts w:ascii="Consolas" w:hAnsi="Consolas" w:cs="Consolas"/>
                <w:color w:val="000000"/>
                <w:sz w:val="19"/>
                <w:szCs w:val="19"/>
                <w:lang w:val="en-US"/>
              </w:rPr>
              <w:t xml:space="preserve"> = 90;</w:t>
            </w:r>
          </w:p>
          <w:p w14:paraId="39B01827"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p>
          <w:p w14:paraId="339B5F25"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private</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const</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string</w:t>
            </w:r>
            <w:r w:rsidRPr="00085358">
              <w:rPr>
                <w:rFonts w:ascii="Consolas" w:hAnsi="Consolas" w:cs="Consolas"/>
                <w:color w:val="000000"/>
                <w:sz w:val="19"/>
                <w:szCs w:val="19"/>
                <w:lang w:val="en-US"/>
              </w:rPr>
              <w:t xml:space="preserve"> </w:t>
            </w:r>
            <w:proofErr w:type="spellStart"/>
            <w:r w:rsidRPr="00085358">
              <w:rPr>
                <w:rFonts w:ascii="Consolas" w:hAnsi="Consolas" w:cs="Consolas"/>
                <w:color w:val="000000"/>
                <w:sz w:val="19"/>
                <w:szCs w:val="19"/>
                <w:lang w:val="en-US"/>
              </w:rPr>
              <w:t>Url</w:t>
            </w:r>
            <w:proofErr w:type="spellEnd"/>
            <w:r w:rsidRPr="00085358">
              <w:rPr>
                <w:rFonts w:ascii="Consolas" w:hAnsi="Consolas" w:cs="Consolas"/>
                <w:color w:val="000000"/>
                <w:sz w:val="19"/>
                <w:szCs w:val="19"/>
                <w:lang w:val="en-US"/>
              </w:rPr>
              <w:t xml:space="preserve"> = </w:t>
            </w:r>
            <w:r w:rsidRPr="00085358">
              <w:rPr>
                <w:rFonts w:ascii="Consolas" w:hAnsi="Consolas" w:cs="Consolas"/>
                <w:color w:val="A31515"/>
                <w:sz w:val="19"/>
                <w:szCs w:val="19"/>
                <w:lang w:val="en-US"/>
              </w:rPr>
              <w:t>"https://api.myjson.com/bins/e7jqf"</w:t>
            </w:r>
            <w:r w:rsidRPr="00085358">
              <w:rPr>
                <w:rFonts w:ascii="Consolas" w:hAnsi="Consolas" w:cs="Consolas"/>
                <w:color w:val="000000"/>
                <w:sz w:val="19"/>
                <w:szCs w:val="19"/>
                <w:lang w:val="en-US"/>
              </w:rPr>
              <w:t>;</w:t>
            </w:r>
          </w:p>
          <w:p w14:paraId="6A9DDE9D"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p>
          <w:p w14:paraId="45721483"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8000"/>
                <w:sz w:val="19"/>
                <w:szCs w:val="19"/>
                <w:lang w:val="en-US"/>
              </w:rPr>
              <w:t>// This handles the Web data request</w:t>
            </w:r>
          </w:p>
          <w:p w14:paraId="4489B982"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private</w:t>
            </w:r>
            <w:r w:rsidRPr="00085358">
              <w:rPr>
                <w:rFonts w:ascii="Consolas" w:hAnsi="Consolas" w:cs="Consolas"/>
                <w:color w:val="000000"/>
                <w:sz w:val="19"/>
                <w:szCs w:val="19"/>
                <w:lang w:val="en-US"/>
              </w:rPr>
              <w:t xml:space="preserve"> </w:t>
            </w:r>
            <w:proofErr w:type="spellStart"/>
            <w:r w:rsidRPr="00085358">
              <w:rPr>
                <w:rFonts w:ascii="Consolas" w:hAnsi="Consolas" w:cs="Consolas"/>
                <w:color w:val="000000"/>
                <w:sz w:val="19"/>
                <w:szCs w:val="19"/>
                <w:lang w:val="en-US"/>
              </w:rPr>
              <w:t>HttpClient</w:t>
            </w:r>
            <w:proofErr w:type="spellEnd"/>
            <w:r w:rsidRPr="00085358">
              <w:rPr>
                <w:rFonts w:ascii="Consolas" w:hAnsi="Consolas" w:cs="Consolas"/>
                <w:color w:val="000000"/>
                <w:sz w:val="19"/>
                <w:szCs w:val="19"/>
                <w:lang w:val="en-US"/>
              </w:rPr>
              <w:t xml:space="preserve"> _client = </w:t>
            </w:r>
            <w:r w:rsidRPr="00085358">
              <w:rPr>
                <w:rFonts w:ascii="Consolas" w:hAnsi="Consolas" w:cs="Consolas"/>
                <w:color w:val="0000FF"/>
                <w:sz w:val="19"/>
                <w:szCs w:val="19"/>
                <w:lang w:val="en-US"/>
              </w:rPr>
              <w:t>new</w:t>
            </w:r>
            <w:r w:rsidRPr="00085358">
              <w:rPr>
                <w:rFonts w:ascii="Consolas" w:hAnsi="Consolas" w:cs="Consolas"/>
                <w:color w:val="000000"/>
                <w:sz w:val="19"/>
                <w:szCs w:val="19"/>
                <w:lang w:val="en-US"/>
              </w:rPr>
              <w:t xml:space="preserve"> </w:t>
            </w:r>
            <w:proofErr w:type="spellStart"/>
            <w:r w:rsidRPr="00085358">
              <w:rPr>
                <w:rFonts w:ascii="Consolas" w:hAnsi="Consolas" w:cs="Consolas"/>
                <w:color w:val="000000"/>
                <w:sz w:val="19"/>
                <w:szCs w:val="19"/>
                <w:lang w:val="en-US"/>
              </w:rPr>
              <w:t>HttpClient</w:t>
            </w:r>
            <w:proofErr w:type="spellEnd"/>
            <w:r w:rsidRPr="00085358">
              <w:rPr>
                <w:rFonts w:ascii="Consolas" w:hAnsi="Consolas" w:cs="Consolas"/>
                <w:color w:val="000000"/>
                <w:sz w:val="19"/>
                <w:szCs w:val="19"/>
                <w:lang w:val="en-US"/>
              </w:rPr>
              <w:t>();</w:t>
            </w:r>
          </w:p>
          <w:p w14:paraId="729E9AD9"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p>
          <w:p w14:paraId="49A762E1"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public</w:t>
            </w:r>
            <w:r w:rsidRPr="00085358">
              <w:rPr>
                <w:rFonts w:ascii="Consolas" w:hAnsi="Consolas" w:cs="Consolas"/>
                <w:color w:val="000000"/>
                <w:sz w:val="19"/>
                <w:szCs w:val="19"/>
                <w:lang w:val="en-US"/>
              </w:rPr>
              <w:t xml:space="preserve"> </w:t>
            </w:r>
            <w:proofErr w:type="spellStart"/>
            <w:r w:rsidRPr="00085358">
              <w:rPr>
                <w:rFonts w:ascii="Consolas" w:hAnsi="Consolas" w:cs="Consolas"/>
                <w:color w:val="000000"/>
                <w:sz w:val="19"/>
                <w:szCs w:val="19"/>
                <w:lang w:val="en-US"/>
              </w:rPr>
              <w:t>MainPage</w:t>
            </w:r>
            <w:proofErr w:type="spellEnd"/>
            <w:r w:rsidRPr="00085358">
              <w:rPr>
                <w:rFonts w:ascii="Consolas" w:hAnsi="Consolas" w:cs="Consolas"/>
                <w:color w:val="000000"/>
                <w:sz w:val="19"/>
                <w:szCs w:val="19"/>
                <w:lang w:val="en-US"/>
              </w:rPr>
              <w:t>()</w:t>
            </w:r>
          </w:p>
          <w:p w14:paraId="358928E1"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p>
          <w:p w14:paraId="69F22317"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proofErr w:type="spellStart"/>
            <w:r w:rsidRPr="00085358">
              <w:rPr>
                <w:rFonts w:ascii="Consolas" w:hAnsi="Consolas" w:cs="Consolas"/>
                <w:color w:val="000000"/>
                <w:sz w:val="19"/>
                <w:szCs w:val="19"/>
                <w:lang w:val="en-US"/>
              </w:rPr>
              <w:t>InitializeComponent</w:t>
            </w:r>
            <w:proofErr w:type="spellEnd"/>
            <w:r w:rsidRPr="00085358">
              <w:rPr>
                <w:rFonts w:ascii="Consolas" w:hAnsi="Consolas" w:cs="Consolas"/>
                <w:color w:val="000000"/>
                <w:sz w:val="19"/>
                <w:szCs w:val="19"/>
                <w:lang w:val="en-US"/>
              </w:rPr>
              <w:t>();</w:t>
            </w:r>
          </w:p>
          <w:p w14:paraId="09392404"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p>
          <w:p w14:paraId="70276E30"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proofErr w:type="spellStart"/>
            <w:r w:rsidRPr="00085358">
              <w:rPr>
                <w:rFonts w:ascii="Consolas" w:hAnsi="Consolas" w:cs="Consolas"/>
                <w:color w:val="000000"/>
                <w:sz w:val="19"/>
                <w:szCs w:val="19"/>
                <w:lang w:val="en-US"/>
              </w:rPr>
              <w:t>BindingContext</w:t>
            </w:r>
            <w:proofErr w:type="spellEnd"/>
            <w:r w:rsidRPr="00085358">
              <w:rPr>
                <w:rFonts w:ascii="Consolas" w:hAnsi="Consolas" w:cs="Consolas"/>
                <w:color w:val="000000"/>
                <w:sz w:val="19"/>
                <w:szCs w:val="19"/>
                <w:lang w:val="en-US"/>
              </w:rPr>
              <w:t xml:space="preserve"> = </w:t>
            </w:r>
            <w:r w:rsidRPr="00085358">
              <w:rPr>
                <w:rFonts w:ascii="Consolas" w:hAnsi="Consolas" w:cs="Consolas"/>
                <w:color w:val="0000FF"/>
                <w:sz w:val="19"/>
                <w:szCs w:val="19"/>
                <w:lang w:val="en-US"/>
              </w:rPr>
              <w:t>new</w:t>
            </w:r>
            <w:r w:rsidRPr="00085358">
              <w:rPr>
                <w:rFonts w:ascii="Consolas" w:hAnsi="Consolas" w:cs="Consolas"/>
                <w:color w:val="000000"/>
                <w:sz w:val="19"/>
                <w:szCs w:val="19"/>
                <w:lang w:val="en-US"/>
              </w:rPr>
              <w:t xml:space="preserve"> </w:t>
            </w:r>
            <w:proofErr w:type="spellStart"/>
            <w:r w:rsidRPr="00085358">
              <w:rPr>
                <w:rFonts w:ascii="Consolas" w:hAnsi="Consolas" w:cs="Consolas"/>
                <w:color w:val="000000"/>
                <w:sz w:val="19"/>
                <w:szCs w:val="19"/>
                <w:lang w:val="en-US"/>
              </w:rPr>
              <w:t>ItemListViewModel</w:t>
            </w:r>
            <w:proofErr w:type="spellEnd"/>
            <w:r w:rsidRPr="00085358">
              <w:rPr>
                <w:rFonts w:ascii="Consolas" w:hAnsi="Consolas" w:cs="Consolas"/>
                <w:color w:val="000000"/>
                <w:sz w:val="19"/>
                <w:szCs w:val="19"/>
                <w:lang w:val="en-US"/>
              </w:rPr>
              <w:t>();</w:t>
            </w:r>
          </w:p>
          <w:p w14:paraId="33BB253E" w14:textId="77777777" w:rsidR="00CB22B1" w:rsidRPr="00DE18DB"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DE18DB">
              <w:rPr>
                <w:rFonts w:ascii="Consolas" w:hAnsi="Consolas" w:cs="Consolas"/>
                <w:color w:val="000000"/>
                <w:sz w:val="19"/>
                <w:szCs w:val="19"/>
                <w:lang w:val="en-US"/>
              </w:rPr>
              <w:t>}</w:t>
            </w:r>
          </w:p>
          <w:p w14:paraId="2D909477" w14:textId="77777777" w:rsidR="00CB22B1" w:rsidRPr="00DE18DB" w:rsidRDefault="00CB22B1" w:rsidP="00CB22B1">
            <w:pPr>
              <w:autoSpaceDE w:val="0"/>
              <w:autoSpaceDN w:val="0"/>
              <w:adjustRightInd w:val="0"/>
              <w:spacing w:after="0"/>
              <w:jc w:val="left"/>
              <w:rPr>
                <w:rFonts w:ascii="Consolas" w:hAnsi="Consolas" w:cs="Consolas"/>
                <w:color w:val="000000"/>
                <w:sz w:val="19"/>
                <w:szCs w:val="19"/>
                <w:lang w:val="en-US"/>
              </w:rPr>
            </w:pPr>
          </w:p>
          <w:p w14:paraId="5CFB3283" w14:textId="5ADF0052" w:rsidR="00CB22B1" w:rsidRPr="00DE18DB" w:rsidRDefault="00CB22B1" w:rsidP="00CB22B1">
            <w:pPr>
              <w:autoSpaceDE w:val="0"/>
              <w:autoSpaceDN w:val="0"/>
              <w:adjustRightInd w:val="0"/>
              <w:spacing w:after="0"/>
              <w:jc w:val="left"/>
              <w:rPr>
                <w:rFonts w:ascii="Consolas" w:hAnsi="Consolas" w:cs="Consolas"/>
                <w:color w:val="000000"/>
                <w:sz w:val="19"/>
                <w:szCs w:val="19"/>
                <w:lang w:val="en-US"/>
              </w:rPr>
            </w:pPr>
            <w:r w:rsidRPr="00DE18DB">
              <w:rPr>
                <w:rFonts w:ascii="Consolas" w:hAnsi="Consolas" w:cs="Consolas"/>
                <w:color w:val="000000"/>
                <w:sz w:val="19"/>
                <w:szCs w:val="19"/>
                <w:lang w:val="en-US"/>
              </w:rPr>
              <w:t xml:space="preserve">        </w:t>
            </w:r>
          </w:p>
          <w:p w14:paraId="2BCDB6AA" w14:textId="77777777" w:rsidR="00CB22B1" w:rsidRDefault="00CB22B1" w:rsidP="00CB22B1">
            <w:pPr>
              <w:autoSpaceDE w:val="0"/>
              <w:autoSpaceDN w:val="0"/>
              <w:adjustRightInd w:val="0"/>
              <w:spacing w:after="0"/>
              <w:jc w:val="left"/>
              <w:rPr>
                <w:rFonts w:ascii="Consolas" w:hAnsi="Consolas" w:cs="Consolas"/>
                <w:color w:val="000000"/>
                <w:sz w:val="19"/>
                <w:szCs w:val="19"/>
              </w:rPr>
            </w:pPr>
            <w:r w:rsidRPr="00DE18DB">
              <w:rPr>
                <w:rFonts w:ascii="Consolas" w:hAnsi="Consolas" w:cs="Consolas"/>
                <w:color w:val="000000"/>
                <w:sz w:val="19"/>
                <w:szCs w:val="19"/>
                <w:lang w:val="en-US"/>
              </w:rPr>
              <w:t xml:space="preserve">            </w:t>
            </w:r>
            <w:r>
              <w:rPr>
                <w:rFonts w:ascii="Consolas" w:hAnsi="Consolas" w:cs="Consolas"/>
                <w:color w:val="000000"/>
                <w:sz w:val="19"/>
                <w:szCs w:val="19"/>
              </w:rPr>
              <w:t>}</w:t>
            </w:r>
          </w:p>
          <w:p w14:paraId="0DE560E4" w14:textId="77777777" w:rsidR="00CB22B1" w:rsidRDefault="00CB22B1" w:rsidP="00CB22B1">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w:t>
            </w:r>
          </w:p>
          <w:p w14:paraId="33C2C918" w14:textId="77777777" w:rsidR="00CB22B1" w:rsidRDefault="00CB22B1" w:rsidP="00CB22B1">
            <w:pPr>
              <w:autoSpaceDE w:val="0"/>
              <w:autoSpaceDN w:val="0"/>
              <w:adjustRightInd w:val="0"/>
              <w:spacing w:after="0"/>
              <w:jc w:val="left"/>
              <w:rPr>
                <w:rFonts w:ascii="Consolas" w:hAnsi="Consolas" w:cs="Consolas"/>
                <w:color w:val="000000"/>
                <w:sz w:val="19"/>
                <w:szCs w:val="19"/>
              </w:rPr>
            </w:pPr>
          </w:p>
          <w:p w14:paraId="52A97562" w14:textId="77777777" w:rsidR="00CB22B1" w:rsidRDefault="00CB22B1" w:rsidP="00CB22B1">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w:t>
            </w:r>
          </w:p>
          <w:p w14:paraId="4A091E5F" w14:textId="77777777" w:rsidR="00CB22B1" w:rsidRDefault="00CB22B1" w:rsidP="00CB22B1">
            <w:pPr>
              <w:autoSpaceDE w:val="0"/>
              <w:autoSpaceDN w:val="0"/>
              <w:adjustRightInd w:val="0"/>
              <w:spacing w:after="0"/>
              <w:jc w:val="left"/>
              <w:rPr>
                <w:rFonts w:ascii="Consolas" w:hAnsi="Consolas" w:cs="Consolas"/>
                <w:color w:val="000000"/>
                <w:sz w:val="19"/>
                <w:szCs w:val="19"/>
              </w:rPr>
            </w:pPr>
          </w:p>
          <w:p w14:paraId="1877F227" w14:textId="77777777" w:rsidR="00CB22B1" w:rsidRDefault="00CB22B1" w:rsidP="00CB22B1"/>
        </w:tc>
      </w:tr>
    </w:tbl>
    <w:p w14:paraId="406123D5" w14:textId="77777777" w:rsidR="00CB22B1" w:rsidRPr="00CB22B1" w:rsidRDefault="00CB22B1" w:rsidP="00CB22B1"/>
    <w:p w14:paraId="7BA49EBD" w14:textId="15EB9232" w:rsidR="00201610" w:rsidRDefault="00201610" w:rsidP="006901D1">
      <w:pPr>
        <w:pStyle w:val="Titel"/>
        <w:ind w:left="0" w:firstLine="0"/>
      </w:pPr>
    </w:p>
    <w:p w14:paraId="17126CC3" w14:textId="09543D97" w:rsidR="00725403" w:rsidRPr="00201610" w:rsidRDefault="00725403" w:rsidP="00201610">
      <w:pPr>
        <w:tabs>
          <w:tab w:val="left" w:pos="1318"/>
        </w:tabs>
        <w:sectPr w:rsidR="00725403" w:rsidRPr="00201610" w:rsidSect="00461064">
          <w:footerReference w:type="default" r:id="rId54"/>
          <w:type w:val="continuous"/>
          <w:pgSz w:w="11906" w:h="16838"/>
          <w:pgMar w:top="1418" w:right="1418" w:bottom="1418" w:left="1418" w:header="709" w:footer="709" w:gutter="0"/>
          <w:cols w:space="708"/>
          <w:docGrid w:linePitch="360"/>
        </w:sectPr>
      </w:pPr>
    </w:p>
    <w:p w14:paraId="26061261" w14:textId="77777777" w:rsidR="00060C9B" w:rsidRDefault="00B32AEF" w:rsidP="00B32AEF">
      <w:pPr>
        <w:pStyle w:val="BackCoverAdres1"/>
        <w:spacing w:after="0"/>
        <w:ind w:right="113"/>
        <w:rPr>
          <w:rStyle w:val="Zwaar"/>
          <w:b w:val="0"/>
          <w:bCs w:val="0"/>
        </w:rPr>
      </w:pPr>
      <w:r>
        <w:rPr>
          <w:rStyle w:val="Zwaar"/>
          <w:b w:val="0"/>
          <w:bCs w:val="0"/>
        </w:rPr>
        <w:lastRenderedPageBreak/>
        <w:t>faculteit INDUSTRIË</w:t>
      </w:r>
      <w:r w:rsidR="00060C9B">
        <w:rPr>
          <w:rStyle w:val="Zwaar"/>
          <w:b w:val="0"/>
          <w:bCs w:val="0"/>
        </w:rPr>
        <w:t>LE INGENIEURSWETENSCHAPPEN</w:t>
      </w:r>
    </w:p>
    <w:p w14:paraId="51FBD15A" w14:textId="77777777" w:rsidR="00060C9B" w:rsidRDefault="00060C9B" w:rsidP="00B32AEF">
      <w:pPr>
        <w:pStyle w:val="BackCoverAdres1"/>
        <w:spacing w:after="0"/>
        <w:ind w:right="113"/>
        <w:rPr>
          <w:lang w:val="fr-BE"/>
        </w:rPr>
      </w:pPr>
      <w:r w:rsidRPr="00735CAF">
        <w:rPr>
          <w:lang w:val="fr-BE"/>
        </w:rPr>
        <w:t xml:space="preserve">CAMPUS </w:t>
      </w:r>
      <w:r>
        <w:rPr>
          <w:lang w:val="fr-BE"/>
        </w:rPr>
        <w:t>GEEl</w:t>
      </w:r>
    </w:p>
    <w:p w14:paraId="449B59CA" w14:textId="77777777" w:rsidR="00060C9B" w:rsidRDefault="00060C9B" w:rsidP="00B32AEF">
      <w:pPr>
        <w:pStyle w:val="BACKCOVERAdres20"/>
        <w:spacing w:after="0"/>
        <w:ind w:right="113"/>
      </w:pPr>
      <w:proofErr w:type="spellStart"/>
      <w:r>
        <w:t>Kleinhoefstraat</w:t>
      </w:r>
      <w:proofErr w:type="spellEnd"/>
      <w:r>
        <w:t xml:space="preserve"> 4</w:t>
      </w:r>
    </w:p>
    <w:p w14:paraId="16D06A09" w14:textId="77777777" w:rsidR="00060C9B" w:rsidRPr="00AA6C14" w:rsidRDefault="00060C9B" w:rsidP="00B32AEF">
      <w:pPr>
        <w:pStyle w:val="BACKCOVERAdres20"/>
        <w:spacing w:after="0"/>
        <w:ind w:right="113"/>
      </w:pPr>
      <w:r>
        <w:t>2440 GEEL</w:t>
      </w:r>
      <w:r w:rsidRPr="00AA6C14">
        <w:t>, België</w:t>
      </w:r>
    </w:p>
    <w:p w14:paraId="548091F7" w14:textId="77777777" w:rsidR="00060C9B" w:rsidRPr="007E6D2F" w:rsidRDefault="00060C9B" w:rsidP="00B32AEF">
      <w:pPr>
        <w:pStyle w:val="BACKCOVERAdres20"/>
        <w:spacing w:after="0"/>
        <w:ind w:right="113"/>
      </w:pPr>
      <w:r w:rsidRPr="007E6D2F">
        <w:t xml:space="preserve">tel. + 32 </w:t>
      </w:r>
      <w:r>
        <w:t>14 80 22 40</w:t>
      </w:r>
    </w:p>
    <w:p w14:paraId="636CA17F" w14:textId="77777777" w:rsidR="00060C9B" w:rsidRPr="00717127" w:rsidRDefault="00060C9B" w:rsidP="00B32AEF">
      <w:pPr>
        <w:pStyle w:val="BACKCOVERAdres20"/>
        <w:spacing w:after="0"/>
        <w:ind w:right="113"/>
        <w:rPr>
          <w:rStyle w:val="Hyperlink"/>
        </w:rPr>
      </w:pPr>
      <w:r w:rsidRPr="00717127">
        <w:t>iiw.geel@kuleuven.be</w:t>
      </w:r>
    </w:p>
    <w:p w14:paraId="597C6D23" w14:textId="77777777" w:rsidR="00060C9B" w:rsidRPr="003D78FF" w:rsidRDefault="00C417C8" w:rsidP="00B32AEF">
      <w:pPr>
        <w:pStyle w:val="BACKCOVERAdres20"/>
        <w:spacing w:after="0"/>
        <w:ind w:right="113"/>
      </w:pPr>
      <w:hyperlink r:id="rId55" w:history="1">
        <w:r w:rsidR="00060C9B" w:rsidRPr="003D78FF">
          <w:rPr>
            <w:rStyle w:val="Hyperlink"/>
          </w:rPr>
          <w:t>www.iiw.kuleuven.be</w:t>
        </w:r>
      </w:hyperlink>
    </w:p>
    <w:p w14:paraId="1573B60D" w14:textId="77777777" w:rsidR="00064EB5" w:rsidRDefault="00064EB5" w:rsidP="00060C9B">
      <w:pPr>
        <w:pStyle w:val="BackCoverAdres1"/>
      </w:pPr>
    </w:p>
    <w:p w14:paraId="131BDE80" w14:textId="77777777" w:rsidR="00064EB5" w:rsidRPr="00064EB5" w:rsidRDefault="00064EB5" w:rsidP="00064EB5"/>
    <w:p w14:paraId="2F339CCF" w14:textId="77777777" w:rsidR="00064EB5" w:rsidRPr="00064EB5" w:rsidRDefault="00064EB5" w:rsidP="00064EB5"/>
    <w:p w14:paraId="6A136F8A" w14:textId="77777777" w:rsidR="00064EB5" w:rsidRPr="00064EB5" w:rsidRDefault="00064EB5" w:rsidP="00064EB5"/>
    <w:p w14:paraId="06AADFC5" w14:textId="77777777" w:rsidR="00064EB5" w:rsidRPr="00064EB5" w:rsidRDefault="00064EB5" w:rsidP="00064EB5"/>
    <w:p w14:paraId="64574BDA" w14:textId="77777777" w:rsidR="00064EB5" w:rsidRPr="00064EB5" w:rsidRDefault="00064EB5" w:rsidP="00064EB5"/>
    <w:p w14:paraId="0405C862" w14:textId="77777777" w:rsidR="00064EB5" w:rsidRPr="00064EB5" w:rsidRDefault="00064EB5" w:rsidP="00064EB5"/>
    <w:p w14:paraId="6CE51770" w14:textId="77777777" w:rsidR="00064EB5" w:rsidRPr="00064EB5" w:rsidRDefault="00064EB5" w:rsidP="00064EB5"/>
    <w:p w14:paraId="2BC11A9A" w14:textId="77777777" w:rsidR="00064EB5" w:rsidRPr="00064EB5" w:rsidRDefault="00064EB5" w:rsidP="00064EB5"/>
    <w:p w14:paraId="2A26439D" w14:textId="77777777" w:rsidR="00064EB5" w:rsidRPr="00064EB5" w:rsidRDefault="00064EB5" w:rsidP="00064EB5"/>
    <w:p w14:paraId="18FCA452" w14:textId="77777777" w:rsidR="00064EB5" w:rsidRPr="00064EB5" w:rsidRDefault="00064EB5" w:rsidP="00064EB5"/>
    <w:p w14:paraId="2F389FCD" w14:textId="77777777" w:rsidR="00064EB5" w:rsidRPr="00064EB5" w:rsidRDefault="00064EB5" w:rsidP="00064EB5"/>
    <w:p w14:paraId="2A57564A" w14:textId="77777777" w:rsidR="00064EB5" w:rsidRPr="00064EB5" w:rsidRDefault="00064EB5" w:rsidP="00064EB5"/>
    <w:p w14:paraId="73960E0D" w14:textId="77777777" w:rsidR="00064EB5" w:rsidRPr="00064EB5" w:rsidRDefault="00064EB5" w:rsidP="00064EB5"/>
    <w:p w14:paraId="5EA5F943" w14:textId="77777777" w:rsidR="00064EB5" w:rsidRPr="00064EB5" w:rsidRDefault="00064EB5" w:rsidP="00064EB5"/>
    <w:p w14:paraId="205878F3" w14:textId="77777777" w:rsidR="00064EB5" w:rsidRPr="00064EB5" w:rsidRDefault="00064EB5" w:rsidP="00064EB5"/>
    <w:p w14:paraId="7D24D48C" w14:textId="77777777" w:rsidR="00064EB5" w:rsidRPr="00064EB5" w:rsidRDefault="00064EB5" w:rsidP="00064EB5"/>
    <w:p w14:paraId="08FAE9A3" w14:textId="77777777" w:rsidR="00064EB5" w:rsidRPr="00064EB5" w:rsidRDefault="00064EB5" w:rsidP="00064EB5"/>
    <w:p w14:paraId="1CE1BF8D" w14:textId="77777777" w:rsidR="00064EB5" w:rsidRPr="00064EB5" w:rsidRDefault="00064EB5" w:rsidP="00064EB5"/>
    <w:p w14:paraId="1B7E3394" w14:textId="77777777" w:rsidR="00064EB5" w:rsidRPr="00064EB5" w:rsidRDefault="00064EB5" w:rsidP="00064EB5"/>
    <w:p w14:paraId="538D86D0" w14:textId="77777777" w:rsidR="00064EB5" w:rsidRPr="00064EB5" w:rsidRDefault="00064EB5" w:rsidP="00064EB5"/>
    <w:p w14:paraId="7779AF6D" w14:textId="77777777" w:rsidR="00064EB5" w:rsidRPr="00064EB5" w:rsidRDefault="00064EB5" w:rsidP="00064EB5"/>
    <w:p w14:paraId="124BEEF2" w14:textId="77777777" w:rsidR="00064EB5" w:rsidRPr="00064EB5" w:rsidRDefault="00064EB5" w:rsidP="00064EB5"/>
    <w:p w14:paraId="061A879E" w14:textId="77777777" w:rsidR="00064EB5" w:rsidRDefault="00064EB5" w:rsidP="00064EB5"/>
    <w:sectPr w:rsidR="00064EB5" w:rsidSect="00E95554">
      <w:headerReference w:type="even" r:id="rId56"/>
      <w:headerReference w:type="default" r:id="rId57"/>
      <w:footerReference w:type="even" r:id="rId58"/>
      <w:footerReference w:type="default" r:id="rId59"/>
      <w:type w:val="evenPage"/>
      <w:pgSz w:w="11906" w:h="16838" w:code="9"/>
      <w:pgMar w:top="1418" w:right="1418" w:bottom="1418" w:left="141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59418E" w14:textId="77777777" w:rsidR="00B91E88" w:rsidRDefault="00B91E88" w:rsidP="00986956">
      <w:pPr>
        <w:spacing w:line="240" w:lineRule="auto"/>
      </w:pPr>
      <w:r>
        <w:separator/>
      </w:r>
    </w:p>
  </w:endnote>
  <w:endnote w:type="continuationSeparator" w:id="0">
    <w:p w14:paraId="14FB306F" w14:textId="77777777" w:rsidR="00B91E88" w:rsidRDefault="00B91E88" w:rsidP="00986956">
      <w:pPr>
        <w:spacing w:line="240" w:lineRule="auto"/>
      </w:pPr>
      <w:r>
        <w:continuationSeparator/>
      </w:r>
    </w:p>
  </w:endnote>
  <w:endnote w:type="continuationNotice" w:id="1">
    <w:p w14:paraId="0B4AF8F3" w14:textId="77777777" w:rsidR="00B91E88" w:rsidRDefault="00B91E8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raster"/>
      <w:tblW w:w="11170" w:type="dxa"/>
      <w:tblInd w:w="-1415"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CellMar>
        <w:left w:w="0" w:type="dxa"/>
        <w:right w:w="0" w:type="dxa"/>
      </w:tblCellMar>
      <w:tblLook w:val="04A0" w:firstRow="1" w:lastRow="0" w:firstColumn="1" w:lastColumn="0" w:noHBand="0" w:noVBand="1"/>
    </w:tblPr>
    <w:tblGrid>
      <w:gridCol w:w="11170"/>
    </w:tblGrid>
    <w:tr w:rsidR="00C417C8" w14:paraId="7CF5BA2F" w14:textId="77777777" w:rsidTr="000739D3">
      <w:trPr>
        <w:trHeight w:hRule="exact" w:val="2268"/>
      </w:trPr>
      <w:tc>
        <w:tcPr>
          <w:tcW w:w="11170" w:type="dxa"/>
          <w:shd w:val="clear" w:color="auto" w:fill="auto"/>
        </w:tcPr>
        <w:p w14:paraId="50B64EB1" w14:textId="77777777" w:rsidR="00C417C8" w:rsidRDefault="00C417C8" w:rsidP="000E50CE">
          <w:pPr>
            <w:pStyle w:val="Koptekst"/>
          </w:pPr>
        </w:p>
      </w:tc>
    </w:tr>
  </w:tbl>
  <w:p w14:paraId="79F48DC3" w14:textId="77777777" w:rsidR="00C417C8" w:rsidRDefault="00C417C8" w:rsidP="000E50CE">
    <w:pPr>
      <w:pStyle w:val="Voettekst"/>
    </w:pPr>
    <w:r>
      <w:rPr>
        <w:noProof/>
        <w:lang w:val="en-GB" w:eastAsia="en-GB"/>
      </w:rPr>
      <mc:AlternateContent>
        <mc:Choice Requires="wps">
          <w:drawing>
            <wp:anchor distT="0" distB="0" distL="114300" distR="114300" simplePos="0" relativeHeight="251658248" behindDoc="0" locked="0" layoutInCell="1" allowOverlap="1" wp14:anchorId="71CE482F" wp14:editId="11B42737">
              <wp:simplePos x="0" y="0"/>
              <wp:positionH relativeFrom="page">
                <wp:posOffset>431800</wp:posOffset>
              </wp:positionH>
              <wp:positionV relativeFrom="page">
                <wp:posOffset>10333355</wp:posOffset>
              </wp:positionV>
              <wp:extent cx="6696000" cy="72000"/>
              <wp:effectExtent l="0" t="0" r="0" b="4445"/>
              <wp:wrapNone/>
              <wp:docPr id="28" name="Tekstvak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
                      </a:xfrm>
                      <a:prstGeom prst="rect">
                        <a:avLst/>
                      </a:prstGeom>
                      <a:solidFill>
                        <a:srgbClr val="54BCEB"/>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D75266" w14:textId="77777777" w:rsidR="00C417C8" w:rsidRPr="00456A6F" w:rsidRDefault="00C417C8" w:rsidP="000E50CE">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E482F" id="_x0000_t202" coordsize="21600,21600" o:spt="202" path="m,l,21600r21600,l21600,xe">
              <v:stroke joinstyle="miter"/>
              <v:path gradientshapeok="t" o:connecttype="rect"/>
            </v:shapetype>
            <v:shape id="Tekstvak 28" o:spid="_x0000_s1040" type="#_x0000_t202" style="position:absolute;left:0;text-align:left;margin-left:34pt;margin-top:813.65pt;width:527.25pt;height:5.65pt;z-index:251658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" fillcolor="#54bceb" stroked="f" strokeweight=".5pt">
              <o:lock v:ext="edit" aspectratio="t"/>
              <v:textbox inset="0,0,0,0">
                <w:txbxContent>
                  <w:p w14:paraId="43D75266" w14:textId="77777777" w:rsidR="00C417C8" w:rsidRPr="00456A6F" w:rsidRDefault="00C417C8" w:rsidP="000E50CE">
                    <w:pPr>
                      <w:pStyle w:val="Voettekst"/>
                    </w:pP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4870F" w14:textId="717F7A07" w:rsidR="00C417C8" w:rsidRPr="001D78C1" w:rsidRDefault="00C417C8" w:rsidP="000E50CE">
    <w:pPr>
      <w:pStyle w:val="Voettekst"/>
    </w:pPr>
    <w:r>
      <w:fldChar w:fldCharType="begin"/>
    </w:r>
    <w:r w:rsidRPr="00C64ECD">
      <w:rPr>
        <w:lang w:val="en-US"/>
      </w:rPr>
      <w:instrText xml:space="preserve"> STYLEREF  "Kop 1" \n  \* MERGEFORMAT </w:instrText>
    </w:r>
    <w:r>
      <w:fldChar w:fldCharType="separate"/>
    </w:r>
    <w:r w:rsidRPr="005306EF">
      <w:rPr>
        <w:b/>
        <w:bCs/>
        <w:noProof/>
        <w:lang w:val="en-US"/>
      </w:rPr>
      <w:t>1</w:t>
    </w:r>
    <w:r>
      <w:rPr>
        <w:noProof/>
      </w:rPr>
      <w:fldChar w:fldCharType="end"/>
    </w:r>
    <w:r w:rsidRPr="00C64ECD">
      <w:rPr>
        <w:lang w:val="en-US"/>
      </w:rPr>
      <w:t xml:space="preserve"> </w:t>
    </w:r>
    <w:r>
      <w:fldChar w:fldCharType="begin"/>
    </w:r>
    <w:r w:rsidRPr="00C64ECD">
      <w:rPr>
        <w:lang w:val="en-US"/>
      </w:rPr>
      <w:instrText xml:space="preserve"> STYLEREF  "Kop 1"  \* MERGEFORMAT </w:instrText>
    </w:r>
    <w:r>
      <w:fldChar w:fldCharType="separate"/>
    </w:r>
    <w:r w:rsidRPr="005306EF">
      <w:rPr>
        <w:b/>
        <w:bCs/>
        <w:noProof/>
        <w:lang w:val="en-US"/>
      </w:rPr>
      <w:t>Inleiding</w:t>
    </w:r>
    <w:r>
      <w:rPr>
        <w:noProof/>
      </w:rPr>
      <w:fldChar w:fldCharType="end"/>
    </w:r>
    <w:r w:rsidRPr="00C64ECD">
      <w:rPr>
        <w:lang w:val="en-US"/>
      </w:rPr>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0003901"/>
      <w:docPartObj>
        <w:docPartGallery w:val="Page Numbers (Bottom of Page)"/>
        <w:docPartUnique/>
      </w:docPartObj>
    </w:sdtPr>
    <w:sdtContent>
      <w:p w14:paraId="53D5152C" w14:textId="77777777" w:rsidR="00C417C8" w:rsidRDefault="00C417C8">
        <w:pPr>
          <w:pStyle w:val="Voettekst"/>
        </w:pPr>
        <w:r>
          <w:fldChar w:fldCharType="begin"/>
        </w:r>
        <w:r>
          <w:instrText>PAGE   \* MERGEFORMAT</w:instrText>
        </w:r>
        <w:r>
          <w:fldChar w:fldCharType="separate"/>
        </w:r>
        <w:r w:rsidRPr="00F906AE">
          <w:rPr>
            <w:noProof/>
            <w:lang w:val="nl-NL"/>
          </w:rPr>
          <w:t>8</w:t>
        </w:r>
        <w:r>
          <w:fldChar w:fldCharType="end"/>
        </w:r>
      </w:p>
    </w:sdtContent>
  </w:sdt>
  <w:p w14:paraId="309A24CF" w14:textId="77777777" w:rsidR="00C417C8" w:rsidRDefault="00C417C8">
    <w:pPr>
      <w:pStyle w:val="Voetteks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4611115"/>
      <w:docPartObj>
        <w:docPartGallery w:val="Page Numbers (Bottom of Page)"/>
        <w:docPartUnique/>
      </w:docPartObj>
    </w:sdtPr>
    <w:sdtContent>
      <w:p w14:paraId="4B23614D" w14:textId="4121DACD" w:rsidR="00C417C8" w:rsidRDefault="00C417C8" w:rsidP="00EA4F95">
        <w:pPr>
          <w:pStyle w:val="Voettekst"/>
          <w:jc w:val="center"/>
        </w:pPr>
        <w:r>
          <w:fldChar w:fldCharType="begin"/>
        </w:r>
        <w:r>
          <w:instrText>PAGE   \* MERGEFORMAT</w:instrText>
        </w:r>
        <w:r>
          <w:fldChar w:fldCharType="separate"/>
        </w:r>
        <w:r w:rsidRPr="00FF7A49">
          <w:rPr>
            <w:noProof/>
            <w:lang w:val="nl-NL"/>
          </w:rPr>
          <w:t>29</w:t>
        </w:r>
        <w: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5129A" w14:textId="77777777" w:rsidR="00C417C8" w:rsidRPr="009F4468" w:rsidRDefault="00C417C8" w:rsidP="009F4468">
    <w:pPr>
      <w:pStyle w:val="Voettekst"/>
      <w:jc w:val="left"/>
    </w:pPr>
    <w:r>
      <w:t>bijlagen</w:t>
    </w:r>
    <w:r w:rsidRPr="009F4468">
      <w:t xml:space="preserve"> | </w:t>
    </w:r>
    <w:r w:rsidRPr="000E50CE">
      <w:fldChar w:fldCharType="begin"/>
    </w:r>
    <w:r w:rsidRPr="000E50CE">
      <w:instrText xml:space="preserve"> PAGE   \* MERGEFORMAT </w:instrText>
    </w:r>
    <w:r w:rsidRPr="000E50CE">
      <w:fldChar w:fldCharType="separate"/>
    </w:r>
    <w:r>
      <w:rPr>
        <w:noProof/>
      </w:rPr>
      <w:t>10</w:t>
    </w:r>
    <w:r w:rsidRPr="000E50CE">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8668277"/>
      <w:docPartObj>
        <w:docPartGallery w:val="Page Numbers (Bottom of Page)"/>
        <w:docPartUnique/>
      </w:docPartObj>
    </w:sdtPr>
    <w:sdtContent>
      <w:p w14:paraId="7949845E" w14:textId="45222FB8" w:rsidR="00C417C8" w:rsidRDefault="00C417C8" w:rsidP="00EA4F95">
        <w:pPr>
          <w:pStyle w:val="Voettekst"/>
          <w:jc w:val="center"/>
        </w:pPr>
        <w:r>
          <w:fldChar w:fldCharType="begin"/>
        </w:r>
        <w:r>
          <w:instrText>PAGE   \* MERGEFORMAT</w:instrText>
        </w:r>
        <w:r>
          <w:fldChar w:fldCharType="separate"/>
        </w:r>
        <w:r w:rsidRPr="00FF7A49">
          <w:rPr>
            <w:noProof/>
            <w:lang w:val="nl-NL"/>
          </w:rPr>
          <w:t>33</w:t>
        </w:r>
        <w: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6DBA30" w14:textId="45EC8EDB" w:rsidR="00C417C8" w:rsidRPr="001D78C1" w:rsidRDefault="00C417C8" w:rsidP="000E50CE">
    <w:pPr>
      <w:pStyle w:val="Voettekst"/>
    </w:pPr>
    <w:r>
      <w:fldChar w:fldCharType="begin"/>
    </w:r>
    <w:r w:rsidRPr="00533DEF">
      <w:rPr>
        <w:rPrChange w:id="98" w:author="Fien Van Bael" w:date="2018-04-11T14:42:00Z">
          <w:rPr>
            <w:lang w:val="en-US"/>
          </w:rPr>
        </w:rPrChange>
      </w:rPr>
      <w:instrText xml:space="preserve"> STYLEREF  Titel  \* MERGEFORMAT </w:instrText>
    </w:r>
    <w:r>
      <w:fldChar w:fldCharType="separate"/>
    </w:r>
    <w:r w:rsidRPr="005306EF">
      <w:rPr>
        <w:b/>
        <w:bCs/>
        <w:noProof/>
        <w:lang w:val="nl-NL"/>
      </w:rPr>
      <w:t>B</w:t>
    </w:r>
    <w:r>
      <w:rPr>
        <w:noProof/>
      </w:rPr>
      <w:fldChar w:fldCharType="end"/>
    </w:r>
    <w:r w:rsidRPr="00CB0A4E">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246841"/>
      <w:docPartObj>
        <w:docPartGallery w:val="Page Numbers (Bottom of Page)"/>
        <w:docPartUnique/>
      </w:docPartObj>
    </w:sdtPr>
    <w:sdtContent>
      <w:p w14:paraId="7F2B7FFD" w14:textId="64780544" w:rsidR="00C417C8" w:rsidRDefault="00C417C8" w:rsidP="00EA4F95">
        <w:pPr>
          <w:pStyle w:val="Voettekst"/>
          <w:jc w:val="center"/>
        </w:pPr>
        <w:r>
          <w:t>A.</w:t>
        </w:r>
        <w:r>
          <w:fldChar w:fldCharType="begin"/>
        </w:r>
        <w:r>
          <w:instrText>PAGE   \* MERGEFORMAT</w:instrText>
        </w:r>
        <w:r>
          <w:fldChar w:fldCharType="separate"/>
        </w:r>
        <w:r w:rsidRPr="00FF7A49">
          <w:rPr>
            <w:noProof/>
            <w:lang w:val="nl-NL"/>
          </w:rPr>
          <w:t>4</w:t>
        </w:r>
        <w:r>
          <w:fldChar w:fldCharType="end"/>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1461724"/>
      <w:docPartObj>
        <w:docPartGallery w:val="Page Numbers (Bottom of Page)"/>
        <w:docPartUnique/>
      </w:docPartObj>
    </w:sdtPr>
    <w:sdtContent>
      <w:p w14:paraId="5A52974B" w14:textId="1AD00F12" w:rsidR="00C417C8" w:rsidRPr="00251CAB" w:rsidRDefault="00C417C8" w:rsidP="00A16568">
        <w:pPr>
          <w:pStyle w:val="Voettekst"/>
          <w:jc w:val="center"/>
        </w:pPr>
        <w:r>
          <w:t>B.1</w:t>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9247061"/>
      <w:docPartObj>
        <w:docPartGallery w:val="Page Numbers (Bottom of Page)"/>
        <w:docPartUnique/>
      </w:docPartObj>
    </w:sdtPr>
    <w:sdtContent>
      <w:p w14:paraId="0F0ACDEE" w14:textId="66337D8C" w:rsidR="00C417C8" w:rsidRPr="00251CAB" w:rsidRDefault="00C417C8" w:rsidP="00A16568">
        <w:pPr>
          <w:pStyle w:val="Voettekst"/>
          <w:jc w:val="center"/>
        </w:pPr>
        <w:r>
          <w:t>C.1</w:t>
        </w: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6E9213" w14:textId="02C35211" w:rsidR="00C417C8" w:rsidRPr="00251CAB" w:rsidRDefault="00C417C8" w:rsidP="00A16568">
    <w:pPr>
      <w:pStyle w:val="Voetteks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E88B2C" w14:textId="77777777" w:rsidR="00C417C8" w:rsidRDefault="00C417C8" w:rsidP="000E50CE">
    <w:pPr>
      <w:pStyle w:val="Voettekst"/>
    </w:pPr>
    <w:r>
      <w:rPr>
        <w:noProof/>
        <w:lang w:val="en-GB" w:eastAsia="en-GB"/>
      </w:rPr>
      <mc:AlternateContent>
        <mc:Choice Requires="wps">
          <w:drawing>
            <wp:anchor distT="0" distB="0" distL="114300" distR="114300" simplePos="0" relativeHeight="251658241" behindDoc="0" locked="0" layoutInCell="1" allowOverlap="0" wp14:anchorId="2D590B12" wp14:editId="4C0A8037">
              <wp:simplePos x="0" y="0"/>
              <wp:positionH relativeFrom="page">
                <wp:posOffset>288290</wp:posOffset>
              </wp:positionH>
              <wp:positionV relativeFrom="page">
                <wp:posOffset>10189210</wp:posOffset>
              </wp:positionV>
              <wp:extent cx="6984000" cy="72000"/>
              <wp:effectExtent l="0" t="0" r="7620" b="4445"/>
              <wp:wrapNone/>
              <wp:docPr id="31" name="Tekstvak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4000" cy="72000"/>
                      </a:xfrm>
                      <a:prstGeom prst="rect">
                        <a:avLst/>
                      </a:prstGeom>
                      <a:solidFill>
                        <a:srgbClr val="52BDEC"/>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C75298" w14:textId="77777777" w:rsidR="00C417C8" w:rsidRPr="00456A6F" w:rsidRDefault="00C417C8" w:rsidP="000E50CE">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590B12" id="_x0000_t202" coordsize="21600,21600" o:spt="202" path="m,l,21600r21600,l21600,xe">
              <v:stroke joinstyle="miter"/>
              <v:path gradientshapeok="t" o:connecttype="rect"/>
            </v:shapetype>
            <v:shape id="Tekstvak 31" o:spid="_x0000_s1042" type="#_x0000_t202" style="position:absolute;left:0;text-align:left;margin-left:22.7pt;margin-top:802.3pt;width:549.9pt;height:5.6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" o:allowoverlap="f" fillcolor="#52bdec" stroked="f" strokeweight=".5pt">
              <o:lock v:ext="edit" aspectratio="t"/>
              <v:textbox inset="0,0,0,0">
                <w:txbxContent>
                  <w:p w14:paraId="77C75298" w14:textId="77777777" w:rsidR="00C417C8" w:rsidRPr="00456A6F" w:rsidRDefault="00C417C8" w:rsidP="000E50CE">
                    <w:pPr>
                      <w:pStyle w:val="Voettekst"/>
                    </w:pP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CD1CF" w14:textId="77777777" w:rsidR="00C417C8" w:rsidRPr="0004429D" w:rsidRDefault="00C417C8" w:rsidP="0004429D">
    <w:pPr>
      <w:pStyle w:val="Voettekst"/>
    </w:pPr>
    <w:r>
      <w:rPr>
        <w:noProof/>
        <w:lang w:val="en-GB" w:eastAsia="en-GB"/>
      </w:rPr>
      <mc:AlternateContent>
        <mc:Choice Requires="wps">
          <w:drawing>
            <wp:anchor distT="0" distB="0" distL="114300" distR="114300" simplePos="0" relativeHeight="251658242" behindDoc="1" locked="0" layoutInCell="1" allowOverlap="1" wp14:anchorId="54C1F38E" wp14:editId="2FA963B5">
              <wp:simplePos x="0" y="0"/>
              <wp:positionH relativeFrom="page">
                <wp:posOffset>288290</wp:posOffset>
              </wp:positionH>
              <wp:positionV relativeFrom="page">
                <wp:posOffset>9613265</wp:posOffset>
              </wp:positionV>
              <wp:extent cx="6984000" cy="720000"/>
              <wp:effectExtent l="0" t="0" r="7620" b="4445"/>
              <wp:wrapNone/>
              <wp:docPr id="11"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DABEA" w14:textId="77777777" w:rsidR="00C417C8" w:rsidRPr="00394CF7" w:rsidRDefault="00C417C8" w:rsidP="003C60E8">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C1F38E" id="_x0000_t202" coordsize="21600,21600" o:spt="202" path="m,l,21600r21600,l21600,xe">
              <v:stroke joinstyle="miter"/>
              <v:path gradientshapeok="t" o:connecttype="rect"/>
            </v:shapetype>
            <v:shape id="Tekstvak 35" o:spid="_x0000_s1043" type="#_x0000_t202" style="position:absolute;left:0;text-align:left;margin-left:22.7pt;margin-top:756.95pt;width:549.9pt;height:56.7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" fillcolor="#1d8db0" stroked="f" strokeweight=".5pt">
              <v:textbox inset="65mm,2mm,6mm,2mm">
                <w:txbxContent>
                  <w:p w14:paraId="27DDABEA" w14:textId="77777777" w:rsidR="00C417C8" w:rsidRPr="00394CF7" w:rsidRDefault="00C417C8" w:rsidP="003C60E8">
                    <w:pPr>
                      <w:pStyle w:val="CoverKoptekst"/>
                    </w:pP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BC46E9" w14:textId="77777777" w:rsidR="00C417C8" w:rsidRPr="002F050E" w:rsidRDefault="00C417C8" w:rsidP="006F0085">
    <w:r>
      <w:rPr>
        <w:noProof/>
        <w:lang w:val="en-GB" w:eastAsia="en-GB"/>
      </w:rPr>
      <mc:AlternateContent>
        <mc:Choice Requires="wps">
          <w:drawing>
            <wp:anchor distT="0" distB="0" distL="114300" distR="114300" simplePos="0" relativeHeight="251658249" behindDoc="1" locked="0" layoutInCell="1" allowOverlap="1" wp14:anchorId="1062D76C" wp14:editId="3AEEF458">
              <wp:simplePos x="0" y="0"/>
              <wp:positionH relativeFrom="page">
                <wp:posOffset>288290</wp:posOffset>
              </wp:positionH>
              <wp:positionV relativeFrom="page">
                <wp:posOffset>9613265</wp:posOffset>
              </wp:positionV>
              <wp:extent cx="6984000" cy="720000"/>
              <wp:effectExtent l="0" t="0" r="7620" b="4445"/>
              <wp:wrapNone/>
              <wp:docPr id="35"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73DFD9" w14:textId="77777777" w:rsidR="00C417C8" w:rsidRPr="00394CF7" w:rsidRDefault="00C417C8" w:rsidP="00002774">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2D76C" id="_x0000_t202" coordsize="21600,21600" o:spt="202" path="m,l,21600r21600,l21600,xe">
              <v:stroke joinstyle="miter"/>
              <v:path gradientshapeok="t" o:connecttype="rect"/>
            </v:shapetype>
            <v:shape id="_x0000_s1044" type="#_x0000_t202" style="position:absolute;left:0;text-align:left;margin-left:22.7pt;margin-top:756.95pt;width:549.9pt;height:56.7pt;z-index:-25165823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" fillcolor="#1d8db0" stroked="f" strokeweight=".5pt">
              <v:textbox inset="65mm,2mm,6mm,2mm">
                <w:txbxContent>
                  <w:p w14:paraId="1E73DFD9" w14:textId="77777777" w:rsidR="00C417C8" w:rsidRPr="00394CF7" w:rsidRDefault="00C417C8" w:rsidP="00002774">
                    <w:pPr>
                      <w:pStyle w:val="CoverKoptekst"/>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4FF5B" w14:textId="5F434270" w:rsidR="00C417C8" w:rsidRPr="008B1D1F" w:rsidRDefault="00C417C8" w:rsidP="009F4468">
    <w:pPr>
      <w:pStyle w:val="Voettekst"/>
      <w:jc w:val="left"/>
    </w:pPr>
    <w:r w:rsidRPr="008B1D1F">
      <w:fldChar w:fldCharType="begin"/>
    </w:r>
    <w:r w:rsidRPr="008B1D1F">
      <w:instrText xml:space="preserve"> PAGE   \* MERGEFORMAT </w:instrText>
    </w:r>
    <w:r w:rsidRPr="008B1D1F">
      <w:fldChar w:fldCharType="separate"/>
    </w:r>
    <w:r>
      <w:rPr>
        <w:noProof/>
      </w:rPr>
      <w:t>2</w:t>
    </w:r>
    <w:r w:rsidRPr="008B1D1F">
      <w:fldChar w:fldCharType="end"/>
    </w:r>
    <w:r w:rsidRPr="008B1D1F">
      <w:t xml:space="preserve"> | </w:t>
    </w:r>
    <w:fldSimple w:instr=" STYLEREF  &quot;_Titelinhoudsopgave&quot;  \* MERGEFORMAT ">
      <w:r>
        <w:rPr>
          <w:noProof/>
        </w:rPr>
        <w:t>Inhoud</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2542920"/>
      <w:docPartObj>
        <w:docPartGallery w:val="Page Numbers (Bottom of Page)"/>
        <w:docPartUnique/>
      </w:docPartObj>
    </w:sdtPr>
    <w:sdtContent>
      <w:p w14:paraId="44A8979B" w14:textId="77777777" w:rsidR="00C417C8" w:rsidRPr="00251CAB" w:rsidRDefault="00C417C8" w:rsidP="00F01E7D">
        <w:pPr>
          <w:pStyle w:val="Voettekst"/>
          <w:jc w:val="cen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4652C" w14:textId="16B363A2" w:rsidR="00C417C8" w:rsidRPr="00DC647F" w:rsidRDefault="00C417C8" w:rsidP="000E50CE">
    <w:pPr>
      <w:pStyle w:val="Voettekst"/>
    </w:pPr>
    <w:r>
      <w:fldChar w:fldCharType="begin"/>
    </w:r>
    <w:r w:rsidRPr="00533DEF">
      <w:rPr>
        <w:rPrChange w:id="0" w:author="Fien Van Bael" w:date="2018-04-11T14:42:00Z">
          <w:rPr>
            <w:lang w:val="en-US"/>
          </w:rPr>
        </w:rPrChange>
      </w:rPr>
      <w:instrText xml:space="preserve"> STYLEREF  "Kop van inhoudsopgave"  \* MERGEFORMAT </w:instrText>
    </w:r>
    <w:r>
      <w:fldChar w:fldCharType="separate"/>
    </w:r>
    <w:r>
      <w:rPr>
        <w:b/>
        <w:bCs/>
        <w:noProof/>
        <w:lang w:val="nl-NL"/>
      </w:rPr>
      <w:t>Fout! Geen tekst met de opgegeven stijl in het document.</w:t>
    </w:r>
    <w:r>
      <w:rPr>
        <w:noProof/>
      </w:rPr>
      <w:fldChar w:fldCharType="end"/>
    </w:r>
    <w:r w:rsidRPr="00CB0A4E">
      <w:t xml:space="preserve"> </w:t>
    </w:r>
    <w:r>
      <w:rPr>
        <w:b/>
      </w:rPr>
      <w:t xml:space="preserve">| </w:t>
    </w:r>
    <w:r>
      <w:fldChar w:fldCharType="begin"/>
    </w:r>
    <w:r>
      <w:instrText xml:space="preserve"> PAGE   \* MERGEFORMAT </w:instrText>
    </w:r>
    <w:r>
      <w:fldChar w:fldCharType="separate"/>
    </w:r>
    <w:r w:rsidRPr="00F37AF8">
      <w:rPr>
        <w:b/>
        <w:noProof/>
      </w:rPr>
      <w:t>12</w:t>
    </w:r>
    <w:r>
      <w:rPr>
        <w:b/>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26B37C" w14:textId="14D05279" w:rsidR="00C417C8" w:rsidRPr="009F4468" w:rsidRDefault="00C417C8" w:rsidP="009F4468">
    <w:pPr>
      <w:pStyle w:val="Voettekst"/>
      <w:jc w:val="left"/>
    </w:pPr>
    <w:r w:rsidRPr="009F4468">
      <w:fldChar w:fldCharType="begin"/>
    </w:r>
    <w:r w:rsidRPr="009F4468">
      <w:instrText xml:space="preserve"> PAGE   \* MERGEFORMAT </w:instrText>
    </w:r>
    <w:r w:rsidRPr="009F4468">
      <w:fldChar w:fldCharType="separate"/>
    </w:r>
    <w:r>
      <w:rPr>
        <w:noProof/>
      </w:rPr>
      <w:t>6</w:t>
    </w:r>
    <w:r w:rsidRPr="009F4468">
      <w:fldChar w:fldCharType="end"/>
    </w:r>
    <w:r w:rsidRPr="009F4468">
      <w:t xml:space="preserve"> | </w:t>
    </w:r>
    <w:r w:rsidRPr="007A0E17">
      <w:fldChar w:fldCharType="begin"/>
    </w:r>
    <w:r>
      <w:instrText xml:space="preserve"> STYLEREF  "_Titel</w:instrText>
    </w:r>
    <w:r w:rsidRPr="007A0E17">
      <w:instrText xml:space="preserve">"  \* MERGEFORMAT </w:instrText>
    </w:r>
    <w:r w:rsidRPr="007A0E17">
      <w:fldChar w:fldCharType="separate"/>
    </w:r>
    <w:r>
      <w:rPr>
        <w:noProof/>
      </w:rPr>
      <w:t>Bijlagen</w:t>
    </w:r>
    <w:r w:rsidRPr="007A0E17">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8128045"/>
      <w:docPartObj>
        <w:docPartGallery w:val="Page Numbers (Bottom of Page)"/>
        <w:docPartUnique/>
      </w:docPartObj>
    </w:sdtPr>
    <w:sdtContent>
      <w:p w14:paraId="1C123923" w14:textId="404420F1" w:rsidR="00C417C8" w:rsidRPr="00251CAB" w:rsidRDefault="00C417C8" w:rsidP="00F01E7D">
        <w:pPr>
          <w:pStyle w:val="Voettekst"/>
          <w:jc w:val="center"/>
        </w:pPr>
        <w:r>
          <w:fldChar w:fldCharType="begin"/>
        </w:r>
        <w:r>
          <w:instrText>PAGE   \* MERGEFORMAT</w:instrText>
        </w:r>
        <w:r>
          <w:fldChar w:fldCharType="separate"/>
        </w:r>
        <w:r w:rsidRPr="0037540B">
          <w:rPr>
            <w:noProof/>
            <w:lang w:val="nl-NL"/>
          </w:rPr>
          <w:t>vii</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4A9014" w14:textId="5F42065E" w:rsidR="00C417C8" w:rsidRPr="001D78C1" w:rsidRDefault="00C417C8" w:rsidP="000E50CE">
    <w:pPr>
      <w:pStyle w:val="Voettekst"/>
    </w:pPr>
    <w:r>
      <w:fldChar w:fldCharType="begin"/>
    </w:r>
    <w:r w:rsidRPr="00533DEF">
      <w:rPr>
        <w:rPrChange w:id="3" w:author="Fien Van Bael" w:date="2018-04-11T14:42:00Z">
          <w:rPr>
            <w:lang w:val="en-US"/>
          </w:rPr>
        </w:rPrChange>
      </w:rPr>
      <w:instrText xml:space="preserve"> STYLEREF  Titel  \* MERGEFORMAT </w:instrText>
    </w:r>
    <w:r>
      <w:fldChar w:fldCharType="separate"/>
    </w:r>
    <w:r w:rsidRPr="005306EF">
      <w:rPr>
        <w:b/>
        <w:bCs/>
        <w:noProof/>
        <w:lang w:val="nl-NL"/>
      </w:rPr>
      <w:t>B</w:t>
    </w:r>
    <w:r>
      <w:rPr>
        <w:noProof/>
      </w:rPr>
      <w:fldChar w:fldCharType="end"/>
    </w:r>
    <w:r w:rsidRPr="00CB0A4E">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B4118" w14:textId="7A29DD01" w:rsidR="00C417C8" w:rsidRPr="007A0E17" w:rsidRDefault="00C417C8" w:rsidP="009F4468">
    <w:pPr>
      <w:pStyle w:val="Voettekst"/>
      <w:jc w:val="left"/>
    </w:pPr>
    <w:r w:rsidRPr="007A0E17">
      <w:fldChar w:fldCharType="begin"/>
    </w:r>
    <w:r w:rsidRPr="007A0E17">
      <w:instrText xml:space="preserve"> PAGE   \* MERGEFORMAT </w:instrText>
    </w:r>
    <w:r w:rsidRPr="007A0E17">
      <w:fldChar w:fldCharType="separate"/>
    </w:r>
    <w:r>
      <w:rPr>
        <w:noProof/>
      </w:rPr>
      <w:t>8</w:t>
    </w:r>
    <w:r w:rsidRPr="007A0E17">
      <w:fldChar w:fldCharType="end"/>
    </w:r>
    <w:r w:rsidRPr="007A0E17">
      <w:t xml:space="preserve"> | </w:t>
    </w:r>
    <w:fldSimple w:instr=" STYLEREF  &quot;1&quot;  \* MERGEFORMAT ">
      <w:r w:rsidRPr="005306EF">
        <w:rPr>
          <w:noProof/>
          <w:lang w:val="en-US"/>
        </w:rPr>
        <w:t>Inleiding</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F91E21" w14:textId="77777777" w:rsidR="00B91E88" w:rsidRDefault="00B91E88" w:rsidP="00986956">
      <w:pPr>
        <w:spacing w:line="240" w:lineRule="auto"/>
      </w:pPr>
      <w:r>
        <w:separator/>
      </w:r>
    </w:p>
  </w:footnote>
  <w:footnote w:type="continuationSeparator" w:id="0">
    <w:p w14:paraId="1B296B9E" w14:textId="77777777" w:rsidR="00B91E88" w:rsidRDefault="00B91E88" w:rsidP="00986956">
      <w:pPr>
        <w:spacing w:line="240" w:lineRule="auto"/>
      </w:pPr>
      <w:r>
        <w:continuationSeparator/>
      </w:r>
    </w:p>
  </w:footnote>
  <w:footnote w:type="continuationNotice" w:id="1">
    <w:p w14:paraId="1EF4AED4" w14:textId="77777777" w:rsidR="00B91E88" w:rsidRDefault="00B91E8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3FB70" w14:textId="77777777" w:rsidR="00C417C8" w:rsidRDefault="00C417C8" w:rsidP="000E50CE">
    <w:pPr>
      <w:pStyle w:val="Koptekst"/>
    </w:pPr>
  </w:p>
  <w:p w14:paraId="42E1C550" w14:textId="77777777" w:rsidR="00C417C8" w:rsidRDefault="00C417C8" w:rsidP="000E50CE">
    <w:pPr>
      <w:pStyle w:val="Koptekst"/>
    </w:pPr>
    <w:r>
      <w:rPr>
        <w:noProof/>
        <w:lang w:val="en-GB" w:eastAsia="en-GB"/>
      </w:rPr>
      <mc:AlternateContent>
        <mc:Choice Requires="wps">
          <w:drawing>
            <wp:anchor distT="0" distB="0" distL="114300" distR="114300" simplePos="0" relativeHeight="251658247" behindDoc="1" locked="0" layoutInCell="1" allowOverlap="1" wp14:anchorId="171739ED" wp14:editId="7115F4AA">
              <wp:simplePos x="0" y="0"/>
              <wp:positionH relativeFrom="page">
                <wp:posOffset>431800</wp:posOffset>
              </wp:positionH>
              <wp:positionV relativeFrom="page">
                <wp:posOffset>648335</wp:posOffset>
              </wp:positionV>
              <wp:extent cx="6696000" cy="720000"/>
              <wp:effectExtent l="0" t="0" r="0" b="4445"/>
              <wp:wrapNone/>
              <wp:docPr id="24" name="Tekstvak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0"/>
                      </a:xfrm>
                      <a:prstGeom prst="rect">
                        <a:avLst/>
                      </a:prstGeom>
                      <a:solidFill>
                        <a:srgbClr val="158CAF"/>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334EE6" w14:textId="77777777" w:rsidR="00C417C8" w:rsidRPr="00394CF7" w:rsidRDefault="00C417C8" w:rsidP="00394CF7">
                          <w:pPr>
                            <w:pStyle w:val="CoverKoptekst"/>
                          </w:pPr>
                          <w:r w:rsidRPr="00394CF7">
                            <w:t xml:space="preserve">faculteit </w:t>
                          </w:r>
                          <w:r>
                            <w:t>bewegings- en revalidatiewetenschappen</w:t>
                          </w:r>
                        </w:p>
                        <w:p w14:paraId="4C66B63B" w14:textId="77777777" w:rsidR="00C417C8" w:rsidRPr="00394CF7" w:rsidRDefault="00C417C8" w:rsidP="00394CF7">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1739ED" id="_x0000_t202" coordsize="21600,21600" o:spt="202" path="m,l,21600r21600,l21600,xe">
              <v:stroke joinstyle="miter"/>
              <v:path gradientshapeok="t" o:connecttype="rect"/>
            </v:shapetype>
            <v:shape id="Tekstvak 24" o:spid="_x0000_s1039" type="#_x0000_t202" style="position:absolute;left:0;text-align:left;margin-left:34pt;margin-top:51.05pt;width:527.25pt;height:56.7pt;z-index:-25165823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" fillcolor="#158caf" stroked="f" strokeweight=".5pt">
              <o:lock v:ext="edit" aspectratio="t"/>
              <v:textbox inset="65mm,2mm,6mm,2mm">
                <w:txbxContent>
                  <w:p w14:paraId="75334EE6" w14:textId="77777777" w:rsidR="00C417C8" w:rsidRPr="00394CF7" w:rsidRDefault="00C417C8" w:rsidP="00394CF7">
                    <w:pPr>
                      <w:pStyle w:val="CoverKoptekst"/>
                    </w:pPr>
                    <w:r w:rsidRPr="00394CF7">
                      <w:t xml:space="preserve">faculteit </w:t>
                    </w:r>
                    <w:r>
                      <w:t>bewegings- en revalidatiewetenschappen</w:t>
                    </w:r>
                  </w:p>
                  <w:p w14:paraId="4C66B63B" w14:textId="77777777" w:rsidR="00C417C8" w:rsidRPr="00394CF7" w:rsidRDefault="00C417C8" w:rsidP="00394CF7">
                    <w:pPr>
                      <w:pStyle w:val="CoverKoptekst"/>
                    </w:pPr>
                  </w:p>
                </w:txbxContent>
              </v:textbox>
              <w10:wrap anchorx="page" anchory="page"/>
            </v:shape>
          </w:pict>
        </mc:Fallback>
      </mc:AlternateContent>
    </w:r>
    <w:r>
      <w:rPr>
        <w:noProof/>
        <w:lang w:val="en-GB" w:eastAsia="en-GB"/>
      </w:rPr>
      <w:drawing>
        <wp:anchor distT="0" distB="0" distL="114300" distR="114300" simplePos="0" relativeHeight="251658246" behindDoc="0" locked="0" layoutInCell="1" allowOverlap="1" wp14:anchorId="7258071B" wp14:editId="36157FA2">
          <wp:simplePos x="0" y="0"/>
          <wp:positionH relativeFrom="page">
            <wp:posOffset>648335</wp:posOffset>
          </wp:positionH>
          <wp:positionV relativeFrom="page">
            <wp:posOffset>360045</wp:posOffset>
          </wp:positionV>
          <wp:extent cx="2005200" cy="720000"/>
          <wp:effectExtent l="0" t="0" r="0" b="4445"/>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POINT_KULEUVEN_LOGO.png"/>
                  <pic:cNvPicPr/>
                </pic:nvPicPr>
                <pic:blipFill>
                  <a:blip r:embed="rId1">
                    <a:extLst>
                      <a:ext uri="{28A0092B-C50C-407E-A947-70E740481C1C}">
                        <a14:useLocalDpi xmlns:a14="http://schemas.microsoft.com/office/drawing/2010/main" val="0"/>
                      </a:ext>
                    </a:extLst>
                  </a:blip>
                  <a:stretch>
                    <a:fillRect/>
                  </a:stretch>
                </pic:blipFill>
                <pic:spPr>
                  <a:xfrm>
                    <a:off x="0" y="0"/>
                    <a:ext cx="20052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39C15C" w14:textId="77777777" w:rsidR="00C417C8" w:rsidRDefault="00C417C8">
    <w:pPr>
      <w:pStyle w:val="Kopteks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5A7A86" w14:textId="77777777" w:rsidR="00C417C8" w:rsidRPr="009B0224" w:rsidRDefault="00C417C8" w:rsidP="000E50CE">
    <w:pPr>
      <w:pStyle w:val="Koptekst"/>
    </w:pPr>
    <w:r w:rsidRPr="002E6327">
      <w:rPr>
        <w:noProof/>
        <w:lang w:val="en-GB" w:eastAsia="en-GB"/>
      </w:rPr>
      <w:drawing>
        <wp:anchor distT="0" distB="720090" distL="144145" distR="0" simplePos="0" relativeHeight="251658245" behindDoc="0" locked="0" layoutInCell="1" allowOverlap="1" wp14:anchorId="06703414" wp14:editId="198A886F">
          <wp:simplePos x="0" y="0"/>
          <wp:positionH relativeFrom="margin">
            <wp:posOffset>6877050</wp:posOffset>
          </wp:positionH>
          <wp:positionV relativeFrom="page">
            <wp:posOffset>720090</wp:posOffset>
          </wp:positionV>
          <wp:extent cx="232410" cy="716280"/>
          <wp:effectExtent l="19050" t="0" r="0" b="0"/>
          <wp:wrapSquare wrapText="bothSides"/>
          <wp:docPr id="13" name="Afbeelding 1" descr="kuleu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leuven"/>
                  <pic:cNvPicPr>
                    <a:picLocks noChangeAspect="1" noChangeArrowheads="1"/>
                  </pic:cNvPicPr>
                </pic:nvPicPr>
                <pic:blipFill>
                  <a:blip r:embed="rId1"/>
                  <a:srcRect/>
                  <a:stretch>
                    <a:fillRect/>
                  </a:stretch>
                </pic:blipFill>
                <pic:spPr bwMode="auto">
                  <a:xfrm>
                    <a:off x="0" y="0"/>
                    <a:ext cx="232410" cy="716280"/>
                  </a:xfrm>
                  <a:prstGeom prst="rect">
                    <a:avLst/>
                  </a:prstGeom>
                  <a:noFill/>
                  <a:ln w="9525">
                    <a:noFill/>
                    <a:miter lim="800000"/>
                    <a:headEnd/>
                    <a:tailEnd/>
                  </a:ln>
                </pic:spPr>
              </pic:pic>
            </a:graphicData>
          </a:graphic>
        </wp:anchor>
      </w:drawing>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3D73EB" w14:textId="77777777" w:rsidR="00C417C8" w:rsidRPr="009B0224" w:rsidRDefault="00C417C8" w:rsidP="000E50CE">
    <w:pPr>
      <w:pStyle w:val="Kopteks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A5ECD" w14:textId="77777777" w:rsidR="00C417C8" w:rsidRPr="009B0224" w:rsidRDefault="00C417C8" w:rsidP="000E50CE">
    <w:pPr>
      <w:pStyle w:val="Koptekst"/>
    </w:pPr>
    <w:r>
      <w:rPr>
        <w:noProof/>
        <w:lang w:val="en-GB" w:eastAsia="en-GB"/>
      </w:rPr>
      <w:drawing>
        <wp:anchor distT="0" distB="0" distL="114300" distR="114300" simplePos="0" relativeHeight="251658251" behindDoc="1" locked="0" layoutInCell="1" allowOverlap="1" wp14:anchorId="72A0C165" wp14:editId="1C282CF0">
          <wp:simplePos x="0" y="0"/>
          <wp:positionH relativeFrom="page">
            <wp:posOffset>5256530</wp:posOffset>
          </wp:positionH>
          <wp:positionV relativeFrom="page">
            <wp:posOffset>431800</wp:posOffset>
          </wp:positionV>
          <wp:extent cx="2016000" cy="720000"/>
          <wp:effectExtent l="0" t="0" r="3810" b="4445"/>
          <wp:wrapNone/>
          <wp:docPr id="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2261B" w14:textId="77777777" w:rsidR="00C417C8" w:rsidRPr="008D663C" w:rsidRDefault="00C417C8" w:rsidP="00740275">
    <w:pPr>
      <w:pStyle w:val="Geenafstand"/>
    </w:pPr>
    <w:r>
      <w:rPr>
        <w:noProof/>
        <w:lang w:val="en-GB" w:eastAsia="en-GB"/>
      </w:rPr>
      <w:drawing>
        <wp:anchor distT="0" distB="0" distL="114300" distR="114300" simplePos="0" relativeHeight="251658250" behindDoc="1" locked="0" layoutInCell="1" allowOverlap="1" wp14:anchorId="4C50C6BB" wp14:editId="51E4E214">
          <wp:simplePos x="0" y="0"/>
          <wp:positionH relativeFrom="page">
            <wp:posOffset>5257546</wp:posOffset>
          </wp:positionH>
          <wp:positionV relativeFrom="page">
            <wp:posOffset>741901</wp:posOffset>
          </wp:positionV>
          <wp:extent cx="2016000" cy="720000"/>
          <wp:effectExtent l="0" t="0" r="3810" b="4445"/>
          <wp:wrapNone/>
          <wp:docPr id="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AD554" w14:textId="77777777" w:rsidR="00C417C8" w:rsidRDefault="00C417C8" w:rsidP="000E50CE">
    <w:pPr>
      <w:pStyle w:val="Koptekst"/>
    </w:pPr>
    <w:r>
      <w:rPr>
        <w:noProof/>
        <w:lang w:val="en-GB" w:eastAsia="en-GB"/>
      </w:rPr>
      <mc:AlternateContent>
        <mc:Choice Requires="wps">
          <w:drawing>
            <wp:anchor distT="0" distB="0" distL="114300" distR="114300" simplePos="0" relativeHeight="251658240" behindDoc="1" locked="0" layoutInCell="1" allowOverlap="1" wp14:anchorId="47513170" wp14:editId="10E261F8">
              <wp:simplePos x="0" y="0"/>
              <wp:positionH relativeFrom="page">
                <wp:posOffset>285750</wp:posOffset>
              </wp:positionH>
              <wp:positionV relativeFrom="page">
                <wp:posOffset>723900</wp:posOffset>
              </wp:positionV>
              <wp:extent cx="6983730" cy="895350"/>
              <wp:effectExtent l="0" t="0" r="7620" b="0"/>
              <wp:wrapNone/>
              <wp:docPr id="29" name="Tekstvak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3730" cy="89535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4F7E6C" w14:textId="77777777" w:rsidR="00C417C8" w:rsidRPr="00394CF7" w:rsidRDefault="00C417C8" w:rsidP="002E3E78">
                          <w:pPr>
                            <w:pStyle w:val="CoverKop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513170" id="_x0000_t202" coordsize="21600,21600" o:spt="202" path="m,l,21600r21600,l21600,xe">
              <v:stroke joinstyle="miter"/>
              <v:path gradientshapeok="t" o:connecttype="rect"/>
            </v:shapetype>
            <v:shape id="Tekstvak 29" o:spid="_x0000_s1041" type="#_x0000_t202" style="position:absolute;left:0;text-align:left;margin-left:22.5pt;margin-top:57pt;width:549.9pt;height:7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" fillcolor="#1d8db0" stroked="f" strokeweight=".5pt">
              <o:lock v:ext="edit" aspectratio="t"/>
              <v:textbox inset="0,0,0,0">
                <w:txbxContent>
                  <w:p w14:paraId="084F7E6C" w14:textId="77777777" w:rsidR="00C417C8" w:rsidRPr="00394CF7" w:rsidRDefault="00C417C8" w:rsidP="002E3E78">
                    <w:pPr>
                      <w:pStyle w:val="CoverKoptekst"/>
                    </w:pPr>
                  </w:p>
                </w:txbxContent>
              </v:textbox>
              <w10:wrap anchorx="page" anchory="page"/>
            </v:shape>
          </w:pict>
        </mc:Fallback>
      </mc:AlternateContent>
    </w:r>
    <w:r>
      <w:rPr>
        <w:noProof/>
        <w:lang w:val="en-GB" w:eastAsia="en-GB"/>
      </w:rPr>
      <w:drawing>
        <wp:anchor distT="0" distB="0" distL="114300" distR="114300" simplePos="0" relativeHeight="251658244" behindDoc="1" locked="0" layoutInCell="1" allowOverlap="1" wp14:anchorId="57D5171F" wp14:editId="24E4EAA9">
          <wp:simplePos x="0" y="0"/>
          <wp:positionH relativeFrom="page">
            <wp:posOffset>3060700</wp:posOffset>
          </wp:positionH>
          <wp:positionV relativeFrom="page">
            <wp:posOffset>5220970</wp:posOffset>
          </wp:positionV>
          <wp:extent cx="4212000" cy="4993200"/>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des_word_primairblauw_secundairblauw_mix.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212000" cy="499320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58243" behindDoc="0" locked="0" layoutInCell="1" allowOverlap="1" wp14:anchorId="7D0B2C88" wp14:editId="30B86720">
          <wp:simplePos x="0" y="0"/>
          <wp:positionH relativeFrom="page">
            <wp:posOffset>504190</wp:posOffset>
          </wp:positionH>
          <wp:positionV relativeFrom="page">
            <wp:posOffset>431800</wp:posOffset>
          </wp:positionV>
          <wp:extent cx="2016000" cy="720000"/>
          <wp:effectExtent l="0" t="0" r="3810" b="4445"/>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leuven_logo_20mm.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C8B94" w14:textId="77777777" w:rsidR="00C417C8" w:rsidRPr="00E73B78" w:rsidRDefault="00C417C8" w:rsidP="000E50CE">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B8615" w14:textId="77777777" w:rsidR="00C417C8" w:rsidRPr="005C062C" w:rsidRDefault="00C417C8" w:rsidP="000E50CE">
    <w:pPr>
      <w:pStyle w:val="Kopteks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88F93F" w14:textId="77777777" w:rsidR="00C417C8" w:rsidRDefault="00C417C8" w:rsidP="000E50CE">
    <w:pPr>
      <w:pStyle w:val="Kopteks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613C8" w14:textId="77777777" w:rsidR="00C417C8" w:rsidRPr="00E73B78" w:rsidRDefault="00C417C8" w:rsidP="000E50CE">
    <w:pPr>
      <w:pStyle w:val="Kopteks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FBCE8E" w14:textId="77777777" w:rsidR="00C417C8" w:rsidRPr="000B0058" w:rsidRDefault="00C417C8" w:rsidP="000E50CE">
    <w:pPr>
      <w:pStyle w:val="Kopteks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128575" w14:textId="77777777" w:rsidR="00C417C8" w:rsidRPr="000B0058" w:rsidRDefault="00C417C8" w:rsidP="000E50CE">
    <w:pPr>
      <w:pStyle w:val="Kopteks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0989F" w14:textId="77777777" w:rsidR="00C417C8" w:rsidRPr="009B0224" w:rsidRDefault="00C417C8" w:rsidP="000E50CE">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382658FA"/>
    <w:lvl w:ilvl="0">
      <w:start w:val="1"/>
      <w:numFmt w:val="decimal"/>
      <w:pStyle w:val="Lijstnummering3"/>
      <w:lvlText w:val="%1)"/>
      <w:lvlJc w:val="left"/>
      <w:pPr>
        <w:ind w:left="1074" w:hanging="360"/>
      </w:pPr>
      <w:rPr>
        <w:rFonts w:hint="default"/>
      </w:rPr>
    </w:lvl>
  </w:abstractNum>
  <w:abstractNum w:abstractNumId="1" w15:restartNumberingAfterBreak="0">
    <w:nsid w:val="FFFFFF7F"/>
    <w:multiLevelType w:val="singleLevel"/>
    <w:tmpl w:val="65AE2DBE"/>
    <w:lvl w:ilvl="0">
      <w:start w:val="1"/>
      <w:numFmt w:val="lowerLetter"/>
      <w:pStyle w:val="Lijstnummering2"/>
      <w:lvlText w:val="%1."/>
      <w:lvlJc w:val="left"/>
      <w:pPr>
        <w:ind w:left="717" w:hanging="360"/>
      </w:pPr>
    </w:lvl>
  </w:abstractNum>
  <w:abstractNum w:abstractNumId="2" w15:restartNumberingAfterBreak="0">
    <w:nsid w:val="FFFFFF88"/>
    <w:multiLevelType w:val="singleLevel"/>
    <w:tmpl w:val="68C26902"/>
    <w:lvl w:ilvl="0">
      <w:start w:val="1"/>
      <w:numFmt w:val="decimal"/>
      <w:pStyle w:val="Lijstnummering"/>
      <w:lvlText w:val="%1."/>
      <w:lvlJc w:val="left"/>
      <w:pPr>
        <w:tabs>
          <w:tab w:val="num" w:pos="360"/>
        </w:tabs>
        <w:ind w:left="360" w:hanging="360"/>
      </w:pPr>
    </w:lvl>
  </w:abstractNum>
  <w:abstractNum w:abstractNumId="3" w15:restartNumberingAfterBreak="0">
    <w:nsid w:val="073413C6"/>
    <w:multiLevelType w:val="hybridMultilevel"/>
    <w:tmpl w:val="AA3EB7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E114DF8"/>
    <w:multiLevelType w:val="hybridMultilevel"/>
    <w:tmpl w:val="C952DC4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239A7740"/>
    <w:multiLevelType w:val="multilevel"/>
    <w:tmpl w:val="60F28288"/>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6" w15:restartNumberingAfterBreak="0">
    <w:nsid w:val="285F1197"/>
    <w:multiLevelType w:val="hybridMultilevel"/>
    <w:tmpl w:val="5B089818"/>
    <w:lvl w:ilvl="0" w:tplc="18747F90">
      <w:numFmt w:val="bullet"/>
      <w:lvlText w:val=""/>
      <w:lvlJc w:val="left"/>
      <w:pPr>
        <w:ind w:left="720" w:hanging="360"/>
      </w:pPr>
      <w:rPr>
        <w:rFonts w:ascii="Wingdings" w:eastAsiaTheme="minorEastAsia"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35C17B5D"/>
    <w:multiLevelType w:val="hybridMultilevel"/>
    <w:tmpl w:val="05305C80"/>
    <w:lvl w:ilvl="0" w:tplc="646E3504">
      <w:start w:val="1"/>
      <w:numFmt w:val="upperLetter"/>
      <w:pStyle w:val="Kop1bijlagen"/>
      <w:lvlText w:val="Bijlage %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3649421A"/>
    <w:multiLevelType w:val="hybridMultilevel"/>
    <w:tmpl w:val="9432C52E"/>
    <w:lvl w:ilvl="0" w:tplc="191205C8">
      <w:start w:val="1"/>
      <w:numFmt w:val="bullet"/>
      <w:pStyle w:val="Lijstopsomteken"/>
      <w:lvlText w:val=""/>
      <w:lvlJc w:val="left"/>
      <w:pPr>
        <w:ind w:left="360" w:hanging="360"/>
      </w:pPr>
      <w:rPr>
        <w:rFonts w:ascii="Symbol" w:hAnsi="Symbol" w:hint="default"/>
        <w:sz w:val="1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390D6DE4"/>
    <w:multiLevelType w:val="hybridMultilevel"/>
    <w:tmpl w:val="40DC8A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3C8C7C9E"/>
    <w:multiLevelType w:val="hybridMultilevel"/>
    <w:tmpl w:val="81A05D02"/>
    <w:lvl w:ilvl="0" w:tplc="AEBE2A0E">
      <w:start w:val="1"/>
      <w:numFmt w:val="bullet"/>
      <w:pStyle w:val="Lijstopsomteken3"/>
      <w:lvlText w:val=""/>
      <w:lvlJc w:val="left"/>
      <w:pPr>
        <w:ind w:left="926" w:hanging="360"/>
      </w:pPr>
      <w:rPr>
        <w:rFonts w:ascii="Wingdings" w:hAnsi="Wingdings" w:hint="default"/>
      </w:rPr>
    </w:lvl>
    <w:lvl w:ilvl="1" w:tplc="08130003" w:tentative="1">
      <w:start w:val="1"/>
      <w:numFmt w:val="bullet"/>
      <w:lvlText w:val="o"/>
      <w:lvlJc w:val="left"/>
      <w:pPr>
        <w:ind w:left="1646" w:hanging="360"/>
      </w:pPr>
      <w:rPr>
        <w:rFonts w:ascii="Courier New" w:hAnsi="Courier New" w:cs="Courier New" w:hint="default"/>
      </w:rPr>
    </w:lvl>
    <w:lvl w:ilvl="2" w:tplc="08130005" w:tentative="1">
      <w:start w:val="1"/>
      <w:numFmt w:val="bullet"/>
      <w:lvlText w:val=""/>
      <w:lvlJc w:val="left"/>
      <w:pPr>
        <w:ind w:left="2366" w:hanging="360"/>
      </w:pPr>
      <w:rPr>
        <w:rFonts w:ascii="Wingdings" w:hAnsi="Wingdings" w:hint="default"/>
      </w:rPr>
    </w:lvl>
    <w:lvl w:ilvl="3" w:tplc="08130001" w:tentative="1">
      <w:start w:val="1"/>
      <w:numFmt w:val="bullet"/>
      <w:lvlText w:val=""/>
      <w:lvlJc w:val="left"/>
      <w:pPr>
        <w:ind w:left="3086" w:hanging="360"/>
      </w:pPr>
      <w:rPr>
        <w:rFonts w:ascii="Symbol" w:hAnsi="Symbol" w:hint="default"/>
      </w:rPr>
    </w:lvl>
    <w:lvl w:ilvl="4" w:tplc="08130003" w:tentative="1">
      <w:start w:val="1"/>
      <w:numFmt w:val="bullet"/>
      <w:lvlText w:val="o"/>
      <w:lvlJc w:val="left"/>
      <w:pPr>
        <w:ind w:left="3806" w:hanging="360"/>
      </w:pPr>
      <w:rPr>
        <w:rFonts w:ascii="Courier New" w:hAnsi="Courier New" w:cs="Courier New" w:hint="default"/>
      </w:rPr>
    </w:lvl>
    <w:lvl w:ilvl="5" w:tplc="08130005" w:tentative="1">
      <w:start w:val="1"/>
      <w:numFmt w:val="bullet"/>
      <w:lvlText w:val=""/>
      <w:lvlJc w:val="left"/>
      <w:pPr>
        <w:ind w:left="4526" w:hanging="360"/>
      </w:pPr>
      <w:rPr>
        <w:rFonts w:ascii="Wingdings" w:hAnsi="Wingdings" w:hint="default"/>
      </w:rPr>
    </w:lvl>
    <w:lvl w:ilvl="6" w:tplc="08130001" w:tentative="1">
      <w:start w:val="1"/>
      <w:numFmt w:val="bullet"/>
      <w:lvlText w:val=""/>
      <w:lvlJc w:val="left"/>
      <w:pPr>
        <w:ind w:left="5246" w:hanging="360"/>
      </w:pPr>
      <w:rPr>
        <w:rFonts w:ascii="Symbol" w:hAnsi="Symbol" w:hint="default"/>
      </w:rPr>
    </w:lvl>
    <w:lvl w:ilvl="7" w:tplc="08130003" w:tentative="1">
      <w:start w:val="1"/>
      <w:numFmt w:val="bullet"/>
      <w:lvlText w:val="o"/>
      <w:lvlJc w:val="left"/>
      <w:pPr>
        <w:ind w:left="5966" w:hanging="360"/>
      </w:pPr>
      <w:rPr>
        <w:rFonts w:ascii="Courier New" w:hAnsi="Courier New" w:cs="Courier New" w:hint="default"/>
      </w:rPr>
    </w:lvl>
    <w:lvl w:ilvl="8" w:tplc="08130005" w:tentative="1">
      <w:start w:val="1"/>
      <w:numFmt w:val="bullet"/>
      <w:lvlText w:val=""/>
      <w:lvlJc w:val="left"/>
      <w:pPr>
        <w:ind w:left="6686" w:hanging="360"/>
      </w:pPr>
      <w:rPr>
        <w:rFonts w:ascii="Wingdings" w:hAnsi="Wingdings" w:hint="default"/>
      </w:rPr>
    </w:lvl>
  </w:abstractNum>
  <w:abstractNum w:abstractNumId="11" w15:restartNumberingAfterBreak="0">
    <w:nsid w:val="4639350E"/>
    <w:multiLevelType w:val="hybridMultilevel"/>
    <w:tmpl w:val="B6A6A26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4722155C"/>
    <w:multiLevelType w:val="hybridMultilevel"/>
    <w:tmpl w:val="2670F88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4D980797"/>
    <w:multiLevelType w:val="hybridMultilevel"/>
    <w:tmpl w:val="98A8D2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557A0436"/>
    <w:multiLevelType w:val="hybridMultilevel"/>
    <w:tmpl w:val="86D2BC8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5F2E40FD"/>
    <w:multiLevelType w:val="hybridMultilevel"/>
    <w:tmpl w:val="906CF564"/>
    <w:lvl w:ilvl="0" w:tplc="8A403A16">
      <w:start w:val="1"/>
      <w:numFmt w:val="bullet"/>
      <w:pStyle w:val="Lijstopsomteken2"/>
      <w:lvlText w:val="o"/>
      <w:lvlJc w:val="left"/>
      <w:pPr>
        <w:tabs>
          <w:tab w:val="num" w:pos="720"/>
        </w:tabs>
        <w:ind w:left="720" w:hanging="360"/>
      </w:pPr>
      <w:rPr>
        <w:rFonts w:ascii="Courier New" w:hAnsi="Courier New" w:cs="Courier New" w:hint="default"/>
        <w:sz w:val="16"/>
      </w:rPr>
    </w:lvl>
    <w:lvl w:ilvl="1" w:tplc="08130003">
      <w:start w:val="1"/>
      <w:numFmt w:val="bullet"/>
      <w:lvlText w:val="o"/>
      <w:lvlJc w:val="left"/>
      <w:pPr>
        <w:ind w:left="1517" w:hanging="360"/>
      </w:pPr>
      <w:rPr>
        <w:rFonts w:ascii="Courier New" w:hAnsi="Courier New" w:cs="Courier New" w:hint="default"/>
      </w:rPr>
    </w:lvl>
    <w:lvl w:ilvl="2" w:tplc="08130005" w:tentative="1">
      <w:start w:val="1"/>
      <w:numFmt w:val="bullet"/>
      <w:lvlText w:val=""/>
      <w:lvlJc w:val="left"/>
      <w:pPr>
        <w:ind w:left="2237" w:hanging="360"/>
      </w:pPr>
      <w:rPr>
        <w:rFonts w:ascii="Wingdings" w:hAnsi="Wingdings" w:hint="default"/>
      </w:rPr>
    </w:lvl>
    <w:lvl w:ilvl="3" w:tplc="08130001" w:tentative="1">
      <w:start w:val="1"/>
      <w:numFmt w:val="bullet"/>
      <w:lvlText w:val=""/>
      <w:lvlJc w:val="left"/>
      <w:pPr>
        <w:ind w:left="2957" w:hanging="360"/>
      </w:pPr>
      <w:rPr>
        <w:rFonts w:ascii="Symbol" w:hAnsi="Symbol" w:hint="default"/>
      </w:rPr>
    </w:lvl>
    <w:lvl w:ilvl="4" w:tplc="08130003" w:tentative="1">
      <w:start w:val="1"/>
      <w:numFmt w:val="bullet"/>
      <w:lvlText w:val="o"/>
      <w:lvlJc w:val="left"/>
      <w:pPr>
        <w:ind w:left="3677" w:hanging="360"/>
      </w:pPr>
      <w:rPr>
        <w:rFonts w:ascii="Courier New" w:hAnsi="Courier New" w:cs="Courier New" w:hint="default"/>
      </w:rPr>
    </w:lvl>
    <w:lvl w:ilvl="5" w:tplc="08130005" w:tentative="1">
      <w:start w:val="1"/>
      <w:numFmt w:val="bullet"/>
      <w:lvlText w:val=""/>
      <w:lvlJc w:val="left"/>
      <w:pPr>
        <w:ind w:left="4397" w:hanging="360"/>
      </w:pPr>
      <w:rPr>
        <w:rFonts w:ascii="Wingdings" w:hAnsi="Wingdings" w:hint="default"/>
      </w:rPr>
    </w:lvl>
    <w:lvl w:ilvl="6" w:tplc="08130001" w:tentative="1">
      <w:start w:val="1"/>
      <w:numFmt w:val="bullet"/>
      <w:lvlText w:val=""/>
      <w:lvlJc w:val="left"/>
      <w:pPr>
        <w:ind w:left="5117" w:hanging="360"/>
      </w:pPr>
      <w:rPr>
        <w:rFonts w:ascii="Symbol" w:hAnsi="Symbol" w:hint="default"/>
      </w:rPr>
    </w:lvl>
    <w:lvl w:ilvl="7" w:tplc="08130003" w:tentative="1">
      <w:start w:val="1"/>
      <w:numFmt w:val="bullet"/>
      <w:lvlText w:val="o"/>
      <w:lvlJc w:val="left"/>
      <w:pPr>
        <w:ind w:left="5837" w:hanging="360"/>
      </w:pPr>
      <w:rPr>
        <w:rFonts w:ascii="Courier New" w:hAnsi="Courier New" w:cs="Courier New" w:hint="default"/>
      </w:rPr>
    </w:lvl>
    <w:lvl w:ilvl="8" w:tplc="08130005" w:tentative="1">
      <w:start w:val="1"/>
      <w:numFmt w:val="bullet"/>
      <w:lvlText w:val=""/>
      <w:lvlJc w:val="left"/>
      <w:pPr>
        <w:ind w:left="6557" w:hanging="360"/>
      </w:pPr>
      <w:rPr>
        <w:rFonts w:ascii="Wingdings" w:hAnsi="Wingdings" w:hint="default"/>
      </w:rPr>
    </w:lvl>
  </w:abstractNum>
  <w:abstractNum w:abstractNumId="16" w15:restartNumberingAfterBreak="0">
    <w:nsid w:val="60BE29FE"/>
    <w:multiLevelType w:val="hybridMultilevel"/>
    <w:tmpl w:val="A0F8DD6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6F9A48DE"/>
    <w:multiLevelType w:val="hybridMultilevel"/>
    <w:tmpl w:val="73A26A4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702C0F4B"/>
    <w:multiLevelType w:val="hybridMultilevel"/>
    <w:tmpl w:val="B186E2FE"/>
    <w:lvl w:ilvl="0" w:tplc="587632F0">
      <w:numFmt w:val="bullet"/>
      <w:lvlText w:val="-"/>
      <w:lvlJc w:val="left"/>
      <w:pPr>
        <w:ind w:left="720" w:hanging="360"/>
      </w:pPr>
      <w:rPr>
        <w:rFonts w:ascii="Arial" w:eastAsiaTheme="minorEastAsia"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72922DD6"/>
    <w:multiLevelType w:val="hybridMultilevel"/>
    <w:tmpl w:val="2D625B3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780058D7"/>
    <w:multiLevelType w:val="hybridMultilevel"/>
    <w:tmpl w:val="128A8E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78970C6C"/>
    <w:multiLevelType w:val="hybridMultilevel"/>
    <w:tmpl w:val="6B9E0C7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0"/>
  </w:num>
  <w:num w:numId="5">
    <w:abstractNumId w:val="15"/>
  </w:num>
  <w:num w:numId="6">
    <w:abstractNumId w:val="10"/>
  </w:num>
  <w:num w:numId="7">
    <w:abstractNumId w:val="8"/>
  </w:num>
  <w:num w:numId="8">
    <w:abstractNumId w:val="7"/>
  </w:num>
  <w:num w:numId="9">
    <w:abstractNumId w:val="9"/>
  </w:num>
  <w:num w:numId="10">
    <w:abstractNumId w:val="20"/>
  </w:num>
  <w:num w:numId="11">
    <w:abstractNumId w:val="13"/>
  </w:num>
  <w:num w:numId="12">
    <w:abstractNumId w:val="11"/>
  </w:num>
  <w:num w:numId="13">
    <w:abstractNumId w:val="4"/>
  </w:num>
  <w:num w:numId="14">
    <w:abstractNumId w:val="17"/>
  </w:num>
  <w:num w:numId="15">
    <w:abstractNumId w:val="3"/>
  </w:num>
  <w:num w:numId="16">
    <w:abstractNumId w:val="14"/>
  </w:num>
  <w:num w:numId="17">
    <w:abstractNumId w:val="21"/>
  </w:num>
  <w:num w:numId="18">
    <w:abstractNumId w:val="19"/>
  </w:num>
  <w:num w:numId="19">
    <w:abstractNumId w:val="12"/>
  </w:num>
  <w:num w:numId="20">
    <w:abstractNumId w:val="18"/>
  </w:num>
  <w:num w:numId="21">
    <w:abstractNumId w:val="6"/>
  </w:num>
  <w:num w:numId="22">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09"/>
  <w:hyphenationZone w:val="425"/>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C9B"/>
    <w:rsid w:val="000001A9"/>
    <w:rsid w:val="00002774"/>
    <w:rsid w:val="00002827"/>
    <w:rsid w:val="00002F12"/>
    <w:rsid w:val="00003723"/>
    <w:rsid w:val="00005CDE"/>
    <w:rsid w:val="0001272D"/>
    <w:rsid w:val="00014E86"/>
    <w:rsid w:val="00016047"/>
    <w:rsid w:val="00021CFE"/>
    <w:rsid w:val="00022BAC"/>
    <w:rsid w:val="00022C9E"/>
    <w:rsid w:val="00022EC0"/>
    <w:rsid w:val="00024C11"/>
    <w:rsid w:val="000250E2"/>
    <w:rsid w:val="00030C0A"/>
    <w:rsid w:val="000324FA"/>
    <w:rsid w:val="00033FD5"/>
    <w:rsid w:val="00034E0B"/>
    <w:rsid w:val="0003581B"/>
    <w:rsid w:val="000361DC"/>
    <w:rsid w:val="00037B05"/>
    <w:rsid w:val="00041B25"/>
    <w:rsid w:val="0004429D"/>
    <w:rsid w:val="00044D37"/>
    <w:rsid w:val="00050AE7"/>
    <w:rsid w:val="00052A4D"/>
    <w:rsid w:val="00053E6D"/>
    <w:rsid w:val="000558A3"/>
    <w:rsid w:val="0005683D"/>
    <w:rsid w:val="000571C9"/>
    <w:rsid w:val="0006019D"/>
    <w:rsid w:val="00060276"/>
    <w:rsid w:val="000606B3"/>
    <w:rsid w:val="00060C9B"/>
    <w:rsid w:val="0006181E"/>
    <w:rsid w:val="00064998"/>
    <w:rsid w:val="00064EB5"/>
    <w:rsid w:val="000661AC"/>
    <w:rsid w:val="00067011"/>
    <w:rsid w:val="0006752E"/>
    <w:rsid w:val="00070637"/>
    <w:rsid w:val="00071125"/>
    <w:rsid w:val="00071A08"/>
    <w:rsid w:val="0007205C"/>
    <w:rsid w:val="000739D3"/>
    <w:rsid w:val="000740C7"/>
    <w:rsid w:val="0007692C"/>
    <w:rsid w:val="000815D6"/>
    <w:rsid w:val="00083B7D"/>
    <w:rsid w:val="00083CD6"/>
    <w:rsid w:val="000840A7"/>
    <w:rsid w:val="00085358"/>
    <w:rsid w:val="000859D6"/>
    <w:rsid w:val="0008701E"/>
    <w:rsid w:val="0009033F"/>
    <w:rsid w:val="0009056B"/>
    <w:rsid w:val="0009093E"/>
    <w:rsid w:val="00092EB0"/>
    <w:rsid w:val="000938E6"/>
    <w:rsid w:val="00093A99"/>
    <w:rsid w:val="000958A8"/>
    <w:rsid w:val="00095A1A"/>
    <w:rsid w:val="00095BBD"/>
    <w:rsid w:val="0009739E"/>
    <w:rsid w:val="000A18BF"/>
    <w:rsid w:val="000A25E5"/>
    <w:rsid w:val="000A2FCA"/>
    <w:rsid w:val="000A5E32"/>
    <w:rsid w:val="000A7E6B"/>
    <w:rsid w:val="000B0058"/>
    <w:rsid w:val="000B27EB"/>
    <w:rsid w:val="000B2D8D"/>
    <w:rsid w:val="000B3C3E"/>
    <w:rsid w:val="000B4279"/>
    <w:rsid w:val="000B7AE3"/>
    <w:rsid w:val="000C0C2F"/>
    <w:rsid w:val="000C2614"/>
    <w:rsid w:val="000C44EB"/>
    <w:rsid w:val="000C4663"/>
    <w:rsid w:val="000C54EC"/>
    <w:rsid w:val="000D1F51"/>
    <w:rsid w:val="000D357A"/>
    <w:rsid w:val="000D37D1"/>
    <w:rsid w:val="000D4B22"/>
    <w:rsid w:val="000D6FF5"/>
    <w:rsid w:val="000E1400"/>
    <w:rsid w:val="000E50CE"/>
    <w:rsid w:val="000E5533"/>
    <w:rsid w:val="000F167F"/>
    <w:rsid w:val="000F2054"/>
    <w:rsid w:val="000F206E"/>
    <w:rsid w:val="000F4CB3"/>
    <w:rsid w:val="000F4D28"/>
    <w:rsid w:val="000F5C57"/>
    <w:rsid w:val="000F72AF"/>
    <w:rsid w:val="00100118"/>
    <w:rsid w:val="001023CB"/>
    <w:rsid w:val="001023FE"/>
    <w:rsid w:val="001032AE"/>
    <w:rsid w:val="00103956"/>
    <w:rsid w:val="00104D89"/>
    <w:rsid w:val="00105559"/>
    <w:rsid w:val="0011021C"/>
    <w:rsid w:val="0011078E"/>
    <w:rsid w:val="00110D86"/>
    <w:rsid w:val="0011128E"/>
    <w:rsid w:val="00112DE8"/>
    <w:rsid w:val="00112DFA"/>
    <w:rsid w:val="00113104"/>
    <w:rsid w:val="001134BB"/>
    <w:rsid w:val="00115CDE"/>
    <w:rsid w:val="00117A65"/>
    <w:rsid w:val="00121808"/>
    <w:rsid w:val="00121AC1"/>
    <w:rsid w:val="001223D1"/>
    <w:rsid w:val="001227FE"/>
    <w:rsid w:val="001248ED"/>
    <w:rsid w:val="00124D1F"/>
    <w:rsid w:val="00124F4D"/>
    <w:rsid w:val="00126F28"/>
    <w:rsid w:val="001270C5"/>
    <w:rsid w:val="00130AE7"/>
    <w:rsid w:val="00130F8A"/>
    <w:rsid w:val="00131338"/>
    <w:rsid w:val="00131CDD"/>
    <w:rsid w:val="00134996"/>
    <w:rsid w:val="00136E99"/>
    <w:rsid w:val="00143E95"/>
    <w:rsid w:val="00146636"/>
    <w:rsid w:val="00146A1C"/>
    <w:rsid w:val="0014729A"/>
    <w:rsid w:val="001477E9"/>
    <w:rsid w:val="00150B1A"/>
    <w:rsid w:val="00150D79"/>
    <w:rsid w:val="00153B2A"/>
    <w:rsid w:val="00153D39"/>
    <w:rsid w:val="00154580"/>
    <w:rsid w:val="00156A11"/>
    <w:rsid w:val="001572A0"/>
    <w:rsid w:val="001636D9"/>
    <w:rsid w:val="00165EC1"/>
    <w:rsid w:val="001704B0"/>
    <w:rsid w:val="00171265"/>
    <w:rsid w:val="001714DA"/>
    <w:rsid w:val="0017395F"/>
    <w:rsid w:val="00174F6F"/>
    <w:rsid w:val="0017768B"/>
    <w:rsid w:val="001777CF"/>
    <w:rsid w:val="0017785B"/>
    <w:rsid w:val="00177E46"/>
    <w:rsid w:val="00181D1F"/>
    <w:rsid w:val="00182827"/>
    <w:rsid w:val="00182FCE"/>
    <w:rsid w:val="00185CBA"/>
    <w:rsid w:val="0018756B"/>
    <w:rsid w:val="00187616"/>
    <w:rsid w:val="0019004C"/>
    <w:rsid w:val="0019069C"/>
    <w:rsid w:val="00190A77"/>
    <w:rsid w:val="0019757F"/>
    <w:rsid w:val="001A012F"/>
    <w:rsid w:val="001A104F"/>
    <w:rsid w:val="001A498D"/>
    <w:rsid w:val="001A559B"/>
    <w:rsid w:val="001A74C6"/>
    <w:rsid w:val="001A7EC5"/>
    <w:rsid w:val="001B0233"/>
    <w:rsid w:val="001B243F"/>
    <w:rsid w:val="001B2618"/>
    <w:rsid w:val="001B31E8"/>
    <w:rsid w:val="001B3E42"/>
    <w:rsid w:val="001B3FF9"/>
    <w:rsid w:val="001B50F3"/>
    <w:rsid w:val="001B6313"/>
    <w:rsid w:val="001B7234"/>
    <w:rsid w:val="001B7CCF"/>
    <w:rsid w:val="001B7E62"/>
    <w:rsid w:val="001C0806"/>
    <w:rsid w:val="001C483F"/>
    <w:rsid w:val="001C55F1"/>
    <w:rsid w:val="001D0497"/>
    <w:rsid w:val="001D06B2"/>
    <w:rsid w:val="001D251E"/>
    <w:rsid w:val="001D3B0E"/>
    <w:rsid w:val="001D4BED"/>
    <w:rsid w:val="001D78C1"/>
    <w:rsid w:val="001E0F7F"/>
    <w:rsid w:val="001E13DF"/>
    <w:rsid w:val="001E317A"/>
    <w:rsid w:val="001E6425"/>
    <w:rsid w:val="001F123D"/>
    <w:rsid w:val="001F4A94"/>
    <w:rsid w:val="00201610"/>
    <w:rsid w:val="00203BBB"/>
    <w:rsid w:val="00203F74"/>
    <w:rsid w:val="00204822"/>
    <w:rsid w:val="00204ABA"/>
    <w:rsid w:val="00204E2C"/>
    <w:rsid w:val="00204FAC"/>
    <w:rsid w:val="0020786E"/>
    <w:rsid w:val="002119D7"/>
    <w:rsid w:val="00212184"/>
    <w:rsid w:val="00212322"/>
    <w:rsid w:val="0021237C"/>
    <w:rsid w:val="00214B02"/>
    <w:rsid w:val="00215D30"/>
    <w:rsid w:val="00217021"/>
    <w:rsid w:val="00217FCF"/>
    <w:rsid w:val="00223D9D"/>
    <w:rsid w:val="0023098A"/>
    <w:rsid w:val="00236390"/>
    <w:rsid w:val="00236623"/>
    <w:rsid w:val="00237372"/>
    <w:rsid w:val="002409A7"/>
    <w:rsid w:val="0024367B"/>
    <w:rsid w:val="0024460D"/>
    <w:rsid w:val="00246160"/>
    <w:rsid w:val="00246578"/>
    <w:rsid w:val="00247B62"/>
    <w:rsid w:val="00251318"/>
    <w:rsid w:val="00251CAB"/>
    <w:rsid w:val="002532A4"/>
    <w:rsid w:val="00253351"/>
    <w:rsid w:val="00253974"/>
    <w:rsid w:val="0025445B"/>
    <w:rsid w:val="002603DE"/>
    <w:rsid w:val="00260C13"/>
    <w:rsid w:val="00261580"/>
    <w:rsid w:val="0026378D"/>
    <w:rsid w:val="00264241"/>
    <w:rsid w:val="0026595B"/>
    <w:rsid w:val="00266B78"/>
    <w:rsid w:val="00267F36"/>
    <w:rsid w:val="00267FC2"/>
    <w:rsid w:val="0027136B"/>
    <w:rsid w:val="00271EF4"/>
    <w:rsid w:val="00272011"/>
    <w:rsid w:val="00273D03"/>
    <w:rsid w:val="002744A1"/>
    <w:rsid w:val="002757A1"/>
    <w:rsid w:val="0028588F"/>
    <w:rsid w:val="00285E44"/>
    <w:rsid w:val="00285FD9"/>
    <w:rsid w:val="00287E23"/>
    <w:rsid w:val="002909E6"/>
    <w:rsid w:val="00292E3F"/>
    <w:rsid w:val="00293D1B"/>
    <w:rsid w:val="00293F75"/>
    <w:rsid w:val="002944CE"/>
    <w:rsid w:val="002A06C8"/>
    <w:rsid w:val="002A1762"/>
    <w:rsid w:val="002A24EF"/>
    <w:rsid w:val="002A39B8"/>
    <w:rsid w:val="002A5261"/>
    <w:rsid w:val="002A5263"/>
    <w:rsid w:val="002A7C95"/>
    <w:rsid w:val="002B05BC"/>
    <w:rsid w:val="002B08F4"/>
    <w:rsid w:val="002B2607"/>
    <w:rsid w:val="002B3984"/>
    <w:rsid w:val="002B3EDC"/>
    <w:rsid w:val="002B48FA"/>
    <w:rsid w:val="002B6381"/>
    <w:rsid w:val="002B67D3"/>
    <w:rsid w:val="002B7F62"/>
    <w:rsid w:val="002C0730"/>
    <w:rsid w:val="002C12A9"/>
    <w:rsid w:val="002C13EF"/>
    <w:rsid w:val="002C15A4"/>
    <w:rsid w:val="002C18A6"/>
    <w:rsid w:val="002C1AB2"/>
    <w:rsid w:val="002C415A"/>
    <w:rsid w:val="002C5163"/>
    <w:rsid w:val="002D04A8"/>
    <w:rsid w:val="002D1D4E"/>
    <w:rsid w:val="002D2689"/>
    <w:rsid w:val="002D2CAC"/>
    <w:rsid w:val="002D6160"/>
    <w:rsid w:val="002E1CC8"/>
    <w:rsid w:val="002E1D1C"/>
    <w:rsid w:val="002E274C"/>
    <w:rsid w:val="002E3363"/>
    <w:rsid w:val="002E3E78"/>
    <w:rsid w:val="002E461D"/>
    <w:rsid w:val="002E496C"/>
    <w:rsid w:val="002E59FA"/>
    <w:rsid w:val="002E6327"/>
    <w:rsid w:val="002E6DE4"/>
    <w:rsid w:val="002E7570"/>
    <w:rsid w:val="002F005B"/>
    <w:rsid w:val="002F050E"/>
    <w:rsid w:val="002F3998"/>
    <w:rsid w:val="002F50B7"/>
    <w:rsid w:val="002F7844"/>
    <w:rsid w:val="00300432"/>
    <w:rsid w:val="003007B0"/>
    <w:rsid w:val="0030244F"/>
    <w:rsid w:val="003045FD"/>
    <w:rsid w:val="00304C0D"/>
    <w:rsid w:val="003055CB"/>
    <w:rsid w:val="00307FD3"/>
    <w:rsid w:val="00312224"/>
    <w:rsid w:val="00312707"/>
    <w:rsid w:val="00312F22"/>
    <w:rsid w:val="003133B0"/>
    <w:rsid w:val="0031414E"/>
    <w:rsid w:val="003146C7"/>
    <w:rsid w:val="00314CBB"/>
    <w:rsid w:val="0031526C"/>
    <w:rsid w:val="0031667E"/>
    <w:rsid w:val="0032243A"/>
    <w:rsid w:val="00323B29"/>
    <w:rsid w:val="00324D36"/>
    <w:rsid w:val="00331E2B"/>
    <w:rsid w:val="0033282A"/>
    <w:rsid w:val="00334316"/>
    <w:rsid w:val="0033458F"/>
    <w:rsid w:val="0033496F"/>
    <w:rsid w:val="00334A6E"/>
    <w:rsid w:val="00336762"/>
    <w:rsid w:val="003375FA"/>
    <w:rsid w:val="003402CF"/>
    <w:rsid w:val="00340655"/>
    <w:rsid w:val="0034082C"/>
    <w:rsid w:val="00341B1B"/>
    <w:rsid w:val="003421F8"/>
    <w:rsid w:val="003424A7"/>
    <w:rsid w:val="00343372"/>
    <w:rsid w:val="00343FD5"/>
    <w:rsid w:val="00345968"/>
    <w:rsid w:val="00347222"/>
    <w:rsid w:val="00347FB5"/>
    <w:rsid w:val="0035550D"/>
    <w:rsid w:val="00355E07"/>
    <w:rsid w:val="003601DE"/>
    <w:rsid w:val="00362699"/>
    <w:rsid w:val="00363B86"/>
    <w:rsid w:val="003654B1"/>
    <w:rsid w:val="003678E0"/>
    <w:rsid w:val="00371262"/>
    <w:rsid w:val="003712F3"/>
    <w:rsid w:val="00372BEC"/>
    <w:rsid w:val="00373164"/>
    <w:rsid w:val="00373BCC"/>
    <w:rsid w:val="0037540B"/>
    <w:rsid w:val="0038119B"/>
    <w:rsid w:val="00382134"/>
    <w:rsid w:val="00382785"/>
    <w:rsid w:val="00383ABB"/>
    <w:rsid w:val="00384656"/>
    <w:rsid w:val="0038707D"/>
    <w:rsid w:val="0039361C"/>
    <w:rsid w:val="00394CF7"/>
    <w:rsid w:val="00394FE5"/>
    <w:rsid w:val="00395403"/>
    <w:rsid w:val="003A0333"/>
    <w:rsid w:val="003A1150"/>
    <w:rsid w:val="003A1607"/>
    <w:rsid w:val="003A29DB"/>
    <w:rsid w:val="003A5F0E"/>
    <w:rsid w:val="003A78E7"/>
    <w:rsid w:val="003B0EC2"/>
    <w:rsid w:val="003B2C08"/>
    <w:rsid w:val="003C01F8"/>
    <w:rsid w:val="003C556D"/>
    <w:rsid w:val="003C60E8"/>
    <w:rsid w:val="003D0E9C"/>
    <w:rsid w:val="003D14BA"/>
    <w:rsid w:val="003D1A1C"/>
    <w:rsid w:val="003D23BD"/>
    <w:rsid w:val="003D40B0"/>
    <w:rsid w:val="003D5CDB"/>
    <w:rsid w:val="003D6BA7"/>
    <w:rsid w:val="003D7255"/>
    <w:rsid w:val="003D7801"/>
    <w:rsid w:val="003D78FF"/>
    <w:rsid w:val="003E0A9A"/>
    <w:rsid w:val="003E2372"/>
    <w:rsid w:val="003E527D"/>
    <w:rsid w:val="003E5A1C"/>
    <w:rsid w:val="003E70FF"/>
    <w:rsid w:val="003E7729"/>
    <w:rsid w:val="003F04EE"/>
    <w:rsid w:val="003F1402"/>
    <w:rsid w:val="003F24BD"/>
    <w:rsid w:val="003F2C54"/>
    <w:rsid w:val="003F46AC"/>
    <w:rsid w:val="003F4894"/>
    <w:rsid w:val="003F719B"/>
    <w:rsid w:val="004007AD"/>
    <w:rsid w:val="00401225"/>
    <w:rsid w:val="00401B0E"/>
    <w:rsid w:val="004031EF"/>
    <w:rsid w:val="00403AA2"/>
    <w:rsid w:val="00406A11"/>
    <w:rsid w:val="00407DD6"/>
    <w:rsid w:val="00410BF7"/>
    <w:rsid w:val="0041135E"/>
    <w:rsid w:val="00417E2B"/>
    <w:rsid w:val="004203C0"/>
    <w:rsid w:val="0042093E"/>
    <w:rsid w:val="00423D3F"/>
    <w:rsid w:val="00425820"/>
    <w:rsid w:val="00426163"/>
    <w:rsid w:val="004272A8"/>
    <w:rsid w:val="0043087E"/>
    <w:rsid w:val="00431E09"/>
    <w:rsid w:val="00432FCA"/>
    <w:rsid w:val="00433DCD"/>
    <w:rsid w:val="00435B6D"/>
    <w:rsid w:val="0043710B"/>
    <w:rsid w:val="004405F3"/>
    <w:rsid w:val="00440ACC"/>
    <w:rsid w:val="004416D5"/>
    <w:rsid w:val="00444CC8"/>
    <w:rsid w:val="00445B23"/>
    <w:rsid w:val="00446874"/>
    <w:rsid w:val="00446B65"/>
    <w:rsid w:val="00446DFA"/>
    <w:rsid w:val="004508C3"/>
    <w:rsid w:val="00454CDC"/>
    <w:rsid w:val="00454E75"/>
    <w:rsid w:val="0045576C"/>
    <w:rsid w:val="004565C1"/>
    <w:rsid w:val="00456A6F"/>
    <w:rsid w:val="00460BC9"/>
    <w:rsid w:val="00460C27"/>
    <w:rsid w:val="00461064"/>
    <w:rsid w:val="004631D8"/>
    <w:rsid w:val="00463D53"/>
    <w:rsid w:val="00464FA1"/>
    <w:rsid w:val="00465BCF"/>
    <w:rsid w:val="004669EA"/>
    <w:rsid w:val="004702CD"/>
    <w:rsid w:val="004709D1"/>
    <w:rsid w:val="00475F05"/>
    <w:rsid w:val="00476134"/>
    <w:rsid w:val="0047632D"/>
    <w:rsid w:val="00483D44"/>
    <w:rsid w:val="00491012"/>
    <w:rsid w:val="004918FE"/>
    <w:rsid w:val="004927EE"/>
    <w:rsid w:val="00492C96"/>
    <w:rsid w:val="0049462D"/>
    <w:rsid w:val="004B122E"/>
    <w:rsid w:val="004B1AF1"/>
    <w:rsid w:val="004B1B33"/>
    <w:rsid w:val="004B3C25"/>
    <w:rsid w:val="004B4387"/>
    <w:rsid w:val="004B5FF3"/>
    <w:rsid w:val="004B605C"/>
    <w:rsid w:val="004B67AB"/>
    <w:rsid w:val="004B6D75"/>
    <w:rsid w:val="004B7091"/>
    <w:rsid w:val="004C02B0"/>
    <w:rsid w:val="004C0C4D"/>
    <w:rsid w:val="004C2DB1"/>
    <w:rsid w:val="004C33D6"/>
    <w:rsid w:val="004C5559"/>
    <w:rsid w:val="004C7C64"/>
    <w:rsid w:val="004D2EB9"/>
    <w:rsid w:val="004D356E"/>
    <w:rsid w:val="004D4760"/>
    <w:rsid w:val="004D6077"/>
    <w:rsid w:val="004D7108"/>
    <w:rsid w:val="004E24DC"/>
    <w:rsid w:val="004E57F9"/>
    <w:rsid w:val="004E5844"/>
    <w:rsid w:val="004E7A76"/>
    <w:rsid w:val="004E7D8B"/>
    <w:rsid w:val="004F16AC"/>
    <w:rsid w:val="004F1824"/>
    <w:rsid w:val="004F23EB"/>
    <w:rsid w:val="004F34D0"/>
    <w:rsid w:val="00501CE5"/>
    <w:rsid w:val="00501E78"/>
    <w:rsid w:val="00505BB1"/>
    <w:rsid w:val="00510A3C"/>
    <w:rsid w:val="00512BD9"/>
    <w:rsid w:val="005139E3"/>
    <w:rsid w:val="00514564"/>
    <w:rsid w:val="00521FCC"/>
    <w:rsid w:val="00522E45"/>
    <w:rsid w:val="0052454B"/>
    <w:rsid w:val="00526D9C"/>
    <w:rsid w:val="00530135"/>
    <w:rsid w:val="005306EF"/>
    <w:rsid w:val="00530FDC"/>
    <w:rsid w:val="005330C5"/>
    <w:rsid w:val="00533DEF"/>
    <w:rsid w:val="0053506D"/>
    <w:rsid w:val="0053536E"/>
    <w:rsid w:val="005446EF"/>
    <w:rsid w:val="0054795F"/>
    <w:rsid w:val="00550283"/>
    <w:rsid w:val="00550A0B"/>
    <w:rsid w:val="00550A89"/>
    <w:rsid w:val="00550B83"/>
    <w:rsid w:val="005555B2"/>
    <w:rsid w:val="00561904"/>
    <w:rsid w:val="00564CF5"/>
    <w:rsid w:val="005653F7"/>
    <w:rsid w:val="0056552C"/>
    <w:rsid w:val="0056560E"/>
    <w:rsid w:val="00565AC4"/>
    <w:rsid w:val="005672D2"/>
    <w:rsid w:val="00573705"/>
    <w:rsid w:val="005747FC"/>
    <w:rsid w:val="00575D10"/>
    <w:rsid w:val="005776AE"/>
    <w:rsid w:val="00577861"/>
    <w:rsid w:val="00577961"/>
    <w:rsid w:val="00577DC3"/>
    <w:rsid w:val="005811E6"/>
    <w:rsid w:val="00581B56"/>
    <w:rsid w:val="00584710"/>
    <w:rsid w:val="0058495E"/>
    <w:rsid w:val="00585394"/>
    <w:rsid w:val="00585545"/>
    <w:rsid w:val="005866F9"/>
    <w:rsid w:val="00586FF7"/>
    <w:rsid w:val="00587864"/>
    <w:rsid w:val="005902C3"/>
    <w:rsid w:val="00590A19"/>
    <w:rsid w:val="00591A6A"/>
    <w:rsid w:val="0059570F"/>
    <w:rsid w:val="005A5D0F"/>
    <w:rsid w:val="005A6CC1"/>
    <w:rsid w:val="005A70A3"/>
    <w:rsid w:val="005B07E9"/>
    <w:rsid w:val="005B2A3B"/>
    <w:rsid w:val="005B3609"/>
    <w:rsid w:val="005B4301"/>
    <w:rsid w:val="005B6CDE"/>
    <w:rsid w:val="005B73BE"/>
    <w:rsid w:val="005B79EA"/>
    <w:rsid w:val="005C0459"/>
    <w:rsid w:val="005C062C"/>
    <w:rsid w:val="005C0DCF"/>
    <w:rsid w:val="005D0957"/>
    <w:rsid w:val="005D1B5C"/>
    <w:rsid w:val="005D2D9F"/>
    <w:rsid w:val="005D3A78"/>
    <w:rsid w:val="005D4292"/>
    <w:rsid w:val="005D58EF"/>
    <w:rsid w:val="005D7CB5"/>
    <w:rsid w:val="005E1861"/>
    <w:rsid w:val="005E2DE3"/>
    <w:rsid w:val="005E3B0B"/>
    <w:rsid w:val="005E3CA7"/>
    <w:rsid w:val="005E58F1"/>
    <w:rsid w:val="005F0B06"/>
    <w:rsid w:val="005F0B3D"/>
    <w:rsid w:val="005F268F"/>
    <w:rsid w:val="005F3536"/>
    <w:rsid w:val="005F4B73"/>
    <w:rsid w:val="005F68BE"/>
    <w:rsid w:val="005F77B5"/>
    <w:rsid w:val="00604988"/>
    <w:rsid w:val="00604D2E"/>
    <w:rsid w:val="006075BA"/>
    <w:rsid w:val="006129C0"/>
    <w:rsid w:val="006179D5"/>
    <w:rsid w:val="00620746"/>
    <w:rsid w:val="00621A49"/>
    <w:rsid w:val="0062343E"/>
    <w:rsid w:val="006244E6"/>
    <w:rsid w:val="006246CC"/>
    <w:rsid w:val="00625F35"/>
    <w:rsid w:val="00633BD9"/>
    <w:rsid w:val="00633DE3"/>
    <w:rsid w:val="006365D8"/>
    <w:rsid w:val="00640BB3"/>
    <w:rsid w:val="006425D8"/>
    <w:rsid w:val="00642914"/>
    <w:rsid w:val="00643C61"/>
    <w:rsid w:val="00646301"/>
    <w:rsid w:val="00647355"/>
    <w:rsid w:val="00647500"/>
    <w:rsid w:val="00647890"/>
    <w:rsid w:val="00652834"/>
    <w:rsid w:val="00652EB9"/>
    <w:rsid w:val="00654AF9"/>
    <w:rsid w:val="006556A4"/>
    <w:rsid w:val="00657CCC"/>
    <w:rsid w:val="00657D17"/>
    <w:rsid w:val="0066107B"/>
    <w:rsid w:val="0066335C"/>
    <w:rsid w:val="006673D5"/>
    <w:rsid w:val="006712C0"/>
    <w:rsid w:val="00672C49"/>
    <w:rsid w:val="006734E4"/>
    <w:rsid w:val="00673BF0"/>
    <w:rsid w:val="00674FDE"/>
    <w:rsid w:val="00675B00"/>
    <w:rsid w:val="006770E3"/>
    <w:rsid w:val="00677D7E"/>
    <w:rsid w:val="0068023D"/>
    <w:rsid w:val="00680856"/>
    <w:rsid w:val="00680C24"/>
    <w:rsid w:val="006847BE"/>
    <w:rsid w:val="0068517E"/>
    <w:rsid w:val="0068622D"/>
    <w:rsid w:val="00686F3E"/>
    <w:rsid w:val="006875AC"/>
    <w:rsid w:val="006901D1"/>
    <w:rsid w:val="00690F84"/>
    <w:rsid w:val="00693292"/>
    <w:rsid w:val="0069351A"/>
    <w:rsid w:val="006A0B76"/>
    <w:rsid w:val="006A0C16"/>
    <w:rsid w:val="006A1E49"/>
    <w:rsid w:val="006A31AB"/>
    <w:rsid w:val="006A74DE"/>
    <w:rsid w:val="006B1190"/>
    <w:rsid w:val="006B19E1"/>
    <w:rsid w:val="006B4158"/>
    <w:rsid w:val="006B63FF"/>
    <w:rsid w:val="006C005F"/>
    <w:rsid w:val="006C04A4"/>
    <w:rsid w:val="006C0AA7"/>
    <w:rsid w:val="006C1C62"/>
    <w:rsid w:val="006C50A8"/>
    <w:rsid w:val="006C54AD"/>
    <w:rsid w:val="006C7C08"/>
    <w:rsid w:val="006D18C9"/>
    <w:rsid w:val="006D21B1"/>
    <w:rsid w:val="006D305D"/>
    <w:rsid w:val="006D339F"/>
    <w:rsid w:val="006D5BD4"/>
    <w:rsid w:val="006D70BD"/>
    <w:rsid w:val="006E0F39"/>
    <w:rsid w:val="006E140B"/>
    <w:rsid w:val="006E54D0"/>
    <w:rsid w:val="006E6538"/>
    <w:rsid w:val="006E7045"/>
    <w:rsid w:val="006F0085"/>
    <w:rsid w:val="006F4398"/>
    <w:rsid w:val="006F67CE"/>
    <w:rsid w:val="006F735F"/>
    <w:rsid w:val="006F7606"/>
    <w:rsid w:val="007016A4"/>
    <w:rsid w:val="00703410"/>
    <w:rsid w:val="00707F11"/>
    <w:rsid w:val="007119BC"/>
    <w:rsid w:val="0071392E"/>
    <w:rsid w:val="00716499"/>
    <w:rsid w:val="00720208"/>
    <w:rsid w:val="00720468"/>
    <w:rsid w:val="0072238B"/>
    <w:rsid w:val="00722E62"/>
    <w:rsid w:val="00725403"/>
    <w:rsid w:val="00725C3A"/>
    <w:rsid w:val="00726FCC"/>
    <w:rsid w:val="00730891"/>
    <w:rsid w:val="007309F4"/>
    <w:rsid w:val="00730C4B"/>
    <w:rsid w:val="00732B96"/>
    <w:rsid w:val="007344FC"/>
    <w:rsid w:val="00734966"/>
    <w:rsid w:val="00735D66"/>
    <w:rsid w:val="00740275"/>
    <w:rsid w:val="007402E3"/>
    <w:rsid w:val="007408E9"/>
    <w:rsid w:val="007420BD"/>
    <w:rsid w:val="007433E3"/>
    <w:rsid w:val="00746C0D"/>
    <w:rsid w:val="0074758E"/>
    <w:rsid w:val="00747A3C"/>
    <w:rsid w:val="0075099F"/>
    <w:rsid w:val="00750CA1"/>
    <w:rsid w:val="00751A60"/>
    <w:rsid w:val="00752079"/>
    <w:rsid w:val="0075401C"/>
    <w:rsid w:val="0075635A"/>
    <w:rsid w:val="00760EFE"/>
    <w:rsid w:val="0076411B"/>
    <w:rsid w:val="0077076A"/>
    <w:rsid w:val="00773F17"/>
    <w:rsid w:val="00776293"/>
    <w:rsid w:val="00777931"/>
    <w:rsid w:val="00777A83"/>
    <w:rsid w:val="00777B43"/>
    <w:rsid w:val="00777D65"/>
    <w:rsid w:val="00780883"/>
    <w:rsid w:val="00781C0D"/>
    <w:rsid w:val="00784161"/>
    <w:rsid w:val="00784687"/>
    <w:rsid w:val="007923FE"/>
    <w:rsid w:val="007944CD"/>
    <w:rsid w:val="007945B0"/>
    <w:rsid w:val="007976FD"/>
    <w:rsid w:val="007A0978"/>
    <w:rsid w:val="007A0E17"/>
    <w:rsid w:val="007A3520"/>
    <w:rsid w:val="007A44EB"/>
    <w:rsid w:val="007A491B"/>
    <w:rsid w:val="007A61F6"/>
    <w:rsid w:val="007A6518"/>
    <w:rsid w:val="007A69E6"/>
    <w:rsid w:val="007B3E00"/>
    <w:rsid w:val="007B44E1"/>
    <w:rsid w:val="007B5A5F"/>
    <w:rsid w:val="007B66C2"/>
    <w:rsid w:val="007B7B00"/>
    <w:rsid w:val="007C05A6"/>
    <w:rsid w:val="007C0EDD"/>
    <w:rsid w:val="007C4569"/>
    <w:rsid w:val="007C532E"/>
    <w:rsid w:val="007C73DB"/>
    <w:rsid w:val="007C788A"/>
    <w:rsid w:val="007D5FFC"/>
    <w:rsid w:val="007D77ED"/>
    <w:rsid w:val="007E0796"/>
    <w:rsid w:val="007E0EE3"/>
    <w:rsid w:val="007E2C6C"/>
    <w:rsid w:val="007E39CA"/>
    <w:rsid w:val="007E41AD"/>
    <w:rsid w:val="007E71D0"/>
    <w:rsid w:val="007F2263"/>
    <w:rsid w:val="007F2CF4"/>
    <w:rsid w:val="008003E0"/>
    <w:rsid w:val="00801735"/>
    <w:rsid w:val="00803146"/>
    <w:rsid w:val="008036B2"/>
    <w:rsid w:val="0080389D"/>
    <w:rsid w:val="00804CCA"/>
    <w:rsid w:val="00806ED7"/>
    <w:rsid w:val="00810703"/>
    <w:rsid w:val="008117F0"/>
    <w:rsid w:val="00815A3B"/>
    <w:rsid w:val="00815CB5"/>
    <w:rsid w:val="008162CA"/>
    <w:rsid w:val="00816E0F"/>
    <w:rsid w:val="008176D9"/>
    <w:rsid w:val="008206DD"/>
    <w:rsid w:val="00825D3C"/>
    <w:rsid w:val="008263A8"/>
    <w:rsid w:val="00827986"/>
    <w:rsid w:val="00831A5D"/>
    <w:rsid w:val="008324FE"/>
    <w:rsid w:val="00832E0B"/>
    <w:rsid w:val="00833660"/>
    <w:rsid w:val="008343FC"/>
    <w:rsid w:val="008348EC"/>
    <w:rsid w:val="00835579"/>
    <w:rsid w:val="00836046"/>
    <w:rsid w:val="00840BA5"/>
    <w:rsid w:val="00841F5F"/>
    <w:rsid w:val="00843631"/>
    <w:rsid w:val="0085105B"/>
    <w:rsid w:val="00851777"/>
    <w:rsid w:val="008521FF"/>
    <w:rsid w:val="00852D0D"/>
    <w:rsid w:val="00853961"/>
    <w:rsid w:val="00861D41"/>
    <w:rsid w:val="00863A20"/>
    <w:rsid w:val="00863C58"/>
    <w:rsid w:val="00864320"/>
    <w:rsid w:val="008705D4"/>
    <w:rsid w:val="0087144E"/>
    <w:rsid w:val="00872686"/>
    <w:rsid w:val="0087366D"/>
    <w:rsid w:val="008800FE"/>
    <w:rsid w:val="00882292"/>
    <w:rsid w:val="0089099A"/>
    <w:rsid w:val="0089559C"/>
    <w:rsid w:val="00895673"/>
    <w:rsid w:val="0089596A"/>
    <w:rsid w:val="008A1146"/>
    <w:rsid w:val="008A2C6F"/>
    <w:rsid w:val="008A4841"/>
    <w:rsid w:val="008A4B17"/>
    <w:rsid w:val="008A6CD9"/>
    <w:rsid w:val="008B0CB5"/>
    <w:rsid w:val="008B17A8"/>
    <w:rsid w:val="008B1D1F"/>
    <w:rsid w:val="008B2F3E"/>
    <w:rsid w:val="008B51AD"/>
    <w:rsid w:val="008B5D79"/>
    <w:rsid w:val="008B7F75"/>
    <w:rsid w:val="008C1370"/>
    <w:rsid w:val="008C6223"/>
    <w:rsid w:val="008D1F04"/>
    <w:rsid w:val="008D302D"/>
    <w:rsid w:val="008D39E5"/>
    <w:rsid w:val="008D663C"/>
    <w:rsid w:val="008D77B8"/>
    <w:rsid w:val="008E5174"/>
    <w:rsid w:val="008E677E"/>
    <w:rsid w:val="008F149C"/>
    <w:rsid w:val="008F3F33"/>
    <w:rsid w:val="008F467C"/>
    <w:rsid w:val="008F620C"/>
    <w:rsid w:val="008F7054"/>
    <w:rsid w:val="008F75D4"/>
    <w:rsid w:val="008F7FD5"/>
    <w:rsid w:val="00900D19"/>
    <w:rsid w:val="0090224C"/>
    <w:rsid w:val="0090271E"/>
    <w:rsid w:val="00902BC7"/>
    <w:rsid w:val="00903A58"/>
    <w:rsid w:val="00903B94"/>
    <w:rsid w:val="009048BE"/>
    <w:rsid w:val="00904C1B"/>
    <w:rsid w:val="00911355"/>
    <w:rsid w:val="009130ED"/>
    <w:rsid w:val="00913520"/>
    <w:rsid w:val="00914541"/>
    <w:rsid w:val="009147E8"/>
    <w:rsid w:val="00915B4B"/>
    <w:rsid w:val="0091769D"/>
    <w:rsid w:val="0092107B"/>
    <w:rsid w:val="009228B6"/>
    <w:rsid w:val="00924A62"/>
    <w:rsid w:val="009266C0"/>
    <w:rsid w:val="00930102"/>
    <w:rsid w:val="00930391"/>
    <w:rsid w:val="009312AF"/>
    <w:rsid w:val="00934192"/>
    <w:rsid w:val="00934A06"/>
    <w:rsid w:val="00937B9C"/>
    <w:rsid w:val="00940E35"/>
    <w:rsid w:val="00941534"/>
    <w:rsid w:val="00945FCA"/>
    <w:rsid w:val="009463C0"/>
    <w:rsid w:val="00952476"/>
    <w:rsid w:val="00955D1D"/>
    <w:rsid w:val="00957B07"/>
    <w:rsid w:val="009610D8"/>
    <w:rsid w:val="00961363"/>
    <w:rsid w:val="00965663"/>
    <w:rsid w:val="0096737D"/>
    <w:rsid w:val="00967D71"/>
    <w:rsid w:val="00967FAF"/>
    <w:rsid w:val="00970305"/>
    <w:rsid w:val="00972319"/>
    <w:rsid w:val="00972EE7"/>
    <w:rsid w:val="0097605E"/>
    <w:rsid w:val="00976AE1"/>
    <w:rsid w:val="00976B05"/>
    <w:rsid w:val="00980CF2"/>
    <w:rsid w:val="009839BE"/>
    <w:rsid w:val="00983FF4"/>
    <w:rsid w:val="009844FB"/>
    <w:rsid w:val="00984A25"/>
    <w:rsid w:val="00986956"/>
    <w:rsid w:val="0098705E"/>
    <w:rsid w:val="00991191"/>
    <w:rsid w:val="009A0D12"/>
    <w:rsid w:val="009A1615"/>
    <w:rsid w:val="009A25DA"/>
    <w:rsid w:val="009A3B56"/>
    <w:rsid w:val="009A543B"/>
    <w:rsid w:val="009A5D26"/>
    <w:rsid w:val="009A68FA"/>
    <w:rsid w:val="009A7327"/>
    <w:rsid w:val="009A7E32"/>
    <w:rsid w:val="009A7EFF"/>
    <w:rsid w:val="009A7FE7"/>
    <w:rsid w:val="009B0224"/>
    <w:rsid w:val="009B0EAC"/>
    <w:rsid w:val="009B2309"/>
    <w:rsid w:val="009B3A60"/>
    <w:rsid w:val="009B43E2"/>
    <w:rsid w:val="009B44FD"/>
    <w:rsid w:val="009B4A1C"/>
    <w:rsid w:val="009B6CF6"/>
    <w:rsid w:val="009B6E7A"/>
    <w:rsid w:val="009B7FD5"/>
    <w:rsid w:val="009C148A"/>
    <w:rsid w:val="009C4765"/>
    <w:rsid w:val="009C4C1D"/>
    <w:rsid w:val="009C62C7"/>
    <w:rsid w:val="009C79BE"/>
    <w:rsid w:val="009D2B6D"/>
    <w:rsid w:val="009D333D"/>
    <w:rsid w:val="009D3791"/>
    <w:rsid w:val="009D3C37"/>
    <w:rsid w:val="009D769A"/>
    <w:rsid w:val="009E2E5A"/>
    <w:rsid w:val="009E3F27"/>
    <w:rsid w:val="009E59F9"/>
    <w:rsid w:val="009F00AF"/>
    <w:rsid w:val="009F025E"/>
    <w:rsid w:val="009F070B"/>
    <w:rsid w:val="009F1E72"/>
    <w:rsid w:val="009F224F"/>
    <w:rsid w:val="009F3C8E"/>
    <w:rsid w:val="009F4064"/>
    <w:rsid w:val="009F40A5"/>
    <w:rsid w:val="009F430C"/>
    <w:rsid w:val="009F4468"/>
    <w:rsid w:val="00A01473"/>
    <w:rsid w:val="00A01B90"/>
    <w:rsid w:val="00A03887"/>
    <w:rsid w:val="00A052DD"/>
    <w:rsid w:val="00A05C4D"/>
    <w:rsid w:val="00A05F4A"/>
    <w:rsid w:val="00A06EDC"/>
    <w:rsid w:val="00A10F29"/>
    <w:rsid w:val="00A11E07"/>
    <w:rsid w:val="00A15926"/>
    <w:rsid w:val="00A15CF5"/>
    <w:rsid w:val="00A16568"/>
    <w:rsid w:val="00A1672C"/>
    <w:rsid w:val="00A213FD"/>
    <w:rsid w:val="00A231F7"/>
    <w:rsid w:val="00A2400E"/>
    <w:rsid w:val="00A245ED"/>
    <w:rsid w:val="00A247CA"/>
    <w:rsid w:val="00A25050"/>
    <w:rsid w:val="00A267E4"/>
    <w:rsid w:val="00A2707E"/>
    <w:rsid w:val="00A3037B"/>
    <w:rsid w:val="00A350BA"/>
    <w:rsid w:val="00A37DBA"/>
    <w:rsid w:val="00A40038"/>
    <w:rsid w:val="00A424E1"/>
    <w:rsid w:val="00A43DD5"/>
    <w:rsid w:val="00A46B28"/>
    <w:rsid w:val="00A50C09"/>
    <w:rsid w:val="00A5245C"/>
    <w:rsid w:val="00A53B58"/>
    <w:rsid w:val="00A5405E"/>
    <w:rsid w:val="00A5449F"/>
    <w:rsid w:val="00A5471E"/>
    <w:rsid w:val="00A57515"/>
    <w:rsid w:val="00A60AC9"/>
    <w:rsid w:val="00A622E7"/>
    <w:rsid w:val="00A664BC"/>
    <w:rsid w:val="00A66AAD"/>
    <w:rsid w:val="00A66AC2"/>
    <w:rsid w:val="00A67614"/>
    <w:rsid w:val="00A71A4D"/>
    <w:rsid w:val="00A71C92"/>
    <w:rsid w:val="00A7316D"/>
    <w:rsid w:val="00A73632"/>
    <w:rsid w:val="00A74698"/>
    <w:rsid w:val="00A760F0"/>
    <w:rsid w:val="00A81AA0"/>
    <w:rsid w:val="00A859C2"/>
    <w:rsid w:val="00A85B8F"/>
    <w:rsid w:val="00A85BF1"/>
    <w:rsid w:val="00A86707"/>
    <w:rsid w:val="00A908A0"/>
    <w:rsid w:val="00A90939"/>
    <w:rsid w:val="00A91D44"/>
    <w:rsid w:val="00A96BD7"/>
    <w:rsid w:val="00A96CD2"/>
    <w:rsid w:val="00A97086"/>
    <w:rsid w:val="00AA1B12"/>
    <w:rsid w:val="00AA3194"/>
    <w:rsid w:val="00AA358E"/>
    <w:rsid w:val="00AA4325"/>
    <w:rsid w:val="00AA58F1"/>
    <w:rsid w:val="00AA7B3C"/>
    <w:rsid w:val="00AB0F92"/>
    <w:rsid w:val="00AB1071"/>
    <w:rsid w:val="00AB16EF"/>
    <w:rsid w:val="00AB2A8F"/>
    <w:rsid w:val="00AB37B7"/>
    <w:rsid w:val="00AB4B7A"/>
    <w:rsid w:val="00AC1241"/>
    <w:rsid w:val="00AC3723"/>
    <w:rsid w:val="00AC3FE7"/>
    <w:rsid w:val="00AC479A"/>
    <w:rsid w:val="00AC54D6"/>
    <w:rsid w:val="00AC638C"/>
    <w:rsid w:val="00AC665C"/>
    <w:rsid w:val="00AC6F6A"/>
    <w:rsid w:val="00AD3047"/>
    <w:rsid w:val="00AD6277"/>
    <w:rsid w:val="00AD7766"/>
    <w:rsid w:val="00AE57BE"/>
    <w:rsid w:val="00AF033A"/>
    <w:rsid w:val="00AF1802"/>
    <w:rsid w:val="00AF547A"/>
    <w:rsid w:val="00AF56FC"/>
    <w:rsid w:val="00AF5F9E"/>
    <w:rsid w:val="00AF7599"/>
    <w:rsid w:val="00B021BF"/>
    <w:rsid w:val="00B0252A"/>
    <w:rsid w:val="00B046B6"/>
    <w:rsid w:val="00B0492F"/>
    <w:rsid w:val="00B04B4C"/>
    <w:rsid w:val="00B060BE"/>
    <w:rsid w:val="00B0678E"/>
    <w:rsid w:val="00B074E7"/>
    <w:rsid w:val="00B11BF2"/>
    <w:rsid w:val="00B11ED0"/>
    <w:rsid w:val="00B12FB4"/>
    <w:rsid w:val="00B14828"/>
    <w:rsid w:val="00B1734C"/>
    <w:rsid w:val="00B209DA"/>
    <w:rsid w:val="00B20E4D"/>
    <w:rsid w:val="00B246A8"/>
    <w:rsid w:val="00B27611"/>
    <w:rsid w:val="00B3181A"/>
    <w:rsid w:val="00B32AEF"/>
    <w:rsid w:val="00B33E82"/>
    <w:rsid w:val="00B34AC2"/>
    <w:rsid w:val="00B354B2"/>
    <w:rsid w:val="00B40E57"/>
    <w:rsid w:val="00B4134E"/>
    <w:rsid w:val="00B42859"/>
    <w:rsid w:val="00B434B1"/>
    <w:rsid w:val="00B46447"/>
    <w:rsid w:val="00B4653C"/>
    <w:rsid w:val="00B47AB8"/>
    <w:rsid w:val="00B51FE1"/>
    <w:rsid w:val="00B52C9D"/>
    <w:rsid w:val="00B53B14"/>
    <w:rsid w:val="00B5485B"/>
    <w:rsid w:val="00B54EE3"/>
    <w:rsid w:val="00B55D7D"/>
    <w:rsid w:val="00B55EA4"/>
    <w:rsid w:val="00B56BEF"/>
    <w:rsid w:val="00B5756E"/>
    <w:rsid w:val="00B64E4A"/>
    <w:rsid w:val="00B658F0"/>
    <w:rsid w:val="00B70254"/>
    <w:rsid w:val="00B710C7"/>
    <w:rsid w:val="00B7132D"/>
    <w:rsid w:val="00B71FF9"/>
    <w:rsid w:val="00B74F4F"/>
    <w:rsid w:val="00B759EA"/>
    <w:rsid w:val="00B760C5"/>
    <w:rsid w:val="00B769BF"/>
    <w:rsid w:val="00B7705C"/>
    <w:rsid w:val="00B771B3"/>
    <w:rsid w:val="00B77E77"/>
    <w:rsid w:val="00B82BC4"/>
    <w:rsid w:val="00B83E03"/>
    <w:rsid w:val="00B84DF6"/>
    <w:rsid w:val="00B861F2"/>
    <w:rsid w:val="00B91E88"/>
    <w:rsid w:val="00B92E7D"/>
    <w:rsid w:val="00B92FA4"/>
    <w:rsid w:val="00B949B5"/>
    <w:rsid w:val="00B96B68"/>
    <w:rsid w:val="00B97B49"/>
    <w:rsid w:val="00BA5232"/>
    <w:rsid w:val="00BA5531"/>
    <w:rsid w:val="00BA56CB"/>
    <w:rsid w:val="00BA5E84"/>
    <w:rsid w:val="00BB0FA2"/>
    <w:rsid w:val="00BB2867"/>
    <w:rsid w:val="00BB2E84"/>
    <w:rsid w:val="00BB4AF7"/>
    <w:rsid w:val="00BB5386"/>
    <w:rsid w:val="00BB6300"/>
    <w:rsid w:val="00BB6D29"/>
    <w:rsid w:val="00BB75F9"/>
    <w:rsid w:val="00BC03C6"/>
    <w:rsid w:val="00BC0521"/>
    <w:rsid w:val="00BC064A"/>
    <w:rsid w:val="00BC3B05"/>
    <w:rsid w:val="00BC4311"/>
    <w:rsid w:val="00BC48F6"/>
    <w:rsid w:val="00BC7551"/>
    <w:rsid w:val="00BD0EA9"/>
    <w:rsid w:val="00BD2AD9"/>
    <w:rsid w:val="00BD3B9F"/>
    <w:rsid w:val="00BD3C83"/>
    <w:rsid w:val="00BD4D5D"/>
    <w:rsid w:val="00BD593A"/>
    <w:rsid w:val="00BD72AB"/>
    <w:rsid w:val="00BD7E33"/>
    <w:rsid w:val="00BE2044"/>
    <w:rsid w:val="00BE2F30"/>
    <w:rsid w:val="00BE330D"/>
    <w:rsid w:val="00BE54E1"/>
    <w:rsid w:val="00BE59DF"/>
    <w:rsid w:val="00BE62A4"/>
    <w:rsid w:val="00BF3E08"/>
    <w:rsid w:val="00BF3F4C"/>
    <w:rsid w:val="00BF4821"/>
    <w:rsid w:val="00BF51D1"/>
    <w:rsid w:val="00BF54B9"/>
    <w:rsid w:val="00BF54D5"/>
    <w:rsid w:val="00BF6F8D"/>
    <w:rsid w:val="00BF7399"/>
    <w:rsid w:val="00C02D85"/>
    <w:rsid w:val="00C04F2E"/>
    <w:rsid w:val="00C07D96"/>
    <w:rsid w:val="00C07F62"/>
    <w:rsid w:val="00C10AC1"/>
    <w:rsid w:val="00C11549"/>
    <w:rsid w:val="00C12515"/>
    <w:rsid w:val="00C1282E"/>
    <w:rsid w:val="00C1577B"/>
    <w:rsid w:val="00C1628B"/>
    <w:rsid w:val="00C1690B"/>
    <w:rsid w:val="00C17D99"/>
    <w:rsid w:val="00C20A54"/>
    <w:rsid w:val="00C22176"/>
    <w:rsid w:val="00C23BD3"/>
    <w:rsid w:val="00C27E7E"/>
    <w:rsid w:val="00C3545C"/>
    <w:rsid w:val="00C35A03"/>
    <w:rsid w:val="00C37B53"/>
    <w:rsid w:val="00C417C8"/>
    <w:rsid w:val="00C41878"/>
    <w:rsid w:val="00C41E30"/>
    <w:rsid w:val="00C46920"/>
    <w:rsid w:val="00C47881"/>
    <w:rsid w:val="00C50E40"/>
    <w:rsid w:val="00C50F2C"/>
    <w:rsid w:val="00C519C0"/>
    <w:rsid w:val="00C5349C"/>
    <w:rsid w:val="00C5388D"/>
    <w:rsid w:val="00C54DC9"/>
    <w:rsid w:val="00C5544B"/>
    <w:rsid w:val="00C573B5"/>
    <w:rsid w:val="00C576B3"/>
    <w:rsid w:val="00C61714"/>
    <w:rsid w:val="00C62E4E"/>
    <w:rsid w:val="00C64ECD"/>
    <w:rsid w:val="00C65C03"/>
    <w:rsid w:val="00C664D6"/>
    <w:rsid w:val="00C71332"/>
    <w:rsid w:val="00C719EA"/>
    <w:rsid w:val="00C7222A"/>
    <w:rsid w:val="00C73B8D"/>
    <w:rsid w:val="00C75CE0"/>
    <w:rsid w:val="00C80077"/>
    <w:rsid w:val="00C81247"/>
    <w:rsid w:val="00C81335"/>
    <w:rsid w:val="00C83423"/>
    <w:rsid w:val="00C83CCB"/>
    <w:rsid w:val="00C84F38"/>
    <w:rsid w:val="00C85199"/>
    <w:rsid w:val="00C85691"/>
    <w:rsid w:val="00C85F95"/>
    <w:rsid w:val="00C863D8"/>
    <w:rsid w:val="00C906D6"/>
    <w:rsid w:val="00C90B9B"/>
    <w:rsid w:val="00C9121D"/>
    <w:rsid w:val="00C93379"/>
    <w:rsid w:val="00C937F5"/>
    <w:rsid w:val="00C9514B"/>
    <w:rsid w:val="00C95BBD"/>
    <w:rsid w:val="00C97E53"/>
    <w:rsid w:val="00C97E9A"/>
    <w:rsid w:val="00CA3C13"/>
    <w:rsid w:val="00CA5CBD"/>
    <w:rsid w:val="00CA64AD"/>
    <w:rsid w:val="00CB03CB"/>
    <w:rsid w:val="00CB0A4E"/>
    <w:rsid w:val="00CB22B1"/>
    <w:rsid w:val="00CB262F"/>
    <w:rsid w:val="00CB3DE6"/>
    <w:rsid w:val="00CB5EE8"/>
    <w:rsid w:val="00CB614D"/>
    <w:rsid w:val="00CB76C7"/>
    <w:rsid w:val="00CC13F7"/>
    <w:rsid w:val="00CC146D"/>
    <w:rsid w:val="00CC4A03"/>
    <w:rsid w:val="00CC63D1"/>
    <w:rsid w:val="00CC6C7C"/>
    <w:rsid w:val="00CD0085"/>
    <w:rsid w:val="00CD0365"/>
    <w:rsid w:val="00CD0FCF"/>
    <w:rsid w:val="00CD12CB"/>
    <w:rsid w:val="00CD1C7C"/>
    <w:rsid w:val="00CD28FE"/>
    <w:rsid w:val="00CD3DC3"/>
    <w:rsid w:val="00CD4BC9"/>
    <w:rsid w:val="00CD55A0"/>
    <w:rsid w:val="00CD59C1"/>
    <w:rsid w:val="00CD778E"/>
    <w:rsid w:val="00CE1409"/>
    <w:rsid w:val="00CE22FB"/>
    <w:rsid w:val="00CE4433"/>
    <w:rsid w:val="00CE5779"/>
    <w:rsid w:val="00CE6221"/>
    <w:rsid w:val="00CE64F2"/>
    <w:rsid w:val="00CF097E"/>
    <w:rsid w:val="00CF18E6"/>
    <w:rsid w:val="00CF2C38"/>
    <w:rsid w:val="00CF4253"/>
    <w:rsid w:val="00CF4AB9"/>
    <w:rsid w:val="00CF6615"/>
    <w:rsid w:val="00D0008E"/>
    <w:rsid w:val="00D10005"/>
    <w:rsid w:val="00D11F41"/>
    <w:rsid w:val="00D13666"/>
    <w:rsid w:val="00D13C4C"/>
    <w:rsid w:val="00D13FD6"/>
    <w:rsid w:val="00D144E6"/>
    <w:rsid w:val="00D15818"/>
    <w:rsid w:val="00D16D64"/>
    <w:rsid w:val="00D205BD"/>
    <w:rsid w:val="00D21B6D"/>
    <w:rsid w:val="00D22769"/>
    <w:rsid w:val="00D238DA"/>
    <w:rsid w:val="00D247A4"/>
    <w:rsid w:val="00D275C1"/>
    <w:rsid w:val="00D27844"/>
    <w:rsid w:val="00D3037D"/>
    <w:rsid w:val="00D3081D"/>
    <w:rsid w:val="00D317CA"/>
    <w:rsid w:val="00D34B76"/>
    <w:rsid w:val="00D36AB2"/>
    <w:rsid w:val="00D40B5B"/>
    <w:rsid w:val="00D41FF0"/>
    <w:rsid w:val="00D42714"/>
    <w:rsid w:val="00D44BF3"/>
    <w:rsid w:val="00D4597C"/>
    <w:rsid w:val="00D46A49"/>
    <w:rsid w:val="00D46B77"/>
    <w:rsid w:val="00D501C1"/>
    <w:rsid w:val="00D527AB"/>
    <w:rsid w:val="00D53035"/>
    <w:rsid w:val="00D532C3"/>
    <w:rsid w:val="00D548CA"/>
    <w:rsid w:val="00D5567A"/>
    <w:rsid w:val="00D57614"/>
    <w:rsid w:val="00D5781A"/>
    <w:rsid w:val="00D6221B"/>
    <w:rsid w:val="00D70BDF"/>
    <w:rsid w:val="00D7181A"/>
    <w:rsid w:val="00D8337D"/>
    <w:rsid w:val="00D8497D"/>
    <w:rsid w:val="00D853EF"/>
    <w:rsid w:val="00D86C4F"/>
    <w:rsid w:val="00D87161"/>
    <w:rsid w:val="00D93B62"/>
    <w:rsid w:val="00D94298"/>
    <w:rsid w:val="00D964B8"/>
    <w:rsid w:val="00D9716C"/>
    <w:rsid w:val="00DA243A"/>
    <w:rsid w:val="00DA3DB3"/>
    <w:rsid w:val="00DB267E"/>
    <w:rsid w:val="00DB2C4C"/>
    <w:rsid w:val="00DB2FB9"/>
    <w:rsid w:val="00DB3167"/>
    <w:rsid w:val="00DB3C18"/>
    <w:rsid w:val="00DB6EC1"/>
    <w:rsid w:val="00DB6F12"/>
    <w:rsid w:val="00DB74BB"/>
    <w:rsid w:val="00DC1011"/>
    <w:rsid w:val="00DC2F28"/>
    <w:rsid w:val="00DC5A1C"/>
    <w:rsid w:val="00DC647F"/>
    <w:rsid w:val="00DD1452"/>
    <w:rsid w:val="00DD1AFE"/>
    <w:rsid w:val="00DD4DD5"/>
    <w:rsid w:val="00DD5875"/>
    <w:rsid w:val="00DD6505"/>
    <w:rsid w:val="00DD6A8A"/>
    <w:rsid w:val="00DD6BCC"/>
    <w:rsid w:val="00DE084D"/>
    <w:rsid w:val="00DE093A"/>
    <w:rsid w:val="00DE18DB"/>
    <w:rsid w:val="00DE220B"/>
    <w:rsid w:val="00DE31AF"/>
    <w:rsid w:val="00DE531A"/>
    <w:rsid w:val="00DE63B3"/>
    <w:rsid w:val="00DF1B6B"/>
    <w:rsid w:val="00DF309F"/>
    <w:rsid w:val="00DF3F4A"/>
    <w:rsid w:val="00DF4EA9"/>
    <w:rsid w:val="00DF54FA"/>
    <w:rsid w:val="00E00B9C"/>
    <w:rsid w:val="00E01586"/>
    <w:rsid w:val="00E118F5"/>
    <w:rsid w:val="00E119B8"/>
    <w:rsid w:val="00E13C76"/>
    <w:rsid w:val="00E14583"/>
    <w:rsid w:val="00E16F34"/>
    <w:rsid w:val="00E212A9"/>
    <w:rsid w:val="00E21929"/>
    <w:rsid w:val="00E26ABA"/>
    <w:rsid w:val="00E2775B"/>
    <w:rsid w:val="00E330A9"/>
    <w:rsid w:val="00E330BA"/>
    <w:rsid w:val="00E34317"/>
    <w:rsid w:val="00E36A9C"/>
    <w:rsid w:val="00E37013"/>
    <w:rsid w:val="00E40BB7"/>
    <w:rsid w:val="00E41C39"/>
    <w:rsid w:val="00E421C8"/>
    <w:rsid w:val="00E47A75"/>
    <w:rsid w:val="00E50CDF"/>
    <w:rsid w:val="00E52507"/>
    <w:rsid w:val="00E52E78"/>
    <w:rsid w:val="00E54496"/>
    <w:rsid w:val="00E554EA"/>
    <w:rsid w:val="00E5565B"/>
    <w:rsid w:val="00E56948"/>
    <w:rsid w:val="00E56D0C"/>
    <w:rsid w:val="00E60427"/>
    <w:rsid w:val="00E629B5"/>
    <w:rsid w:val="00E63053"/>
    <w:rsid w:val="00E64FA0"/>
    <w:rsid w:val="00E65530"/>
    <w:rsid w:val="00E72A42"/>
    <w:rsid w:val="00E73A60"/>
    <w:rsid w:val="00E73B78"/>
    <w:rsid w:val="00E73E70"/>
    <w:rsid w:val="00E77577"/>
    <w:rsid w:val="00E81E32"/>
    <w:rsid w:val="00E82D1C"/>
    <w:rsid w:val="00E85751"/>
    <w:rsid w:val="00E859D3"/>
    <w:rsid w:val="00E902EE"/>
    <w:rsid w:val="00E92C96"/>
    <w:rsid w:val="00E92D0A"/>
    <w:rsid w:val="00E95554"/>
    <w:rsid w:val="00EA327E"/>
    <w:rsid w:val="00EA37F8"/>
    <w:rsid w:val="00EA4F95"/>
    <w:rsid w:val="00EA7ADD"/>
    <w:rsid w:val="00EB56B5"/>
    <w:rsid w:val="00EB7939"/>
    <w:rsid w:val="00EC1CDC"/>
    <w:rsid w:val="00EC22E8"/>
    <w:rsid w:val="00EC55E2"/>
    <w:rsid w:val="00EC62CD"/>
    <w:rsid w:val="00EC7088"/>
    <w:rsid w:val="00ED1055"/>
    <w:rsid w:val="00ED1C9E"/>
    <w:rsid w:val="00ED4722"/>
    <w:rsid w:val="00ED510F"/>
    <w:rsid w:val="00EE2D24"/>
    <w:rsid w:val="00EE4C3F"/>
    <w:rsid w:val="00EE5558"/>
    <w:rsid w:val="00EE679E"/>
    <w:rsid w:val="00EE773A"/>
    <w:rsid w:val="00EF0E25"/>
    <w:rsid w:val="00EF3C36"/>
    <w:rsid w:val="00EF3E12"/>
    <w:rsid w:val="00EF5E74"/>
    <w:rsid w:val="00F01003"/>
    <w:rsid w:val="00F01E7D"/>
    <w:rsid w:val="00F06232"/>
    <w:rsid w:val="00F06CFA"/>
    <w:rsid w:val="00F125CF"/>
    <w:rsid w:val="00F13FCA"/>
    <w:rsid w:val="00F14338"/>
    <w:rsid w:val="00F1445F"/>
    <w:rsid w:val="00F14EB4"/>
    <w:rsid w:val="00F15154"/>
    <w:rsid w:val="00F152BF"/>
    <w:rsid w:val="00F15B8C"/>
    <w:rsid w:val="00F2048E"/>
    <w:rsid w:val="00F2066A"/>
    <w:rsid w:val="00F21FA5"/>
    <w:rsid w:val="00F22B68"/>
    <w:rsid w:val="00F2300B"/>
    <w:rsid w:val="00F23F4D"/>
    <w:rsid w:val="00F2673C"/>
    <w:rsid w:val="00F2712D"/>
    <w:rsid w:val="00F307C7"/>
    <w:rsid w:val="00F30B4C"/>
    <w:rsid w:val="00F31FF7"/>
    <w:rsid w:val="00F330FE"/>
    <w:rsid w:val="00F336FD"/>
    <w:rsid w:val="00F35E12"/>
    <w:rsid w:val="00F35FE1"/>
    <w:rsid w:val="00F37AF8"/>
    <w:rsid w:val="00F40ED1"/>
    <w:rsid w:val="00F41333"/>
    <w:rsid w:val="00F43ED7"/>
    <w:rsid w:val="00F44943"/>
    <w:rsid w:val="00F45173"/>
    <w:rsid w:val="00F45D93"/>
    <w:rsid w:val="00F461C8"/>
    <w:rsid w:val="00F4649D"/>
    <w:rsid w:val="00F4660D"/>
    <w:rsid w:val="00F52B8C"/>
    <w:rsid w:val="00F53F1D"/>
    <w:rsid w:val="00F55514"/>
    <w:rsid w:val="00F5614E"/>
    <w:rsid w:val="00F56488"/>
    <w:rsid w:val="00F604AD"/>
    <w:rsid w:val="00F61102"/>
    <w:rsid w:val="00F62081"/>
    <w:rsid w:val="00F645D1"/>
    <w:rsid w:val="00F64D90"/>
    <w:rsid w:val="00F71C36"/>
    <w:rsid w:val="00F72B9D"/>
    <w:rsid w:val="00F7369B"/>
    <w:rsid w:val="00F73C63"/>
    <w:rsid w:val="00F74050"/>
    <w:rsid w:val="00F774CA"/>
    <w:rsid w:val="00F77EC1"/>
    <w:rsid w:val="00F82B84"/>
    <w:rsid w:val="00F85848"/>
    <w:rsid w:val="00F8631F"/>
    <w:rsid w:val="00F91682"/>
    <w:rsid w:val="00F923BA"/>
    <w:rsid w:val="00F932C2"/>
    <w:rsid w:val="00F9402D"/>
    <w:rsid w:val="00F94332"/>
    <w:rsid w:val="00F979B8"/>
    <w:rsid w:val="00FA0714"/>
    <w:rsid w:val="00FA21F0"/>
    <w:rsid w:val="00FB04EF"/>
    <w:rsid w:val="00FB237F"/>
    <w:rsid w:val="00FB489E"/>
    <w:rsid w:val="00FB5277"/>
    <w:rsid w:val="00FB52EC"/>
    <w:rsid w:val="00FB7C55"/>
    <w:rsid w:val="00FC1E19"/>
    <w:rsid w:val="00FC20A9"/>
    <w:rsid w:val="00FC2F51"/>
    <w:rsid w:val="00FC34E6"/>
    <w:rsid w:val="00FC44DA"/>
    <w:rsid w:val="00FC74BE"/>
    <w:rsid w:val="00FC7C23"/>
    <w:rsid w:val="00FC7E06"/>
    <w:rsid w:val="00FD1032"/>
    <w:rsid w:val="00FD175B"/>
    <w:rsid w:val="00FD1E32"/>
    <w:rsid w:val="00FD3F97"/>
    <w:rsid w:val="00FD480B"/>
    <w:rsid w:val="00FD500E"/>
    <w:rsid w:val="00FD6913"/>
    <w:rsid w:val="00FD6A63"/>
    <w:rsid w:val="00FE0ECF"/>
    <w:rsid w:val="00FE13AA"/>
    <w:rsid w:val="00FE1D0B"/>
    <w:rsid w:val="00FE6E56"/>
    <w:rsid w:val="00FE78F7"/>
    <w:rsid w:val="00FF0A90"/>
    <w:rsid w:val="00FF21DB"/>
    <w:rsid w:val="00FF55AD"/>
    <w:rsid w:val="00FF5702"/>
    <w:rsid w:val="00FF7A4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05C9FB"/>
  <w15:docId w15:val="{B276C596-D54B-4328-A48F-523880F51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heme="minorBidi"/>
        <w:lang w:val="nl-BE" w:eastAsia="nl-B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lsdException w:name="List Bullet 4" w:semiHidden="1" w:unhideWhenUsed="1"/>
    <w:lsdException w:name="List Bullet 5" w:semiHidden="1" w:unhideWhenUsed="1"/>
    <w:lsdException w:name="List Number 2" w:semiHidden="1" w:uiPriority="0" w:unhideWhenUsed="1" w:qFormat="1"/>
    <w:lsdException w:name="List Number 3" w:uiPriority="0"/>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uiPriority="0" w:qFormat="1"/>
    <w:lsdException w:name="List Continue 2" w:uiPriority="0" w:qFormat="1"/>
    <w:lsdException w:name="List Continue 3" w:uiPriority="0"/>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E73A60"/>
    <w:pPr>
      <w:spacing w:after="120"/>
      <w:jc w:val="both"/>
    </w:pPr>
    <w:rPr>
      <w:sz w:val="22"/>
    </w:rPr>
  </w:style>
  <w:style w:type="paragraph" w:styleId="Kop1">
    <w:name w:val="heading 1"/>
    <w:basedOn w:val="Standaard"/>
    <w:next w:val="Standaard"/>
    <w:link w:val="Kop1Char"/>
    <w:uiPriority w:val="9"/>
    <w:qFormat/>
    <w:rsid w:val="009A5D26"/>
    <w:pPr>
      <w:keepNext/>
      <w:keepLines/>
      <w:numPr>
        <w:numId w:val="1"/>
      </w:numPr>
      <w:pBdr>
        <w:bottom w:val="single" w:sz="4" w:space="1" w:color="auto"/>
      </w:pBdr>
      <w:spacing w:after="720"/>
      <w:outlineLvl w:val="0"/>
    </w:pPr>
    <w:rPr>
      <w:rFonts w:asciiTheme="majorHAnsi" w:eastAsiaTheme="majorEastAsia" w:hAnsiTheme="majorHAnsi" w:cstheme="majorHAnsi"/>
      <w:b/>
      <w:bCs/>
      <w:smallCaps/>
      <w:sz w:val="36"/>
      <w:szCs w:val="28"/>
    </w:rPr>
  </w:style>
  <w:style w:type="paragraph" w:styleId="Kop2">
    <w:name w:val="heading 2"/>
    <w:basedOn w:val="Standaard"/>
    <w:next w:val="Standaard"/>
    <w:link w:val="Kop2Char"/>
    <w:uiPriority w:val="9"/>
    <w:qFormat/>
    <w:rsid w:val="009A5D26"/>
    <w:pPr>
      <w:keepNext/>
      <w:keepLines/>
      <w:numPr>
        <w:ilvl w:val="1"/>
        <w:numId w:val="1"/>
      </w:numPr>
      <w:spacing w:before="720" w:after="240"/>
      <w:outlineLvl w:val="1"/>
    </w:pPr>
    <w:rPr>
      <w:rFonts w:asciiTheme="majorHAnsi" w:eastAsiaTheme="majorEastAsia" w:hAnsiTheme="majorHAnsi" w:cstheme="majorHAnsi"/>
      <w:b/>
      <w:bCs/>
      <w:sz w:val="28"/>
      <w:szCs w:val="26"/>
    </w:rPr>
  </w:style>
  <w:style w:type="paragraph" w:styleId="Kop3">
    <w:name w:val="heading 3"/>
    <w:basedOn w:val="Standaard"/>
    <w:next w:val="Standaard"/>
    <w:link w:val="Kop3Char"/>
    <w:uiPriority w:val="9"/>
    <w:qFormat/>
    <w:rsid w:val="009A5D26"/>
    <w:pPr>
      <w:keepNext/>
      <w:keepLines/>
      <w:numPr>
        <w:ilvl w:val="2"/>
        <w:numId w:val="1"/>
      </w:numPr>
      <w:spacing w:before="480"/>
      <w:outlineLvl w:val="2"/>
    </w:pPr>
    <w:rPr>
      <w:rFonts w:eastAsiaTheme="majorEastAsia" w:cstheme="majorBidi"/>
      <w:b/>
      <w:bCs/>
      <w:sz w:val="24"/>
    </w:rPr>
  </w:style>
  <w:style w:type="paragraph" w:styleId="Kop4">
    <w:name w:val="heading 4"/>
    <w:basedOn w:val="Standaard"/>
    <w:next w:val="Standaard"/>
    <w:link w:val="Kop4Char"/>
    <w:uiPriority w:val="9"/>
    <w:qFormat/>
    <w:rsid w:val="003D78FF"/>
    <w:pPr>
      <w:keepNext/>
      <w:keepLines/>
      <w:numPr>
        <w:ilvl w:val="3"/>
        <w:numId w:val="1"/>
      </w:numPr>
      <w:outlineLvl w:val="3"/>
    </w:pPr>
    <w:rPr>
      <w:rFonts w:eastAsiaTheme="majorEastAsia" w:cstheme="majorBidi"/>
      <w:b/>
      <w:bCs/>
      <w:i/>
      <w:iCs/>
    </w:rPr>
  </w:style>
  <w:style w:type="paragraph" w:styleId="Kop5">
    <w:name w:val="heading 5"/>
    <w:basedOn w:val="Standaard"/>
    <w:next w:val="Standaard"/>
    <w:link w:val="Kop5Char"/>
    <w:uiPriority w:val="9"/>
    <w:semiHidden/>
    <w:unhideWhenUsed/>
    <w:qFormat/>
    <w:rsid w:val="00002827"/>
    <w:pPr>
      <w:keepNext/>
      <w:keepLines/>
      <w:numPr>
        <w:ilvl w:val="4"/>
        <w:numId w:val="1"/>
      </w:numPr>
      <w:spacing w:before="200"/>
      <w:outlineLvl w:val="4"/>
    </w:pPr>
    <w:rPr>
      <w:rFonts w:eastAsiaTheme="majorEastAsia" w:cstheme="majorBidi"/>
    </w:rPr>
  </w:style>
  <w:style w:type="paragraph" w:styleId="Kop6">
    <w:name w:val="heading 6"/>
    <w:basedOn w:val="Standaard"/>
    <w:next w:val="Standaard"/>
    <w:link w:val="Kop6Char"/>
    <w:uiPriority w:val="9"/>
    <w:semiHidden/>
    <w:unhideWhenUsed/>
    <w:qFormat/>
    <w:rsid w:val="00FB52EC"/>
    <w:pPr>
      <w:keepNext/>
      <w:keepLines/>
      <w:numPr>
        <w:ilvl w:val="5"/>
        <w:numId w:val="1"/>
      </w:numPr>
      <w:spacing w:before="200"/>
      <w:outlineLvl w:val="5"/>
    </w:pPr>
    <w:rPr>
      <w:rFonts w:asciiTheme="majorHAnsi" w:eastAsiaTheme="majorEastAsia" w:hAnsiTheme="majorHAnsi" w:cstheme="majorBidi"/>
      <w:i/>
      <w:iCs/>
      <w:color w:val="0E4657" w:themeColor="accent1" w:themeShade="7F"/>
    </w:rPr>
  </w:style>
  <w:style w:type="paragraph" w:styleId="Kop7">
    <w:name w:val="heading 7"/>
    <w:basedOn w:val="Standaard"/>
    <w:next w:val="Standaard"/>
    <w:link w:val="Kop7Char"/>
    <w:uiPriority w:val="9"/>
    <w:semiHidden/>
    <w:unhideWhenUsed/>
    <w:qFormat/>
    <w:rsid w:val="00FB52EC"/>
    <w:pPr>
      <w:keepNext/>
      <w:keepLines/>
      <w:numPr>
        <w:ilvl w:val="6"/>
        <w:numId w:val="1"/>
      </w:numPr>
      <w:spacing w:before="200"/>
      <w:outlineLvl w:val="6"/>
    </w:pPr>
    <w:rPr>
      <w:rFonts w:asciiTheme="majorHAnsi" w:eastAsiaTheme="majorEastAsia" w:hAnsiTheme="majorHAnsi" w:cstheme="majorBidi"/>
      <w:i/>
      <w:iCs/>
      <w:color w:val="0072DB" w:themeColor="text1" w:themeTint="BF"/>
    </w:rPr>
  </w:style>
  <w:style w:type="paragraph" w:styleId="Kop8">
    <w:name w:val="heading 8"/>
    <w:basedOn w:val="Standaard"/>
    <w:next w:val="Standaard"/>
    <w:link w:val="Kop8Char"/>
    <w:uiPriority w:val="9"/>
    <w:semiHidden/>
    <w:unhideWhenUsed/>
    <w:qFormat/>
    <w:rsid w:val="00FB52EC"/>
    <w:pPr>
      <w:keepNext/>
      <w:keepLines/>
      <w:numPr>
        <w:ilvl w:val="7"/>
        <w:numId w:val="1"/>
      </w:numPr>
      <w:spacing w:before="200"/>
      <w:outlineLvl w:val="7"/>
    </w:pPr>
    <w:rPr>
      <w:rFonts w:asciiTheme="majorHAnsi" w:eastAsiaTheme="majorEastAsia" w:hAnsiTheme="majorHAnsi" w:cstheme="majorBidi"/>
      <w:color w:val="0072DB" w:themeColor="text1" w:themeTint="BF"/>
    </w:rPr>
  </w:style>
  <w:style w:type="paragraph" w:styleId="Kop9">
    <w:name w:val="heading 9"/>
    <w:basedOn w:val="Standaard"/>
    <w:next w:val="Standaard"/>
    <w:link w:val="Kop9Char"/>
    <w:uiPriority w:val="9"/>
    <w:semiHidden/>
    <w:unhideWhenUsed/>
    <w:qFormat/>
    <w:rsid w:val="00FB52EC"/>
    <w:pPr>
      <w:keepNext/>
      <w:keepLines/>
      <w:numPr>
        <w:ilvl w:val="8"/>
        <w:numId w:val="1"/>
      </w:numPr>
      <w:spacing w:before="200"/>
      <w:outlineLvl w:val="8"/>
    </w:pPr>
    <w:rPr>
      <w:rFonts w:asciiTheme="majorHAnsi" w:eastAsiaTheme="majorEastAsia" w:hAnsiTheme="majorHAnsi" w:cstheme="majorBidi"/>
      <w:i/>
      <w:iCs/>
      <w:color w:val="0072DB" w:themeColor="text1" w:themeTint="B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59"/>
    <w:rsid w:val="00BF4821"/>
    <w:pPr>
      <w:spacing w:line="240" w:lineRule="auto"/>
    </w:pPr>
    <w:tblPr>
      <w:tblBorders>
        <w:top w:val="single" w:sz="4" w:space="0" w:color="00407A" w:themeColor="text1"/>
        <w:left w:val="single" w:sz="4" w:space="0" w:color="00407A" w:themeColor="text1"/>
        <w:bottom w:val="single" w:sz="4" w:space="0" w:color="00407A" w:themeColor="text1"/>
        <w:right w:val="single" w:sz="4" w:space="0" w:color="00407A" w:themeColor="text1"/>
        <w:insideH w:val="single" w:sz="4" w:space="0" w:color="00407A" w:themeColor="text1"/>
        <w:insideV w:val="single" w:sz="4" w:space="0" w:color="00407A" w:themeColor="text1"/>
      </w:tblBorders>
    </w:tblPr>
  </w:style>
  <w:style w:type="paragraph" w:styleId="Ballontekst">
    <w:name w:val="Balloon Text"/>
    <w:basedOn w:val="Standaard"/>
    <w:link w:val="BallontekstChar"/>
    <w:uiPriority w:val="99"/>
    <w:semiHidden/>
    <w:unhideWhenUsed/>
    <w:rsid w:val="00BF4821"/>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BF4821"/>
    <w:rPr>
      <w:rFonts w:ascii="Tahoma" w:hAnsi="Tahoma" w:cs="Tahoma"/>
      <w:sz w:val="16"/>
      <w:szCs w:val="16"/>
    </w:rPr>
  </w:style>
  <w:style w:type="character" w:styleId="Tekstvantijdelijkeaanduiding">
    <w:name w:val="Placeholder Text"/>
    <w:basedOn w:val="Standaardalinea-lettertype"/>
    <w:uiPriority w:val="99"/>
    <w:semiHidden/>
    <w:rsid w:val="00BF4821"/>
    <w:rPr>
      <w:color w:val="808080"/>
    </w:rPr>
  </w:style>
  <w:style w:type="paragraph" w:styleId="Koptekst">
    <w:name w:val="header"/>
    <w:basedOn w:val="Voettekst"/>
    <w:link w:val="KoptekstChar"/>
    <w:rsid w:val="008D663C"/>
  </w:style>
  <w:style w:type="character" w:customStyle="1" w:styleId="KoptekstChar">
    <w:name w:val="Koptekst Char"/>
    <w:basedOn w:val="Standaardalinea-lettertype"/>
    <w:link w:val="Koptekst"/>
    <w:rsid w:val="00B74F4F"/>
    <w:rPr>
      <w:caps/>
      <w:sz w:val="14"/>
    </w:rPr>
  </w:style>
  <w:style w:type="paragraph" w:styleId="Voettekst">
    <w:name w:val="footer"/>
    <w:basedOn w:val="Standaard"/>
    <w:link w:val="VoettekstChar"/>
    <w:rsid w:val="000E50CE"/>
    <w:pPr>
      <w:tabs>
        <w:tab w:val="center" w:pos="3969"/>
        <w:tab w:val="right" w:pos="7938"/>
      </w:tabs>
      <w:spacing w:line="240" w:lineRule="auto"/>
      <w:jc w:val="right"/>
    </w:pPr>
    <w:rPr>
      <w:caps/>
      <w:sz w:val="14"/>
    </w:rPr>
  </w:style>
  <w:style w:type="character" w:customStyle="1" w:styleId="VoettekstChar">
    <w:name w:val="Voettekst Char"/>
    <w:basedOn w:val="Standaardalinea-lettertype"/>
    <w:link w:val="Voettekst"/>
    <w:rsid w:val="00A5245C"/>
    <w:rPr>
      <w:caps/>
      <w:sz w:val="14"/>
    </w:rPr>
  </w:style>
  <w:style w:type="character" w:customStyle="1" w:styleId="Kop1Char">
    <w:name w:val="Kop 1 Char"/>
    <w:basedOn w:val="Standaardalinea-lettertype"/>
    <w:link w:val="Kop1"/>
    <w:uiPriority w:val="9"/>
    <w:rsid w:val="009A5D26"/>
    <w:rPr>
      <w:rFonts w:asciiTheme="majorHAnsi" w:eastAsiaTheme="majorEastAsia" w:hAnsiTheme="majorHAnsi" w:cstheme="majorHAnsi"/>
      <w:b/>
      <w:bCs/>
      <w:smallCaps/>
      <w:sz w:val="36"/>
      <w:szCs w:val="28"/>
    </w:rPr>
  </w:style>
  <w:style w:type="paragraph" w:styleId="Titel">
    <w:name w:val="Title"/>
    <w:basedOn w:val="Standaard"/>
    <w:next w:val="Standaard"/>
    <w:link w:val="TitelChar"/>
    <w:qFormat/>
    <w:rsid w:val="00B53B14"/>
    <w:pPr>
      <w:tabs>
        <w:tab w:val="left" w:pos="851"/>
      </w:tabs>
      <w:spacing w:after="480"/>
      <w:ind w:left="851" w:hanging="851"/>
      <w:contextualSpacing/>
    </w:pPr>
    <w:rPr>
      <w:rFonts w:eastAsiaTheme="majorEastAsia" w:cstheme="majorBidi"/>
      <w:b/>
      <w:kern w:val="28"/>
      <w:sz w:val="28"/>
      <w:szCs w:val="52"/>
    </w:rPr>
  </w:style>
  <w:style w:type="character" w:customStyle="1" w:styleId="TitelChar">
    <w:name w:val="Titel Char"/>
    <w:basedOn w:val="Standaardalinea-lettertype"/>
    <w:link w:val="Titel"/>
    <w:rsid w:val="003712F3"/>
    <w:rPr>
      <w:rFonts w:eastAsiaTheme="majorEastAsia" w:cstheme="majorBidi"/>
      <w:b/>
      <w:kern w:val="28"/>
      <w:sz w:val="28"/>
      <w:szCs w:val="52"/>
    </w:rPr>
  </w:style>
  <w:style w:type="character" w:customStyle="1" w:styleId="Kop2Char">
    <w:name w:val="Kop 2 Char"/>
    <w:basedOn w:val="Standaardalinea-lettertype"/>
    <w:link w:val="Kop2"/>
    <w:uiPriority w:val="9"/>
    <w:rsid w:val="009A5D26"/>
    <w:rPr>
      <w:rFonts w:asciiTheme="majorHAnsi" w:eastAsiaTheme="majorEastAsia" w:hAnsiTheme="majorHAnsi" w:cstheme="majorHAnsi"/>
      <w:b/>
      <w:bCs/>
      <w:sz w:val="28"/>
      <w:szCs w:val="26"/>
    </w:rPr>
  </w:style>
  <w:style w:type="paragraph" w:styleId="Kopvaninhoudsopgave">
    <w:name w:val="TOC Heading"/>
    <w:basedOn w:val="Standaard"/>
    <w:next w:val="Standaard"/>
    <w:uiPriority w:val="39"/>
    <w:qFormat/>
    <w:rsid w:val="00E52507"/>
    <w:pPr>
      <w:spacing w:after="720"/>
    </w:pPr>
    <w:rPr>
      <w:b/>
      <w:sz w:val="28"/>
      <w:szCs w:val="28"/>
    </w:rPr>
  </w:style>
  <w:style w:type="paragraph" w:styleId="Inhopg2">
    <w:name w:val="toc 2"/>
    <w:basedOn w:val="Standaard"/>
    <w:next w:val="Standaard"/>
    <w:autoRedefine/>
    <w:uiPriority w:val="39"/>
    <w:qFormat/>
    <w:rsid w:val="00902BC7"/>
    <w:pPr>
      <w:tabs>
        <w:tab w:val="left" w:pos="1134"/>
        <w:tab w:val="right" w:leader="dot" w:pos="7927"/>
      </w:tabs>
      <w:ind w:left="1134" w:hanging="567"/>
      <w:jc w:val="center"/>
    </w:pPr>
    <w:rPr>
      <w:rFonts w:cs="Arial"/>
      <w:i/>
      <w:noProof/>
      <w:lang w:eastAsia="en-US"/>
    </w:rPr>
  </w:style>
  <w:style w:type="paragraph" w:styleId="Inhopg1">
    <w:name w:val="toc 1"/>
    <w:basedOn w:val="Standaard"/>
    <w:next w:val="Standaard"/>
    <w:autoRedefine/>
    <w:uiPriority w:val="39"/>
    <w:qFormat/>
    <w:rsid w:val="00FB489E"/>
    <w:pPr>
      <w:tabs>
        <w:tab w:val="right" w:leader="dot" w:pos="7927"/>
      </w:tabs>
      <w:spacing w:before="120"/>
      <w:ind w:left="567" w:hanging="567"/>
    </w:pPr>
    <w:rPr>
      <w:rFonts w:cs="Arial"/>
      <w:b/>
      <w:noProof/>
      <w:lang w:eastAsia="en-US"/>
    </w:rPr>
  </w:style>
  <w:style w:type="paragraph" w:styleId="Inhopg3">
    <w:name w:val="toc 3"/>
    <w:basedOn w:val="Standaard"/>
    <w:next w:val="Standaard"/>
    <w:autoRedefine/>
    <w:uiPriority w:val="39"/>
    <w:qFormat/>
    <w:rsid w:val="00FB489E"/>
    <w:pPr>
      <w:tabs>
        <w:tab w:val="left" w:pos="1134"/>
        <w:tab w:val="right" w:leader="dot" w:pos="7927"/>
      </w:tabs>
      <w:ind w:left="1701" w:hanging="567"/>
    </w:pPr>
    <w:rPr>
      <w:noProof/>
      <w:lang w:eastAsia="en-US"/>
    </w:rPr>
  </w:style>
  <w:style w:type="character" w:styleId="Hyperlink">
    <w:name w:val="Hyperlink"/>
    <w:basedOn w:val="Standaardalinea-lettertype"/>
    <w:uiPriority w:val="99"/>
    <w:rsid w:val="00110D86"/>
    <w:rPr>
      <w:color w:val="1D8DB0" w:themeColor="hyperlink"/>
      <w:u w:val="single"/>
    </w:rPr>
  </w:style>
  <w:style w:type="character" w:customStyle="1" w:styleId="Kop3Char">
    <w:name w:val="Kop 3 Char"/>
    <w:basedOn w:val="Standaardalinea-lettertype"/>
    <w:link w:val="Kop3"/>
    <w:uiPriority w:val="9"/>
    <w:rsid w:val="009A5D26"/>
    <w:rPr>
      <w:rFonts w:eastAsiaTheme="majorEastAsia" w:cstheme="majorBidi"/>
      <w:b/>
      <w:bCs/>
      <w:sz w:val="24"/>
    </w:rPr>
  </w:style>
  <w:style w:type="character" w:customStyle="1" w:styleId="Kop4Char">
    <w:name w:val="Kop 4 Char"/>
    <w:basedOn w:val="Standaardalinea-lettertype"/>
    <w:link w:val="Kop4"/>
    <w:uiPriority w:val="9"/>
    <w:rsid w:val="003D78FF"/>
    <w:rPr>
      <w:rFonts w:eastAsiaTheme="majorEastAsia" w:cstheme="majorBidi"/>
      <w:b/>
      <w:bCs/>
      <w:i/>
      <w:iCs/>
      <w:sz w:val="22"/>
    </w:rPr>
  </w:style>
  <w:style w:type="character" w:customStyle="1" w:styleId="Kop5Char">
    <w:name w:val="Kop 5 Char"/>
    <w:basedOn w:val="Standaardalinea-lettertype"/>
    <w:link w:val="Kop5"/>
    <w:uiPriority w:val="9"/>
    <w:semiHidden/>
    <w:rsid w:val="00002827"/>
    <w:rPr>
      <w:rFonts w:eastAsiaTheme="majorEastAsia" w:cstheme="majorBidi"/>
      <w:sz w:val="22"/>
    </w:rPr>
  </w:style>
  <w:style w:type="character" w:customStyle="1" w:styleId="Kop6Char">
    <w:name w:val="Kop 6 Char"/>
    <w:basedOn w:val="Standaardalinea-lettertype"/>
    <w:link w:val="Kop6"/>
    <w:uiPriority w:val="9"/>
    <w:semiHidden/>
    <w:rsid w:val="00FB52EC"/>
    <w:rPr>
      <w:rFonts w:asciiTheme="majorHAnsi" w:eastAsiaTheme="majorEastAsia" w:hAnsiTheme="majorHAnsi" w:cstheme="majorBidi"/>
      <w:i/>
      <w:iCs/>
      <w:color w:val="0E4657" w:themeColor="accent1" w:themeShade="7F"/>
      <w:sz w:val="22"/>
    </w:rPr>
  </w:style>
  <w:style w:type="character" w:customStyle="1" w:styleId="Kop7Char">
    <w:name w:val="Kop 7 Char"/>
    <w:basedOn w:val="Standaardalinea-lettertype"/>
    <w:link w:val="Kop7"/>
    <w:uiPriority w:val="9"/>
    <w:semiHidden/>
    <w:rsid w:val="00FB52EC"/>
    <w:rPr>
      <w:rFonts w:asciiTheme="majorHAnsi" w:eastAsiaTheme="majorEastAsia" w:hAnsiTheme="majorHAnsi" w:cstheme="majorBidi"/>
      <w:i/>
      <w:iCs/>
      <w:color w:val="0072DB" w:themeColor="text1" w:themeTint="BF"/>
      <w:sz w:val="22"/>
    </w:rPr>
  </w:style>
  <w:style w:type="character" w:customStyle="1" w:styleId="Kop8Char">
    <w:name w:val="Kop 8 Char"/>
    <w:basedOn w:val="Standaardalinea-lettertype"/>
    <w:link w:val="Kop8"/>
    <w:uiPriority w:val="9"/>
    <w:semiHidden/>
    <w:rsid w:val="00FB52EC"/>
    <w:rPr>
      <w:rFonts w:asciiTheme="majorHAnsi" w:eastAsiaTheme="majorEastAsia" w:hAnsiTheme="majorHAnsi" w:cstheme="majorBidi"/>
      <w:color w:val="0072DB" w:themeColor="text1" w:themeTint="BF"/>
      <w:sz w:val="22"/>
    </w:rPr>
  </w:style>
  <w:style w:type="character" w:customStyle="1" w:styleId="Kop9Char">
    <w:name w:val="Kop 9 Char"/>
    <w:basedOn w:val="Standaardalinea-lettertype"/>
    <w:link w:val="Kop9"/>
    <w:uiPriority w:val="9"/>
    <w:semiHidden/>
    <w:rsid w:val="00FB52EC"/>
    <w:rPr>
      <w:rFonts w:asciiTheme="majorHAnsi" w:eastAsiaTheme="majorEastAsia" w:hAnsiTheme="majorHAnsi" w:cstheme="majorBidi"/>
      <w:i/>
      <w:iCs/>
      <w:color w:val="0072DB" w:themeColor="text1" w:themeTint="BF"/>
      <w:sz w:val="22"/>
    </w:rPr>
  </w:style>
  <w:style w:type="paragraph" w:styleId="Geenafstand">
    <w:name w:val="No Spacing"/>
    <w:qFormat/>
    <w:rsid w:val="00FB52EC"/>
    <w:pPr>
      <w:spacing w:line="240" w:lineRule="auto"/>
    </w:pPr>
  </w:style>
  <w:style w:type="paragraph" w:styleId="Inhopg4">
    <w:name w:val="toc 4"/>
    <w:basedOn w:val="Standaard"/>
    <w:next w:val="Standaard"/>
    <w:autoRedefine/>
    <w:uiPriority w:val="39"/>
    <w:semiHidden/>
    <w:rsid w:val="00BE62A4"/>
    <w:pPr>
      <w:tabs>
        <w:tab w:val="left" w:pos="1418"/>
        <w:tab w:val="right" w:leader="dot" w:pos="7927"/>
      </w:tabs>
      <w:ind w:left="1985" w:hanging="851"/>
    </w:pPr>
    <w:rPr>
      <w:rFonts w:cs="Arial"/>
      <w:noProof/>
    </w:rPr>
  </w:style>
  <w:style w:type="paragraph" w:styleId="Ondertitel">
    <w:name w:val="Subtitle"/>
    <w:basedOn w:val="Standaard"/>
    <w:next w:val="Standaard"/>
    <w:link w:val="OndertitelChar"/>
    <w:uiPriority w:val="11"/>
    <w:semiHidden/>
    <w:qFormat/>
    <w:rsid w:val="00B53B14"/>
    <w:pPr>
      <w:numPr>
        <w:ilvl w:val="1"/>
      </w:numPr>
      <w:spacing w:before="480"/>
    </w:pPr>
    <w:rPr>
      <w:rFonts w:eastAsiaTheme="majorEastAsia" w:cstheme="majorBidi"/>
      <w:b/>
      <w:iCs/>
      <w:sz w:val="24"/>
      <w:szCs w:val="24"/>
    </w:rPr>
  </w:style>
  <w:style w:type="character" w:customStyle="1" w:styleId="OndertitelChar">
    <w:name w:val="Ondertitel Char"/>
    <w:basedOn w:val="Standaardalinea-lettertype"/>
    <w:link w:val="Ondertitel"/>
    <w:uiPriority w:val="11"/>
    <w:semiHidden/>
    <w:rsid w:val="003133B0"/>
    <w:rPr>
      <w:rFonts w:eastAsiaTheme="majorEastAsia" w:cstheme="majorBidi"/>
      <w:b/>
      <w:iCs/>
      <w:sz w:val="24"/>
      <w:szCs w:val="24"/>
    </w:rPr>
  </w:style>
  <w:style w:type="paragraph" w:styleId="Lijstmetafbeeldingen">
    <w:name w:val="table of figures"/>
    <w:basedOn w:val="Standaard"/>
    <w:next w:val="Standaard"/>
    <w:uiPriority w:val="99"/>
    <w:rsid w:val="004B3C25"/>
  </w:style>
  <w:style w:type="paragraph" w:styleId="Lijstopsomteken">
    <w:name w:val="List Bullet"/>
    <w:basedOn w:val="Standaard"/>
    <w:qFormat/>
    <w:rsid w:val="009228B6"/>
    <w:pPr>
      <w:numPr>
        <w:numId w:val="7"/>
      </w:numPr>
      <w:contextualSpacing/>
    </w:pPr>
    <w:rPr>
      <w:lang w:val="nl-NL"/>
    </w:rPr>
  </w:style>
  <w:style w:type="paragraph" w:styleId="Lijstnummering">
    <w:name w:val="List Number"/>
    <w:basedOn w:val="Standaard"/>
    <w:qFormat/>
    <w:rsid w:val="009228B6"/>
    <w:pPr>
      <w:numPr>
        <w:numId w:val="2"/>
      </w:numPr>
      <w:tabs>
        <w:tab w:val="clear" w:pos="360"/>
      </w:tabs>
      <w:contextualSpacing/>
    </w:pPr>
  </w:style>
  <w:style w:type="paragraph" w:styleId="Lijstnummering2">
    <w:name w:val="List Number 2"/>
    <w:basedOn w:val="Standaard"/>
    <w:qFormat/>
    <w:rsid w:val="003712F3"/>
    <w:pPr>
      <w:numPr>
        <w:numId w:val="3"/>
      </w:numPr>
      <w:contextualSpacing/>
    </w:pPr>
  </w:style>
  <w:style w:type="character" w:styleId="Voetnootmarkering">
    <w:name w:val="footnote reference"/>
    <w:basedOn w:val="Standaardalinea-lettertype"/>
    <w:uiPriority w:val="99"/>
    <w:semiHidden/>
    <w:rsid w:val="004B3C25"/>
    <w:rPr>
      <w:vertAlign w:val="superscript"/>
    </w:rPr>
  </w:style>
  <w:style w:type="paragraph" w:styleId="Voetnoottekst">
    <w:name w:val="footnote text"/>
    <w:basedOn w:val="Standaard"/>
    <w:link w:val="VoetnoottekstChar"/>
    <w:uiPriority w:val="99"/>
    <w:semiHidden/>
    <w:unhideWhenUsed/>
    <w:rsid w:val="004B3C25"/>
    <w:pPr>
      <w:spacing w:line="240" w:lineRule="auto"/>
      <w:ind w:left="284" w:hanging="284"/>
    </w:pPr>
    <w:rPr>
      <w:sz w:val="18"/>
    </w:rPr>
  </w:style>
  <w:style w:type="character" w:customStyle="1" w:styleId="VoetnoottekstChar">
    <w:name w:val="Voetnoottekst Char"/>
    <w:basedOn w:val="Standaardalinea-lettertype"/>
    <w:link w:val="Voetnoottekst"/>
    <w:uiPriority w:val="99"/>
    <w:semiHidden/>
    <w:rsid w:val="004B3C25"/>
    <w:rPr>
      <w:rFonts w:ascii="Arial" w:hAnsi="Arial"/>
      <w:sz w:val="18"/>
      <w:szCs w:val="20"/>
    </w:rPr>
  </w:style>
  <w:style w:type="character" w:styleId="GevolgdeHyperlink">
    <w:name w:val="FollowedHyperlink"/>
    <w:basedOn w:val="Standaardalinea-lettertype"/>
    <w:semiHidden/>
    <w:rsid w:val="00341B1B"/>
    <w:rPr>
      <w:color w:val="00407A" w:themeColor="followedHyperlink"/>
      <w:u w:val="single"/>
    </w:rPr>
  </w:style>
  <w:style w:type="paragraph" w:styleId="Lijstopsomteken2">
    <w:name w:val="List Bullet 2"/>
    <w:basedOn w:val="Standaard"/>
    <w:qFormat/>
    <w:rsid w:val="009228B6"/>
    <w:pPr>
      <w:numPr>
        <w:numId w:val="5"/>
      </w:numPr>
      <w:tabs>
        <w:tab w:val="clear" w:pos="720"/>
      </w:tabs>
      <w:contextualSpacing/>
    </w:pPr>
  </w:style>
  <w:style w:type="character" w:styleId="Zwaar">
    <w:name w:val="Strong"/>
    <w:basedOn w:val="Standaardalinea-lettertype"/>
    <w:qFormat/>
    <w:rsid w:val="00C71332"/>
    <w:rPr>
      <w:b/>
      <w:bCs/>
    </w:rPr>
  </w:style>
  <w:style w:type="character" w:styleId="Nadruk">
    <w:name w:val="Emphasis"/>
    <w:basedOn w:val="Standaardalinea-lettertype"/>
    <w:qFormat/>
    <w:rsid w:val="00C71332"/>
    <w:rPr>
      <w:i/>
      <w:iCs/>
    </w:rPr>
  </w:style>
  <w:style w:type="paragraph" w:customStyle="1" w:styleId="CoverTitel">
    <w:name w:val="_CoverTitel"/>
    <w:basedOn w:val="Standaard"/>
    <w:semiHidden/>
    <w:qFormat/>
    <w:rsid w:val="00024C11"/>
    <w:pPr>
      <w:spacing w:line="240" w:lineRule="auto"/>
    </w:pPr>
    <w:rPr>
      <w:color w:val="1D8DB0"/>
      <w:sz w:val="80"/>
      <w:szCs w:val="80"/>
    </w:rPr>
  </w:style>
  <w:style w:type="paragraph" w:customStyle="1" w:styleId="CoverSubtitel">
    <w:name w:val="_CoverSubtitel"/>
    <w:basedOn w:val="Standaard"/>
    <w:semiHidden/>
    <w:qFormat/>
    <w:rsid w:val="00024C11"/>
    <w:pPr>
      <w:spacing w:line="240" w:lineRule="auto"/>
    </w:pPr>
    <w:rPr>
      <w:sz w:val="40"/>
      <w:szCs w:val="40"/>
    </w:rPr>
  </w:style>
  <w:style w:type="paragraph" w:customStyle="1" w:styleId="BackCoverAdres1">
    <w:name w:val="_BackCover_Adres1"/>
    <w:basedOn w:val="Standaard"/>
    <w:semiHidden/>
    <w:qFormat/>
    <w:rsid w:val="009B43E2"/>
    <w:pPr>
      <w:spacing w:line="150" w:lineRule="exact"/>
      <w:jc w:val="right"/>
    </w:pPr>
    <w:rPr>
      <w:caps/>
      <w:sz w:val="14"/>
      <w:szCs w:val="24"/>
    </w:rPr>
  </w:style>
  <w:style w:type="paragraph" w:styleId="Lijstvoortzetting">
    <w:name w:val="List Continue"/>
    <w:basedOn w:val="Standaard"/>
    <w:qFormat/>
    <w:rsid w:val="00CD0085"/>
    <w:pPr>
      <w:ind w:left="357"/>
      <w:contextualSpacing/>
    </w:pPr>
  </w:style>
  <w:style w:type="paragraph" w:styleId="Lijstvoortzetting2">
    <w:name w:val="List Continue 2"/>
    <w:basedOn w:val="Standaard"/>
    <w:qFormat/>
    <w:rsid w:val="00CD0085"/>
    <w:pPr>
      <w:ind w:left="709"/>
      <w:contextualSpacing/>
    </w:pPr>
  </w:style>
  <w:style w:type="paragraph" w:styleId="Citaat">
    <w:name w:val="Quote"/>
    <w:basedOn w:val="Standaard"/>
    <w:next w:val="Standaard"/>
    <w:link w:val="CitaatChar"/>
    <w:uiPriority w:val="29"/>
    <w:semiHidden/>
    <w:qFormat/>
    <w:rsid w:val="00825D3C"/>
    <w:pPr>
      <w:spacing w:before="120"/>
      <w:ind w:left="357"/>
    </w:pPr>
    <w:rPr>
      <w:i/>
      <w:iCs/>
      <w:color w:val="00407A" w:themeColor="text1"/>
    </w:rPr>
  </w:style>
  <w:style w:type="character" w:customStyle="1" w:styleId="CitaatChar">
    <w:name w:val="Citaat Char"/>
    <w:basedOn w:val="Standaardalinea-lettertype"/>
    <w:link w:val="Citaat"/>
    <w:uiPriority w:val="29"/>
    <w:semiHidden/>
    <w:rsid w:val="00B74F4F"/>
    <w:rPr>
      <w:i/>
      <w:iCs/>
      <w:color w:val="00407A" w:themeColor="text1"/>
    </w:rPr>
  </w:style>
  <w:style w:type="paragraph" w:customStyle="1" w:styleId="CoverKoptekst">
    <w:name w:val="_CoverKoptekst"/>
    <w:basedOn w:val="Standaard"/>
    <w:semiHidden/>
    <w:qFormat/>
    <w:rsid w:val="00F22B68"/>
    <w:pPr>
      <w:spacing w:line="240" w:lineRule="auto"/>
      <w:jc w:val="right"/>
    </w:pPr>
    <w:rPr>
      <w:caps/>
      <w:color w:val="FFFFFF" w:themeColor="background1"/>
      <w:sz w:val="24"/>
    </w:rPr>
  </w:style>
  <w:style w:type="paragraph" w:customStyle="1" w:styleId="BackcoverAdres2">
    <w:name w:val="_Backcover_Adres2"/>
    <w:basedOn w:val="BackCoverAdres1"/>
    <w:semiHidden/>
    <w:qFormat/>
    <w:rsid w:val="00D5781A"/>
    <w:rPr>
      <w:caps w:val="0"/>
    </w:rPr>
  </w:style>
  <w:style w:type="paragraph" w:customStyle="1" w:styleId="CoverAuteur">
    <w:name w:val="_CoverAuteur"/>
    <w:basedOn w:val="Standaard"/>
    <w:semiHidden/>
    <w:qFormat/>
    <w:rsid w:val="00024C11"/>
    <w:pPr>
      <w:spacing w:line="240" w:lineRule="auto"/>
      <w:jc w:val="right"/>
    </w:pPr>
    <w:rPr>
      <w:rFonts w:eastAsia="Calibri" w:cs="Arial"/>
      <w:b/>
      <w:bCs/>
      <w:sz w:val="28"/>
      <w:szCs w:val="24"/>
      <w:lang w:eastAsia="en-US"/>
    </w:rPr>
  </w:style>
  <w:style w:type="paragraph" w:customStyle="1" w:styleId="CoverSubtekst">
    <w:name w:val="_CoverSubtekst"/>
    <w:basedOn w:val="Standaard"/>
    <w:semiHidden/>
    <w:qFormat/>
    <w:rsid w:val="00024C11"/>
    <w:pPr>
      <w:spacing w:line="240" w:lineRule="auto"/>
      <w:jc w:val="right"/>
    </w:pPr>
    <w:rPr>
      <w:sz w:val="24"/>
      <w:szCs w:val="24"/>
    </w:rPr>
  </w:style>
  <w:style w:type="paragraph" w:styleId="Lijstopsomteken3">
    <w:name w:val="List Bullet 3"/>
    <w:basedOn w:val="Standaard"/>
    <w:rsid w:val="009228B6"/>
    <w:pPr>
      <w:numPr>
        <w:numId w:val="6"/>
      </w:numPr>
      <w:ind w:left="1071" w:hanging="357"/>
      <w:contextualSpacing/>
    </w:pPr>
    <w:rPr>
      <w:lang w:val="nl-NL"/>
    </w:rPr>
  </w:style>
  <w:style w:type="paragraph" w:styleId="Lijstvoortzetting3">
    <w:name w:val="List Continue 3"/>
    <w:basedOn w:val="Standaard"/>
    <w:rsid w:val="009228B6"/>
    <w:pPr>
      <w:ind w:left="1072"/>
      <w:contextualSpacing/>
    </w:pPr>
  </w:style>
  <w:style w:type="paragraph" w:styleId="Lijstnummering3">
    <w:name w:val="List Number 3"/>
    <w:basedOn w:val="Standaard"/>
    <w:rsid w:val="003712F3"/>
    <w:pPr>
      <w:numPr>
        <w:numId w:val="4"/>
      </w:numPr>
      <w:contextualSpacing/>
    </w:pPr>
    <w:rPr>
      <w:lang w:val="nl-NL"/>
    </w:rPr>
  </w:style>
  <w:style w:type="paragraph" w:customStyle="1" w:styleId="Titel0">
    <w:name w:val="_Titel"/>
    <w:basedOn w:val="Standaard"/>
    <w:next w:val="Standaard"/>
    <w:qFormat/>
    <w:rsid w:val="004031EF"/>
    <w:pPr>
      <w:spacing w:after="720"/>
    </w:pPr>
    <w:rPr>
      <w:rFonts w:asciiTheme="majorHAnsi" w:hAnsiTheme="majorHAnsi" w:cstheme="majorHAnsi"/>
      <w:b/>
      <w:sz w:val="28"/>
    </w:rPr>
  </w:style>
  <w:style w:type="paragraph" w:customStyle="1" w:styleId="Titelinhoudsopgave">
    <w:name w:val="_Titelinhoudsopgave"/>
    <w:basedOn w:val="Titel0"/>
    <w:next w:val="Standaard"/>
    <w:qFormat/>
    <w:rsid w:val="004203C0"/>
    <w:rPr>
      <w:caps/>
    </w:rPr>
  </w:style>
  <w:style w:type="paragraph" w:customStyle="1" w:styleId="BACKCOVERAdres20">
    <w:name w:val="_BACKCOVER_Adres2"/>
    <w:basedOn w:val="BackCoverAdres1"/>
    <w:semiHidden/>
    <w:qFormat/>
    <w:rsid w:val="00060C9B"/>
    <w:rPr>
      <w:caps w:val="0"/>
    </w:rPr>
  </w:style>
  <w:style w:type="paragraph" w:customStyle="1" w:styleId="Kop1zondernummering">
    <w:name w:val="Kop 1 zonder nummering"/>
    <w:basedOn w:val="Kop1"/>
    <w:next w:val="Standaard"/>
    <w:link w:val="Kop1zondernummeringChar"/>
    <w:qFormat/>
    <w:rsid w:val="00A11E07"/>
    <w:pPr>
      <w:numPr>
        <w:numId w:val="0"/>
      </w:numPr>
      <w:pBdr>
        <w:bottom w:val="none" w:sz="0" w:space="0" w:color="auto"/>
      </w:pBdr>
      <w:spacing w:after="480"/>
    </w:pPr>
    <w:rPr>
      <w:rFonts w:ascii="Arial" w:hAnsi="Arial" w:cstheme="majorBidi"/>
      <w:bCs w:val="0"/>
      <w:smallCaps w:val="0"/>
      <w:szCs w:val="32"/>
      <w:lang w:eastAsia="en-US"/>
    </w:rPr>
  </w:style>
  <w:style w:type="character" w:customStyle="1" w:styleId="Kop1zondernummeringChar">
    <w:name w:val="Kop 1 zonder nummering Char"/>
    <w:basedOn w:val="Standaardalinea-lettertype"/>
    <w:link w:val="Kop1zondernummering"/>
    <w:rsid w:val="00A11E07"/>
    <w:rPr>
      <w:rFonts w:eastAsiaTheme="majorEastAsia" w:cstheme="majorBidi"/>
      <w:b/>
      <w:smallCaps/>
      <w:sz w:val="36"/>
      <w:szCs w:val="32"/>
      <w:lang w:eastAsia="en-US"/>
    </w:rPr>
  </w:style>
  <w:style w:type="paragraph" w:styleId="Lijstalinea">
    <w:name w:val="List Paragraph"/>
    <w:basedOn w:val="Standaard"/>
    <w:uiPriority w:val="34"/>
    <w:rsid w:val="004B5FF3"/>
    <w:pPr>
      <w:ind w:left="720"/>
      <w:contextualSpacing/>
    </w:pPr>
    <w:rPr>
      <w:rFonts w:eastAsiaTheme="minorHAnsi" w:cs="Arial"/>
      <w:szCs w:val="22"/>
      <w:lang w:eastAsia="en-US"/>
    </w:rPr>
  </w:style>
  <w:style w:type="paragraph" w:styleId="Bijschrift">
    <w:name w:val="caption"/>
    <w:basedOn w:val="Standaard"/>
    <w:next w:val="Standaard"/>
    <w:uiPriority w:val="35"/>
    <w:unhideWhenUsed/>
    <w:qFormat/>
    <w:rsid w:val="00A11E07"/>
    <w:pPr>
      <w:spacing w:after="200" w:line="240" w:lineRule="auto"/>
    </w:pPr>
    <w:rPr>
      <w:rFonts w:eastAsiaTheme="minorHAnsi" w:cs="Arial"/>
      <w:b/>
      <w:iCs/>
      <w:sz w:val="20"/>
      <w:lang w:eastAsia="en-US"/>
    </w:rPr>
  </w:style>
  <w:style w:type="paragraph" w:customStyle="1" w:styleId="Kop1bijlagen">
    <w:name w:val="Kop 1 bijlagen"/>
    <w:basedOn w:val="Kop1zondernummering"/>
    <w:next w:val="Standaard"/>
    <w:qFormat/>
    <w:rsid w:val="00C1577B"/>
    <w:pPr>
      <w:numPr>
        <w:numId w:val="8"/>
      </w:numPr>
      <w:ind w:left="357" w:hanging="357"/>
    </w:pPr>
    <w:rPr>
      <w:smallCaps/>
      <w:sz w:val="28"/>
    </w:rPr>
  </w:style>
  <w:style w:type="paragraph" w:customStyle="1" w:styleId="Formulemetnummering">
    <w:name w:val="Formule met nummering"/>
    <w:basedOn w:val="Standaard"/>
    <w:next w:val="Standaard"/>
    <w:qFormat/>
    <w:rsid w:val="004B5FF3"/>
    <w:pPr>
      <w:tabs>
        <w:tab w:val="left" w:pos="7655"/>
      </w:tabs>
      <w:spacing w:line="360" w:lineRule="auto"/>
      <w:ind w:left="709"/>
    </w:pPr>
    <w:rPr>
      <w:rFonts w:eastAsia="Times New Roman" w:cs="Arial"/>
      <w:szCs w:val="24"/>
      <w:lang w:eastAsia="nl-NL"/>
    </w:rPr>
  </w:style>
  <w:style w:type="paragraph" w:customStyle="1" w:styleId="EndNoteBibliography">
    <w:name w:val="EndNote Bibliography"/>
    <w:basedOn w:val="Standaard"/>
    <w:link w:val="EndNoteBibliographyChar"/>
    <w:rsid w:val="004B5FF3"/>
    <w:pPr>
      <w:spacing w:line="240" w:lineRule="auto"/>
    </w:pPr>
    <w:rPr>
      <w:rFonts w:eastAsiaTheme="minorHAnsi" w:cs="Arial"/>
      <w:noProof/>
      <w:szCs w:val="22"/>
      <w:lang w:val="en-US" w:eastAsia="en-US"/>
    </w:rPr>
  </w:style>
  <w:style w:type="character" w:customStyle="1" w:styleId="EndNoteBibliographyChar">
    <w:name w:val="EndNote Bibliography Char"/>
    <w:basedOn w:val="Standaardalinea-lettertype"/>
    <w:link w:val="EndNoteBibliography"/>
    <w:rsid w:val="004B5FF3"/>
    <w:rPr>
      <w:rFonts w:eastAsiaTheme="minorHAnsi" w:cs="Arial"/>
      <w:noProof/>
      <w:sz w:val="22"/>
      <w:szCs w:val="22"/>
      <w:lang w:val="en-US" w:eastAsia="en-US"/>
    </w:rPr>
  </w:style>
  <w:style w:type="paragraph" w:styleId="Bibliografie">
    <w:name w:val="Bibliography"/>
    <w:basedOn w:val="Standaard"/>
    <w:next w:val="Standaard"/>
    <w:uiPriority w:val="37"/>
    <w:unhideWhenUsed/>
    <w:rsid w:val="001B243F"/>
    <w:pPr>
      <w:spacing w:after="0" w:line="240" w:lineRule="auto"/>
      <w:jc w:val="left"/>
    </w:pPr>
    <w:rPr>
      <w:rFonts w:asciiTheme="minorHAnsi" w:eastAsiaTheme="minorHAnsi" w:hAnsiTheme="minorHAnsi"/>
      <w:szCs w:val="22"/>
      <w:lang w:eastAsia="en-US"/>
    </w:rPr>
  </w:style>
  <w:style w:type="character" w:styleId="Verwijzingopmerking">
    <w:name w:val="annotation reference"/>
    <w:basedOn w:val="Standaardalinea-lettertype"/>
    <w:uiPriority w:val="99"/>
    <w:semiHidden/>
    <w:unhideWhenUsed/>
    <w:rsid w:val="00533DEF"/>
    <w:rPr>
      <w:sz w:val="16"/>
      <w:szCs w:val="16"/>
    </w:rPr>
  </w:style>
  <w:style w:type="paragraph" w:styleId="Tekstopmerking">
    <w:name w:val="annotation text"/>
    <w:basedOn w:val="Standaard"/>
    <w:link w:val="TekstopmerkingChar"/>
    <w:uiPriority w:val="99"/>
    <w:semiHidden/>
    <w:unhideWhenUsed/>
    <w:rsid w:val="00533DEF"/>
    <w:pPr>
      <w:spacing w:line="240" w:lineRule="auto"/>
    </w:pPr>
    <w:rPr>
      <w:sz w:val="20"/>
    </w:rPr>
  </w:style>
  <w:style w:type="character" w:customStyle="1" w:styleId="TekstopmerkingChar">
    <w:name w:val="Tekst opmerking Char"/>
    <w:basedOn w:val="Standaardalinea-lettertype"/>
    <w:link w:val="Tekstopmerking"/>
    <w:uiPriority w:val="99"/>
    <w:semiHidden/>
    <w:rsid w:val="00533DEF"/>
  </w:style>
  <w:style w:type="paragraph" w:styleId="Onderwerpvanopmerking">
    <w:name w:val="annotation subject"/>
    <w:basedOn w:val="Tekstopmerking"/>
    <w:next w:val="Tekstopmerking"/>
    <w:link w:val="OnderwerpvanopmerkingChar"/>
    <w:uiPriority w:val="99"/>
    <w:semiHidden/>
    <w:unhideWhenUsed/>
    <w:rsid w:val="00533DEF"/>
    <w:rPr>
      <w:b/>
      <w:bCs/>
    </w:rPr>
  </w:style>
  <w:style w:type="character" w:customStyle="1" w:styleId="OnderwerpvanopmerkingChar">
    <w:name w:val="Onderwerp van opmerking Char"/>
    <w:basedOn w:val="TekstopmerkingChar"/>
    <w:link w:val="Onderwerpvanopmerking"/>
    <w:uiPriority w:val="99"/>
    <w:semiHidden/>
    <w:rsid w:val="00533DEF"/>
    <w:rPr>
      <w:b/>
      <w:bCs/>
    </w:rPr>
  </w:style>
  <w:style w:type="character" w:styleId="Onopgelostemelding">
    <w:name w:val="Unresolved Mention"/>
    <w:basedOn w:val="Standaardalinea-lettertype"/>
    <w:uiPriority w:val="99"/>
    <w:semiHidden/>
    <w:unhideWhenUsed/>
    <w:rsid w:val="0083604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00173">
      <w:bodyDiv w:val="1"/>
      <w:marLeft w:val="0"/>
      <w:marRight w:val="0"/>
      <w:marTop w:val="0"/>
      <w:marBottom w:val="0"/>
      <w:divBdr>
        <w:top w:val="none" w:sz="0" w:space="0" w:color="auto"/>
        <w:left w:val="none" w:sz="0" w:space="0" w:color="auto"/>
        <w:bottom w:val="none" w:sz="0" w:space="0" w:color="auto"/>
        <w:right w:val="none" w:sz="0" w:space="0" w:color="auto"/>
      </w:divBdr>
    </w:div>
    <w:div w:id="13266071">
      <w:bodyDiv w:val="1"/>
      <w:marLeft w:val="0"/>
      <w:marRight w:val="0"/>
      <w:marTop w:val="0"/>
      <w:marBottom w:val="0"/>
      <w:divBdr>
        <w:top w:val="none" w:sz="0" w:space="0" w:color="auto"/>
        <w:left w:val="none" w:sz="0" w:space="0" w:color="auto"/>
        <w:bottom w:val="none" w:sz="0" w:space="0" w:color="auto"/>
        <w:right w:val="none" w:sz="0" w:space="0" w:color="auto"/>
      </w:divBdr>
    </w:div>
    <w:div w:id="36660048">
      <w:bodyDiv w:val="1"/>
      <w:marLeft w:val="0"/>
      <w:marRight w:val="0"/>
      <w:marTop w:val="0"/>
      <w:marBottom w:val="0"/>
      <w:divBdr>
        <w:top w:val="none" w:sz="0" w:space="0" w:color="auto"/>
        <w:left w:val="none" w:sz="0" w:space="0" w:color="auto"/>
        <w:bottom w:val="none" w:sz="0" w:space="0" w:color="auto"/>
        <w:right w:val="none" w:sz="0" w:space="0" w:color="auto"/>
      </w:divBdr>
    </w:div>
    <w:div w:id="38165099">
      <w:bodyDiv w:val="1"/>
      <w:marLeft w:val="0"/>
      <w:marRight w:val="0"/>
      <w:marTop w:val="0"/>
      <w:marBottom w:val="0"/>
      <w:divBdr>
        <w:top w:val="none" w:sz="0" w:space="0" w:color="auto"/>
        <w:left w:val="none" w:sz="0" w:space="0" w:color="auto"/>
        <w:bottom w:val="none" w:sz="0" w:space="0" w:color="auto"/>
        <w:right w:val="none" w:sz="0" w:space="0" w:color="auto"/>
      </w:divBdr>
    </w:div>
    <w:div w:id="51467665">
      <w:bodyDiv w:val="1"/>
      <w:marLeft w:val="0"/>
      <w:marRight w:val="0"/>
      <w:marTop w:val="0"/>
      <w:marBottom w:val="0"/>
      <w:divBdr>
        <w:top w:val="none" w:sz="0" w:space="0" w:color="auto"/>
        <w:left w:val="none" w:sz="0" w:space="0" w:color="auto"/>
        <w:bottom w:val="none" w:sz="0" w:space="0" w:color="auto"/>
        <w:right w:val="none" w:sz="0" w:space="0" w:color="auto"/>
      </w:divBdr>
    </w:div>
    <w:div w:id="58794561">
      <w:bodyDiv w:val="1"/>
      <w:marLeft w:val="0"/>
      <w:marRight w:val="0"/>
      <w:marTop w:val="0"/>
      <w:marBottom w:val="0"/>
      <w:divBdr>
        <w:top w:val="none" w:sz="0" w:space="0" w:color="auto"/>
        <w:left w:val="none" w:sz="0" w:space="0" w:color="auto"/>
        <w:bottom w:val="none" w:sz="0" w:space="0" w:color="auto"/>
        <w:right w:val="none" w:sz="0" w:space="0" w:color="auto"/>
      </w:divBdr>
    </w:div>
    <w:div w:id="62068115">
      <w:bodyDiv w:val="1"/>
      <w:marLeft w:val="0"/>
      <w:marRight w:val="0"/>
      <w:marTop w:val="0"/>
      <w:marBottom w:val="0"/>
      <w:divBdr>
        <w:top w:val="none" w:sz="0" w:space="0" w:color="auto"/>
        <w:left w:val="none" w:sz="0" w:space="0" w:color="auto"/>
        <w:bottom w:val="none" w:sz="0" w:space="0" w:color="auto"/>
        <w:right w:val="none" w:sz="0" w:space="0" w:color="auto"/>
      </w:divBdr>
    </w:div>
    <w:div w:id="62416023">
      <w:bodyDiv w:val="1"/>
      <w:marLeft w:val="0"/>
      <w:marRight w:val="0"/>
      <w:marTop w:val="0"/>
      <w:marBottom w:val="0"/>
      <w:divBdr>
        <w:top w:val="none" w:sz="0" w:space="0" w:color="auto"/>
        <w:left w:val="none" w:sz="0" w:space="0" w:color="auto"/>
        <w:bottom w:val="none" w:sz="0" w:space="0" w:color="auto"/>
        <w:right w:val="none" w:sz="0" w:space="0" w:color="auto"/>
      </w:divBdr>
    </w:div>
    <w:div w:id="62604250">
      <w:bodyDiv w:val="1"/>
      <w:marLeft w:val="0"/>
      <w:marRight w:val="0"/>
      <w:marTop w:val="0"/>
      <w:marBottom w:val="0"/>
      <w:divBdr>
        <w:top w:val="none" w:sz="0" w:space="0" w:color="auto"/>
        <w:left w:val="none" w:sz="0" w:space="0" w:color="auto"/>
        <w:bottom w:val="none" w:sz="0" w:space="0" w:color="auto"/>
        <w:right w:val="none" w:sz="0" w:space="0" w:color="auto"/>
      </w:divBdr>
    </w:div>
    <w:div w:id="62795889">
      <w:bodyDiv w:val="1"/>
      <w:marLeft w:val="0"/>
      <w:marRight w:val="0"/>
      <w:marTop w:val="0"/>
      <w:marBottom w:val="0"/>
      <w:divBdr>
        <w:top w:val="none" w:sz="0" w:space="0" w:color="auto"/>
        <w:left w:val="none" w:sz="0" w:space="0" w:color="auto"/>
        <w:bottom w:val="none" w:sz="0" w:space="0" w:color="auto"/>
        <w:right w:val="none" w:sz="0" w:space="0" w:color="auto"/>
      </w:divBdr>
    </w:div>
    <w:div w:id="65879485">
      <w:bodyDiv w:val="1"/>
      <w:marLeft w:val="0"/>
      <w:marRight w:val="0"/>
      <w:marTop w:val="0"/>
      <w:marBottom w:val="0"/>
      <w:divBdr>
        <w:top w:val="none" w:sz="0" w:space="0" w:color="auto"/>
        <w:left w:val="none" w:sz="0" w:space="0" w:color="auto"/>
        <w:bottom w:val="none" w:sz="0" w:space="0" w:color="auto"/>
        <w:right w:val="none" w:sz="0" w:space="0" w:color="auto"/>
      </w:divBdr>
    </w:div>
    <w:div w:id="81803273">
      <w:bodyDiv w:val="1"/>
      <w:marLeft w:val="0"/>
      <w:marRight w:val="0"/>
      <w:marTop w:val="0"/>
      <w:marBottom w:val="0"/>
      <w:divBdr>
        <w:top w:val="none" w:sz="0" w:space="0" w:color="auto"/>
        <w:left w:val="none" w:sz="0" w:space="0" w:color="auto"/>
        <w:bottom w:val="none" w:sz="0" w:space="0" w:color="auto"/>
        <w:right w:val="none" w:sz="0" w:space="0" w:color="auto"/>
      </w:divBdr>
    </w:div>
    <w:div w:id="82607183">
      <w:bodyDiv w:val="1"/>
      <w:marLeft w:val="0"/>
      <w:marRight w:val="0"/>
      <w:marTop w:val="0"/>
      <w:marBottom w:val="0"/>
      <w:divBdr>
        <w:top w:val="none" w:sz="0" w:space="0" w:color="auto"/>
        <w:left w:val="none" w:sz="0" w:space="0" w:color="auto"/>
        <w:bottom w:val="none" w:sz="0" w:space="0" w:color="auto"/>
        <w:right w:val="none" w:sz="0" w:space="0" w:color="auto"/>
      </w:divBdr>
    </w:div>
    <w:div w:id="101339945">
      <w:bodyDiv w:val="1"/>
      <w:marLeft w:val="0"/>
      <w:marRight w:val="0"/>
      <w:marTop w:val="0"/>
      <w:marBottom w:val="0"/>
      <w:divBdr>
        <w:top w:val="none" w:sz="0" w:space="0" w:color="auto"/>
        <w:left w:val="none" w:sz="0" w:space="0" w:color="auto"/>
        <w:bottom w:val="none" w:sz="0" w:space="0" w:color="auto"/>
        <w:right w:val="none" w:sz="0" w:space="0" w:color="auto"/>
      </w:divBdr>
    </w:div>
    <w:div w:id="106002956">
      <w:bodyDiv w:val="1"/>
      <w:marLeft w:val="0"/>
      <w:marRight w:val="0"/>
      <w:marTop w:val="0"/>
      <w:marBottom w:val="0"/>
      <w:divBdr>
        <w:top w:val="none" w:sz="0" w:space="0" w:color="auto"/>
        <w:left w:val="none" w:sz="0" w:space="0" w:color="auto"/>
        <w:bottom w:val="none" w:sz="0" w:space="0" w:color="auto"/>
        <w:right w:val="none" w:sz="0" w:space="0" w:color="auto"/>
      </w:divBdr>
    </w:div>
    <w:div w:id="112479379">
      <w:bodyDiv w:val="1"/>
      <w:marLeft w:val="0"/>
      <w:marRight w:val="0"/>
      <w:marTop w:val="0"/>
      <w:marBottom w:val="0"/>
      <w:divBdr>
        <w:top w:val="none" w:sz="0" w:space="0" w:color="auto"/>
        <w:left w:val="none" w:sz="0" w:space="0" w:color="auto"/>
        <w:bottom w:val="none" w:sz="0" w:space="0" w:color="auto"/>
        <w:right w:val="none" w:sz="0" w:space="0" w:color="auto"/>
      </w:divBdr>
    </w:div>
    <w:div w:id="118106999">
      <w:bodyDiv w:val="1"/>
      <w:marLeft w:val="0"/>
      <w:marRight w:val="0"/>
      <w:marTop w:val="0"/>
      <w:marBottom w:val="0"/>
      <w:divBdr>
        <w:top w:val="none" w:sz="0" w:space="0" w:color="auto"/>
        <w:left w:val="none" w:sz="0" w:space="0" w:color="auto"/>
        <w:bottom w:val="none" w:sz="0" w:space="0" w:color="auto"/>
        <w:right w:val="none" w:sz="0" w:space="0" w:color="auto"/>
      </w:divBdr>
    </w:div>
    <w:div w:id="129441178">
      <w:bodyDiv w:val="1"/>
      <w:marLeft w:val="0"/>
      <w:marRight w:val="0"/>
      <w:marTop w:val="0"/>
      <w:marBottom w:val="0"/>
      <w:divBdr>
        <w:top w:val="none" w:sz="0" w:space="0" w:color="auto"/>
        <w:left w:val="none" w:sz="0" w:space="0" w:color="auto"/>
        <w:bottom w:val="none" w:sz="0" w:space="0" w:color="auto"/>
        <w:right w:val="none" w:sz="0" w:space="0" w:color="auto"/>
      </w:divBdr>
    </w:div>
    <w:div w:id="137577728">
      <w:bodyDiv w:val="1"/>
      <w:marLeft w:val="0"/>
      <w:marRight w:val="0"/>
      <w:marTop w:val="0"/>
      <w:marBottom w:val="0"/>
      <w:divBdr>
        <w:top w:val="none" w:sz="0" w:space="0" w:color="auto"/>
        <w:left w:val="none" w:sz="0" w:space="0" w:color="auto"/>
        <w:bottom w:val="none" w:sz="0" w:space="0" w:color="auto"/>
        <w:right w:val="none" w:sz="0" w:space="0" w:color="auto"/>
      </w:divBdr>
    </w:div>
    <w:div w:id="137848608">
      <w:bodyDiv w:val="1"/>
      <w:marLeft w:val="0"/>
      <w:marRight w:val="0"/>
      <w:marTop w:val="0"/>
      <w:marBottom w:val="0"/>
      <w:divBdr>
        <w:top w:val="none" w:sz="0" w:space="0" w:color="auto"/>
        <w:left w:val="none" w:sz="0" w:space="0" w:color="auto"/>
        <w:bottom w:val="none" w:sz="0" w:space="0" w:color="auto"/>
        <w:right w:val="none" w:sz="0" w:space="0" w:color="auto"/>
      </w:divBdr>
    </w:div>
    <w:div w:id="142356115">
      <w:bodyDiv w:val="1"/>
      <w:marLeft w:val="0"/>
      <w:marRight w:val="0"/>
      <w:marTop w:val="0"/>
      <w:marBottom w:val="0"/>
      <w:divBdr>
        <w:top w:val="none" w:sz="0" w:space="0" w:color="auto"/>
        <w:left w:val="none" w:sz="0" w:space="0" w:color="auto"/>
        <w:bottom w:val="none" w:sz="0" w:space="0" w:color="auto"/>
        <w:right w:val="none" w:sz="0" w:space="0" w:color="auto"/>
      </w:divBdr>
    </w:div>
    <w:div w:id="146634709">
      <w:bodyDiv w:val="1"/>
      <w:marLeft w:val="0"/>
      <w:marRight w:val="0"/>
      <w:marTop w:val="0"/>
      <w:marBottom w:val="0"/>
      <w:divBdr>
        <w:top w:val="none" w:sz="0" w:space="0" w:color="auto"/>
        <w:left w:val="none" w:sz="0" w:space="0" w:color="auto"/>
        <w:bottom w:val="none" w:sz="0" w:space="0" w:color="auto"/>
        <w:right w:val="none" w:sz="0" w:space="0" w:color="auto"/>
      </w:divBdr>
    </w:div>
    <w:div w:id="149643022">
      <w:bodyDiv w:val="1"/>
      <w:marLeft w:val="0"/>
      <w:marRight w:val="0"/>
      <w:marTop w:val="0"/>
      <w:marBottom w:val="0"/>
      <w:divBdr>
        <w:top w:val="none" w:sz="0" w:space="0" w:color="auto"/>
        <w:left w:val="none" w:sz="0" w:space="0" w:color="auto"/>
        <w:bottom w:val="none" w:sz="0" w:space="0" w:color="auto"/>
        <w:right w:val="none" w:sz="0" w:space="0" w:color="auto"/>
      </w:divBdr>
    </w:div>
    <w:div w:id="156767626">
      <w:bodyDiv w:val="1"/>
      <w:marLeft w:val="0"/>
      <w:marRight w:val="0"/>
      <w:marTop w:val="0"/>
      <w:marBottom w:val="0"/>
      <w:divBdr>
        <w:top w:val="none" w:sz="0" w:space="0" w:color="auto"/>
        <w:left w:val="none" w:sz="0" w:space="0" w:color="auto"/>
        <w:bottom w:val="none" w:sz="0" w:space="0" w:color="auto"/>
        <w:right w:val="none" w:sz="0" w:space="0" w:color="auto"/>
      </w:divBdr>
    </w:div>
    <w:div w:id="160782278">
      <w:bodyDiv w:val="1"/>
      <w:marLeft w:val="0"/>
      <w:marRight w:val="0"/>
      <w:marTop w:val="0"/>
      <w:marBottom w:val="0"/>
      <w:divBdr>
        <w:top w:val="none" w:sz="0" w:space="0" w:color="auto"/>
        <w:left w:val="none" w:sz="0" w:space="0" w:color="auto"/>
        <w:bottom w:val="none" w:sz="0" w:space="0" w:color="auto"/>
        <w:right w:val="none" w:sz="0" w:space="0" w:color="auto"/>
      </w:divBdr>
    </w:div>
    <w:div w:id="162087521">
      <w:bodyDiv w:val="1"/>
      <w:marLeft w:val="0"/>
      <w:marRight w:val="0"/>
      <w:marTop w:val="0"/>
      <w:marBottom w:val="0"/>
      <w:divBdr>
        <w:top w:val="none" w:sz="0" w:space="0" w:color="auto"/>
        <w:left w:val="none" w:sz="0" w:space="0" w:color="auto"/>
        <w:bottom w:val="none" w:sz="0" w:space="0" w:color="auto"/>
        <w:right w:val="none" w:sz="0" w:space="0" w:color="auto"/>
      </w:divBdr>
    </w:div>
    <w:div w:id="165950079">
      <w:bodyDiv w:val="1"/>
      <w:marLeft w:val="0"/>
      <w:marRight w:val="0"/>
      <w:marTop w:val="0"/>
      <w:marBottom w:val="0"/>
      <w:divBdr>
        <w:top w:val="none" w:sz="0" w:space="0" w:color="auto"/>
        <w:left w:val="none" w:sz="0" w:space="0" w:color="auto"/>
        <w:bottom w:val="none" w:sz="0" w:space="0" w:color="auto"/>
        <w:right w:val="none" w:sz="0" w:space="0" w:color="auto"/>
      </w:divBdr>
    </w:div>
    <w:div w:id="173148856">
      <w:bodyDiv w:val="1"/>
      <w:marLeft w:val="0"/>
      <w:marRight w:val="0"/>
      <w:marTop w:val="0"/>
      <w:marBottom w:val="0"/>
      <w:divBdr>
        <w:top w:val="none" w:sz="0" w:space="0" w:color="auto"/>
        <w:left w:val="none" w:sz="0" w:space="0" w:color="auto"/>
        <w:bottom w:val="none" w:sz="0" w:space="0" w:color="auto"/>
        <w:right w:val="none" w:sz="0" w:space="0" w:color="auto"/>
      </w:divBdr>
    </w:div>
    <w:div w:id="174466302">
      <w:bodyDiv w:val="1"/>
      <w:marLeft w:val="0"/>
      <w:marRight w:val="0"/>
      <w:marTop w:val="0"/>
      <w:marBottom w:val="0"/>
      <w:divBdr>
        <w:top w:val="none" w:sz="0" w:space="0" w:color="auto"/>
        <w:left w:val="none" w:sz="0" w:space="0" w:color="auto"/>
        <w:bottom w:val="none" w:sz="0" w:space="0" w:color="auto"/>
        <w:right w:val="none" w:sz="0" w:space="0" w:color="auto"/>
      </w:divBdr>
    </w:div>
    <w:div w:id="181431682">
      <w:bodyDiv w:val="1"/>
      <w:marLeft w:val="0"/>
      <w:marRight w:val="0"/>
      <w:marTop w:val="0"/>
      <w:marBottom w:val="0"/>
      <w:divBdr>
        <w:top w:val="none" w:sz="0" w:space="0" w:color="auto"/>
        <w:left w:val="none" w:sz="0" w:space="0" w:color="auto"/>
        <w:bottom w:val="none" w:sz="0" w:space="0" w:color="auto"/>
        <w:right w:val="none" w:sz="0" w:space="0" w:color="auto"/>
      </w:divBdr>
    </w:div>
    <w:div w:id="203490813">
      <w:bodyDiv w:val="1"/>
      <w:marLeft w:val="0"/>
      <w:marRight w:val="0"/>
      <w:marTop w:val="0"/>
      <w:marBottom w:val="0"/>
      <w:divBdr>
        <w:top w:val="none" w:sz="0" w:space="0" w:color="auto"/>
        <w:left w:val="none" w:sz="0" w:space="0" w:color="auto"/>
        <w:bottom w:val="none" w:sz="0" w:space="0" w:color="auto"/>
        <w:right w:val="none" w:sz="0" w:space="0" w:color="auto"/>
      </w:divBdr>
    </w:div>
    <w:div w:id="206723960">
      <w:bodyDiv w:val="1"/>
      <w:marLeft w:val="0"/>
      <w:marRight w:val="0"/>
      <w:marTop w:val="0"/>
      <w:marBottom w:val="0"/>
      <w:divBdr>
        <w:top w:val="none" w:sz="0" w:space="0" w:color="auto"/>
        <w:left w:val="none" w:sz="0" w:space="0" w:color="auto"/>
        <w:bottom w:val="none" w:sz="0" w:space="0" w:color="auto"/>
        <w:right w:val="none" w:sz="0" w:space="0" w:color="auto"/>
      </w:divBdr>
    </w:div>
    <w:div w:id="213808844">
      <w:bodyDiv w:val="1"/>
      <w:marLeft w:val="0"/>
      <w:marRight w:val="0"/>
      <w:marTop w:val="0"/>
      <w:marBottom w:val="0"/>
      <w:divBdr>
        <w:top w:val="none" w:sz="0" w:space="0" w:color="auto"/>
        <w:left w:val="none" w:sz="0" w:space="0" w:color="auto"/>
        <w:bottom w:val="none" w:sz="0" w:space="0" w:color="auto"/>
        <w:right w:val="none" w:sz="0" w:space="0" w:color="auto"/>
      </w:divBdr>
    </w:div>
    <w:div w:id="220484211">
      <w:bodyDiv w:val="1"/>
      <w:marLeft w:val="0"/>
      <w:marRight w:val="0"/>
      <w:marTop w:val="0"/>
      <w:marBottom w:val="0"/>
      <w:divBdr>
        <w:top w:val="none" w:sz="0" w:space="0" w:color="auto"/>
        <w:left w:val="none" w:sz="0" w:space="0" w:color="auto"/>
        <w:bottom w:val="none" w:sz="0" w:space="0" w:color="auto"/>
        <w:right w:val="none" w:sz="0" w:space="0" w:color="auto"/>
      </w:divBdr>
    </w:div>
    <w:div w:id="227956459">
      <w:bodyDiv w:val="1"/>
      <w:marLeft w:val="0"/>
      <w:marRight w:val="0"/>
      <w:marTop w:val="0"/>
      <w:marBottom w:val="0"/>
      <w:divBdr>
        <w:top w:val="none" w:sz="0" w:space="0" w:color="auto"/>
        <w:left w:val="none" w:sz="0" w:space="0" w:color="auto"/>
        <w:bottom w:val="none" w:sz="0" w:space="0" w:color="auto"/>
        <w:right w:val="none" w:sz="0" w:space="0" w:color="auto"/>
      </w:divBdr>
    </w:div>
    <w:div w:id="239605382">
      <w:bodyDiv w:val="1"/>
      <w:marLeft w:val="0"/>
      <w:marRight w:val="0"/>
      <w:marTop w:val="0"/>
      <w:marBottom w:val="0"/>
      <w:divBdr>
        <w:top w:val="none" w:sz="0" w:space="0" w:color="auto"/>
        <w:left w:val="none" w:sz="0" w:space="0" w:color="auto"/>
        <w:bottom w:val="none" w:sz="0" w:space="0" w:color="auto"/>
        <w:right w:val="none" w:sz="0" w:space="0" w:color="auto"/>
      </w:divBdr>
    </w:div>
    <w:div w:id="248776714">
      <w:bodyDiv w:val="1"/>
      <w:marLeft w:val="0"/>
      <w:marRight w:val="0"/>
      <w:marTop w:val="0"/>
      <w:marBottom w:val="0"/>
      <w:divBdr>
        <w:top w:val="none" w:sz="0" w:space="0" w:color="auto"/>
        <w:left w:val="none" w:sz="0" w:space="0" w:color="auto"/>
        <w:bottom w:val="none" w:sz="0" w:space="0" w:color="auto"/>
        <w:right w:val="none" w:sz="0" w:space="0" w:color="auto"/>
      </w:divBdr>
    </w:div>
    <w:div w:id="259025832">
      <w:bodyDiv w:val="1"/>
      <w:marLeft w:val="0"/>
      <w:marRight w:val="0"/>
      <w:marTop w:val="0"/>
      <w:marBottom w:val="0"/>
      <w:divBdr>
        <w:top w:val="none" w:sz="0" w:space="0" w:color="auto"/>
        <w:left w:val="none" w:sz="0" w:space="0" w:color="auto"/>
        <w:bottom w:val="none" w:sz="0" w:space="0" w:color="auto"/>
        <w:right w:val="none" w:sz="0" w:space="0" w:color="auto"/>
      </w:divBdr>
    </w:div>
    <w:div w:id="270359851">
      <w:bodyDiv w:val="1"/>
      <w:marLeft w:val="0"/>
      <w:marRight w:val="0"/>
      <w:marTop w:val="0"/>
      <w:marBottom w:val="0"/>
      <w:divBdr>
        <w:top w:val="none" w:sz="0" w:space="0" w:color="auto"/>
        <w:left w:val="none" w:sz="0" w:space="0" w:color="auto"/>
        <w:bottom w:val="none" w:sz="0" w:space="0" w:color="auto"/>
        <w:right w:val="none" w:sz="0" w:space="0" w:color="auto"/>
      </w:divBdr>
    </w:div>
    <w:div w:id="271400772">
      <w:bodyDiv w:val="1"/>
      <w:marLeft w:val="0"/>
      <w:marRight w:val="0"/>
      <w:marTop w:val="0"/>
      <w:marBottom w:val="0"/>
      <w:divBdr>
        <w:top w:val="none" w:sz="0" w:space="0" w:color="auto"/>
        <w:left w:val="none" w:sz="0" w:space="0" w:color="auto"/>
        <w:bottom w:val="none" w:sz="0" w:space="0" w:color="auto"/>
        <w:right w:val="none" w:sz="0" w:space="0" w:color="auto"/>
      </w:divBdr>
    </w:div>
    <w:div w:id="284310767">
      <w:bodyDiv w:val="1"/>
      <w:marLeft w:val="0"/>
      <w:marRight w:val="0"/>
      <w:marTop w:val="0"/>
      <w:marBottom w:val="0"/>
      <w:divBdr>
        <w:top w:val="none" w:sz="0" w:space="0" w:color="auto"/>
        <w:left w:val="none" w:sz="0" w:space="0" w:color="auto"/>
        <w:bottom w:val="none" w:sz="0" w:space="0" w:color="auto"/>
        <w:right w:val="none" w:sz="0" w:space="0" w:color="auto"/>
      </w:divBdr>
    </w:div>
    <w:div w:id="290213889">
      <w:bodyDiv w:val="1"/>
      <w:marLeft w:val="0"/>
      <w:marRight w:val="0"/>
      <w:marTop w:val="0"/>
      <w:marBottom w:val="0"/>
      <w:divBdr>
        <w:top w:val="none" w:sz="0" w:space="0" w:color="auto"/>
        <w:left w:val="none" w:sz="0" w:space="0" w:color="auto"/>
        <w:bottom w:val="none" w:sz="0" w:space="0" w:color="auto"/>
        <w:right w:val="none" w:sz="0" w:space="0" w:color="auto"/>
      </w:divBdr>
    </w:div>
    <w:div w:id="296881654">
      <w:bodyDiv w:val="1"/>
      <w:marLeft w:val="0"/>
      <w:marRight w:val="0"/>
      <w:marTop w:val="0"/>
      <w:marBottom w:val="0"/>
      <w:divBdr>
        <w:top w:val="none" w:sz="0" w:space="0" w:color="auto"/>
        <w:left w:val="none" w:sz="0" w:space="0" w:color="auto"/>
        <w:bottom w:val="none" w:sz="0" w:space="0" w:color="auto"/>
        <w:right w:val="none" w:sz="0" w:space="0" w:color="auto"/>
      </w:divBdr>
    </w:div>
    <w:div w:id="302084165">
      <w:bodyDiv w:val="1"/>
      <w:marLeft w:val="0"/>
      <w:marRight w:val="0"/>
      <w:marTop w:val="0"/>
      <w:marBottom w:val="0"/>
      <w:divBdr>
        <w:top w:val="none" w:sz="0" w:space="0" w:color="auto"/>
        <w:left w:val="none" w:sz="0" w:space="0" w:color="auto"/>
        <w:bottom w:val="none" w:sz="0" w:space="0" w:color="auto"/>
        <w:right w:val="none" w:sz="0" w:space="0" w:color="auto"/>
      </w:divBdr>
    </w:div>
    <w:div w:id="304699944">
      <w:bodyDiv w:val="1"/>
      <w:marLeft w:val="0"/>
      <w:marRight w:val="0"/>
      <w:marTop w:val="0"/>
      <w:marBottom w:val="0"/>
      <w:divBdr>
        <w:top w:val="none" w:sz="0" w:space="0" w:color="auto"/>
        <w:left w:val="none" w:sz="0" w:space="0" w:color="auto"/>
        <w:bottom w:val="none" w:sz="0" w:space="0" w:color="auto"/>
        <w:right w:val="none" w:sz="0" w:space="0" w:color="auto"/>
      </w:divBdr>
    </w:div>
    <w:div w:id="313414926">
      <w:bodyDiv w:val="1"/>
      <w:marLeft w:val="0"/>
      <w:marRight w:val="0"/>
      <w:marTop w:val="0"/>
      <w:marBottom w:val="0"/>
      <w:divBdr>
        <w:top w:val="none" w:sz="0" w:space="0" w:color="auto"/>
        <w:left w:val="none" w:sz="0" w:space="0" w:color="auto"/>
        <w:bottom w:val="none" w:sz="0" w:space="0" w:color="auto"/>
        <w:right w:val="none" w:sz="0" w:space="0" w:color="auto"/>
      </w:divBdr>
    </w:div>
    <w:div w:id="315958803">
      <w:bodyDiv w:val="1"/>
      <w:marLeft w:val="0"/>
      <w:marRight w:val="0"/>
      <w:marTop w:val="0"/>
      <w:marBottom w:val="0"/>
      <w:divBdr>
        <w:top w:val="none" w:sz="0" w:space="0" w:color="auto"/>
        <w:left w:val="none" w:sz="0" w:space="0" w:color="auto"/>
        <w:bottom w:val="none" w:sz="0" w:space="0" w:color="auto"/>
        <w:right w:val="none" w:sz="0" w:space="0" w:color="auto"/>
      </w:divBdr>
    </w:div>
    <w:div w:id="316082018">
      <w:bodyDiv w:val="1"/>
      <w:marLeft w:val="0"/>
      <w:marRight w:val="0"/>
      <w:marTop w:val="0"/>
      <w:marBottom w:val="0"/>
      <w:divBdr>
        <w:top w:val="none" w:sz="0" w:space="0" w:color="auto"/>
        <w:left w:val="none" w:sz="0" w:space="0" w:color="auto"/>
        <w:bottom w:val="none" w:sz="0" w:space="0" w:color="auto"/>
        <w:right w:val="none" w:sz="0" w:space="0" w:color="auto"/>
      </w:divBdr>
    </w:div>
    <w:div w:id="325283274">
      <w:bodyDiv w:val="1"/>
      <w:marLeft w:val="0"/>
      <w:marRight w:val="0"/>
      <w:marTop w:val="0"/>
      <w:marBottom w:val="0"/>
      <w:divBdr>
        <w:top w:val="none" w:sz="0" w:space="0" w:color="auto"/>
        <w:left w:val="none" w:sz="0" w:space="0" w:color="auto"/>
        <w:bottom w:val="none" w:sz="0" w:space="0" w:color="auto"/>
        <w:right w:val="none" w:sz="0" w:space="0" w:color="auto"/>
      </w:divBdr>
    </w:div>
    <w:div w:id="327751179">
      <w:bodyDiv w:val="1"/>
      <w:marLeft w:val="0"/>
      <w:marRight w:val="0"/>
      <w:marTop w:val="0"/>
      <w:marBottom w:val="0"/>
      <w:divBdr>
        <w:top w:val="none" w:sz="0" w:space="0" w:color="auto"/>
        <w:left w:val="none" w:sz="0" w:space="0" w:color="auto"/>
        <w:bottom w:val="none" w:sz="0" w:space="0" w:color="auto"/>
        <w:right w:val="none" w:sz="0" w:space="0" w:color="auto"/>
      </w:divBdr>
    </w:div>
    <w:div w:id="350886512">
      <w:bodyDiv w:val="1"/>
      <w:marLeft w:val="0"/>
      <w:marRight w:val="0"/>
      <w:marTop w:val="0"/>
      <w:marBottom w:val="0"/>
      <w:divBdr>
        <w:top w:val="none" w:sz="0" w:space="0" w:color="auto"/>
        <w:left w:val="none" w:sz="0" w:space="0" w:color="auto"/>
        <w:bottom w:val="none" w:sz="0" w:space="0" w:color="auto"/>
        <w:right w:val="none" w:sz="0" w:space="0" w:color="auto"/>
      </w:divBdr>
    </w:div>
    <w:div w:id="362748786">
      <w:bodyDiv w:val="1"/>
      <w:marLeft w:val="0"/>
      <w:marRight w:val="0"/>
      <w:marTop w:val="0"/>
      <w:marBottom w:val="0"/>
      <w:divBdr>
        <w:top w:val="none" w:sz="0" w:space="0" w:color="auto"/>
        <w:left w:val="none" w:sz="0" w:space="0" w:color="auto"/>
        <w:bottom w:val="none" w:sz="0" w:space="0" w:color="auto"/>
        <w:right w:val="none" w:sz="0" w:space="0" w:color="auto"/>
      </w:divBdr>
    </w:div>
    <w:div w:id="363484178">
      <w:bodyDiv w:val="1"/>
      <w:marLeft w:val="0"/>
      <w:marRight w:val="0"/>
      <w:marTop w:val="0"/>
      <w:marBottom w:val="0"/>
      <w:divBdr>
        <w:top w:val="none" w:sz="0" w:space="0" w:color="auto"/>
        <w:left w:val="none" w:sz="0" w:space="0" w:color="auto"/>
        <w:bottom w:val="none" w:sz="0" w:space="0" w:color="auto"/>
        <w:right w:val="none" w:sz="0" w:space="0" w:color="auto"/>
      </w:divBdr>
    </w:div>
    <w:div w:id="383413869">
      <w:bodyDiv w:val="1"/>
      <w:marLeft w:val="0"/>
      <w:marRight w:val="0"/>
      <w:marTop w:val="0"/>
      <w:marBottom w:val="0"/>
      <w:divBdr>
        <w:top w:val="none" w:sz="0" w:space="0" w:color="auto"/>
        <w:left w:val="none" w:sz="0" w:space="0" w:color="auto"/>
        <w:bottom w:val="none" w:sz="0" w:space="0" w:color="auto"/>
        <w:right w:val="none" w:sz="0" w:space="0" w:color="auto"/>
      </w:divBdr>
    </w:div>
    <w:div w:id="386271314">
      <w:bodyDiv w:val="1"/>
      <w:marLeft w:val="0"/>
      <w:marRight w:val="0"/>
      <w:marTop w:val="0"/>
      <w:marBottom w:val="0"/>
      <w:divBdr>
        <w:top w:val="none" w:sz="0" w:space="0" w:color="auto"/>
        <w:left w:val="none" w:sz="0" w:space="0" w:color="auto"/>
        <w:bottom w:val="none" w:sz="0" w:space="0" w:color="auto"/>
        <w:right w:val="none" w:sz="0" w:space="0" w:color="auto"/>
      </w:divBdr>
    </w:div>
    <w:div w:id="388379113">
      <w:bodyDiv w:val="1"/>
      <w:marLeft w:val="0"/>
      <w:marRight w:val="0"/>
      <w:marTop w:val="0"/>
      <w:marBottom w:val="0"/>
      <w:divBdr>
        <w:top w:val="none" w:sz="0" w:space="0" w:color="auto"/>
        <w:left w:val="none" w:sz="0" w:space="0" w:color="auto"/>
        <w:bottom w:val="none" w:sz="0" w:space="0" w:color="auto"/>
        <w:right w:val="none" w:sz="0" w:space="0" w:color="auto"/>
      </w:divBdr>
    </w:div>
    <w:div w:id="392849767">
      <w:bodyDiv w:val="1"/>
      <w:marLeft w:val="0"/>
      <w:marRight w:val="0"/>
      <w:marTop w:val="0"/>
      <w:marBottom w:val="0"/>
      <w:divBdr>
        <w:top w:val="none" w:sz="0" w:space="0" w:color="auto"/>
        <w:left w:val="none" w:sz="0" w:space="0" w:color="auto"/>
        <w:bottom w:val="none" w:sz="0" w:space="0" w:color="auto"/>
        <w:right w:val="none" w:sz="0" w:space="0" w:color="auto"/>
      </w:divBdr>
    </w:div>
    <w:div w:id="405540737">
      <w:bodyDiv w:val="1"/>
      <w:marLeft w:val="0"/>
      <w:marRight w:val="0"/>
      <w:marTop w:val="0"/>
      <w:marBottom w:val="0"/>
      <w:divBdr>
        <w:top w:val="none" w:sz="0" w:space="0" w:color="auto"/>
        <w:left w:val="none" w:sz="0" w:space="0" w:color="auto"/>
        <w:bottom w:val="none" w:sz="0" w:space="0" w:color="auto"/>
        <w:right w:val="none" w:sz="0" w:space="0" w:color="auto"/>
      </w:divBdr>
    </w:div>
    <w:div w:id="415975431">
      <w:bodyDiv w:val="1"/>
      <w:marLeft w:val="0"/>
      <w:marRight w:val="0"/>
      <w:marTop w:val="0"/>
      <w:marBottom w:val="0"/>
      <w:divBdr>
        <w:top w:val="none" w:sz="0" w:space="0" w:color="auto"/>
        <w:left w:val="none" w:sz="0" w:space="0" w:color="auto"/>
        <w:bottom w:val="none" w:sz="0" w:space="0" w:color="auto"/>
        <w:right w:val="none" w:sz="0" w:space="0" w:color="auto"/>
      </w:divBdr>
    </w:div>
    <w:div w:id="423191531">
      <w:bodyDiv w:val="1"/>
      <w:marLeft w:val="0"/>
      <w:marRight w:val="0"/>
      <w:marTop w:val="0"/>
      <w:marBottom w:val="0"/>
      <w:divBdr>
        <w:top w:val="none" w:sz="0" w:space="0" w:color="auto"/>
        <w:left w:val="none" w:sz="0" w:space="0" w:color="auto"/>
        <w:bottom w:val="none" w:sz="0" w:space="0" w:color="auto"/>
        <w:right w:val="none" w:sz="0" w:space="0" w:color="auto"/>
      </w:divBdr>
    </w:div>
    <w:div w:id="424110561">
      <w:bodyDiv w:val="1"/>
      <w:marLeft w:val="0"/>
      <w:marRight w:val="0"/>
      <w:marTop w:val="0"/>
      <w:marBottom w:val="0"/>
      <w:divBdr>
        <w:top w:val="none" w:sz="0" w:space="0" w:color="auto"/>
        <w:left w:val="none" w:sz="0" w:space="0" w:color="auto"/>
        <w:bottom w:val="none" w:sz="0" w:space="0" w:color="auto"/>
        <w:right w:val="none" w:sz="0" w:space="0" w:color="auto"/>
      </w:divBdr>
    </w:div>
    <w:div w:id="431122837">
      <w:bodyDiv w:val="1"/>
      <w:marLeft w:val="0"/>
      <w:marRight w:val="0"/>
      <w:marTop w:val="0"/>
      <w:marBottom w:val="0"/>
      <w:divBdr>
        <w:top w:val="none" w:sz="0" w:space="0" w:color="auto"/>
        <w:left w:val="none" w:sz="0" w:space="0" w:color="auto"/>
        <w:bottom w:val="none" w:sz="0" w:space="0" w:color="auto"/>
        <w:right w:val="none" w:sz="0" w:space="0" w:color="auto"/>
      </w:divBdr>
    </w:div>
    <w:div w:id="440153919">
      <w:bodyDiv w:val="1"/>
      <w:marLeft w:val="0"/>
      <w:marRight w:val="0"/>
      <w:marTop w:val="0"/>
      <w:marBottom w:val="0"/>
      <w:divBdr>
        <w:top w:val="none" w:sz="0" w:space="0" w:color="auto"/>
        <w:left w:val="none" w:sz="0" w:space="0" w:color="auto"/>
        <w:bottom w:val="none" w:sz="0" w:space="0" w:color="auto"/>
        <w:right w:val="none" w:sz="0" w:space="0" w:color="auto"/>
      </w:divBdr>
    </w:div>
    <w:div w:id="441728383">
      <w:bodyDiv w:val="1"/>
      <w:marLeft w:val="0"/>
      <w:marRight w:val="0"/>
      <w:marTop w:val="0"/>
      <w:marBottom w:val="0"/>
      <w:divBdr>
        <w:top w:val="none" w:sz="0" w:space="0" w:color="auto"/>
        <w:left w:val="none" w:sz="0" w:space="0" w:color="auto"/>
        <w:bottom w:val="none" w:sz="0" w:space="0" w:color="auto"/>
        <w:right w:val="none" w:sz="0" w:space="0" w:color="auto"/>
      </w:divBdr>
    </w:div>
    <w:div w:id="447236588">
      <w:bodyDiv w:val="1"/>
      <w:marLeft w:val="0"/>
      <w:marRight w:val="0"/>
      <w:marTop w:val="0"/>
      <w:marBottom w:val="0"/>
      <w:divBdr>
        <w:top w:val="none" w:sz="0" w:space="0" w:color="auto"/>
        <w:left w:val="none" w:sz="0" w:space="0" w:color="auto"/>
        <w:bottom w:val="none" w:sz="0" w:space="0" w:color="auto"/>
        <w:right w:val="none" w:sz="0" w:space="0" w:color="auto"/>
      </w:divBdr>
    </w:div>
    <w:div w:id="452361752">
      <w:bodyDiv w:val="1"/>
      <w:marLeft w:val="0"/>
      <w:marRight w:val="0"/>
      <w:marTop w:val="0"/>
      <w:marBottom w:val="0"/>
      <w:divBdr>
        <w:top w:val="none" w:sz="0" w:space="0" w:color="auto"/>
        <w:left w:val="none" w:sz="0" w:space="0" w:color="auto"/>
        <w:bottom w:val="none" w:sz="0" w:space="0" w:color="auto"/>
        <w:right w:val="none" w:sz="0" w:space="0" w:color="auto"/>
      </w:divBdr>
    </w:div>
    <w:div w:id="461046521">
      <w:bodyDiv w:val="1"/>
      <w:marLeft w:val="0"/>
      <w:marRight w:val="0"/>
      <w:marTop w:val="0"/>
      <w:marBottom w:val="0"/>
      <w:divBdr>
        <w:top w:val="none" w:sz="0" w:space="0" w:color="auto"/>
        <w:left w:val="none" w:sz="0" w:space="0" w:color="auto"/>
        <w:bottom w:val="none" w:sz="0" w:space="0" w:color="auto"/>
        <w:right w:val="none" w:sz="0" w:space="0" w:color="auto"/>
      </w:divBdr>
    </w:div>
    <w:div w:id="462234181">
      <w:bodyDiv w:val="1"/>
      <w:marLeft w:val="0"/>
      <w:marRight w:val="0"/>
      <w:marTop w:val="0"/>
      <w:marBottom w:val="0"/>
      <w:divBdr>
        <w:top w:val="none" w:sz="0" w:space="0" w:color="auto"/>
        <w:left w:val="none" w:sz="0" w:space="0" w:color="auto"/>
        <w:bottom w:val="none" w:sz="0" w:space="0" w:color="auto"/>
        <w:right w:val="none" w:sz="0" w:space="0" w:color="auto"/>
      </w:divBdr>
    </w:div>
    <w:div w:id="464272466">
      <w:bodyDiv w:val="1"/>
      <w:marLeft w:val="0"/>
      <w:marRight w:val="0"/>
      <w:marTop w:val="0"/>
      <w:marBottom w:val="0"/>
      <w:divBdr>
        <w:top w:val="none" w:sz="0" w:space="0" w:color="auto"/>
        <w:left w:val="none" w:sz="0" w:space="0" w:color="auto"/>
        <w:bottom w:val="none" w:sz="0" w:space="0" w:color="auto"/>
        <w:right w:val="none" w:sz="0" w:space="0" w:color="auto"/>
      </w:divBdr>
    </w:div>
    <w:div w:id="474026451">
      <w:bodyDiv w:val="1"/>
      <w:marLeft w:val="0"/>
      <w:marRight w:val="0"/>
      <w:marTop w:val="0"/>
      <w:marBottom w:val="0"/>
      <w:divBdr>
        <w:top w:val="none" w:sz="0" w:space="0" w:color="auto"/>
        <w:left w:val="none" w:sz="0" w:space="0" w:color="auto"/>
        <w:bottom w:val="none" w:sz="0" w:space="0" w:color="auto"/>
        <w:right w:val="none" w:sz="0" w:space="0" w:color="auto"/>
      </w:divBdr>
    </w:div>
    <w:div w:id="485558358">
      <w:bodyDiv w:val="1"/>
      <w:marLeft w:val="0"/>
      <w:marRight w:val="0"/>
      <w:marTop w:val="0"/>
      <w:marBottom w:val="0"/>
      <w:divBdr>
        <w:top w:val="none" w:sz="0" w:space="0" w:color="auto"/>
        <w:left w:val="none" w:sz="0" w:space="0" w:color="auto"/>
        <w:bottom w:val="none" w:sz="0" w:space="0" w:color="auto"/>
        <w:right w:val="none" w:sz="0" w:space="0" w:color="auto"/>
      </w:divBdr>
    </w:div>
    <w:div w:id="488979215">
      <w:bodyDiv w:val="1"/>
      <w:marLeft w:val="0"/>
      <w:marRight w:val="0"/>
      <w:marTop w:val="0"/>
      <w:marBottom w:val="0"/>
      <w:divBdr>
        <w:top w:val="none" w:sz="0" w:space="0" w:color="auto"/>
        <w:left w:val="none" w:sz="0" w:space="0" w:color="auto"/>
        <w:bottom w:val="none" w:sz="0" w:space="0" w:color="auto"/>
        <w:right w:val="none" w:sz="0" w:space="0" w:color="auto"/>
      </w:divBdr>
    </w:div>
    <w:div w:id="491067044">
      <w:bodyDiv w:val="1"/>
      <w:marLeft w:val="0"/>
      <w:marRight w:val="0"/>
      <w:marTop w:val="0"/>
      <w:marBottom w:val="0"/>
      <w:divBdr>
        <w:top w:val="none" w:sz="0" w:space="0" w:color="auto"/>
        <w:left w:val="none" w:sz="0" w:space="0" w:color="auto"/>
        <w:bottom w:val="none" w:sz="0" w:space="0" w:color="auto"/>
        <w:right w:val="none" w:sz="0" w:space="0" w:color="auto"/>
      </w:divBdr>
    </w:div>
    <w:div w:id="493686025">
      <w:bodyDiv w:val="1"/>
      <w:marLeft w:val="0"/>
      <w:marRight w:val="0"/>
      <w:marTop w:val="0"/>
      <w:marBottom w:val="0"/>
      <w:divBdr>
        <w:top w:val="none" w:sz="0" w:space="0" w:color="auto"/>
        <w:left w:val="none" w:sz="0" w:space="0" w:color="auto"/>
        <w:bottom w:val="none" w:sz="0" w:space="0" w:color="auto"/>
        <w:right w:val="none" w:sz="0" w:space="0" w:color="auto"/>
      </w:divBdr>
    </w:div>
    <w:div w:id="501822095">
      <w:bodyDiv w:val="1"/>
      <w:marLeft w:val="0"/>
      <w:marRight w:val="0"/>
      <w:marTop w:val="0"/>
      <w:marBottom w:val="0"/>
      <w:divBdr>
        <w:top w:val="none" w:sz="0" w:space="0" w:color="auto"/>
        <w:left w:val="none" w:sz="0" w:space="0" w:color="auto"/>
        <w:bottom w:val="none" w:sz="0" w:space="0" w:color="auto"/>
        <w:right w:val="none" w:sz="0" w:space="0" w:color="auto"/>
      </w:divBdr>
    </w:div>
    <w:div w:id="505167826">
      <w:bodyDiv w:val="1"/>
      <w:marLeft w:val="0"/>
      <w:marRight w:val="0"/>
      <w:marTop w:val="0"/>
      <w:marBottom w:val="0"/>
      <w:divBdr>
        <w:top w:val="none" w:sz="0" w:space="0" w:color="auto"/>
        <w:left w:val="none" w:sz="0" w:space="0" w:color="auto"/>
        <w:bottom w:val="none" w:sz="0" w:space="0" w:color="auto"/>
        <w:right w:val="none" w:sz="0" w:space="0" w:color="auto"/>
      </w:divBdr>
    </w:div>
    <w:div w:id="506411639">
      <w:bodyDiv w:val="1"/>
      <w:marLeft w:val="0"/>
      <w:marRight w:val="0"/>
      <w:marTop w:val="0"/>
      <w:marBottom w:val="0"/>
      <w:divBdr>
        <w:top w:val="none" w:sz="0" w:space="0" w:color="auto"/>
        <w:left w:val="none" w:sz="0" w:space="0" w:color="auto"/>
        <w:bottom w:val="none" w:sz="0" w:space="0" w:color="auto"/>
        <w:right w:val="none" w:sz="0" w:space="0" w:color="auto"/>
      </w:divBdr>
    </w:div>
    <w:div w:id="512232090">
      <w:bodyDiv w:val="1"/>
      <w:marLeft w:val="0"/>
      <w:marRight w:val="0"/>
      <w:marTop w:val="0"/>
      <w:marBottom w:val="0"/>
      <w:divBdr>
        <w:top w:val="none" w:sz="0" w:space="0" w:color="auto"/>
        <w:left w:val="none" w:sz="0" w:space="0" w:color="auto"/>
        <w:bottom w:val="none" w:sz="0" w:space="0" w:color="auto"/>
        <w:right w:val="none" w:sz="0" w:space="0" w:color="auto"/>
      </w:divBdr>
    </w:div>
    <w:div w:id="512307030">
      <w:bodyDiv w:val="1"/>
      <w:marLeft w:val="0"/>
      <w:marRight w:val="0"/>
      <w:marTop w:val="0"/>
      <w:marBottom w:val="0"/>
      <w:divBdr>
        <w:top w:val="none" w:sz="0" w:space="0" w:color="auto"/>
        <w:left w:val="none" w:sz="0" w:space="0" w:color="auto"/>
        <w:bottom w:val="none" w:sz="0" w:space="0" w:color="auto"/>
        <w:right w:val="none" w:sz="0" w:space="0" w:color="auto"/>
      </w:divBdr>
    </w:div>
    <w:div w:id="512837287">
      <w:bodyDiv w:val="1"/>
      <w:marLeft w:val="0"/>
      <w:marRight w:val="0"/>
      <w:marTop w:val="0"/>
      <w:marBottom w:val="0"/>
      <w:divBdr>
        <w:top w:val="none" w:sz="0" w:space="0" w:color="auto"/>
        <w:left w:val="none" w:sz="0" w:space="0" w:color="auto"/>
        <w:bottom w:val="none" w:sz="0" w:space="0" w:color="auto"/>
        <w:right w:val="none" w:sz="0" w:space="0" w:color="auto"/>
      </w:divBdr>
    </w:div>
    <w:div w:id="516163108">
      <w:bodyDiv w:val="1"/>
      <w:marLeft w:val="0"/>
      <w:marRight w:val="0"/>
      <w:marTop w:val="0"/>
      <w:marBottom w:val="0"/>
      <w:divBdr>
        <w:top w:val="none" w:sz="0" w:space="0" w:color="auto"/>
        <w:left w:val="none" w:sz="0" w:space="0" w:color="auto"/>
        <w:bottom w:val="none" w:sz="0" w:space="0" w:color="auto"/>
        <w:right w:val="none" w:sz="0" w:space="0" w:color="auto"/>
      </w:divBdr>
    </w:div>
    <w:div w:id="526872911">
      <w:bodyDiv w:val="1"/>
      <w:marLeft w:val="0"/>
      <w:marRight w:val="0"/>
      <w:marTop w:val="0"/>
      <w:marBottom w:val="0"/>
      <w:divBdr>
        <w:top w:val="none" w:sz="0" w:space="0" w:color="auto"/>
        <w:left w:val="none" w:sz="0" w:space="0" w:color="auto"/>
        <w:bottom w:val="none" w:sz="0" w:space="0" w:color="auto"/>
        <w:right w:val="none" w:sz="0" w:space="0" w:color="auto"/>
      </w:divBdr>
    </w:div>
    <w:div w:id="530069507">
      <w:bodyDiv w:val="1"/>
      <w:marLeft w:val="0"/>
      <w:marRight w:val="0"/>
      <w:marTop w:val="0"/>
      <w:marBottom w:val="0"/>
      <w:divBdr>
        <w:top w:val="none" w:sz="0" w:space="0" w:color="auto"/>
        <w:left w:val="none" w:sz="0" w:space="0" w:color="auto"/>
        <w:bottom w:val="none" w:sz="0" w:space="0" w:color="auto"/>
        <w:right w:val="none" w:sz="0" w:space="0" w:color="auto"/>
      </w:divBdr>
    </w:div>
    <w:div w:id="530529244">
      <w:bodyDiv w:val="1"/>
      <w:marLeft w:val="0"/>
      <w:marRight w:val="0"/>
      <w:marTop w:val="0"/>
      <w:marBottom w:val="0"/>
      <w:divBdr>
        <w:top w:val="none" w:sz="0" w:space="0" w:color="auto"/>
        <w:left w:val="none" w:sz="0" w:space="0" w:color="auto"/>
        <w:bottom w:val="none" w:sz="0" w:space="0" w:color="auto"/>
        <w:right w:val="none" w:sz="0" w:space="0" w:color="auto"/>
      </w:divBdr>
    </w:div>
    <w:div w:id="551186931">
      <w:bodyDiv w:val="1"/>
      <w:marLeft w:val="0"/>
      <w:marRight w:val="0"/>
      <w:marTop w:val="0"/>
      <w:marBottom w:val="0"/>
      <w:divBdr>
        <w:top w:val="none" w:sz="0" w:space="0" w:color="auto"/>
        <w:left w:val="none" w:sz="0" w:space="0" w:color="auto"/>
        <w:bottom w:val="none" w:sz="0" w:space="0" w:color="auto"/>
        <w:right w:val="none" w:sz="0" w:space="0" w:color="auto"/>
      </w:divBdr>
    </w:div>
    <w:div w:id="551236753">
      <w:bodyDiv w:val="1"/>
      <w:marLeft w:val="0"/>
      <w:marRight w:val="0"/>
      <w:marTop w:val="0"/>
      <w:marBottom w:val="0"/>
      <w:divBdr>
        <w:top w:val="none" w:sz="0" w:space="0" w:color="auto"/>
        <w:left w:val="none" w:sz="0" w:space="0" w:color="auto"/>
        <w:bottom w:val="none" w:sz="0" w:space="0" w:color="auto"/>
        <w:right w:val="none" w:sz="0" w:space="0" w:color="auto"/>
      </w:divBdr>
    </w:div>
    <w:div w:id="551425797">
      <w:bodyDiv w:val="1"/>
      <w:marLeft w:val="0"/>
      <w:marRight w:val="0"/>
      <w:marTop w:val="0"/>
      <w:marBottom w:val="0"/>
      <w:divBdr>
        <w:top w:val="none" w:sz="0" w:space="0" w:color="auto"/>
        <w:left w:val="none" w:sz="0" w:space="0" w:color="auto"/>
        <w:bottom w:val="none" w:sz="0" w:space="0" w:color="auto"/>
        <w:right w:val="none" w:sz="0" w:space="0" w:color="auto"/>
      </w:divBdr>
    </w:div>
    <w:div w:id="554243369">
      <w:bodyDiv w:val="1"/>
      <w:marLeft w:val="0"/>
      <w:marRight w:val="0"/>
      <w:marTop w:val="0"/>
      <w:marBottom w:val="0"/>
      <w:divBdr>
        <w:top w:val="none" w:sz="0" w:space="0" w:color="auto"/>
        <w:left w:val="none" w:sz="0" w:space="0" w:color="auto"/>
        <w:bottom w:val="none" w:sz="0" w:space="0" w:color="auto"/>
        <w:right w:val="none" w:sz="0" w:space="0" w:color="auto"/>
      </w:divBdr>
    </w:div>
    <w:div w:id="560294647">
      <w:bodyDiv w:val="1"/>
      <w:marLeft w:val="0"/>
      <w:marRight w:val="0"/>
      <w:marTop w:val="0"/>
      <w:marBottom w:val="0"/>
      <w:divBdr>
        <w:top w:val="none" w:sz="0" w:space="0" w:color="auto"/>
        <w:left w:val="none" w:sz="0" w:space="0" w:color="auto"/>
        <w:bottom w:val="none" w:sz="0" w:space="0" w:color="auto"/>
        <w:right w:val="none" w:sz="0" w:space="0" w:color="auto"/>
      </w:divBdr>
    </w:div>
    <w:div w:id="560554183">
      <w:bodyDiv w:val="1"/>
      <w:marLeft w:val="0"/>
      <w:marRight w:val="0"/>
      <w:marTop w:val="0"/>
      <w:marBottom w:val="0"/>
      <w:divBdr>
        <w:top w:val="none" w:sz="0" w:space="0" w:color="auto"/>
        <w:left w:val="none" w:sz="0" w:space="0" w:color="auto"/>
        <w:bottom w:val="none" w:sz="0" w:space="0" w:color="auto"/>
        <w:right w:val="none" w:sz="0" w:space="0" w:color="auto"/>
      </w:divBdr>
    </w:div>
    <w:div w:id="561214559">
      <w:bodyDiv w:val="1"/>
      <w:marLeft w:val="0"/>
      <w:marRight w:val="0"/>
      <w:marTop w:val="0"/>
      <w:marBottom w:val="0"/>
      <w:divBdr>
        <w:top w:val="none" w:sz="0" w:space="0" w:color="auto"/>
        <w:left w:val="none" w:sz="0" w:space="0" w:color="auto"/>
        <w:bottom w:val="none" w:sz="0" w:space="0" w:color="auto"/>
        <w:right w:val="none" w:sz="0" w:space="0" w:color="auto"/>
      </w:divBdr>
    </w:div>
    <w:div w:id="564920841">
      <w:bodyDiv w:val="1"/>
      <w:marLeft w:val="0"/>
      <w:marRight w:val="0"/>
      <w:marTop w:val="0"/>
      <w:marBottom w:val="0"/>
      <w:divBdr>
        <w:top w:val="none" w:sz="0" w:space="0" w:color="auto"/>
        <w:left w:val="none" w:sz="0" w:space="0" w:color="auto"/>
        <w:bottom w:val="none" w:sz="0" w:space="0" w:color="auto"/>
        <w:right w:val="none" w:sz="0" w:space="0" w:color="auto"/>
      </w:divBdr>
    </w:div>
    <w:div w:id="569273243">
      <w:bodyDiv w:val="1"/>
      <w:marLeft w:val="0"/>
      <w:marRight w:val="0"/>
      <w:marTop w:val="0"/>
      <w:marBottom w:val="0"/>
      <w:divBdr>
        <w:top w:val="none" w:sz="0" w:space="0" w:color="auto"/>
        <w:left w:val="none" w:sz="0" w:space="0" w:color="auto"/>
        <w:bottom w:val="none" w:sz="0" w:space="0" w:color="auto"/>
        <w:right w:val="none" w:sz="0" w:space="0" w:color="auto"/>
      </w:divBdr>
    </w:div>
    <w:div w:id="571701706">
      <w:bodyDiv w:val="1"/>
      <w:marLeft w:val="0"/>
      <w:marRight w:val="0"/>
      <w:marTop w:val="0"/>
      <w:marBottom w:val="0"/>
      <w:divBdr>
        <w:top w:val="none" w:sz="0" w:space="0" w:color="auto"/>
        <w:left w:val="none" w:sz="0" w:space="0" w:color="auto"/>
        <w:bottom w:val="none" w:sz="0" w:space="0" w:color="auto"/>
        <w:right w:val="none" w:sz="0" w:space="0" w:color="auto"/>
      </w:divBdr>
    </w:div>
    <w:div w:id="576211613">
      <w:bodyDiv w:val="1"/>
      <w:marLeft w:val="0"/>
      <w:marRight w:val="0"/>
      <w:marTop w:val="0"/>
      <w:marBottom w:val="0"/>
      <w:divBdr>
        <w:top w:val="none" w:sz="0" w:space="0" w:color="auto"/>
        <w:left w:val="none" w:sz="0" w:space="0" w:color="auto"/>
        <w:bottom w:val="none" w:sz="0" w:space="0" w:color="auto"/>
        <w:right w:val="none" w:sz="0" w:space="0" w:color="auto"/>
      </w:divBdr>
    </w:div>
    <w:div w:id="582448093">
      <w:bodyDiv w:val="1"/>
      <w:marLeft w:val="0"/>
      <w:marRight w:val="0"/>
      <w:marTop w:val="0"/>
      <w:marBottom w:val="0"/>
      <w:divBdr>
        <w:top w:val="none" w:sz="0" w:space="0" w:color="auto"/>
        <w:left w:val="none" w:sz="0" w:space="0" w:color="auto"/>
        <w:bottom w:val="none" w:sz="0" w:space="0" w:color="auto"/>
        <w:right w:val="none" w:sz="0" w:space="0" w:color="auto"/>
      </w:divBdr>
    </w:div>
    <w:div w:id="586815382">
      <w:bodyDiv w:val="1"/>
      <w:marLeft w:val="0"/>
      <w:marRight w:val="0"/>
      <w:marTop w:val="0"/>
      <w:marBottom w:val="0"/>
      <w:divBdr>
        <w:top w:val="none" w:sz="0" w:space="0" w:color="auto"/>
        <w:left w:val="none" w:sz="0" w:space="0" w:color="auto"/>
        <w:bottom w:val="none" w:sz="0" w:space="0" w:color="auto"/>
        <w:right w:val="none" w:sz="0" w:space="0" w:color="auto"/>
      </w:divBdr>
    </w:div>
    <w:div w:id="592397713">
      <w:bodyDiv w:val="1"/>
      <w:marLeft w:val="0"/>
      <w:marRight w:val="0"/>
      <w:marTop w:val="0"/>
      <w:marBottom w:val="0"/>
      <w:divBdr>
        <w:top w:val="none" w:sz="0" w:space="0" w:color="auto"/>
        <w:left w:val="none" w:sz="0" w:space="0" w:color="auto"/>
        <w:bottom w:val="none" w:sz="0" w:space="0" w:color="auto"/>
        <w:right w:val="none" w:sz="0" w:space="0" w:color="auto"/>
      </w:divBdr>
    </w:div>
    <w:div w:id="592712288">
      <w:bodyDiv w:val="1"/>
      <w:marLeft w:val="0"/>
      <w:marRight w:val="0"/>
      <w:marTop w:val="0"/>
      <w:marBottom w:val="0"/>
      <w:divBdr>
        <w:top w:val="none" w:sz="0" w:space="0" w:color="auto"/>
        <w:left w:val="none" w:sz="0" w:space="0" w:color="auto"/>
        <w:bottom w:val="none" w:sz="0" w:space="0" w:color="auto"/>
        <w:right w:val="none" w:sz="0" w:space="0" w:color="auto"/>
      </w:divBdr>
    </w:div>
    <w:div w:id="599341349">
      <w:bodyDiv w:val="1"/>
      <w:marLeft w:val="0"/>
      <w:marRight w:val="0"/>
      <w:marTop w:val="0"/>
      <w:marBottom w:val="0"/>
      <w:divBdr>
        <w:top w:val="none" w:sz="0" w:space="0" w:color="auto"/>
        <w:left w:val="none" w:sz="0" w:space="0" w:color="auto"/>
        <w:bottom w:val="none" w:sz="0" w:space="0" w:color="auto"/>
        <w:right w:val="none" w:sz="0" w:space="0" w:color="auto"/>
      </w:divBdr>
    </w:div>
    <w:div w:id="611204188">
      <w:bodyDiv w:val="1"/>
      <w:marLeft w:val="0"/>
      <w:marRight w:val="0"/>
      <w:marTop w:val="0"/>
      <w:marBottom w:val="0"/>
      <w:divBdr>
        <w:top w:val="none" w:sz="0" w:space="0" w:color="auto"/>
        <w:left w:val="none" w:sz="0" w:space="0" w:color="auto"/>
        <w:bottom w:val="none" w:sz="0" w:space="0" w:color="auto"/>
        <w:right w:val="none" w:sz="0" w:space="0" w:color="auto"/>
      </w:divBdr>
    </w:div>
    <w:div w:id="620113564">
      <w:bodyDiv w:val="1"/>
      <w:marLeft w:val="0"/>
      <w:marRight w:val="0"/>
      <w:marTop w:val="0"/>
      <w:marBottom w:val="0"/>
      <w:divBdr>
        <w:top w:val="none" w:sz="0" w:space="0" w:color="auto"/>
        <w:left w:val="none" w:sz="0" w:space="0" w:color="auto"/>
        <w:bottom w:val="none" w:sz="0" w:space="0" w:color="auto"/>
        <w:right w:val="none" w:sz="0" w:space="0" w:color="auto"/>
      </w:divBdr>
    </w:div>
    <w:div w:id="625551328">
      <w:bodyDiv w:val="1"/>
      <w:marLeft w:val="0"/>
      <w:marRight w:val="0"/>
      <w:marTop w:val="0"/>
      <w:marBottom w:val="0"/>
      <w:divBdr>
        <w:top w:val="none" w:sz="0" w:space="0" w:color="auto"/>
        <w:left w:val="none" w:sz="0" w:space="0" w:color="auto"/>
        <w:bottom w:val="none" w:sz="0" w:space="0" w:color="auto"/>
        <w:right w:val="none" w:sz="0" w:space="0" w:color="auto"/>
      </w:divBdr>
    </w:div>
    <w:div w:id="643463463">
      <w:bodyDiv w:val="1"/>
      <w:marLeft w:val="0"/>
      <w:marRight w:val="0"/>
      <w:marTop w:val="0"/>
      <w:marBottom w:val="0"/>
      <w:divBdr>
        <w:top w:val="none" w:sz="0" w:space="0" w:color="auto"/>
        <w:left w:val="none" w:sz="0" w:space="0" w:color="auto"/>
        <w:bottom w:val="none" w:sz="0" w:space="0" w:color="auto"/>
        <w:right w:val="none" w:sz="0" w:space="0" w:color="auto"/>
      </w:divBdr>
    </w:div>
    <w:div w:id="649790658">
      <w:bodyDiv w:val="1"/>
      <w:marLeft w:val="0"/>
      <w:marRight w:val="0"/>
      <w:marTop w:val="0"/>
      <w:marBottom w:val="0"/>
      <w:divBdr>
        <w:top w:val="none" w:sz="0" w:space="0" w:color="auto"/>
        <w:left w:val="none" w:sz="0" w:space="0" w:color="auto"/>
        <w:bottom w:val="none" w:sz="0" w:space="0" w:color="auto"/>
        <w:right w:val="none" w:sz="0" w:space="0" w:color="auto"/>
      </w:divBdr>
    </w:div>
    <w:div w:id="651065700">
      <w:bodyDiv w:val="1"/>
      <w:marLeft w:val="0"/>
      <w:marRight w:val="0"/>
      <w:marTop w:val="0"/>
      <w:marBottom w:val="0"/>
      <w:divBdr>
        <w:top w:val="none" w:sz="0" w:space="0" w:color="auto"/>
        <w:left w:val="none" w:sz="0" w:space="0" w:color="auto"/>
        <w:bottom w:val="none" w:sz="0" w:space="0" w:color="auto"/>
        <w:right w:val="none" w:sz="0" w:space="0" w:color="auto"/>
      </w:divBdr>
    </w:div>
    <w:div w:id="652298790">
      <w:bodyDiv w:val="1"/>
      <w:marLeft w:val="0"/>
      <w:marRight w:val="0"/>
      <w:marTop w:val="0"/>
      <w:marBottom w:val="0"/>
      <w:divBdr>
        <w:top w:val="none" w:sz="0" w:space="0" w:color="auto"/>
        <w:left w:val="none" w:sz="0" w:space="0" w:color="auto"/>
        <w:bottom w:val="none" w:sz="0" w:space="0" w:color="auto"/>
        <w:right w:val="none" w:sz="0" w:space="0" w:color="auto"/>
      </w:divBdr>
    </w:div>
    <w:div w:id="655955463">
      <w:bodyDiv w:val="1"/>
      <w:marLeft w:val="0"/>
      <w:marRight w:val="0"/>
      <w:marTop w:val="0"/>
      <w:marBottom w:val="0"/>
      <w:divBdr>
        <w:top w:val="none" w:sz="0" w:space="0" w:color="auto"/>
        <w:left w:val="none" w:sz="0" w:space="0" w:color="auto"/>
        <w:bottom w:val="none" w:sz="0" w:space="0" w:color="auto"/>
        <w:right w:val="none" w:sz="0" w:space="0" w:color="auto"/>
      </w:divBdr>
    </w:div>
    <w:div w:id="659886558">
      <w:bodyDiv w:val="1"/>
      <w:marLeft w:val="0"/>
      <w:marRight w:val="0"/>
      <w:marTop w:val="0"/>
      <w:marBottom w:val="0"/>
      <w:divBdr>
        <w:top w:val="none" w:sz="0" w:space="0" w:color="auto"/>
        <w:left w:val="none" w:sz="0" w:space="0" w:color="auto"/>
        <w:bottom w:val="none" w:sz="0" w:space="0" w:color="auto"/>
        <w:right w:val="none" w:sz="0" w:space="0" w:color="auto"/>
      </w:divBdr>
    </w:div>
    <w:div w:id="662784658">
      <w:bodyDiv w:val="1"/>
      <w:marLeft w:val="0"/>
      <w:marRight w:val="0"/>
      <w:marTop w:val="0"/>
      <w:marBottom w:val="0"/>
      <w:divBdr>
        <w:top w:val="none" w:sz="0" w:space="0" w:color="auto"/>
        <w:left w:val="none" w:sz="0" w:space="0" w:color="auto"/>
        <w:bottom w:val="none" w:sz="0" w:space="0" w:color="auto"/>
        <w:right w:val="none" w:sz="0" w:space="0" w:color="auto"/>
      </w:divBdr>
    </w:div>
    <w:div w:id="682829316">
      <w:bodyDiv w:val="1"/>
      <w:marLeft w:val="0"/>
      <w:marRight w:val="0"/>
      <w:marTop w:val="0"/>
      <w:marBottom w:val="0"/>
      <w:divBdr>
        <w:top w:val="none" w:sz="0" w:space="0" w:color="auto"/>
        <w:left w:val="none" w:sz="0" w:space="0" w:color="auto"/>
        <w:bottom w:val="none" w:sz="0" w:space="0" w:color="auto"/>
        <w:right w:val="none" w:sz="0" w:space="0" w:color="auto"/>
      </w:divBdr>
    </w:div>
    <w:div w:id="685910055">
      <w:bodyDiv w:val="1"/>
      <w:marLeft w:val="0"/>
      <w:marRight w:val="0"/>
      <w:marTop w:val="0"/>
      <w:marBottom w:val="0"/>
      <w:divBdr>
        <w:top w:val="none" w:sz="0" w:space="0" w:color="auto"/>
        <w:left w:val="none" w:sz="0" w:space="0" w:color="auto"/>
        <w:bottom w:val="none" w:sz="0" w:space="0" w:color="auto"/>
        <w:right w:val="none" w:sz="0" w:space="0" w:color="auto"/>
      </w:divBdr>
    </w:div>
    <w:div w:id="700399805">
      <w:bodyDiv w:val="1"/>
      <w:marLeft w:val="0"/>
      <w:marRight w:val="0"/>
      <w:marTop w:val="0"/>
      <w:marBottom w:val="0"/>
      <w:divBdr>
        <w:top w:val="none" w:sz="0" w:space="0" w:color="auto"/>
        <w:left w:val="none" w:sz="0" w:space="0" w:color="auto"/>
        <w:bottom w:val="none" w:sz="0" w:space="0" w:color="auto"/>
        <w:right w:val="none" w:sz="0" w:space="0" w:color="auto"/>
      </w:divBdr>
    </w:div>
    <w:div w:id="700977653">
      <w:bodyDiv w:val="1"/>
      <w:marLeft w:val="0"/>
      <w:marRight w:val="0"/>
      <w:marTop w:val="0"/>
      <w:marBottom w:val="0"/>
      <w:divBdr>
        <w:top w:val="none" w:sz="0" w:space="0" w:color="auto"/>
        <w:left w:val="none" w:sz="0" w:space="0" w:color="auto"/>
        <w:bottom w:val="none" w:sz="0" w:space="0" w:color="auto"/>
        <w:right w:val="none" w:sz="0" w:space="0" w:color="auto"/>
      </w:divBdr>
    </w:div>
    <w:div w:id="705711995">
      <w:bodyDiv w:val="1"/>
      <w:marLeft w:val="0"/>
      <w:marRight w:val="0"/>
      <w:marTop w:val="0"/>
      <w:marBottom w:val="0"/>
      <w:divBdr>
        <w:top w:val="none" w:sz="0" w:space="0" w:color="auto"/>
        <w:left w:val="none" w:sz="0" w:space="0" w:color="auto"/>
        <w:bottom w:val="none" w:sz="0" w:space="0" w:color="auto"/>
        <w:right w:val="none" w:sz="0" w:space="0" w:color="auto"/>
      </w:divBdr>
    </w:div>
    <w:div w:id="707221307">
      <w:bodyDiv w:val="1"/>
      <w:marLeft w:val="0"/>
      <w:marRight w:val="0"/>
      <w:marTop w:val="0"/>
      <w:marBottom w:val="0"/>
      <w:divBdr>
        <w:top w:val="none" w:sz="0" w:space="0" w:color="auto"/>
        <w:left w:val="none" w:sz="0" w:space="0" w:color="auto"/>
        <w:bottom w:val="none" w:sz="0" w:space="0" w:color="auto"/>
        <w:right w:val="none" w:sz="0" w:space="0" w:color="auto"/>
      </w:divBdr>
    </w:div>
    <w:div w:id="708333636">
      <w:bodyDiv w:val="1"/>
      <w:marLeft w:val="0"/>
      <w:marRight w:val="0"/>
      <w:marTop w:val="0"/>
      <w:marBottom w:val="0"/>
      <w:divBdr>
        <w:top w:val="none" w:sz="0" w:space="0" w:color="auto"/>
        <w:left w:val="none" w:sz="0" w:space="0" w:color="auto"/>
        <w:bottom w:val="none" w:sz="0" w:space="0" w:color="auto"/>
        <w:right w:val="none" w:sz="0" w:space="0" w:color="auto"/>
      </w:divBdr>
    </w:div>
    <w:div w:id="718821313">
      <w:bodyDiv w:val="1"/>
      <w:marLeft w:val="0"/>
      <w:marRight w:val="0"/>
      <w:marTop w:val="0"/>
      <w:marBottom w:val="0"/>
      <w:divBdr>
        <w:top w:val="none" w:sz="0" w:space="0" w:color="auto"/>
        <w:left w:val="none" w:sz="0" w:space="0" w:color="auto"/>
        <w:bottom w:val="none" w:sz="0" w:space="0" w:color="auto"/>
        <w:right w:val="none" w:sz="0" w:space="0" w:color="auto"/>
      </w:divBdr>
    </w:div>
    <w:div w:id="718938476">
      <w:bodyDiv w:val="1"/>
      <w:marLeft w:val="0"/>
      <w:marRight w:val="0"/>
      <w:marTop w:val="0"/>
      <w:marBottom w:val="0"/>
      <w:divBdr>
        <w:top w:val="none" w:sz="0" w:space="0" w:color="auto"/>
        <w:left w:val="none" w:sz="0" w:space="0" w:color="auto"/>
        <w:bottom w:val="none" w:sz="0" w:space="0" w:color="auto"/>
        <w:right w:val="none" w:sz="0" w:space="0" w:color="auto"/>
      </w:divBdr>
    </w:div>
    <w:div w:id="720128928">
      <w:bodyDiv w:val="1"/>
      <w:marLeft w:val="0"/>
      <w:marRight w:val="0"/>
      <w:marTop w:val="0"/>
      <w:marBottom w:val="0"/>
      <w:divBdr>
        <w:top w:val="none" w:sz="0" w:space="0" w:color="auto"/>
        <w:left w:val="none" w:sz="0" w:space="0" w:color="auto"/>
        <w:bottom w:val="none" w:sz="0" w:space="0" w:color="auto"/>
        <w:right w:val="none" w:sz="0" w:space="0" w:color="auto"/>
      </w:divBdr>
    </w:div>
    <w:div w:id="722141879">
      <w:bodyDiv w:val="1"/>
      <w:marLeft w:val="0"/>
      <w:marRight w:val="0"/>
      <w:marTop w:val="0"/>
      <w:marBottom w:val="0"/>
      <w:divBdr>
        <w:top w:val="none" w:sz="0" w:space="0" w:color="auto"/>
        <w:left w:val="none" w:sz="0" w:space="0" w:color="auto"/>
        <w:bottom w:val="none" w:sz="0" w:space="0" w:color="auto"/>
        <w:right w:val="none" w:sz="0" w:space="0" w:color="auto"/>
      </w:divBdr>
    </w:div>
    <w:div w:id="724451068">
      <w:bodyDiv w:val="1"/>
      <w:marLeft w:val="0"/>
      <w:marRight w:val="0"/>
      <w:marTop w:val="0"/>
      <w:marBottom w:val="0"/>
      <w:divBdr>
        <w:top w:val="none" w:sz="0" w:space="0" w:color="auto"/>
        <w:left w:val="none" w:sz="0" w:space="0" w:color="auto"/>
        <w:bottom w:val="none" w:sz="0" w:space="0" w:color="auto"/>
        <w:right w:val="none" w:sz="0" w:space="0" w:color="auto"/>
      </w:divBdr>
    </w:div>
    <w:div w:id="730888095">
      <w:bodyDiv w:val="1"/>
      <w:marLeft w:val="0"/>
      <w:marRight w:val="0"/>
      <w:marTop w:val="0"/>
      <w:marBottom w:val="0"/>
      <w:divBdr>
        <w:top w:val="none" w:sz="0" w:space="0" w:color="auto"/>
        <w:left w:val="none" w:sz="0" w:space="0" w:color="auto"/>
        <w:bottom w:val="none" w:sz="0" w:space="0" w:color="auto"/>
        <w:right w:val="none" w:sz="0" w:space="0" w:color="auto"/>
      </w:divBdr>
    </w:div>
    <w:div w:id="732317396">
      <w:bodyDiv w:val="1"/>
      <w:marLeft w:val="0"/>
      <w:marRight w:val="0"/>
      <w:marTop w:val="0"/>
      <w:marBottom w:val="0"/>
      <w:divBdr>
        <w:top w:val="none" w:sz="0" w:space="0" w:color="auto"/>
        <w:left w:val="none" w:sz="0" w:space="0" w:color="auto"/>
        <w:bottom w:val="none" w:sz="0" w:space="0" w:color="auto"/>
        <w:right w:val="none" w:sz="0" w:space="0" w:color="auto"/>
      </w:divBdr>
    </w:div>
    <w:div w:id="739862427">
      <w:bodyDiv w:val="1"/>
      <w:marLeft w:val="0"/>
      <w:marRight w:val="0"/>
      <w:marTop w:val="0"/>
      <w:marBottom w:val="0"/>
      <w:divBdr>
        <w:top w:val="none" w:sz="0" w:space="0" w:color="auto"/>
        <w:left w:val="none" w:sz="0" w:space="0" w:color="auto"/>
        <w:bottom w:val="none" w:sz="0" w:space="0" w:color="auto"/>
        <w:right w:val="none" w:sz="0" w:space="0" w:color="auto"/>
      </w:divBdr>
    </w:div>
    <w:div w:id="742290095">
      <w:bodyDiv w:val="1"/>
      <w:marLeft w:val="0"/>
      <w:marRight w:val="0"/>
      <w:marTop w:val="0"/>
      <w:marBottom w:val="0"/>
      <w:divBdr>
        <w:top w:val="none" w:sz="0" w:space="0" w:color="auto"/>
        <w:left w:val="none" w:sz="0" w:space="0" w:color="auto"/>
        <w:bottom w:val="none" w:sz="0" w:space="0" w:color="auto"/>
        <w:right w:val="none" w:sz="0" w:space="0" w:color="auto"/>
      </w:divBdr>
    </w:div>
    <w:div w:id="744374058">
      <w:bodyDiv w:val="1"/>
      <w:marLeft w:val="0"/>
      <w:marRight w:val="0"/>
      <w:marTop w:val="0"/>
      <w:marBottom w:val="0"/>
      <w:divBdr>
        <w:top w:val="none" w:sz="0" w:space="0" w:color="auto"/>
        <w:left w:val="none" w:sz="0" w:space="0" w:color="auto"/>
        <w:bottom w:val="none" w:sz="0" w:space="0" w:color="auto"/>
        <w:right w:val="none" w:sz="0" w:space="0" w:color="auto"/>
      </w:divBdr>
    </w:div>
    <w:div w:id="745953412">
      <w:bodyDiv w:val="1"/>
      <w:marLeft w:val="0"/>
      <w:marRight w:val="0"/>
      <w:marTop w:val="0"/>
      <w:marBottom w:val="0"/>
      <w:divBdr>
        <w:top w:val="none" w:sz="0" w:space="0" w:color="auto"/>
        <w:left w:val="none" w:sz="0" w:space="0" w:color="auto"/>
        <w:bottom w:val="none" w:sz="0" w:space="0" w:color="auto"/>
        <w:right w:val="none" w:sz="0" w:space="0" w:color="auto"/>
      </w:divBdr>
    </w:div>
    <w:div w:id="747657615">
      <w:bodyDiv w:val="1"/>
      <w:marLeft w:val="0"/>
      <w:marRight w:val="0"/>
      <w:marTop w:val="0"/>
      <w:marBottom w:val="0"/>
      <w:divBdr>
        <w:top w:val="none" w:sz="0" w:space="0" w:color="auto"/>
        <w:left w:val="none" w:sz="0" w:space="0" w:color="auto"/>
        <w:bottom w:val="none" w:sz="0" w:space="0" w:color="auto"/>
        <w:right w:val="none" w:sz="0" w:space="0" w:color="auto"/>
      </w:divBdr>
    </w:div>
    <w:div w:id="750927954">
      <w:bodyDiv w:val="1"/>
      <w:marLeft w:val="0"/>
      <w:marRight w:val="0"/>
      <w:marTop w:val="0"/>
      <w:marBottom w:val="0"/>
      <w:divBdr>
        <w:top w:val="none" w:sz="0" w:space="0" w:color="auto"/>
        <w:left w:val="none" w:sz="0" w:space="0" w:color="auto"/>
        <w:bottom w:val="none" w:sz="0" w:space="0" w:color="auto"/>
        <w:right w:val="none" w:sz="0" w:space="0" w:color="auto"/>
      </w:divBdr>
    </w:div>
    <w:div w:id="752967944">
      <w:bodyDiv w:val="1"/>
      <w:marLeft w:val="0"/>
      <w:marRight w:val="0"/>
      <w:marTop w:val="0"/>
      <w:marBottom w:val="0"/>
      <w:divBdr>
        <w:top w:val="none" w:sz="0" w:space="0" w:color="auto"/>
        <w:left w:val="none" w:sz="0" w:space="0" w:color="auto"/>
        <w:bottom w:val="none" w:sz="0" w:space="0" w:color="auto"/>
        <w:right w:val="none" w:sz="0" w:space="0" w:color="auto"/>
      </w:divBdr>
    </w:div>
    <w:div w:id="753011198">
      <w:bodyDiv w:val="1"/>
      <w:marLeft w:val="0"/>
      <w:marRight w:val="0"/>
      <w:marTop w:val="0"/>
      <w:marBottom w:val="0"/>
      <w:divBdr>
        <w:top w:val="none" w:sz="0" w:space="0" w:color="auto"/>
        <w:left w:val="none" w:sz="0" w:space="0" w:color="auto"/>
        <w:bottom w:val="none" w:sz="0" w:space="0" w:color="auto"/>
        <w:right w:val="none" w:sz="0" w:space="0" w:color="auto"/>
      </w:divBdr>
    </w:div>
    <w:div w:id="753472363">
      <w:bodyDiv w:val="1"/>
      <w:marLeft w:val="0"/>
      <w:marRight w:val="0"/>
      <w:marTop w:val="0"/>
      <w:marBottom w:val="0"/>
      <w:divBdr>
        <w:top w:val="none" w:sz="0" w:space="0" w:color="auto"/>
        <w:left w:val="none" w:sz="0" w:space="0" w:color="auto"/>
        <w:bottom w:val="none" w:sz="0" w:space="0" w:color="auto"/>
        <w:right w:val="none" w:sz="0" w:space="0" w:color="auto"/>
      </w:divBdr>
    </w:div>
    <w:div w:id="760024939">
      <w:bodyDiv w:val="1"/>
      <w:marLeft w:val="0"/>
      <w:marRight w:val="0"/>
      <w:marTop w:val="0"/>
      <w:marBottom w:val="0"/>
      <w:divBdr>
        <w:top w:val="none" w:sz="0" w:space="0" w:color="auto"/>
        <w:left w:val="none" w:sz="0" w:space="0" w:color="auto"/>
        <w:bottom w:val="none" w:sz="0" w:space="0" w:color="auto"/>
        <w:right w:val="none" w:sz="0" w:space="0" w:color="auto"/>
      </w:divBdr>
    </w:div>
    <w:div w:id="765344665">
      <w:bodyDiv w:val="1"/>
      <w:marLeft w:val="0"/>
      <w:marRight w:val="0"/>
      <w:marTop w:val="0"/>
      <w:marBottom w:val="0"/>
      <w:divBdr>
        <w:top w:val="none" w:sz="0" w:space="0" w:color="auto"/>
        <w:left w:val="none" w:sz="0" w:space="0" w:color="auto"/>
        <w:bottom w:val="none" w:sz="0" w:space="0" w:color="auto"/>
        <w:right w:val="none" w:sz="0" w:space="0" w:color="auto"/>
      </w:divBdr>
    </w:div>
    <w:div w:id="767429162">
      <w:bodyDiv w:val="1"/>
      <w:marLeft w:val="0"/>
      <w:marRight w:val="0"/>
      <w:marTop w:val="0"/>
      <w:marBottom w:val="0"/>
      <w:divBdr>
        <w:top w:val="none" w:sz="0" w:space="0" w:color="auto"/>
        <w:left w:val="none" w:sz="0" w:space="0" w:color="auto"/>
        <w:bottom w:val="none" w:sz="0" w:space="0" w:color="auto"/>
        <w:right w:val="none" w:sz="0" w:space="0" w:color="auto"/>
      </w:divBdr>
    </w:div>
    <w:div w:id="768310758">
      <w:bodyDiv w:val="1"/>
      <w:marLeft w:val="0"/>
      <w:marRight w:val="0"/>
      <w:marTop w:val="0"/>
      <w:marBottom w:val="0"/>
      <w:divBdr>
        <w:top w:val="none" w:sz="0" w:space="0" w:color="auto"/>
        <w:left w:val="none" w:sz="0" w:space="0" w:color="auto"/>
        <w:bottom w:val="none" w:sz="0" w:space="0" w:color="auto"/>
        <w:right w:val="none" w:sz="0" w:space="0" w:color="auto"/>
      </w:divBdr>
    </w:div>
    <w:div w:id="769349961">
      <w:bodyDiv w:val="1"/>
      <w:marLeft w:val="0"/>
      <w:marRight w:val="0"/>
      <w:marTop w:val="0"/>
      <w:marBottom w:val="0"/>
      <w:divBdr>
        <w:top w:val="none" w:sz="0" w:space="0" w:color="auto"/>
        <w:left w:val="none" w:sz="0" w:space="0" w:color="auto"/>
        <w:bottom w:val="none" w:sz="0" w:space="0" w:color="auto"/>
        <w:right w:val="none" w:sz="0" w:space="0" w:color="auto"/>
      </w:divBdr>
    </w:div>
    <w:div w:id="770317802">
      <w:bodyDiv w:val="1"/>
      <w:marLeft w:val="0"/>
      <w:marRight w:val="0"/>
      <w:marTop w:val="0"/>
      <w:marBottom w:val="0"/>
      <w:divBdr>
        <w:top w:val="none" w:sz="0" w:space="0" w:color="auto"/>
        <w:left w:val="none" w:sz="0" w:space="0" w:color="auto"/>
        <w:bottom w:val="none" w:sz="0" w:space="0" w:color="auto"/>
        <w:right w:val="none" w:sz="0" w:space="0" w:color="auto"/>
      </w:divBdr>
    </w:div>
    <w:div w:id="771583192">
      <w:bodyDiv w:val="1"/>
      <w:marLeft w:val="0"/>
      <w:marRight w:val="0"/>
      <w:marTop w:val="0"/>
      <w:marBottom w:val="0"/>
      <w:divBdr>
        <w:top w:val="none" w:sz="0" w:space="0" w:color="auto"/>
        <w:left w:val="none" w:sz="0" w:space="0" w:color="auto"/>
        <w:bottom w:val="none" w:sz="0" w:space="0" w:color="auto"/>
        <w:right w:val="none" w:sz="0" w:space="0" w:color="auto"/>
      </w:divBdr>
    </w:div>
    <w:div w:id="772866484">
      <w:bodyDiv w:val="1"/>
      <w:marLeft w:val="0"/>
      <w:marRight w:val="0"/>
      <w:marTop w:val="0"/>
      <w:marBottom w:val="0"/>
      <w:divBdr>
        <w:top w:val="none" w:sz="0" w:space="0" w:color="auto"/>
        <w:left w:val="none" w:sz="0" w:space="0" w:color="auto"/>
        <w:bottom w:val="none" w:sz="0" w:space="0" w:color="auto"/>
        <w:right w:val="none" w:sz="0" w:space="0" w:color="auto"/>
      </w:divBdr>
    </w:div>
    <w:div w:id="775445610">
      <w:bodyDiv w:val="1"/>
      <w:marLeft w:val="0"/>
      <w:marRight w:val="0"/>
      <w:marTop w:val="0"/>
      <w:marBottom w:val="0"/>
      <w:divBdr>
        <w:top w:val="none" w:sz="0" w:space="0" w:color="auto"/>
        <w:left w:val="none" w:sz="0" w:space="0" w:color="auto"/>
        <w:bottom w:val="none" w:sz="0" w:space="0" w:color="auto"/>
        <w:right w:val="none" w:sz="0" w:space="0" w:color="auto"/>
      </w:divBdr>
    </w:div>
    <w:div w:id="794761602">
      <w:bodyDiv w:val="1"/>
      <w:marLeft w:val="0"/>
      <w:marRight w:val="0"/>
      <w:marTop w:val="0"/>
      <w:marBottom w:val="0"/>
      <w:divBdr>
        <w:top w:val="none" w:sz="0" w:space="0" w:color="auto"/>
        <w:left w:val="none" w:sz="0" w:space="0" w:color="auto"/>
        <w:bottom w:val="none" w:sz="0" w:space="0" w:color="auto"/>
        <w:right w:val="none" w:sz="0" w:space="0" w:color="auto"/>
      </w:divBdr>
    </w:div>
    <w:div w:id="795180099">
      <w:bodyDiv w:val="1"/>
      <w:marLeft w:val="0"/>
      <w:marRight w:val="0"/>
      <w:marTop w:val="0"/>
      <w:marBottom w:val="0"/>
      <w:divBdr>
        <w:top w:val="none" w:sz="0" w:space="0" w:color="auto"/>
        <w:left w:val="none" w:sz="0" w:space="0" w:color="auto"/>
        <w:bottom w:val="none" w:sz="0" w:space="0" w:color="auto"/>
        <w:right w:val="none" w:sz="0" w:space="0" w:color="auto"/>
      </w:divBdr>
    </w:div>
    <w:div w:id="797794372">
      <w:bodyDiv w:val="1"/>
      <w:marLeft w:val="0"/>
      <w:marRight w:val="0"/>
      <w:marTop w:val="0"/>
      <w:marBottom w:val="0"/>
      <w:divBdr>
        <w:top w:val="none" w:sz="0" w:space="0" w:color="auto"/>
        <w:left w:val="none" w:sz="0" w:space="0" w:color="auto"/>
        <w:bottom w:val="none" w:sz="0" w:space="0" w:color="auto"/>
        <w:right w:val="none" w:sz="0" w:space="0" w:color="auto"/>
      </w:divBdr>
    </w:div>
    <w:div w:id="799033310">
      <w:bodyDiv w:val="1"/>
      <w:marLeft w:val="0"/>
      <w:marRight w:val="0"/>
      <w:marTop w:val="0"/>
      <w:marBottom w:val="0"/>
      <w:divBdr>
        <w:top w:val="none" w:sz="0" w:space="0" w:color="auto"/>
        <w:left w:val="none" w:sz="0" w:space="0" w:color="auto"/>
        <w:bottom w:val="none" w:sz="0" w:space="0" w:color="auto"/>
        <w:right w:val="none" w:sz="0" w:space="0" w:color="auto"/>
      </w:divBdr>
    </w:div>
    <w:div w:id="809326910">
      <w:bodyDiv w:val="1"/>
      <w:marLeft w:val="0"/>
      <w:marRight w:val="0"/>
      <w:marTop w:val="0"/>
      <w:marBottom w:val="0"/>
      <w:divBdr>
        <w:top w:val="none" w:sz="0" w:space="0" w:color="auto"/>
        <w:left w:val="none" w:sz="0" w:space="0" w:color="auto"/>
        <w:bottom w:val="none" w:sz="0" w:space="0" w:color="auto"/>
        <w:right w:val="none" w:sz="0" w:space="0" w:color="auto"/>
      </w:divBdr>
    </w:div>
    <w:div w:id="813372918">
      <w:bodyDiv w:val="1"/>
      <w:marLeft w:val="0"/>
      <w:marRight w:val="0"/>
      <w:marTop w:val="0"/>
      <w:marBottom w:val="0"/>
      <w:divBdr>
        <w:top w:val="none" w:sz="0" w:space="0" w:color="auto"/>
        <w:left w:val="none" w:sz="0" w:space="0" w:color="auto"/>
        <w:bottom w:val="none" w:sz="0" w:space="0" w:color="auto"/>
        <w:right w:val="none" w:sz="0" w:space="0" w:color="auto"/>
      </w:divBdr>
    </w:div>
    <w:div w:id="816847720">
      <w:bodyDiv w:val="1"/>
      <w:marLeft w:val="0"/>
      <w:marRight w:val="0"/>
      <w:marTop w:val="0"/>
      <w:marBottom w:val="0"/>
      <w:divBdr>
        <w:top w:val="none" w:sz="0" w:space="0" w:color="auto"/>
        <w:left w:val="none" w:sz="0" w:space="0" w:color="auto"/>
        <w:bottom w:val="none" w:sz="0" w:space="0" w:color="auto"/>
        <w:right w:val="none" w:sz="0" w:space="0" w:color="auto"/>
      </w:divBdr>
    </w:div>
    <w:div w:id="833571341">
      <w:bodyDiv w:val="1"/>
      <w:marLeft w:val="0"/>
      <w:marRight w:val="0"/>
      <w:marTop w:val="0"/>
      <w:marBottom w:val="0"/>
      <w:divBdr>
        <w:top w:val="none" w:sz="0" w:space="0" w:color="auto"/>
        <w:left w:val="none" w:sz="0" w:space="0" w:color="auto"/>
        <w:bottom w:val="none" w:sz="0" w:space="0" w:color="auto"/>
        <w:right w:val="none" w:sz="0" w:space="0" w:color="auto"/>
      </w:divBdr>
    </w:div>
    <w:div w:id="838423623">
      <w:bodyDiv w:val="1"/>
      <w:marLeft w:val="0"/>
      <w:marRight w:val="0"/>
      <w:marTop w:val="0"/>
      <w:marBottom w:val="0"/>
      <w:divBdr>
        <w:top w:val="none" w:sz="0" w:space="0" w:color="auto"/>
        <w:left w:val="none" w:sz="0" w:space="0" w:color="auto"/>
        <w:bottom w:val="none" w:sz="0" w:space="0" w:color="auto"/>
        <w:right w:val="none" w:sz="0" w:space="0" w:color="auto"/>
      </w:divBdr>
    </w:div>
    <w:div w:id="844563087">
      <w:bodyDiv w:val="1"/>
      <w:marLeft w:val="0"/>
      <w:marRight w:val="0"/>
      <w:marTop w:val="0"/>
      <w:marBottom w:val="0"/>
      <w:divBdr>
        <w:top w:val="none" w:sz="0" w:space="0" w:color="auto"/>
        <w:left w:val="none" w:sz="0" w:space="0" w:color="auto"/>
        <w:bottom w:val="none" w:sz="0" w:space="0" w:color="auto"/>
        <w:right w:val="none" w:sz="0" w:space="0" w:color="auto"/>
      </w:divBdr>
    </w:div>
    <w:div w:id="845824831">
      <w:bodyDiv w:val="1"/>
      <w:marLeft w:val="0"/>
      <w:marRight w:val="0"/>
      <w:marTop w:val="0"/>
      <w:marBottom w:val="0"/>
      <w:divBdr>
        <w:top w:val="none" w:sz="0" w:space="0" w:color="auto"/>
        <w:left w:val="none" w:sz="0" w:space="0" w:color="auto"/>
        <w:bottom w:val="none" w:sz="0" w:space="0" w:color="auto"/>
        <w:right w:val="none" w:sz="0" w:space="0" w:color="auto"/>
      </w:divBdr>
    </w:div>
    <w:div w:id="849637728">
      <w:bodyDiv w:val="1"/>
      <w:marLeft w:val="0"/>
      <w:marRight w:val="0"/>
      <w:marTop w:val="0"/>
      <w:marBottom w:val="0"/>
      <w:divBdr>
        <w:top w:val="none" w:sz="0" w:space="0" w:color="auto"/>
        <w:left w:val="none" w:sz="0" w:space="0" w:color="auto"/>
        <w:bottom w:val="none" w:sz="0" w:space="0" w:color="auto"/>
        <w:right w:val="none" w:sz="0" w:space="0" w:color="auto"/>
      </w:divBdr>
    </w:div>
    <w:div w:id="850531641">
      <w:bodyDiv w:val="1"/>
      <w:marLeft w:val="0"/>
      <w:marRight w:val="0"/>
      <w:marTop w:val="0"/>
      <w:marBottom w:val="0"/>
      <w:divBdr>
        <w:top w:val="none" w:sz="0" w:space="0" w:color="auto"/>
        <w:left w:val="none" w:sz="0" w:space="0" w:color="auto"/>
        <w:bottom w:val="none" w:sz="0" w:space="0" w:color="auto"/>
        <w:right w:val="none" w:sz="0" w:space="0" w:color="auto"/>
      </w:divBdr>
    </w:div>
    <w:div w:id="851531575">
      <w:bodyDiv w:val="1"/>
      <w:marLeft w:val="0"/>
      <w:marRight w:val="0"/>
      <w:marTop w:val="0"/>
      <w:marBottom w:val="0"/>
      <w:divBdr>
        <w:top w:val="none" w:sz="0" w:space="0" w:color="auto"/>
        <w:left w:val="none" w:sz="0" w:space="0" w:color="auto"/>
        <w:bottom w:val="none" w:sz="0" w:space="0" w:color="auto"/>
        <w:right w:val="none" w:sz="0" w:space="0" w:color="auto"/>
      </w:divBdr>
    </w:div>
    <w:div w:id="855073687">
      <w:bodyDiv w:val="1"/>
      <w:marLeft w:val="0"/>
      <w:marRight w:val="0"/>
      <w:marTop w:val="0"/>
      <w:marBottom w:val="0"/>
      <w:divBdr>
        <w:top w:val="none" w:sz="0" w:space="0" w:color="auto"/>
        <w:left w:val="none" w:sz="0" w:space="0" w:color="auto"/>
        <w:bottom w:val="none" w:sz="0" w:space="0" w:color="auto"/>
        <w:right w:val="none" w:sz="0" w:space="0" w:color="auto"/>
      </w:divBdr>
    </w:div>
    <w:div w:id="859391058">
      <w:bodyDiv w:val="1"/>
      <w:marLeft w:val="0"/>
      <w:marRight w:val="0"/>
      <w:marTop w:val="0"/>
      <w:marBottom w:val="0"/>
      <w:divBdr>
        <w:top w:val="none" w:sz="0" w:space="0" w:color="auto"/>
        <w:left w:val="none" w:sz="0" w:space="0" w:color="auto"/>
        <w:bottom w:val="none" w:sz="0" w:space="0" w:color="auto"/>
        <w:right w:val="none" w:sz="0" w:space="0" w:color="auto"/>
      </w:divBdr>
    </w:div>
    <w:div w:id="865631751">
      <w:bodyDiv w:val="1"/>
      <w:marLeft w:val="0"/>
      <w:marRight w:val="0"/>
      <w:marTop w:val="0"/>
      <w:marBottom w:val="0"/>
      <w:divBdr>
        <w:top w:val="none" w:sz="0" w:space="0" w:color="auto"/>
        <w:left w:val="none" w:sz="0" w:space="0" w:color="auto"/>
        <w:bottom w:val="none" w:sz="0" w:space="0" w:color="auto"/>
        <w:right w:val="none" w:sz="0" w:space="0" w:color="auto"/>
      </w:divBdr>
    </w:div>
    <w:div w:id="890575249">
      <w:bodyDiv w:val="1"/>
      <w:marLeft w:val="0"/>
      <w:marRight w:val="0"/>
      <w:marTop w:val="0"/>
      <w:marBottom w:val="0"/>
      <w:divBdr>
        <w:top w:val="none" w:sz="0" w:space="0" w:color="auto"/>
        <w:left w:val="none" w:sz="0" w:space="0" w:color="auto"/>
        <w:bottom w:val="none" w:sz="0" w:space="0" w:color="auto"/>
        <w:right w:val="none" w:sz="0" w:space="0" w:color="auto"/>
      </w:divBdr>
    </w:div>
    <w:div w:id="893392949">
      <w:bodyDiv w:val="1"/>
      <w:marLeft w:val="0"/>
      <w:marRight w:val="0"/>
      <w:marTop w:val="0"/>
      <w:marBottom w:val="0"/>
      <w:divBdr>
        <w:top w:val="none" w:sz="0" w:space="0" w:color="auto"/>
        <w:left w:val="none" w:sz="0" w:space="0" w:color="auto"/>
        <w:bottom w:val="none" w:sz="0" w:space="0" w:color="auto"/>
        <w:right w:val="none" w:sz="0" w:space="0" w:color="auto"/>
      </w:divBdr>
    </w:div>
    <w:div w:id="894776167">
      <w:bodyDiv w:val="1"/>
      <w:marLeft w:val="0"/>
      <w:marRight w:val="0"/>
      <w:marTop w:val="0"/>
      <w:marBottom w:val="0"/>
      <w:divBdr>
        <w:top w:val="none" w:sz="0" w:space="0" w:color="auto"/>
        <w:left w:val="none" w:sz="0" w:space="0" w:color="auto"/>
        <w:bottom w:val="none" w:sz="0" w:space="0" w:color="auto"/>
        <w:right w:val="none" w:sz="0" w:space="0" w:color="auto"/>
      </w:divBdr>
    </w:div>
    <w:div w:id="906577836">
      <w:bodyDiv w:val="1"/>
      <w:marLeft w:val="0"/>
      <w:marRight w:val="0"/>
      <w:marTop w:val="0"/>
      <w:marBottom w:val="0"/>
      <w:divBdr>
        <w:top w:val="none" w:sz="0" w:space="0" w:color="auto"/>
        <w:left w:val="none" w:sz="0" w:space="0" w:color="auto"/>
        <w:bottom w:val="none" w:sz="0" w:space="0" w:color="auto"/>
        <w:right w:val="none" w:sz="0" w:space="0" w:color="auto"/>
      </w:divBdr>
    </w:div>
    <w:div w:id="910116249">
      <w:bodyDiv w:val="1"/>
      <w:marLeft w:val="0"/>
      <w:marRight w:val="0"/>
      <w:marTop w:val="0"/>
      <w:marBottom w:val="0"/>
      <w:divBdr>
        <w:top w:val="none" w:sz="0" w:space="0" w:color="auto"/>
        <w:left w:val="none" w:sz="0" w:space="0" w:color="auto"/>
        <w:bottom w:val="none" w:sz="0" w:space="0" w:color="auto"/>
        <w:right w:val="none" w:sz="0" w:space="0" w:color="auto"/>
      </w:divBdr>
    </w:div>
    <w:div w:id="912548500">
      <w:bodyDiv w:val="1"/>
      <w:marLeft w:val="0"/>
      <w:marRight w:val="0"/>
      <w:marTop w:val="0"/>
      <w:marBottom w:val="0"/>
      <w:divBdr>
        <w:top w:val="none" w:sz="0" w:space="0" w:color="auto"/>
        <w:left w:val="none" w:sz="0" w:space="0" w:color="auto"/>
        <w:bottom w:val="none" w:sz="0" w:space="0" w:color="auto"/>
        <w:right w:val="none" w:sz="0" w:space="0" w:color="auto"/>
      </w:divBdr>
    </w:div>
    <w:div w:id="916136530">
      <w:bodyDiv w:val="1"/>
      <w:marLeft w:val="0"/>
      <w:marRight w:val="0"/>
      <w:marTop w:val="0"/>
      <w:marBottom w:val="0"/>
      <w:divBdr>
        <w:top w:val="none" w:sz="0" w:space="0" w:color="auto"/>
        <w:left w:val="none" w:sz="0" w:space="0" w:color="auto"/>
        <w:bottom w:val="none" w:sz="0" w:space="0" w:color="auto"/>
        <w:right w:val="none" w:sz="0" w:space="0" w:color="auto"/>
      </w:divBdr>
    </w:div>
    <w:div w:id="919023390">
      <w:bodyDiv w:val="1"/>
      <w:marLeft w:val="0"/>
      <w:marRight w:val="0"/>
      <w:marTop w:val="0"/>
      <w:marBottom w:val="0"/>
      <w:divBdr>
        <w:top w:val="none" w:sz="0" w:space="0" w:color="auto"/>
        <w:left w:val="none" w:sz="0" w:space="0" w:color="auto"/>
        <w:bottom w:val="none" w:sz="0" w:space="0" w:color="auto"/>
        <w:right w:val="none" w:sz="0" w:space="0" w:color="auto"/>
      </w:divBdr>
    </w:div>
    <w:div w:id="921450777">
      <w:bodyDiv w:val="1"/>
      <w:marLeft w:val="0"/>
      <w:marRight w:val="0"/>
      <w:marTop w:val="0"/>
      <w:marBottom w:val="0"/>
      <w:divBdr>
        <w:top w:val="none" w:sz="0" w:space="0" w:color="auto"/>
        <w:left w:val="none" w:sz="0" w:space="0" w:color="auto"/>
        <w:bottom w:val="none" w:sz="0" w:space="0" w:color="auto"/>
        <w:right w:val="none" w:sz="0" w:space="0" w:color="auto"/>
      </w:divBdr>
    </w:div>
    <w:div w:id="922102447">
      <w:bodyDiv w:val="1"/>
      <w:marLeft w:val="0"/>
      <w:marRight w:val="0"/>
      <w:marTop w:val="0"/>
      <w:marBottom w:val="0"/>
      <w:divBdr>
        <w:top w:val="none" w:sz="0" w:space="0" w:color="auto"/>
        <w:left w:val="none" w:sz="0" w:space="0" w:color="auto"/>
        <w:bottom w:val="none" w:sz="0" w:space="0" w:color="auto"/>
        <w:right w:val="none" w:sz="0" w:space="0" w:color="auto"/>
      </w:divBdr>
    </w:div>
    <w:div w:id="922302776">
      <w:bodyDiv w:val="1"/>
      <w:marLeft w:val="0"/>
      <w:marRight w:val="0"/>
      <w:marTop w:val="0"/>
      <w:marBottom w:val="0"/>
      <w:divBdr>
        <w:top w:val="none" w:sz="0" w:space="0" w:color="auto"/>
        <w:left w:val="none" w:sz="0" w:space="0" w:color="auto"/>
        <w:bottom w:val="none" w:sz="0" w:space="0" w:color="auto"/>
        <w:right w:val="none" w:sz="0" w:space="0" w:color="auto"/>
      </w:divBdr>
    </w:div>
    <w:div w:id="927540991">
      <w:bodyDiv w:val="1"/>
      <w:marLeft w:val="0"/>
      <w:marRight w:val="0"/>
      <w:marTop w:val="0"/>
      <w:marBottom w:val="0"/>
      <w:divBdr>
        <w:top w:val="none" w:sz="0" w:space="0" w:color="auto"/>
        <w:left w:val="none" w:sz="0" w:space="0" w:color="auto"/>
        <w:bottom w:val="none" w:sz="0" w:space="0" w:color="auto"/>
        <w:right w:val="none" w:sz="0" w:space="0" w:color="auto"/>
      </w:divBdr>
    </w:div>
    <w:div w:id="928738203">
      <w:bodyDiv w:val="1"/>
      <w:marLeft w:val="0"/>
      <w:marRight w:val="0"/>
      <w:marTop w:val="0"/>
      <w:marBottom w:val="0"/>
      <w:divBdr>
        <w:top w:val="none" w:sz="0" w:space="0" w:color="auto"/>
        <w:left w:val="none" w:sz="0" w:space="0" w:color="auto"/>
        <w:bottom w:val="none" w:sz="0" w:space="0" w:color="auto"/>
        <w:right w:val="none" w:sz="0" w:space="0" w:color="auto"/>
      </w:divBdr>
    </w:div>
    <w:div w:id="929510227">
      <w:bodyDiv w:val="1"/>
      <w:marLeft w:val="0"/>
      <w:marRight w:val="0"/>
      <w:marTop w:val="0"/>
      <w:marBottom w:val="0"/>
      <w:divBdr>
        <w:top w:val="none" w:sz="0" w:space="0" w:color="auto"/>
        <w:left w:val="none" w:sz="0" w:space="0" w:color="auto"/>
        <w:bottom w:val="none" w:sz="0" w:space="0" w:color="auto"/>
        <w:right w:val="none" w:sz="0" w:space="0" w:color="auto"/>
      </w:divBdr>
    </w:div>
    <w:div w:id="929850126">
      <w:bodyDiv w:val="1"/>
      <w:marLeft w:val="0"/>
      <w:marRight w:val="0"/>
      <w:marTop w:val="0"/>
      <w:marBottom w:val="0"/>
      <w:divBdr>
        <w:top w:val="none" w:sz="0" w:space="0" w:color="auto"/>
        <w:left w:val="none" w:sz="0" w:space="0" w:color="auto"/>
        <w:bottom w:val="none" w:sz="0" w:space="0" w:color="auto"/>
        <w:right w:val="none" w:sz="0" w:space="0" w:color="auto"/>
      </w:divBdr>
    </w:div>
    <w:div w:id="940187776">
      <w:bodyDiv w:val="1"/>
      <w:marLeft w:val="0"/>
      <w:marRight w:val="0"/>
      <w:marTop w:val="0"/>
      <w:marBottom w:val="0"/>
      <w:divBdr>
        <w:top w:val="none" w:sz="0" w:space="0" w:color="auto"/>
        <w:left w:val="none" w:sz="0" w:space="0" w:color="auto"/>
        <w:bottom w:val="none" w:sz="0" w:space="0" w:color="auto"/>
        <w:right w:val="none" w:sz="0" w:space="0" w:color="auto"/>
      </w:divBdr>
    </w:div>
    <w:div w:id="947466371">
      <w:bodyDiv w:val="1"/>
      <w:marLeft w:val="0"/>
      <w:marRight w:val="0"/>
      <w:marTop w:val="0"/>
      <w:marBottom w:val="0"/>
      <w:divBdr>
        <w:top w:val="none" w:sz="0" w:space="0" w:color="auto"/>
        <w:left w:val="none" w:sz="0" w:space="0" w:color="auto"/>
        <w:bottom w:val="none" w:sz="0" w:space="0" w:color="auto"/>
        <w:right w:val="none" w:sz="0" w:space="0" w:color="auto"/>
      </w:divBdr>
    </w:div>
    <w:div w:id="952514279">
      <w:bodyDiv w:val="1"/>
      <w:marLeft w:val="0"/>
      <w:marRight w:val="0"/>
      <w:marTop w:val="0"/>
      <w:marBottom w:val="0"/>
      <w:divBdr>
        <w:top w:val="none" w:sz="0" w:space="0" w:color="auto"/>
        <w:left w:val="none" w:sz="0" w:space="0" w:color="auto"/>
        <w:bottom w:val="none" w:sz="0" w:space="0" w:color="auto"/>
        <w:right w:val="none" w:sz="0" w:space="0" w:color="auto"/>
      </w:divBdr>
    </w:div>
    <w:div w:id="958225027">
      <w:bodyDiv w:val="1"/>
      <w:marLeft w:val="0"/>
      <w:marRight w:val="0"/>
      <w:marTop w:val="0"/>
      <w:marBottom w:val="0"/>
      <w:divBdr>
        <w:top w:val="none" w:sz="0" w:space="0" w:color="auto"/>
        <w:left w:val="none" w:sz="0" w:space="0" w:color="auto"/>
        <w:bottom w:val="none" w:sz="0" w:space="0" w:color="auto"/>
        <w:right w:val="none" w:sz="0" w:space="0" w:color="auto"/>
      </w:divBdr>
    </w:div>
    <w:div w:id="961963166">
      <w:bodyDiv w:val="1"/>
      <w:marLeft w:val="0"/>
      <w:marRight w:val="0"/>
      <w:marTop w:val="0"/>
      <w:marBottom w:val="0"/>
      <w:divBdr>
        <w:top w:val="none" w:sz="0" w:space="0" w:color="auto"/>
        <w:left w:val="none" w:sz="0" w:space="0" w:color="auto"/>
        <w:bottom w:val="none" w:sz="0" w:space="0" w:color="auto"/>
        <w:right w:val="none" w:sz="0" w:space="0" w:color="auto"/>
      </w:divBdr>
    </w:div>
    <w:div w:id="970944982">
      <w:bodyDiv w:val="1"/>
      <w:marLeft w:val="0"/>
      <w:marRight w:val="0"/>
      <w:marTop w:val="0"/>
      <w:marBottom w:val="0"/>
      <w:divBdr>
        <w:top w:val="none" w:sz="0" w:space="0" w:color="auto"/>
        <w:left w:val="none" w:sz="0" w:space="0" w:color="auto"/>
        <w:bottom w:val="none" w:sz="0" w:space="0" w:color="auto"/>
        <w:right w:val="none" w:sz="0" w:space="0" w:color="auto"/>
      </w:divBdr>
    </w:div>
    <w:div w:id="972252017">
      <w:bodyDiv w:val="1"/>
      <w:marLeft w:val="0"/>
      <w:marRight w:val="0"/>
      <w:marTop w:val="0"/>
      <w:marBottom w:val="0"/>
      <w:divBdr>
        <w:top w:val="none" w:sz="0" w:space="0" w:color="auto"/>
        <w:left w:val="none" w:sz="0" w:space="0" w:color="auto"/>
        <w:bottom w:val="none" w:sz="0" w:space="0" w:color="auto"/>
        <w:right w:val="none" w:sz="0" w:space="0" w:color="auto"/>
      </w:divBdr>
    </w:div>
    <w:div w:id="978455723">
      <w:bodyDiv w:val="1"/>
      <w:marLeft w:val="0"/>
      <w:marRight w:val="0"/>
      <w:marTop w:val="0"/>
      <w:marBottom w:val="0"/>
      <w:divBdr>
        <w:top w:val="none" w:sz="0" w:space="0" w:color="auto"/>
        <w:left w:val="none" w:sz="0" w:space="0" w:color="auto"/>
        <w:bottom w:val="none" w:sz="0" w:space="0" w:color="auto"/>
        <w:right w:val="none" w:sz="0" w:space="0" w:color="auto"/>
      </w:divBdr>
    </w:div>
    <w:div w:id="981158756">
      <w:bodyDiv w:val="1"/>
      <w:marLeft w:val="0"/>
      <w:marRight w:val="0"/>
      <w:marTop w:val="0"/>
      <w:marBottom w:val="0"/>
      <w:divBdr>
        <w:top w:val="none" w:sz="0" w:space="0" w:color="auto"/>
        <w:left w:val="none" w:sz="0" w:space="0" w:color="auto"/>
        <w:bottom w:val="none" w:sz="0" w:space="0" w:color="auto"/>
        <w:right w:val="none" w:sz="0" w:space="0" w:color="auto"/>
      </w:divBdr>
    </w:div>
    <w:div w:id="986016278">
      <w:bodyDiv w:val="1"/>
      <w:marLeft w:val="0"/>
      <w:marRight w:val="0"/>
      <w:marTop w:val="0"/>
      <w:marBottom w:val="0"/>
      <w:divBdr>
        <w:top w:val="none" w:sz="0" w:space="0" w:color="auto"/>
        <w:left w:val="none" w:sz="0" w:space="0" w:color="auto"/>
        <w:bottom w:val="none" w:sz="0" w:space="0" w:color="auto"/>
        <w:right w:val="none" w:sz="0" w:space="0" w:color="auto"/>
      </w:divBdr>
    </w:div>
    <w:div w:id="987242642">
      <w:bodyDiv w:val="1"/>
      <w:marLeft w:val="0"/>
      <w:marRight w:val="0"/>
      <w:marTop w:val="0"/>
      <w:marBottom w:val="0"/>
      <w:divBdr>
        <w:top w:val="none" w:sz="0" w:space="0" w:color="auto"/>
        <w:left w:val="none" w:sz="0" w:space="0" w:color="auto"/>
        <w:bottom w:val="none" w:sz="0" w:space="0" w:color="auto"/>
        <w:right w:val="none" w:sz="0" w:space="0" w:color="auto"/>
      </w:divBdr>
    </w:div>
    <w:div w:id="987249543">
      <w:bodyDiv w:val="1"/>
      <w:marLeft w:val="0"/>
      <w:marRight w:val="0"/>
      <w:marTop w:val="0"/>
      <w:marBottom w:val="0"/>
      <w:divBdr>
        <w:top w:val="none" w:sz="0" w:space="0" w:color="auto"/>
        <w:left w:val="none" w:sz="0" w:space="0" w:color="auto"/>
        <w:bottom w:val="none" w:sz="0" w:space="0" w:color="auto"/>
        <w:right w:val="none" w:sz="0" w:space="0" w:color="auto"/>
      </w:divBdr>
    </w:div>
    <w:div w:id="988754945">
      <w:bodyDiv w:val="1"/>
      <w:marLeft w:val="0"/>
      <w:marRight w:val="0"/>
      <w:marTop w:val="0"/>
      <w:marBottom w:val="0"/>
      <w:divBdr>
        <w:top w:val="none" w:sz="0" w:space="0" w:color="auto"/>
        <w:left w:val="none" w:sz="0" w:space="0" w:color="auto"/>
        <w:bottom w:val="none" w:sz="0" w:space="0" w:color="auto"/>
        <w:right w:val="none" w:sz="0" w:space="0" w:color="auto"/>
      </w:divBdr>
    </w:div>
    <w:div w:id="995376614">
      <w:bodyDiv w:val="1"/>
      <w:marLeft w:val="0"/>
      <w:marRight w:val="0"/>
      <w:marTop w:val="0"/>
      <w:marBottom w:val="0"/>
      <w:divBdr>
        <w:top w:val="none" w:sz="0" w:space="0" w:color="auto"/>
        <w:left w:val="none" w:sz="0" w:space="0" w:color="auto"/>
        <w:bottom w:val="none" w:sz="0" w:space="0" w:color="auto"/>
        <w:right w:val="none" w:sz="0" w:space="0" w:color="auto"/>
      </w:divBdr>
    </w:div>
    <w:div w:id="1004474748">
      <w:bodyDiv w:val="1"/>
      <w:marLeft w:val="0"/>
      <w:marRight w:val="0"/>
      <w:marTop w:val="0"/>
      <w:marBottom w:val="0"/>
      <w:divBdr>
        <w:top w:val="none" w:sz="0" w:space="0" w:color="auto"/>
        <w:left w:val="none" w:sz="0" w:space="0" w:color="auto"/>
        <w:bottom w:val="none" w:sz="0" w:space="0" w:color="auto"/>
        <w:right w:val="none" w:sz="0" w:space="0" w:color="auto"/>
      </w:divBdr>
    </w:div>
    <w:div w:id="1007517411">
      <w:bodyDiv w:val="1"/>
      <w:marLeft w:val="0"/>
      <w:marRight w:val="0"/>
      <w:marTop w:val="0"/>
      <w:marBottom w:val="0"/>
      <w:divBdr>
        <w:top w:val="none" w:sz="0" w:space="0" w:color="auto"/>
        <w:left w:val="none" w:sz="0" w:space="0" w:color="auto"/>
        <w:bottom w:val="none" w:sz="0" w:space="0" w:color="auto"/>
        <w:right w:val="none" w:sz="0" w:space="0" w:color="auto"/>
      </w:divBdr>
    </w:div>
    <w:div w:id="1013997519">
      <w:bodyDiv w:val="1"/>
      <w:marLeft w:val="0"/>
      <w:marRight w:val="0"/>
      <w:marTop w:val="0"/>
      <w:marBottom w:val="0"/>
      <w:divBdr>
        <w:top w:val="none" w:sz="0" w:space="0" w:color="auto"/>
        <w:left w:val="none" w:sz="0" w:space="0" w:color="auto"/>
        <w:bottom w:val="none" w:sz="0" w:space="0" w:color="auto"/>
        <w:right w:val="none" w:sz="0" w:space="0" w:color="auto"/>
      </w:divBdr>
    </w:div>
    <w:div w:id="1026060989">
      <w:bodyDiv w:val="1"/>
      <w:marLeft w:val="0"/>
      <w:marRight w:val="0"/>
      <w:marTop w:val="0"/>
      <w:marBottom w:val="0"/>
      <w:divBdr>
        <w:top w:val="none" w:sz="0" w:space="0" w:color="auto"/>
        <w:left w:val="none" w:sz="0" w:space="0" w:color="auto"/>
        <w:bottom w:val="none" w:sz="0" w:space="0" w:color="auto"/>
        <w:right w:val="none" w:sz="0" w:space="0" w:color="auto"/>
      </w:divBdr>
    </w:div>
    <w:div w:id="1029067172">
      <w:bodyDiv w:val="1"/>
      <w:marLeft w:val="0"/>
      <w:marRight w:val="0"/>
      <w:marTop w:val="0"/>
      <w:marBottom w:val="0"/>
      <w:divBdr>
        <w:top w:val="none" w:sz="0" w:space="0" w:color="auto"/>
        <w:left w:val="none" w:sz="0" w:space="0" w:color="auto"/>
        <w:bottom w:val="none" w:sz="0" w:space="0" w:color="auto"/>
        <w:right w:val="none" w:sz="0" w:space="0" w:color="auto"/>
      </w:divBdr>
    </w:div>
    <w:div w:id="1033773321">
      <w:bodyDiv w:val="1"/>
      <w:marLeft w:val="0"/>
      <w:marRight w:val="0"/>
      <w:marTop w:val="0"/>
      <w:marBottom w:val="0"/>
      <w:divBdr>
        <w:top w:val="none" w:sz="0" w:space="0" w:color="auto"/>
        <w:left w:val="none" w:sz="0" w:space="0" w:color="auto"/>
        <w:bottom w:val="none" w:sz="0" w:space="0" w:color="auto"/>
        <w:right w:val="none" w:sz="0" w:space="0" w:color="auto"/>
      </w:divBdr>
    </w:div>
    <w:div w:id="1036811671">
      <w:bodyDiv w:val="1"/>
      <w:marLeft w:val="0"/>
      <w:marRight w:val="0"/>
      <w:marTop w:val="0"/>
      <w:marBottom w:val="0"/>
      <w:divBdr>
        <w:top w:val="none" w:sz="0" w:space="0" w:color="auto"/>
        <w:left w:val="none" w:sz="0" w:space="0" w:color="auto"/>
        <w:bottom w:val="none" w:sz="0" w:space="0" w:color="auto"/>
        <w:right w:val="none" w:sz="0" w:space="0" w:color="auto"/>
      </w:divBdr>
    </w:div>
    <w:div w:id="1039403005">
      <w:bodyDiv w:val="1"/>
      <w:marLeft w:val="0"/>
      <w:marRight w:val="0"/>
      <w:marTop w:val="0"/>
      <w:marBottom w:val="0"/>
      <w:divBdr>
        <w:top w:val="none" w:sz="0" w:space="0" w:color="auto"/>
        <w:left w:val="none" w:sz="0" w:space="0" w:color="auto"/>
        <w:bottom w:val="none" w:sz="0" w:space="0" w:color="auto"/>
        <w:right w:val="none" w:sz="0" w:space="0" w:color="auto"/>
      </w:divBdr>
    </w:div>
    <w:div w:id="1040547186">
      <w:bodyDiv w:val="1"/>
      <w:marLeft w:val="0"/>
      <w:marRight w:val="0"/>
      <w:marTop w:val="0"/>
      <w:marBottom w:val="0"/>
      <w:divBdr>
        <w:top w:val="none" w:sz="0" w:space="0" w:color="auto"/>
        <w:left w:val="none" w:sz="0" w:space="0" w:color="auto"/>
        <w:bottom w:val="none" w:sz="0" w:space="0" w:color="auto"/>
        <w:right w:val="none" w:sz="0" w:space="0" w:color="auto"/>
      </w:divBdr>
    </w:div>
    <w:div w:id="1043019528">
      <w:bodyDiv w:val="1"/>
      <w:marLeft w:val="0"/>
      <w:marRight w:val="0"/>
      <w:marTop w:val="0"/>
      <w:marBottom w:val="0"/>
      <w:divBdr>
        <w:top w:val="none" w:sz="0" w:space="0" w:color="auto"/>
        <w:left w:val="none" w:sz="0" w:space="0" w:color="auto"/>
        <w:bottom w:val="none" w:sz="0" w:space="0" w:color="auto"/>
        <w:right w:val="none" w:sz="0" w:space="0" w:color="auto"/>
      </w:divBdr>
    </w:div>
    <w:div w:id="1047100050">
      <w:bodyDiv w:val="1"/>
      <w:marLeft w:val="0"/>
      <w:marRight w:val="0"/>
      <w:marTop w:val="0"/>
      <w:marBottom w:val="0"/>
      <w:divBdr>
        <w:top w:val="none" w:sz="0" w:space="0" w:color="auto"/>
        <w:left w:val="none" w:sz="0" w:space="0" w:color="auto"/>
        <w:bottom w:val="none" w:sz="0" w:space="0" w:color="auto"/>
        <w:right w:val="none" w:sz="0" w:space="0" w:color="auto"/>
      </w:divBdr>
    </w:div>
    <w:div w:id="1056472428">
      <w:bodyDiv w:val="1"/>
      <w:marLeft w:val="0"/>
      <w:marRight w:val="0"/>
      <w:marTop w:val="0"/>
      <w:marBottom w:val="0"/>
      <w:divBdr>
        <w:top w:val="none" w:sz="0" w:space="0" w:color="auto"/>
        <w:left w:val="none" w:sz="0" w:space="0" w:color="auto"/>
        <w:bottom w:val="none" w:sz="0" w:space="0" w:color="auto"/>
        <w:right w:val="none" w:sz="0" w:space="0" w:color="auto"/>
      </w:divBdr>
    </w:div>
    <w:div w:id="1063141276">
      <w:bodyDiv w:val="1"/>
      <w:marLeft w:val="0"/>
      <w:marRight w:val="0"/>
      <w:marTop w:val="0"/>
      <w:marBottom w:val="0"/>
      <w:divBdr>
        <w:top w:val="none" w:sz="0" w:space="0" w:color="auto"/>
        <w:left w:val="none" w:sz="0" w:space="0" w:color="auto"/>
        <w:bottom w:val="none" w:sz="0" w:space="0" w:color="auto"/>
        <w:right w:val="none" w:sz="0" w:space="0" w:color="auto"/>
      </w:divBdr>
    </w:div>
    <w:div w:id="1070807033">
      <w:bodyDiv w:val="1"/>
      <w:marLeft w:val="0"/>
      <w:marRight w:val="0"/>
      <w:marTop w:val="0"/>
      <w:marBottom w:val="0"/>
      <w:divBdr>
        <w:top w:val="none" w:sz="0" w:space="0" w:color="auto"/>
        <w:left w:val="none" w:sz="0" w:space="0" w:color="auto"/>
        <w:bottom w:val="none" w:sz="0" w:space="0" w:color="auto"/>
        <w:right w:val="none" w:sz="0" w:space="0" w:color="auto"/>
      </w:divBdr>
    </w:div>
    <w:div w:id="1071468282">
      <w:bodyDiv w:val="1"/>
      <w:marLeft w:val="0"/>
      <w:marRight w:val="0"/>
      <w:marTop w:val="0"/>
      <w:marBottom w:val="0"/>
      <w:divBdr>
        <w:top w:val="none" w:sz="0" w:space="0" w:color="auto"/>
        <w:left w:val="none" w:sz="0" w:space="0" w:color="auto"/>
        <w:bottom w:val="none" w:sz="0" w:space="0" w:color="auto"/>
        <w:right w:val="none" w:sz="0" w:space="0" w:color="auto"/>
      </w:divBdr>
    </w:div>
    <w:div w:id="1081291513">
      <w:bodyDiv w:val="1"/>
      <w:marLeft w:val="0"/>
      <w:marRight w:val="0"/>
      <w:marTop w:val="0"/>
      <w:marBottom w:val="0"/>
      <w:divBdr>
        <w:top w:val="none" w:sz="0" w:space="0" w:color="auto"/>
        <w:left w:val="none" w:sz="0" w:space="0" w:color="auto"/>
        <w:bottom w:val="none" w:sz="0" w:space="0" w:color="auto"/>
        <w:right w:val="none" w:sz="0" w:space="0" w:color="auto"/>
      </w:divBdr>
    </w:div>
    <w:div w:id="1084034122">
      <w:bodyDiv w:val="1"/>
      <w:marLeft w:val="0"/>
      <w:marRight w:val="0"/>
      <w:marTop w:val="0"/>
      <w:marBottom w:val="0"/>
      <w:divBdr>
        <w:top w:val="none" w:sz="0" w:space="0" w:color="auto"/>
        <w:left w:val="none" w:sz="0" w:space="0" w:color="auto"/>
        <w:bottom w:val="none" w:sz="0" w:space="0" w:color="auto"/>
        <w:right w:val="none" w:sz="0" w:space="0" w:color="auto"/>
      </w:divBdr>
    </w:div>
    <w:div w:id="1095712596">
      <w:bodyDiv w:val="1"/>
      <w:marLeft w:val="0"/>
      <w:marRight w:val="0"/>
      <w:marTop w:val="0"/>
      <w:marBottom w:val="0"/>
      <w:divBdr>
        <w:top w:val="none" w:sz="0" w:space="0" w:color="auto"/>
        <w:left w:val="none" w:sz="0" w:space="0" w:color="auto"/>
        <w:bottom w:val="none" w:sz="0" w:space="0" w:color="auto"/>
        <w:right w:val="none" w:sz="0" w:space="0" w:color="auto"/>
      </w:divBdr>
    </w:div>
    <w:div w:id="1099134498">
      <w:bodyDiv w:val="1"/>
      <w:marLeft w:val="0"/>
      <w:marRight w:val="0"/>
      <w:marTop w:val="0"/>
      <w:marBottom w:val="0"/>
      <w:divBdr>
        <w:top w:val="none" w:sz="0" w:space="0" w:color="auto"/>
        <w:left w:val="none" w:sz="0" w:space="0" w:color="auto"/>
        <w:bottom w:val="none" w:sz="0" w:space="0" w:color="auto"/>
        <w:right w:val="none" w:sz="0" w:space="0" w:color="auto"/>
      </w:divBdr>
    </w:div>
    <w:div w:id="1106467878">
      <w:bodyDiv w:val="1"/>
      <w:marLeft w:val="0"/>
      <w:marRight w:val="0"/>
      <w:marTop w:val="0"/>
      <w:marBottom w:val="0"/>
      <w:divBdr>
        <w:top w:val="none" w:sz="0" w:space="0" w:color="auto"/>
        <w:left w:val="none" w:sz="0" w:space="0" w:color="auto"/>
        <w:bottom w:val="none" w:sz="0" w:space="0" w:color="auto"/>
        <w:right w:val="none" w:sz="0" w:space="0" w:color="auto"/>
      </w:divBdr>
    </w:div>
    <w:div w:id="1117214766">
      <w:bodyDiv w:val="1"/>
      <w:marLeft w:val="0"/>
      <w:marRight w:val="0"/>
      <w:marTop w:val="0"/>
      <w:marBottom w:val="0"/>
      <w:divBdr>
        <w:top w:val="none" w:sz="0" w:space="0" w:color="auto"/>
        <w:left w:val="none" w:sz="0" w:space="0" w:color="auto"/>
        <w:bottom w:val="none" w:sz="0" w:space="0" w:color="auto"/>
        <w:right w:val="none" w:sz="0" w:space="0" w:color="auto"/>
      </w:divBdr>
    </w:div>
    <w:div w:id="1140995777">
      <w:bodyDiv w:val="1"/>
      <w:marLeft w:val="0"/>
      <w:marRight w:val="0"/>
      <w:marTop w:val="0"/>
      <w:marBottom w:val="0"/>
      <w:divBdr>
        <w:top w:val="none" w:sz="0" w:space="0" w:color="auto"/>
        <w:left w:val="none" w:sz="0" w:space="0" w:color="auto"/>
        <w:bottom w:val="none" w:sz="0" w:space="0" w:color="auto"/>
        <w:right w:val="none" w:sz="0" w:space="0" w:color="auto"/>
      </w:divBdr>
    </w:div>
    <w:div w:id="1142230135">
      <w:bodyDiv w:val="1"/>
      <w:marLeft w:val="0"/>
      <w:marRight w:val="0"/>
      <w:marTop w:val="0"/>
      <w:marBottom w:val="0"/>
      <w:divBdr>
        <w:top w:val="none" w:sz="0" w:space="0" w:color="auto"/>
        <w:left w:val="none" w:sz="0" w:space="0" w:color="auto"/>
        <w:bottom w:val="none" w:sz="0" w:space="0" w:color="auto"/>
        <w:right w:val="none" w:sz="0" w:space="0" w:color="auto"/>
      </w:divBdr>
    </w:div>
    <w:div w:id="1169752835">
      <w:bodyDiv w:val="1"/>
      <w:marLeft w:val="0"/>
      <w:marRight w:val="0"/>
      <w:marTop w:val="0"/>
      <w:marBottom w:val="0"/>
      <w:divBdr>
        <w:top w:val="none" w:sz="0" w:space="0" w:color="auto"/>
        <w:left w:val="none" w:sz="0" w:space="0" w:color="auto"/>
        <w:bottom w:val="none" w:sz="0" w:space="0" w:color="auto"/>
        <w:right w:val="none" w:sz="0" w:space="0" w:color="auto"/>
      </w:divBdr>
    </w:div>
    <w:div w:id="1169952029">
      <w:bodyDiv w:val="1"/>
      <w:marLeft w:val="0"/>
      <w:marRight w:val="0"/>
      <w:marTop w:val="0"/>
      <w:marBottom w:val="0"/>
      <w:divBdr>
        <w:top w:val="none" w:sz="0" w:space="0" w:color="auto"/>
        <w:left w:val="none" w:sz="0" w:space="0" w:color="auto"/>
        <w:bottom w:val="none" w:sz="0" w:space="0" w:color="auto"/>
        <w:right w:val="none" w:sz="0" w:space="0" w:color="auto"/>
      </w:divBdr>
    </w:div>
    <w:div w:id="1175001429">
      <w:bodyDiv w:val="1"/>
      <w:marLeft w:val="0"/>
      <w:marRight w:val="0"/>
      <w:marTop w:val="0"/>
      <w:marBottom w:val="0"/>
      <w:divBdr>
        <w:top w:val="none" w:sz="0" w:space="0" w:color="auto"/>
        <w:left w:val="none" w:sz="0" w:space="0" w:color="auto"/>
        <w:bottom w:val="none" w:sz="0" w:space="0" w:color="auto"/>
        <w:right w:val="none" w:sz="0" w:space="0" w:color="auto"/>
      </w:divBdr>
    </w:div>
    <w:div w:id="1175998445">
      <w:bodyDiv w:val="1"/>
      <w:marLeft w:val="0"/>
      <w:marRight w:val="0"/>
      <w:marTop w:val="0"/>
      <w:marBottom w:val="0"/>
      <w:divBdr>
        <w:top w:val="none" w:sz="0" w:space="0" w:color="auto"/>
        <w:left w:val="none" w:sz="0" w:space="0" w:color="auto"/>
        <w:bottom w:val="none" w:sz="0" w:space="0" w:color="auto"/>
        <w:right w:val="none" w:sz="0" w:space="0" w:color="auto"/>
      </w:divBdr>
    </w:div>
    <w:div w:id="1178151832">
      <w:bodyDiv w:val="1"/>
      <w:marLeft w:val="0"/>
      <w:marRight w:val="0"/>
      <w:marTop w:val="0"/>
      <w:marBottom w:val="0"/>
      <w:divBdr>
        <w:top w:val="none" w:sz="0" w:space="0" w:color="auto"/>
        <w:left w:val="none" w:sz="0" w:space="0" w:color="auto"/>
        <w:bottom w:val="none" w:sz="0" w:space="0" w:color="auto"/>
        <w:right w:val="none" w:sz="0" w:space="0" w:color="auto"/>
      </w:divBdr>
    </w:div>
    <w:div w:id="1179807794">
      <w:bodyDiv w:val="1"/>
      <w:marLeft w:val="0"/>
      <w:marRight w:val="0"/>
      <w:marTop w:val="0"/>
      <w:marBottom w:val="0"/>
      <w:divBdr>
        <w:top w:val="none" w:sz="0" w:space="0" w:color="auto"/>
        <w:left w:val="none" w:sz="0" w:space="0" w:color="auto"/>
        <w:bottom w:val="none" w:sz="0" w:space="0" w:color="auto"/>
        <w:right w:val="none" w:sz="0" w:space="0" w:color="auto"/>
      </w:divBdr>
    </w:div>
    <w:div w:id="1189609548">
      <w:bodyDiv w:val="1"/>
      <w:marLeft w:val="0"/>
      <w:marRight w:val="0"/>
      <w:marTop w:val="0"/>
      <w:marBottom w:val="0"/>
      <w:divBdr>
        <w:top w:val="none" w:sz="0" w:space="0" w:color="auto"/>
        <w:left w:val="none" w:sz="0" w:space="0" w:color="auto"/>
        <w:bottom w:val="none" w:sz="0" w:space="0" w:color="auto"/>
        <w:right w:val="none" w:sz="0" w:space="0" w:color="auto"/>
      </w:divBdr>
    </w:div>
    <w:div w:id="1194532887">
      <w:bodyDiv w:val="1"/>
      <w:marLeft w:val="0"/>
      <w:marRight w:val="0"/>
      <w:marTop w:val="0"/>
      <w:marBottom w:val="0"/>
      <w:divBdr>
        <w:top w:val="none" w:sz="0" w:space="0" w:color="auto"/>
        <w:left w:val="none" w:sz="0" w:space="0" w:color="auto"/>
        <w:bottom w:val="none" w:sz="0" w:space="0" w:color="auto"/>
        <w:right w:val="none" w:sz="0" w:space="0" w:color="auto"/>
      </w:divBdr>
    </w:div>
    <w:div w:id="1208103302">
      <w:bodyDiv w:val="1"/>
      <w:marLeft w:val="0"/>
      <w:marRight w:val="0"/>
      <w:marTop w:val="0"/>
      <w:marBottom w:val="0"/>
      <w:divBdr>
        <w:top w:val="none" w:sz="0" w:space="0" w:color="auto"/>
        <w:left w:val="none" w:sz="0" w:space="0" w:color="auto"/>
        <w:bottom w:val="none" w:sz="0" w:space="0" w:color="auto"/>
        <w:right w:val="none" w:sz="0" w:space="0" w:color="auto"/>
      </w:divBdr>
    </w:div>
    <w:div w:id="1209151021">
      <w:bodyDiv w:val="1"/>
      <w:marLeft w:val="0"/>
      <w:marRight w:val="0"/>
      <w:marTop w:val="0"/>
      <w:marBottom w:val="0"/>
      <w:divBdr>
        <w:top w:val="none" w:sz="0" w:space="0" w:color="auto"/>
        <w:left w:val="none" w:sz="0" w:space="0" w:color="auto"/>
        <w:bottom w:val="none" w:sz="0" w:space="0" w:color="auto"/>
        <w:right w:val="none" w:sz="0" w:space="0" w:color="auto"/>
      </w:divBdr>
    </w:div>
    <w:div w:id="1234701408">
      <w:bodyDiv w:val="1"/>
      <w:marLeft w:val="0"/>
      <w:marRight w:val="0"/>
      <w:marTop w:val="0"/>
      <w:marBottom w:val="0"/>
      <w:divBdr>
        <w:top w:val="none" w:sz="0" w:space="0" w:color="auto"/>
        <w:left w:val="none" w:sz="0" w:space="0" w:color="auto"/>
        <w:bottom w:val="none" w:sz="0" w:space="0" w:color="auto"/>
        <w:right w:val="none" w:sz="0" w:space="0" w:color="auto"/>
      </w:divBdr>
    </w:div>
    <w:div w:id="1239242986">
      <w:bodyDiv w:val="1"/>
      <w:marLeft w:val="0"/>
      <w:marRight w:val="0"/>
      <w:marTop w:val="0"/>
      <w:marBottom w:val="0"/>
      <w:divBdr>
        <w:top w:val="none" w:sz="0" w:space="0" w:color="auto"/>
        <w:left w:val="none" w:sz="0" w:space="0" w:color="auto"/>
        <w:bottom w:val="none" w:sz="0" w:space="0" w:color="auto"/>
        <w:right w:val="none" w:sz="0" w:space="0" w:color="auto"/>
      </w:divBdr>
    </w:div>
    <w:div w:id="1244997436">
      <w:bodyDiv w:val="1"/>
      <w:marLeft w:val="0"/>
      <w:marRight w:val="0"/>
      <w:marTop w:val="0"/>
      <w:marBottom w:val="0"/>
      <w:divBdr>
        <w:top w:val="none" w:sz="0" w:space="0" w:color="auto"/>
        <w:left w:val="none" w:sz="0" w:space="0" w:color="auto"/>
        <w:bottom w:val="none" w:sz="0" w:space="0" w:color="auto"/>
        <w:right w:val="none" w:sz="0" w:space="0" w:color="auto"/>
      </w:divBdr>
    </w:div>
    <w:div w:id="1254123765">
      <w:bodyDiv w:val="1"/>
      <w:marLeft w:val="0"/>
      <w:marRight w:val="0"/>
      <w:marTop w:val="0"/>
      <w:marBottom w:val="0"/>
      <w:divBdr>
        <w:top w:val="none" w:sz="0" w:space="0" w:color="auto"/>
        <w:left w:val="none" w:sz="0" w:space="0" w:color="auto"/>
        <w:bottom w:val="none" w:sz="0" w:space="0" w:color="auto"/>
        <w:right w:val="none" w:sz="0" w:space="0" w:color="auto"/>
      </w:divBdr>
    </w:div>
    <w:div w:id="1270775522">
      <w:bodyDiv w:val="1"/>
      <w:marLeft w:val="0"/>
      <w:marRight w:val="0"/>
      <w:marTop w:val="0"/>
      <w:marBottom w:val="0"/>
      <w:divBdr>
        <w:top w:val="none" w:sz="0" w:space="0" w:color="auto"/>
        <w:left w:val="none" w:sz="0" w:space="0" w:color="auto"/>
        <w:bottom w:val="none" w:sz="0" w:space="0" w:color="auto"/>
        <w:right w:val="none" w:sz="0" w:space="0" w:color="auto"/>
      </w:divBdr>
    </w:div>
    <w:div w:id="1272979749">
      <w:bodyDiv w:val="1"/>
      <w:marLeft w:val="0"/>
      <w:marRight w:val="0"/>
      <w:marTop w:val="0"/>
      <w:marBottom w:val="0"/>
      <w:divBdr>
        <w:top w:val="none" w:sz="0" w:space="0" w:color="auto"/>
        <w:left w:val="none" w:sz="0" w:space="0" w:color="auto"/>
        <w:bottom w:val="none" w:sz="0" w:space="0" w:color="auto"/>
        <w:right w:val="none" w:sz="0" w:space="0" w:color="auto"/>
      </w:divBdr>
    </w:div>
    <w:div w:id="1276791893">
      <w:bodyDiv w:val="1"/>
      <w:marLeft w:val="0"/>
      <w:marRight w:val="0"/>
      <w:marTop w:val="0"/>
      <w:marBottom w:val="0"/>
      <w:divBdr>
        <w:top w:val="none" w:sz="0" w:space="0" w:color="auto"/>
        <w:left w:val="none" w:sz="0" w:space="0" w:color="auto"/>
        <w:bottom w:val="none" w:sz="0" w:space="0" w:color="auto"/>
        <w:right w:val="none" w:sz="0" w:space="0" w:color="auto"/>
      </w:divBdr>
    </w:div>
    <w:div w:id="1279527907">
      <w:bodyDiv w:val="1"/>
      <w:marLeft w:val="0"/>
      <w:marRight w:val="0"/>
      <w:marTop w:val="0"/>
      <w:marBottom w:val="0"/>
      <w:divBdr>
        <w:top w:val="none" w:sz="0" w:space="0" w:color="auto"/>
        <w:left w:val="none" w:sz="0" w:space="0" w:color="auto"/>
        <w:bottom w:val="none" w:sz="0" w:space="0" w:color="auto"/>
        <w:right w:val="none" w:sz="0" w:space="0" w:color="auto"/>
      </w:divBdr>
    </w:div>
    <w:div w:id="1280524700">
      <w:bodyDiv w:val="1"/>
      <w:marLeft w:val="0"/>
      <w:marRight w:val="0"/>
      <w:marTop w:val="0"/>
      <w:marBottom w:val="0"/>
      <w:divBdr>
        <w:top w:val="none" w:sz="0" w:space="0" w:color="auto"/>
        <w:left w:val="none" w:sz="0" w:space="0" w:color="auto"/>
        <w:bottom w:val="none" w:sz="0" w:space="0" w:color="auto"/>
        <w:right w:val="none" w:sz="0" w:space="0" w:color="auto"/>
      </w:divBdr>
    </w:div>
    <w:div w:id="1281491218">
      <w:bodyDiv w:val="1"/>
      <w:marLeft w:val="0"/>
      <w:marRight w:val="0"/>
      <w:marTop w:val="0"/>
      <w:marBottom w:val="0"/>
      <w:divBdr>
        <w:top w:val="none" w:sz="0" w:space="0" w:color="auto"/>
        <w:left w:val="none" w:sz="0" w:space="0" w:color="auto"/>
        <w:bottom w:val="none" w:sz="0" w:space="0" w:color="auto"/>
        <w:right w:val="none" w:sz="0" w:space="0" w:color="auto"/>
      </w:divBdr>
    </w:div>
    <w:div w:id="1283809138">
      <w:bodyDiv w:val="1"/>
      <w:marLeft w:val="0"/>
      <w:marRight w:val="0"/>
      <w:marTop w:val="0"/>
      <w:marBottom w:val="0"/>
      <w:divBdr>
        <w:top w:val="none" w:sz="0" w:space="0" w:color="auto"/>
        <w:left w:val="none" w:sz="0" w:space="0" w:color="auto"/>
        <w:bottom w:val="none" w:sz="0" w:space="0" w:color="auto"/>
        <w:right w:val="none" w:sz="0" w:space="0" w:color="auto"/>
      </w:divBdr>
    </w:div>
    <w:div w:id="1284311808">
      <w:bodyDiv w:val="1"/>
      <w:marLeft w:val="0"/>
      <w:marRight w:val="0"/>
      <w:marTop w:val="0"/>
      <w:marBottom w:val="0"/>
      <w:divBdr>
        <w:top w:val="none" w:sz="0" w:space="0" w:color="auto"/>
        <w:left w:val="none" w:sz="0" w:space="0" w:color="auto"/>
        <w:bottom w:val="none" w:sz="0" w:space="0" w:color="auto"/>
        <w:right w:val="none" w:sz="0" w:space="0" w:color="auto"/>
      </w:divBdr>
    </w:div>
    <w:div w:id="1289316077">
      <w:bodyDiv w:val="1"/>
      <w:marLeft w:val="0"/>
      <w:marRight w:val="0"/>
      <w:marTop w:val="0"/>
      <w:marBottom w:val="0"/>
      <w:divBdr>
        <w:top w:val="none" w:sz="0" w:space="0" w:color="auto"/>
        <w:left w:val="none" w:sz="0" w:space="0" w:color="auto"/>
        <w:bottom w:val="none" w:sz="0" w:space="0" w:color="auto"/>
        <w:right w:val="none" w:sz="0" w:space="0" w:color="auto"/>
      </w:divBdr>
    </w:div>
    <w:div w:id="1291209811">
      <w:bodyDiv w:val="1"/>
      <w:marLeft w:val="0"/>
      <w:marRight w:val="0"/>
      <w:marTop w:val="0"/>
      <w:marBottom w:val="0"/>
      <w:divBdr>
        <w:top w:val="none" w:sz="0" w:space="0" w:color="auto"/>
        <w:left w:val="none" w:sz="0" w:space="0" w:color="auto"/>
        <w:bottom w:val="none" w:sz="0" w:space="0" w:color="auto"/>
        <w:right w:val="none" w:sz="0" w:space="0" w:color="auto"/>
      </w:divBdr>
    </w:div>
    <w:div w:id="1293975118">
      <w:bodyDiv w:val="1"/>
      <w:marLeft w:val="0"/>
      <w:marRight w:val="0"/>
      <w:marTop w:val="0"/>
      <w:marBottom w:val="0"/>
      <w:divBdr>
        <w:top w:val="none" w:sz="0" w:space="0" w:color="auto"/>
        <w:left w:val="none" w:sz="0" w:space="0" w:color="auto"/>
        <w:bottom w:val="none" w:sz="0" w:space="0" w:color="auto"/>
        <w:right w:val="none" w:sz="0" w:space="0" w:color="auto"/>
      </w:divBdr>
    </w:div>
    <w:div w:id="1321041571">
      <w:bodyDiv w:val="1"/>
      <w:marLeft w:val="0"/>
      <w:marRight w:val="0"/>
      <w:marTop w:val="0"/>
      <w:marBottom w:val="0"/>
      <w:divBdr>
        <w:top w:val="none" w:sz="0" w:space="0" w:color="auto"/>
        <w:left w:val="none" w:sz="0" w:space="0" w:color="auto"/>
        <w:bottom w:val="none" w:sz="0" w:space="0" w:color="auto"/>
        <w:right w:val="none" w:sz="0" w:space="0" w:color="auto"/>
      </w:divBdr>
    </w:div>
    <w:div w:id="1328511456">
      <w:bodyDiv w:val="1"/>
      <w:marLeft w:val="0"/>
      <w:marRight w:val="0"/>
      <w:marTop w:val="0"/>
      <w:marBottom w:val="0"/>
      <w:divBdr>
        <w:top w:val="none" w:sz="0" w:space="0" w:color="auto"/>
        <w:left w:val="none" w:sz="0" w:space="0" w:color="auto"/>
        <w:bottom w:val="none" w:sz="0" w:space="0" w:color="auto"/>
        <w:right w:val="none" w:sz="0" w:space="0" w:color="auto"/>
      </w:divBdr>
    </w:div>
    <w:div w:id="1330060130">
      <w:bodyDiv w:val="1"/>
      <w:marLeft w:val="0"/>
      <w:marRight w:val="0"/>
      <w:marTop w:val="0"/>
      <w:marBottom w:val="0"/>
      <w:divBdr>
        <w:top w:val="none" w:sz="0" w:space="0" w:color="auto"/>
        <w:left w:val="none" w:sz="0" w:space="0" w:color="auto"/>
        <w:bottom w:val="none" w:sz="0" w:space="0" w:color="auto"/>
        <w:right w:val="none" w:sz="0" w:space="0" w:color="auto"/>
      </w:divBdr>
    </w:div>
    <w:div w:id="1331785518">
      <w:bodyDiv w:val="1"/>
      <w:marLeft w:val="0"/>
      <w:marRight w:val="0"/>
      <w:marTop w:val="0"/>
      <w:marBottom w:val="0"/>
      <w:divBdr>
        <w:top w:val="none" w:sz="0" w:space="0" w:color="auto"/>
        <w:left w:val="none" w:sz="0" w:space="0" w:color="auto"/>
        <w:bottom w:val="none" w:sz="0" w:space="0" w:color="auto"/>
        <w:right w:val="none" w:sz="0" w:space="0" w:color="auto"/>
      </w:divBdr>
    </w:div>
    <w:div w:id="1331903917">
      <w:bodyDiv w:val="1"/>
      <w:marLeft w:val="0"/>
      <w:marRight w:val="0"/>
      <w:marTop w:val="0"/>
      <w:marBottom w:val="0"/>
      <w:divBdr>
        <w:top w:val="none" w:sz="0" w:space="0" w:color="auto"/>
        <w:left w:val="none" w:sz="0" w:space="0" w:color="auto"/>
        <w:bottom w:val="none" w:sz="0" w:space="0" w:color="auto"/>
        <w:right w:val="none" w:sz="0" w:space="0" w:color="auto"/>
      </w:divBdr>
    </w:div>
    <w:div w:id="1335065195">
      <w:bodyDiv w:val="1"/>
      <w:marLeft w:val="0"/>
      <w:marRight w:val="0"/>
      <w:marTop w:val="0"/>
      <w:marBottom w:val="0"/>
      <w:divBdr>
        <w:top w:val="none" w:sz="0" w:space="0" w:color="auto"/>
        <w:left w:val="none" w:sz="0" w:space="0" w:color="auto"/>
        <w:bottom w:val="none" w:sz="0" w:space="0" w:color="auto"/>
        <w:right w:val="none" w:sz="0" w:space="0" w:color="auto"/>
      </w:divBdr>
    </w:div>
    <w:div w:id="1356883623">
      <w:bodyDiv w:val="1"/>
      <w:marLeft w:val="0"/>
      <w:marRight w:val="0"/>
      <w:marTop w:val="0"/>
      <w:marBottom w:val="0"/>
      <w:divBdr>
        <w:top w:val="none" w:sz="0" w:space="0" w:color="auto"/>
        <w:left w:val="none" w:sz="0" w:space="0" w:color="auto"/>
        <w:bottom w:val="none" w:sz="0" w:space="0" w:color="auto"/>
        <w:right w:val="none" w:sz="0" w:space="0" w:color="auto"/>
      </w:divBdr>
    </w:div>
    <w:div w:id="1360203379">
      <w:bodyDiv w:val="1"/>
      <w:marLeft w:val="0"/>
      <w:marRight w:val="0"/>
      <w:marTop w:val="0"/>
      <w:marBottom w:val="0"/>
      <w:divBdr>
        <w:top w:val="none" w:sz="0" w:space="0" w:color="auto"/>
        <w:left w:val="none" w:sz="0" w:space="0" w:color="auto"/>
        <w:bottom w:val="none" w:sz="0" w:space="0" w:color="auto"/>
        <w:right w:val="none" w:sz="0" w:space="0" w:color="auto"/>
      </w:divBdr>
    </w:div>
    <w:div w:id="1363440997">
      <w:bodyDiv w:val="1"/>
      <w:marLeft w:val="0"/>
      <w:marRight w:val="0"/>
      <w:marTop w:val="0"/>
      <w:marBottom w:val="0"/>
      <w:divBdr>
        <w:top w:val="none" w:sz="0" w:space="0" w:color="auto"/>
        <w:left w:val="none" w:sz="0" w:space="0" w:color="auto"/>
        <w:bottom w:val="none" w:sz="0" w:space="0" w:color="auto"/>
        <w:right w:val="none" w:sz="0" w:space="0" w:color="auto"/>
      </w:divBdr>
    </w:div>
    <w:div w:id="1365058842">
      <w:bodyDiv w:val="1"/>
      <w:marLeft w:val="0"/>
      <w:marRight w:val="0"/>
      <w:marTop w:val="0"/>
      <w:marBottom w:val="0"/>
      <w:divBdr>
        <w:top w:val="none" w:sz="0" w:space="0" w:color="auto"/>
        <w:left w:val="none" w:sz="0" w:space="0" w:color="auto"/>
        <w:bottom w:val="none" w:sz="0" w:space="0" w:color="auto"/>
        <w:right w:val="none" w:sz="0" w:space="0" w:color="auto"/>
      </w:divBdr>
    </w:div>
    <w:div w:id="1366637426">
      <w:bodyDiv w:val="1"/>
      <w:marLeft w:val="0"/>
      <w:marRight w:val="0"/>
      <w:marTop w:val="0"/>
      <w:marBottom w:val="0"/>
      <w:divBdr>
        <w:top w:val="none" w:sz="0" w:space="0" w:color="auto"/>
        <w:left w:val="none" w:sz="0" w:space="0" w:color="auto"/>
        <w:bottom w:val="none" w:sz="0" w:space="0" w:color="auto"/>
        <w:right w:val="none" w:sz="0" w:space="0" w:color="auto"/>
      </w:divBdr>
    </w:div>
    <w:div w:id="1369377114">
      <w:bodyDiv w:val="1"/>
      <w:marLeft w:val="0"/>
      <w:marRight w:val="0"/>
      <w:marTop w:val="0"/>
      <w:marBottom w:val="0"/>
      <w:divBdr>
        <w:top w:val="none" w:sz="0" w:space="0" w:color="auto"/>
        <w:left w:val="none" w:sz="0" w:space="0" w:color="auto"/>
        <w:bottom w:val="none" w:sz="0" w:space="0" w:color="auto"/>
        <w:right w:val="none" w:sz="0" w:space="0" w:color="auto"/>
      </w:divBdr>
    </w:div>
    <w:div w:id="1370715616">
      <w:bodyDiv w:val="1"/>
      <w:marLeft w:val="0"/>
      <w:marRight w:val="0"/>
      <w:marTop w:val="0"/>
      <w:marBottom w:val="0"/>
      <w:divBdr>
        <w:top w:val="none" w:sz="0" w:space="0" w:color="auto"/>
        <w:left w:val="none" w:sz="0" w:space="0" w:color="auto"/>
        <w:bottom w:val="none" w:sz="0" w:space="0" w:color="auto"/>
        <w:right w:val="none" w:sz="0" w:space="0" w:color="auto"/>
      </w:divBdr>
    </w:div>
    <w:div w:id="1375305389">
      <w:bodyDiv w:val="1"/>
      <w:marLeft w:val="0"/>
      <w:marRight w:val="0"/>
      <w:marTop w:val="0"/>
      <w:marBottom w:val="0"/>
      <w:divBdr>
        <w:top w:val="none" w:sz="0" w:space="0" w:color="auto"/>
        <w:left w:val="none" w:sz="0" w:space="0" w:color="auto"/>
        <w:bottom w:val="none" w:sz="0" w:space="0" w:color="auto"/>
        <w:right w:val="none" w:sz="0" w:space="0" w:color="auto"/>
      </w:divBdr>
    </w:div>
    <w:div w:id="1376467660">
      <w:bodyDiv w:val="1"/>
      <w:marLeft w:val="0"/>
      <w:marRight w:val="0"/>
      <w:marTop w:val="0"/>
      <w:marBottom w:val="0"/>
      <w:divBdr>
        <w:top w:val="none" w:sz="0" w:space="0" w:color="auto"/>
        <w:left w:val="none" w:sz="0" w:space="0" w:color="auto"/>
        <w:bottom w:val="none" w:sz="0" w:space="0" w:color="auto"/>
        <w:right w:val="none" w:sz="0" w:space="0" w:color="auto"/>
      </w:divBdr>
    </w:div>
    <w:div w:id="1390104552">
      <w:bodyDiv w:val="1"/>
      <w:marLeft w:val="0"/>
      <w:marRight w:val="0"/>
      <w:marTop w:val="0"/>
      <w:marBottom w:val="0"/>
      <w:divBdr>
        <w:top w:val="none" w:sz="0" w:space="0" w:color="auto"/>
        <w:left w:val="none" w:sz="0" w:space="0" w:color="auto"/>
        <w:bottom w:val="none" w:sz="0" w:space="0" w:color="auto"/>
        <w:right w:val="none" w:sz="0" w:space="0" w:color="auto"/>
      </w:divBdr>
    </w:div>
    <w:div w:id="1395398504">
      <w:bodyDiv w:val="1"/>
      <w:marLeft w:val="0"/>
      <w:marRight w:val="0"/>
      <w:marTop w:val="0"/>
      <w:marBottom w:val="0"/>
      <w:divBdr>
        <w:top w:val="none" w:sz="0" w:space="0" w:color="auto"/>
        <w:left w:val="none" w:sz="0" w:space="0" w:color="auto"/>
        <w:bottom w:val="none" w:sz="0" w:space="0" w:color="auto"/>
        <w:right w:val="none" w:sz="0" w:space="0" w:color="auto"/>
      </w:divBdr>
    </w:div>
    <w:div w:id="1405640415">
      <w:bodyDiv w:val="1"/>
      <w:marLeft w:val="0"/>
      <w:marRight w:val="0"/>
      <w:marTop w:val="0"/>
      <w:marBottom w:val="0"/>
      <w:divBdr>
        <w:top w:val="none" w:sz="0" w:space="0" w:color="auto"/>
        <w:left w:val="none" w:sz="0" w:space="0" w:color="auto"/>
        <w:bottom w:val="none" w:sz="0" w:space="0" w:color="auto"/>
        <w:right w:val="none" w:sz="0" w:space="0" w:color="auto"/>
      </w:divBdr>
    </w:div>
    <w:div w:id="1407193399">
      <w:bodyDiv w:val="1"/>
      <w:marLeft w:val="0"/>
      <w:marRight w:val="0"/>
      <w:marTop w:val="0"/>
      <w:marBottom w:val="0"/>
      <w:divBdr>
        <w:top w:val="none" w:sz="0" w:space="0" w:color="auto"/>
        <w:left w:val="none" w:sz="0" w:space="0" w:color="auto"/>
        <w:bottom w:val="none" w:sz="0" w:space="0" w:color="auto"/>
        <w:right w:val="none" w:sz="0" w:space="0" w:color="auto"/>
      </w:divBdr>
    </w:div>
    <w:div w:id="1407607388">
      <w:bodyDiv w:val="1"/>
      <w:marLeft w:val="0"/>
      <w:marRight w:val="0"/>
      <w:marTop w:val="0"/>
      <w:marBottom w:val="0"/>
      <w:divBdr>
        <w:top w:val="none" w:sz="0" w:space="0" w:color="auto"/>
        <w:left w:val="none" w:sz="0" w:space="0" w:color="auto"/>
        <w:bottom w:val="none" w:sz="0" w:space="0" w:color="auto"/>
        <w:right w:val="none" w:sz="0" w:space="0" w:color="auto"/>
      </w:divBdr>
    </w:div>
    <w:div w:id="1411997302">
      <w:bodyDiv w:val="1"/>
      <w:marLeft w:val="0"/>
      <w:marRight w:val="0"/>
      <w:marTop w:val="0"/>
      <w:marBottom w:val="0"/>
      <w:divBdr>
        <w:top w:val="none" w:sz="0" w:space="0" w:color="auto"/>
        <w:left w:val="none" w:sz="0" w:space="0" w:color="auto"/>
        <w:bottom w:val="none" w:sz="0" w:space="0" w:color="auto"/>
        <w:right w:val="none" w:sz="0" w:space="0" w:color="auto"/>
      </w:divBdr>
    </w:div>
    <w:div w:id="1418751662">
      <w:bodyDiv w:val="1"/>
      <w:marLeft w:val="0"/>
      <w:marRight w:val="0"/>
      <w:marTop w:val="0"/>
      <w:marBottom w:val="0"/>
      <w:divBdr>
        <w:top w:val="none" w:sz="0" w:space="0" w:color="auto"/>
        <w:left w:val="none" w:sz="0" w:space="0" w:color="auto"/>
        <w:bottom w:val="none" w:sz="0" w:space="0" w:color="auto"/>
        <w:right w:val="none" w:sz="0" w:space="0" w:color="auto"/>
      </w:divBdr>
    </w:div>
    <w:div w:id="1427076758">
      <w:bodyDiv w:val="1"/>
      <w:marLeft w:val="0"/>
      <w:marRight w:val="0"/>
      <w:marTop w:val="0"/>
      <w:marBottom w:val="0"/>
      <w:divBdr>
        <w:top w:val="none" w:sz="0" w:space="0" w:color="auto"/>
        <w:left w:val="none" w:sz="0" w:space="0" w:color="auto"/>
        <w:bottom w:val="none" w:sz="0" w:space="0" w:color="auto"/>
        <w:right w:val="none" w:sz="0" w:space="0" w:color="auto"/>
      </w:divBdr>
    </w:div>
    <w:div w:id="1428966704">
      <w:bodyDiv w:val="1"/>
      <w:marLeft w:val="0"/>
      <w:marRight w:val="0"/>
      <w:marTop w:val="0"/>
      <w:marBottom w:val="0"/>
      <w:divBdr>
        <w:top w:val="none" w:sz="0" w:space="0" w:color="auto"/>
        <w:left w:val="none" w:sz="0" w:space="0" w:color="auto"/>
        <w:bottom w:val="none" w:sz="0" w:space="0" w:color="auto"/>
        <w:right w:val="none" w:sz="0" w:space="0" w:color="auto"/>
      </w:divBdr>
    </w:div>
    <w:div w:id="1430854117">
      <w:bodyDiv w:val="1"/>
      <w:marLeft w:val="0"/>
      <w:marRight w:val="0"/>
      <w:marTop w:val="0"/>
      <w:marBottom w:val="0"/>
      <w:divBdr>
        <w:top w:val="none" w:sz="0" w:space="0" w:color="auto"/>
        <w:left w:val="none" w:sz="0" w:space="0" w:color="auto"/>
        <w:bottom w:val="none" w:sz="0" w:space="0" w:color="auto"/>
        <w:right w:val="none" w:sz="0" w:space="0" w:color="auto"/>
      </w:divBdr>
    </w:div>
    <w:div w:id="1458141181">
      <w:bodyDiv w:val="1"/>
      <w:marLeft w:val="0"/>
      <w:marRight w:val="0"/>
      <w:marTop w:val="0"/>
      <w:marBottom w:val="0"/>
      <w:divBdr>
        <w:top w:val="none" w:sz="0" w:space="0" w:color="auto"/>
        <w:left w:val="none" w:sz="0" w:space="0" w:color="auto"/>
        <w:bottom w:val="none" w:sz="0" w:space="0" w:color="auto"/>
        <w:right w:val="none" w:sz="0" w:space="0" w:color="auto"/>
      </w:divBdr>
    </w:div>
    <w:div w:id="1461923973">
      <w:bodyDiv w:val="1"/>
      <w:marLeft w:val="0"/>
      <w:marRight w:val="0"/>
      <w:marTop w:val="0"/>
      <w:marBottom w:val="0"/>
      <w:divBdr>
        <w:top w:val="none" w:sz="0" w:space="0" w:color="auto"/>
        <w:left w:val="none" w:sz="0" w:space="0" w:color="auto"/>
        <w:bottom w:val="none" w:sz="0" w:space="0" w:color="auto"/>
        <w:right w:val="none" w:sz="0" w:space="0" w:color="auto"/>
      </w:divBdr>
    </w:div>
    <w:div w:id="1466313772">
      <w:bodyDiv w:val="1"/>
      <w:marLeft w:val="0"/>
      <w:marRight w:val="0"/>
      <w:marTop w:val="0"/>
      <w:marBottom w:val="0"/>
      <w:divBdr>
        <w:top w:val="none" w:sz="0" w:space="0" w:color="auto"/>
        <w:left w:val="none" w:sz="0" w:space="0" w:color="auto"/>
        <w:bottom w:val="none" w:sz="0" w:space="0" w:color="auto"/>
        <w:right w:val="none" w:sz="0" w:space="0" w:color="auto"/>
      </w:divBdr>
    </w:div>
    <w:div w:id="1466318242">
      <w:bodyDiv w:val="1"/>
      <w:marLeft w:val="0"/>
      <w:marRight w:val="0"/>
      <w:marTop w:val="0"/>
      <w:marBottom w:val="0"/>
      <w:divBdr>
        <w:top w:val="none" w:sz="0" w:space="0" w:color="auto"/>
        <w:left w:val="none" w:sz="0" w:space="0" w:color="auto"/>
        <w:bottom w:val="none" w:sz="0" w:space="0" w:color="auto"/>
        <w:right w:val="none" w:sz="0" w:space="0" w:color="auto"/>
      </w:divBdr>
    </w:div>
    <w:div w:id="1470127175">
      <w:bodyDiv w:val="1"/>
      <w:marLeft w:val="0"/>
      <w:marRight w:val="0"/>
      <w:marTop w:val="0"/>
      <w:marBottom w:val="0"/>
      <w:divBdr>
        <w:top w:val="none" w:sz="0" w:space="0" w:color="auto"/>
        <w:left w:val="none" w:sz="0" w:space="0" w:color="auto"/>
        <w:bottom w:val="none" w:sz="0" w:space="0" w:color="auto"/>
        <w:right w:val="none" w:sz="0" w:space="0" w:color="auto"/>
      </w:divBdr>
    </w:div>
    <w:div w:id="1471167851">
      <w:bodyDiv w:val="1"/>
      <w:marLeft w:val="0"/>
      <w:marRight w:val="0"/>
      <w:marTop w:val="0"/>
      <w:marBottom w:val="0"/>
      <w:divBdr>
        <w:top w:val="none" w:sz="0" w:space="0" w:color="auto"/>
        <w:left w:val="none" w:sz="0" w:space="0" w:color="auto"/>
        <w:bottom w:val="none" w:sz="0" w:space="0" w:color="auto"/>
        <w:right w:val="none" w:sz="0" w:space="0" w:color="auto"/>
      </w:divBdr>
    </w:div>
    <w:div w:id="1471171686">
      <w:bodyDiv w:val="1"/>
      <w:marLeft w:val="0"/>
      <w:marRight w:val="0"/>
      <w:marTop w:val="0"/>
      <w:marBottom w:val="0"/>
      <w:divBdr>
        <w:top w:val="none" w:sz="0" w:space="0" w:color="auto"/>
        <w:left w:val="none" w:sz="0" w:space="0" w:color="auto"/>
        <w:bottom w:val="none" w:sz="0" w:space="0" w:color="auto"/>
        <w:right w:val="none" w:sz="0" w:space="0" w:color="auto"/>
      </w:divBdr>
    </w:div>
    <w:div w:id="1485051554">
      <w:bodyDiv w:val="1"/>
      <w:marLeft w:val="0"/>
      <w:marRight w:val="0"/>
      <w:marTop w:val="0"/>
      <w:marBottom w:val="0"/>
      <w:divBdr>
        <w:top w:val="none" w:sz="0" w:space="0" w:color="auto"/>
        <w:left w:val="none" w:sz="0" w:space="0" w:color="auto"/>
        <w:bottom w:val="none" w:sz="0" w:space="0" w:color="auto"/>
        <w:right w:val="none" w:sz="0" w:space="0" w:color="auto"/>
      </w:divBdr>
    </w:div>
    <w:div w:id="1487013355">
      <w:bodyDiv w:val="1"/>
      <w:marLeft w:val="0"/>
      <w:marRight w:val="0"/>
      <w:marTop w:val="0"/>
      <w:marBottom w:val="0"/>
      <w:divBdr>
        <w:top w:val="none" w:sz="0" w:space="0" w:color="auto"/>
        <w:left w:val="none" w:sz="0" w:space="0" w:color="auto"/>
        <w:bottom w:val="none" w:sz="0" w:space="0" w:color="auto"/>
        <w:right w:val="none" w:sz="0" w:space="0" w:color="auto"/>
      </w:divBdr>
    </w:div>
    <w:div w:id="1487235754">
      <w:bodyDiv w:val="1"/>
      <w:marLeft w:val="0"/>
      <w:marRight w:val="0"/>
      <w:marTop w:val="0"/>
      <w:marBottom w:val="0"/>
      <w:divBdr>
        <w:top w:val="none" w:sz="0" w:space="0" w:color="auto"/>
        <w:left w:val="none" w:sz="0" w:space="0" w:color="auto"/>
        <w:bottom w:val="none" w:sz="0" w:space="0" w:color="auto"/>
        <w:right w:val="none" w:sz="0" w:space="0" w:color="auto"/>
      </w:divBdr>
    </w:div>
    <w:div w:id="1491362861">
      <w:bodyDiv w:val="1"/>
      <w:marLeft w:val="0"/>
      <w:marRight w:val="0"/>
      <w:marTop w:val="0"/>
      <w:marBottom w:val="0"/>
      <w:divBdr>
        <w:top w:val="none" w:sz="0" w:space="0" w:color="auto"/>
        <w:left w:val="none" w:sz="0" w:space="0" w:color="auto"/>
        <w:bottom w:val="none" w:sz="0" w:space="0" w:color="auto"/>
        <w:right w:val="none" w:sz="0" w:space="0" w:color="auto"/>
      </w:divBdr>
    </w:div>
    <w:div w:id="1496920404">
      <w:bodyDiv w:val="1"/>
      <w:marLeft w:val="0"/>
      <w:marRight w:val="0"/>
      <w:marTop w:val="0"/>
      <w:marBottom w:val="0"/>
      <w:divBdr>
        <w:top w:val="none" w:sz="0" w:space="0" w:color="auto"/>
        <w:left w:val="none" w:sz="0" w:space="0" w:color="auto"/>
        <w:bottom w:val="none" w:sz="0" w:space="0" w:color="auto"/>
        <w:right w:val="none" w:sz="0" w:space="0" w:color="auto"/>
      </w:divBdr>
    </w:div>
    <w:div w:id="1497265021">
      <w:bodyDiv w:val="1"/>
      <w:marLeft w:val="0"/>
      <w:marRight w:val="0"/>
      <w:marTop w:val="0"/>
      <w:marBottom w:val="0"/>
      <w:divBdr>
        <w:top w:val="none" w:sz="0" w:space="0" w:color="auto"/>
        <w:left w:val="none" w:sz="0" w:space="0" w:color="auto"/>
        <w:bottom w:val="none" w:sz="0" w:space="0" w:color="auto"/>
        <w:right w:val="none" w:sz="0" w:space="0" w:color="auto"/>
      </w:divBdr>
    </w:div>
    <w:div w:id="1516118581">
      <w:bodyDiv w:val="1"/>
      <w:marLeft w:val="0"/>
      <w:marRight w:val="0"/>
      <w:marTop w:val="0"/>
      <w:marBottom w:val="0"/>
      <w:divBdr>
        <w:top w:val="none" w:sz="0" w:space="0" w:color="auto"/>
        <w:left w:val="none" w:sz="0" w:space="0" w:color="auto"/>
        <w:bottom w:val="none" w:sz="0" w:space="0" w:color="auto"/>
        <w:right w:val="none" w:sz="0" w:space="0" w:color="auto"/>
      </w:divBdr>
    </w:div>
    <w:div w:id="1516920336">
      <w:bodyDiv w:val="1"/>
      <w:marLeft w:val="0"/>
      <w:marRight w:val="0"/>
      <w:marTop w:val="0"/>
      <w:marBottom w:val="0"/>
      <w:divBdr>
        <w:top w:val="none" w:sz="0" w:space="0" w:color="auto"/>
        <w:left w:val="none" w:sz="0" w:space="0" w:color="auto"/>
        <w:bottom w:val="none" w:sz="0" w:space="0" w:color="auto"/>
        <w:right w:val="none" w:sz="0" w:space="0" w:color="auto"/>
      </w:divBdr>
    </w:div>
    <w:div w:id="1522546292">
      <w:bodyDiv w:val="1"/>
      <w:marLeft w:val="0"/>
      <w:marRight w:val="0"/>
      <w:marTop w:val="0"/>
      <w:marBottom w:val="0"/>
      <w:divBdr>
        <w:top w:val="none" w:sz="0" w:space="0" w:color="auto"/>
        <w:left w:val="none" w:sz="0" w:space="0" w:color="auto"/>
        <w:bottom w:val="none" w:sz="0" w:space="0" w:color="auto"/>
        <w:right w:val="none" w:sz="0" w:space="0" w:color="auto"/>
      </w:divBdr>
    </w:div>
    <w:div w:id="1526362110">
      <w:bodyDiv w:val="1"/>
      <w:marLeft w:val="0"/>
      <w:marRight w:val="0"/>
      <w:marTop w:val="0"/>
      <w:marBottom w:val="0"/>
      <w:divBdr>
        <w:top w:val="none" w:sz="0" w:space="0" w:color="auto"/>
        <w:left w:val="none" w:sz="0" w:space="0" w:color="auto"/>
        <w:bottom w:val="none" w:sz="0" w:space="0" w:color="auto"/>
        <w:right w:val="none" w:sz="0" w:space="0" w:color="auto"/>
      </w:divBdr>
    </w:div>
    <w:div w:id="1528181046">
      <w:bodyDiv w:val="1"/>
      <w:marLeft w:val="0"/>
      <w:marRight w:val="0"/>
      <w:marTop w:val="0"/>
      <w:marBottom w:val="0"/>
      <w:divBdr>
        <w:top w:val="none" w:sz="0" w:space="0" w:color="auto"/>
        <w:left w:val="none" w:sz="0" w:space="0" w:color="auto"/>
        <w:bottom w:val="none" w:sz="0" w:space="0" w:color="auto"/>
        <w:right w:val="none" w:sz="0" w:space="0" w:color="auto"/>
      </w:divBdr>
    </w:div>
    <w:div w:id="1532180364">
      <w:bodyDiv w:val="1"/>
      <w:marLeft w:val="0"/>
      <w:marRight w:val="0"/>
      <w:marTop w:val="0"/>
      <w:marBottom w:val="0"/>
      <w:divBdr>
        <w:top w:val="none" w:sz="0" w:space="0" w:color="auto"/>
        <w:left w:val="none" w:sz="0" w:space="0" w:color="auto"/>
        <w:bottom w:val="none" w:sz="0" w:space="0" w:color="auto"/>
        <w:right w:val="none" w:sz="0" w:space="0" w:color="auto"/>
      </w:divBdr>
    </w:div>
    <w:div w:id="1542748887">
      <w:bodyDiv w:val="1"/>
      <w:marLeft w:val="0"/>
      <w:marRight w:val="0"/>
      <w:marTop w:val="0"/>
      <w:marBottom w:val="0"/>
      <w:divBdr>
        <w:top w:val="none" w:sz="0" w:space="0" w:color="auto"/>
        <w:left w:val="none" w:sz="0" w:space="0" w:color="auto"/>
        <w:bottom w:val="none" w:sz="0" w:space="0" w:color="auto"/>
        <w:right w:val="none" w:sz="0" w:space="0" w:color="auto"/>
      </w:divBdr>
    </w:div>
    <w:div w:id="1553274009">
      <w:bodyDiv w:val="1"/>
      <w:marLeft w:val="0"/>
      <w:marRight w:val="0"/>
      <w:marTop w:val="0"/>
      <w:marBottom w:val="0"/>
      <w:divBdr>
        <w:top w:val="none" w:sz="0" w:space="0" w:color="auto"/>
        <w:left w:val="none" w:sz="0" w:space="0" w:color="auto"/>
        <w:bottom w:val="none" w:sz="0" w:space="0" w:color="auto"/>
        <w:right w:val="none" w:sz="0" w:space="0" w:color="auto"/>
      </w:divBdr>
    </w:div>
    <w:div w:id="1554729233">
      <w:bodyDiv w:val="1"/>
      <w:marLeft w:val="0"/>
      <w:marRight w:val="0"/>
      <w:marTop w:val="0"/>
      <w:marBottom w:val="0"/>
      <w:divBdr>
        <w:top w:val="none" w:sz="0" w:space="0" w:color="auto"/>
        <w:left w:val="none" w:sz="0" w:space="0" w:color="auto"/>
        <w:bottom w:val="none" w:sz="0" w:space="0" w:color="auto"/>
        <w:right w:val="none" w:sz="0" w:space="0" w:color="auto"/>
      </w:divBdr>
    </w:div>
    <w:div w:id="1555047657">
      <w:bodyDiv w:val="1"/>
      <w:marLeft w:val="0"/>
      <w:marRight w:val="0"/>
      <w:marTop w:val="0"/>
      <w:marBottom w:val="0"/>
      <w:divBdr>
        <w:top w:val="none" w:sz="0" w:space="0" w:color="auto"/>
        <w:left w:val="none" w:sz="0" w:space="0" w:color="auto"/>
        <w:bottom w:val="none" w:sz="0" w:space="0" w:color="auto"/>
        <w:right w:val="none" w:sz="0" w:space="0" w:color="auto"/>
      </w:divBdr>
    </w:div>
    <w:div w:id="1576670124">
      <w:bodyDiv w:val="1"/>
      <w:marLeft w:val="0"/>
      <w:marRight w:val="0"/>
      <w:marTop w:val="0"/>
      <w:marBottom w:val="0"/>
      <w:divBdr>
        <w:top w:val="none" w:sz="0" w:space="0" w:color="auto"/>
        <w:left w:val="none" w:sz="0" w:space="0" w:color="auto"/>
        <w:bottom w:val="none" w:sz="0" w:space="0" w:color="auto"/>
        <w:right w:val="none" w:sz="0" w:space="0" w:color="auto"/>
      </w:divBdr>
    </w:div>
    <w:div w:id="1582178577">
      <w:bodyDiv w:val="1"/>
      <w:marLeft w:val="0"/>
      <w:marRight w:val="0"/>
      <w:marTop w:val="0"/>
      <w:marBottom w:val="0"/>
      <w:divBdr>
        <w:top w:val="none" w:sz="0" w:space="0" w:color="auto"/>
        <w:left w:val="none" w:sz="0" w:space="0" w:color="auto"/>
        <w:bottom w:val="none" w:sz="0" w:space="0" w:color="auto"/>
        <w:right w:val="none" w:sz="0" w:space="0" w:color="auto"/>
      </w:divBdr>
    </w:div>
    <w:div w:id="1582761817">
      <w:bodyDiv w:val="1"/>
      <w:marLeft w:val="0"/>
      <w:marRight w:val="0"/>
      <w:marTop w:val="0"/>
      <w:marBottom w:val="0"/>
      <w:divBdr>
        <w:top w:val="none" w:sz="0" w:space="0" w:color="auto"/>
        <w:left w:val="none" w:sz="0" w:space="0" w:color="auto"/>
        <w:bottom w:val="none" w:sz="0" w:space="0" w:color="auto"/>
        <w:right w:val="none" w:sz="0" w:space="0" w:color="auto"/>
      </w:divBdr>
    </w:div>
    <w:div w:id="1596131163">
      <w:bodyDiv w:val="1"/>
      <w:marLeft w:val="0"/>
      <w:marRight w:val="0"/>
      <w:marTop w:val="0"/>
      <w:marBottom w:val="0"/>
      <w:divBdr>
        <w:top w:val="none" w:sz="0" w:space="0" w:color="auto"/>
        <w:left w:val="none" w:sz="0" w:space="0" w:color="auto"/>
        <w:bottom w:val="none" w:sz="0" w:space="0" w:color="auto"/>
        <w:right w:val="none" w:sz="0" w:space="0" w:color="auto"/>
      </w:divBdr>
    </w:div>
    <w:div w:id="1596207022">
      <w:bodyDiv w:val="1"/>
      <w:marLeft w:val="0"/>
      <w:marRight w:val="0"/>
      <w:marTop w:val="0"/>
      <w:marBottom w:val="0"/>
      <w:divBdr>
        <w:top w:val="none" w:sz="0" w:space="0" w:color="auto"/>
        <w:left w:val="none" w:sz="0" w:space="0" w:color="auto"/>
        <w:bottom w:val="none" w:sz="0" w:space="0" w:color="auto"/>
        <w:right w:val="none" w:sz="0" w:space="0" w:color="auto"/>
      </w:divBdr>
    </w:div>
    <w:div w:id="1599024705">
      <w:bodyDiv w:val="1"/>
      <w:marLeft w:val="0"/>
      <w:marRight w:val="0"/>
      <w:marTop w:val="0"/>
      <w:marBottom w:val="0"/>
      <w:divBdr>
        <w:top w:val="none" w:sz="0" w:space="0" w:color="auto"/>
        <w:left w:val="none" w:sz="0" w:space="0" w:color="auto"/>
        <w:bottom w:val="none" w:sz="0" w:space="0" w:color="auto"/>
        <w:right w:val="none" w:sz="0" w:space="0" w:color="auto"/>
      </w:divBdr>
    </w:div>
    <w:div w:id="1600868187">
      <w:bodyDiv w:val="1"/>
      <w:marLeft w:val="0"/>
      <w:marRight w:val="0"/>
      <w:marTop w:val="0"/>
      <w:marBottom w:val="0"/>
      <w:divBdr>
        <w:top w:val="none" w:sz="0" w:space="0" w:color="auto"/>
        <w:left w:val="none" w:sz="0" w:space="0" w:color="auto"/>
        <w:bottom w:val="none" w:sz="0" w:space="0" w:color="auto"/>
        <w:right w:val="none" w:sz="0" w:space="0" w:color="auto"/>
      </w:divBdr>
    </w:div>
    <w:div w:id="1607233234">
      <w:bodyDiv w:val="1"/>
      <w:marLeft w:val="0"/>
      <w:marRight w:val="0"/>
      <w:marTop w:val="0"/>
      <w:marBottom w:val="0"/>
      <w:divBdr>
        <w:top w:val="none" w:sz="0" w:space="0" w:color="auto"/>
        <w:left w:val="none" w:sz="0" w:space="0" w:color="auto"/>
        <w:bottom w:val="none" w:sz="0" w:space="0" w:color="auto"/>
        <w:right w:val="none" w:sz="0" w:space="0" w:color="auto"/>
      </w:divBdr>
    </w:div>
    <w:div w:id="1620911586">
      <w:bodyDiv w:val="1"/>
      <w:marLeft w:val="0"/>
      <w:marRight w:val="0"/>
      <w:marTop w:val="0"/>
      <w:marBottom w:val="0"/>
      <w:divBdr>
        <w:top w:val="none" w:sz="0" w:space="0" w:color="auto"/>
        <w:left w:val="none" w:sz="0" w:space="0" w:color="auto"/>
        <w:bottom w:val="none" w:sz="0" w:space="0" w:color="auto"/>
        <w:right w:val="none" w:sz="0" w:space="0" w:color="auto"/>
      </w:divBdr>
    </w:div>
    <w:div w:id="1623145236">
      <w:bodyDiv w:val="1"/>
      <w:marLeft w:val="0"/>
      <w:marRight w:val="0"/>
      <w:marTop w:val="0"/>
      <w:marBottom w:val="0"/>
      <w:divBdr>
        <w:top w:val="none" w:sz="0" w:space="0" w:color="auto"/>
        <w:left w:val="none" w:sz="0" w:space="0" w:color="auto"/>
        <w:bottom w:val="none" w:sz="0" w:space="0" w:color="auto"/>
        <w:right w:val="none" w:sz="0" w:space="0" w:color="auto"/>
      </w:divBdr>
    </w:div>
    <w:div w:id="1631861235">
      <w:bodyDiv w:val="1"/>
      <w:marLeft w:val="0"/>
      <w:marRight w:val="0"/>
      <w:marTop w:val="0"/>
      <w:marBottom w:val="0"/>
      <w:divBdr>
        <w:top w:val="none" w:sz="0" w:space="0" w:color="auto"/>
        <w:left w:val="none" w:sz="0" w:space="0" w:color="auto"/>
        <w:bottom w:val="none" w:sz="0" w:space="0" w:color="auto"/>
        <w:right w:val="none" w:sz="0" w:space="0" w:color="auto"/>
      </w:divBdr>
    </w:div>
    <w:div w:id="1635409178">
      <w:bodyDiv w:val="1"/>
      <w:marLeft w:val="0"/>
      <w:marRight w:val="0"/>
      <w:marTop w:val="0"/>
      <w:marBottom w:val="0"/>
      <w:divBdr>
        <w:top w:val="none" w:sz="0" w:space="0" w:color="auto"/>
        <w:left w:val="none" w:sz="0" w:space="0" w:color="auto"/>
        <w:bottom w:val="none" w:sz="0" w:space="0" w:color="auto"/>
        <w:right w:val="none" w:sz="0" w:space="0" w:color="auto"/>
      </w:divBdr>
    </w:div>
    <w:div w:id="1641612635">
      <w:bodyDiv w:val="1"/>
      <w:marLeft w:val="0"/>
      <w:marRight w:val="0"/>
      <w:marTop w:val="0"/>
      <w:marBottom w:val="0"/>
      <w:divBdr>
        <w:top w:val="none" w:sz="0" w:space="0" w:color="auto"/>
        <w:left w:val="none" w:sz="0" w:space="0" w:color="auto"/>
        <w:bottom w:val="none" w:sz="0" w:space="0" w:color="auto"/>
        <w:right w:val="none" w:sz="0" w:space="0" w:color="auto"/>
      </w:divBdr>
    </w:div>
    <w:div w:id="1644508284">
      <w:bodyDiv w:val="1"/>
      <w:marLeft w:val="0"/>
      <w:marRight w:val="0"/>
      <w:marTop w:val="0"/>
      <w:marBottom w:val="0"/>
      <w:divBdr>
        <w:top w:val="none" w:sz="0" w:space="0" w:color="auto"/>
        <w:left w:val="none" w:sz="0" w:space="0" w:color="auto"/>
        <w:bottom w:val="none" w:sz="0" w:space="0" w:color="auto"/>
        <w:right w:val="none" w:sz="0" w:space="0" w:color="auto"/>
      </w:divBdr>
    </w:div>
    <w:div w:id="1650092134">
      <w:bodyDiv w:val="1"/>
      <w:marLeft w:val="0"/>
      <w:marRight w:val="0"/>
      <w:marTop w:val="0"/>
      <w:marBottom w:val="0"/>
      <w:divBdr>
        <w:top w:val="none" w:sz="0" w:space="0" w:color="auto"/>
        <w:left w:val="none" w:sz="0" w:space="0" w:color="auto"/>
        <w:bottom w:val="none" w:sz="0" w:space="0" w:color="auto"/>
        <w:right w:val="none" w:sz="0" w:space="0" w:color="auto"/>
      </w:divBdr>
    </w:div>
    <w:div w:id="1655141785">
      <w:bodyDiv w:val="1"/>
      <w:marLeft w:val="0"/>
      <w:marRight w:val="0"/>
      <w:marTop w:val="0"/>
      <w:marBottom w:val="0"/>
      <w:divBdr>
        <w:top w:val="none" w:sz="0" w:space="0" w:color="auto"/>
        <w:left w:val="none" w:sz="0" w:space="0" w:color="auto"/>
        <w:bottom w:val="none" w:sz="0" w:space="0" w:color="auto"/>
        <w:right w:val="none" w:sz="0" w:space="0" w:color="auto"/>
      </w:divBdr>
    </w:div>
    <w:div w:id="1657537003">
      <w:bodyDiv w:val="1"/>
      <w:marLeft w:val="0"/>
      <w:marRight w:val="0"/>
      <w:marTop w:val="0"/>
      <w:marBottom w:val="0"/>
      <w:divBdr>
        <w:top w:val="none" w:sz="0" w:space="0" w:color="auto"/>
        <w:left w:val="none" w:sz="0" w:space="0" w:color="auto"/>
        <w:bottom w:val="none" w:sz="0" w:space="0" w:color="auto"/>
        <w:right w:val="none" w:sz="0" w:space="0" w:color="auto"/>
      </w:divBdr>
    </w:div>
    <w:div w:id="1660184502">
      <w:bodyDiv w:val="1"/>
      <w:marLeft w:val="0"/>
      <w:marRight w:val="0"/>
      <w:marTop w:val="0"/>
      <w:marBottom w:val="0"/>
      <w:divBdr>
        <w:top w:val="none" w:sz="0" w:space="0" w:color="auto"/>
        <w:left w:val="none" w:sz="0" w:space="0" w:color="auto"/>
        <w:bottom w:val="none" w:sz="0" w:space="0" w:color="auto"/>
        <w:right w:val="none" w:sz="0" w:space="0" w:color="auto"/>
      </w:divBdr>
    </w:div>
    <w:div w:id="1662657121">
      <w:bodyDiv w:val="1"/>
      <w:marLeft w:val="0"/>
      <w:marRight w:val="0"/>
      <w:marTop w:val="0"/>
      <w:marBottom w:val="0"/>
      <w:divBdr>
        <w:top w:val="none" w:sz="0" w:space="0" w:color="auto"/>
        <w:left w:val="none" w:sz="0" w:space="0" w:color="auto"/>
        <w:bottom w:val="none" w:sz="0" w:space="0" w:color="auto"/>
        <w:right w:val="none" w:sz="0" w:space="0" w:color="auto"/>
      </w:divBdr>
    </w:div>
    <w:div w:id="1662927771">
      <w:bodyDiv w:val="1"/>
      <w:marLeft w:val="0"/>
      <w:marRight w:val="0"/>
      <w:marTop w:val="0"/>
      <w:marBottom w:val="0"/>
      <w:divBdr>
        <w:top w:val="none" w:sz="0" w:space="0" w:color="auto"/>
        <w:left w:val="none" w:sz="0" w:space="0" w:color="auto"/>
        <w:bottom w:val="none" w:sz="0" w:space="0" w:color="auto"/>
        <w:right w:val="none" w:sz="0" w:space="0" w:color="auto"/>
      </w:divBdr>
    </w:div>
    <w:div w:id="1669558005">
      <w:bodyDiv w:val="1"/>
      <w:marLeft w:val="0"/>
      <w:marRight w:val="0"/>
      <w:marTop w:val="0"/>
      <w:marBottom w:val="0"/>
      <w:divBdr>
        <w:top w:val="none" w:sz="0" w:space="0" w:color="auto"/>
        <w:left w:val="none" w:sz="0" w:space="0" w:color="auto"/>
        <w:bottom w:val="none" w:sz="0" w:space="0" w:color="auto"/>
        <w:right w:val="none" w:sz="0" w:space="0" w:color="auto"/>
      </w:divBdr>
    </w:div>
    <w:div w:id="1677802847">
      <w:bodyDiv w:val="1"/>
      <w:marLeft w:val="0"/>
      <w:marRight w:val="0"/>
      <w:marTop w:val="0"/>
      <w:marBottom w:val="0"/>
      <w:divBdr>
        <w:top w:val="none" w:sz="0" w:space="0" w:color="auto"/>
        <w:left w:val="none" w:sz="0" w:space="0" w:color="auto"/>
        <w:bottom w:val="none" w:sz="0" w:space="0" w:color="auto"/>
        <w:right w:val="none" w:sz="0" w:space="0" w:color="auto"/>
      </w:divBdr>
    </w:div>
    <w:div w:id="1681858593">
      <w:bodyDiv w:val="1"/>
      <w:marLeft w:val="0"/>
      <w:marRight w:val="0"/>
      <w:marTop w:val="0"/>
      <w:marBottom w:val="0"/>
      <w:divBdr>
        <w:top w:val="none" w:sz="0" w:space="0" w:color="auto"/>
        <w:left w:val="none" w:sz="0" w:space="0" w:color="auto"/>
        <w:bottom w:val="none" w:sz="0" w:space="0" w:color="auto"/>
        <w:right w:val="none" w:sz="0" w:space="0" w:color="auto"/>
      </w:divBdr>
    </w:div>
    <w:div w:id="1688487471">
      <w:bodyDiv w:val="1"/>
      <w:marLeft w:val="0"/>
      <w:marRight w:val="0"/>
      <w:marTop w:val="0"/>
      <w:marBottom w:val="0"/>
      <w:divBdr>
        <w:top w:val="none" w:sz="0" w:space="0" w:color="auto"/>
        <w:left w:val="none" w:sz="0" w:space="0" w:color="auto"/>
        <w:bottom w:val="none" w:sz="0" w:space="0" w:color="auto"/>
        <w:right w:val="none" w:sz="0" w:space="0" w:color="auto"/>
      </w:divBdr>
    </w:div>
    <w:div w:id="1704406883">
      <w:bodyDiv w:val="1"/>
      <w:marLeft w:val="0"/>
      <w:marRight w:val="0"/>
      <w:marTop w:val="0"/>
      <w:marBottom w:val="0"/>
      <w:divBdr>
        <w:top w:val="none" w:sz="0" w:space="0" w:color="auto"/>
        <w:left w:val="none" w:sz="0" w:space="0" w:color="auto"/>
        <w:bottom w:val="none" w:sz="0" w:space="0" w:color="auto"/>
        <w:right w:val="none" w:sz="0" w:space="0" w:color="auto"/>
      </w:divBdr>
    </w:div>
    <w:div w:id="1704751360">
      <w:bodyDiv w:val="1"/>
      <w:marLeft w:val="0"/>
      <w:marRight w:val="0"/>
      <w:marTop w:val="0"/>
      <w:marBottom w:val="0"/>
      <w:divBdr>
        <w:top w:val="none" w:sz="0" w:space="0" w:color="auto"/>
        <w:left w:val="none" w:sz="0" w:space="0" w:color="auto"/>
        <w:bottom w:val="none" w:sz="0" w:space="0" w:color="auto"/>
        <w:right w:val="none" w:sz="0" w:space="0" w:color="auto"/>
      </w:divBdr>
    </w:div>
    <w:div w:id="1705135792">
      <w:bodyDiv w:val="1"/>
      <w:marLeft w:val="0"/>
      <w:marRight w:val="0"/>
      <w:marTop w:val="0"/>
      <w:marBottom w:val="0"/>
      <w:divBdr>
        <w:top w:val="none" w:sz="0" w:space="0" w:color="auto"/>
        <w:left w:val="none" w:sz="0" w:space="0" w:color="auto"/>
        <w:bottom w:val="none" w:sz="0" w:space="0" w:color="auto"/>
        <w:right w:val="none" w:sz="0" w:space="0" w:color="auto"/>
      </w:divBdr>
    </w:div>
    <w:div w:id="1714423452">
      <w:bodyDiv w:val="1"/>
      <w:marLeft w:val="0"/>
      <w:marRight w:val="0"/>
      <w:marTop w:val="0"/>
      <w:marBottom w:val="0"/>
      <w:divBdr>
        <w:top w:val="none" w:sz="0" w:space="0" w:color="auto"/>
        <w:left w:val="none" w:sz="0" w:space="0" w:color="auto"/>
        <w:bottom w:val="none" w:sz="0" w:space="0" w:color="auto"/>
        <w:right w:val="none" w:sz="0" w:space="0" w:color="auto"/>
      </w:divBdr>
    </w:div>
    <w:div w:id="1722288951">
      <w:bodyDiv w:val="1"/>
      <w:marLeft w:val="0"/>
      <w:marRight w:val="0"/>
      <w:marTop w:val="0"/>
      <w:marBottom w:val="0"/>
      <w:divBdr>
        <w:top w:val="none" w:sz="0" w:space="0" w:color="auto"/>
        <w:left w:val="none" w:sz="0" w:space="0" w:color="auto"/>
        <w:bottom w:val="none" w:sz="0" w:space="0" w:color="auto"/>
        <w:right w:val="none" w:sz="0" w:space="0" w:color="auto"/>
      </w:divBdr>
    </w:div>
    <w:div w:id="1731224729">
      <w:bodyDiv w:val="1"/>
      <w:marLeft w:val="0"/>
      <w:marRight w:val="0"/>
      <w:marTop w:val="0"/>
      <w:marBottom w:val="0"/>
      <w:divBdr>
        <w:top w:val="none" w:sz="0" w:space="0" w:color="auto"/>
        <w:left w:val="none" w:sz="0" w:space="0" w:color="auto"/>
        <w:bottom w:val="none" w:sz="0" w:space="0" w:color="auto"/>
        <w:right w:val="none" w:sz="0" w:space="0" w:color="auto"/>
      </w:divBdr>
    </w:div>
    <w:div w:id="1737048282">
      <w:bodyDiv w:val="1"/>
      <w:marLeft w:val="0"/>
      <w:marRight w:val="0"/>
      <w:marTop w:val="0"/>
      <w:marBottom w:val="0"/>
      <w:divBdr>
        <w:top w:val="none" w:sz="0" w:space="0" w:color="auto"/>
        <w:left w:val="none" w:sz="0" w:space="0" w:color="auto"/>
        <w:bottom w:val="none" w:sz="0" w:space="0" w:color="auto"/>
        <w:right w:val="none" w:sz="0" w:space="0" w:color="auto"/>
      </w:divBdr>
    </w:div>
    <w:div w:id="1764836969">
      <w:bodyDiv w:val="1"/>
      <w:marLeft w:val="0"/>
      <w:marRight w:val="0"/>
      <w:marTop w:val="0"/>
      <w:marBottom w:val="0"/>
      <w:divBdr>
        <w:top w:val="none" w:sz="0" w:space="0" w:color="auto"/>
        <w:left w:val="none" w:sz="0" w:space="0" w:color="auto"/>
        <w:bottom w:val="none" w:sz="0" w:space="0" w:color="auto"/>
        <w:right w:val="none" w:sz="0" w:space="0" w:color="auto"/>
      </w:divBdr>
    </w:div>
    <w:div w:id="1765297978">
      <w:bodyDiv w:val="1"/>
      <w:marLeft w:val="0"/>
      <w:marRight w:val="0"/>
      <w:marTop w:val="0"/>
      <w:marBottom w:val="0"/>
      <w:divBdr>
        <w:top w:val="none" w:sz="0" w:space="0" w:color="auto"/>
        <w:left w:val="none" w:sz="0" w:space="0" w:color="auto"/>
        <w:bottom w:val="none" w:sz="0" w:space="0" w:color="auto"/>
        <w:right w:val="none" w:sz="0" w:space="0" w:color="auto"/>
      </w:divBdr>
    </w:div>
    <w:div w:id="1776904170">
      <w:bodyDiv w:val="1"/>
      <w:marLeft w:val="0"/>
      <w:marRight w:val="0"/>
      <w:marTop w:val="0"/>
      <w:marBottom w:val="0"/>
      <w:divBdr>
        <w:top w:val="none" w:sz="0" w:space="0" w:color="auto"/>
        <w:left w:val="none" w:sz="0" w:space="0" w:color="auto"/>
        <w:bottom w:val="none" w:sz="0" w:space="0" w:color="auto"/>
        <w:right w:val="none" w:sz="0" w:space="0" w:color="auto"/>
      </w:divBdr>
    </w:div>
    <w:div w:id="1777484190">
      <w:bodyDiv w:val="1"/>
      <w:marLeft w:val="0"/>
      <w:marRight w:val="0"/>
      <w:marTop w:val="0"/>
      <w:marBottom w:val="0"/>
      <w:divBdr>
        <w:top w:val="none" w:sz="0" w:space="0" w:color="auto"/>
        <w:left w:val="none" w:sz="0" w:space="0" w:color="auto"/>
        <w:bottom w:val="none" w:sz="0" w:space="0" w:color="auto"/>
        <w:right w:val="none" w:sz="0" w:space="0" w:color="auto"/>
      </w:divBdr>
    </w:div>
    <w:div w:id="1782218359">
      <w:bodyDiv w:val="1"/>
      <w:marLeft w:val="0"/>
      <w:marRight w:val="0"/>
      <w:marTop w:val="0"/>
      <w:marBottom w:val="0"/>
      <w:divBdr>
        <w:top w:val="none" w:sz="0" w:space="0" w:color="auto"/>
        <w:left w:val="none" w:sz="0" w:space="0" w:color="auto"/>
        <w:bottom w:val="none" w:sz="0" w:space="0" w:color="auto"/>
        <w:right w:val="none" w:sz="0" w:space="0" w:color="auto"/>
      </w:divBdr>
    </w:div>
    <w:div w:id="1785688268">
      <w:bodyDiv w:val="1"/>
      <w:marLeft w:val="0"/>
      <w:marRight w:val="0"/>
      <w:marTop w:val="0"/>
      <w:marBottom w:val="0"/>
      <w:divBdr>
        <w:top w:val="none" w:sz="0" w:space="0" w:color="auto"/>
        <w:left w:val="none" w:sz="0" w:space="0" w:color="auto"/>
        <w:bottom w:val="none" w:sz="0" w:space="0" w:color="auto"/>
        <w:right w:val="none" w:sz="0" w:space="0" w:color="auto"/>
      </w:divBdr>
    </w:div>
    <w:div w:id="1786578291">
      <w:bodyDiv w:val="1"/>
      <w:marLeft w:val="0"/>
      <w:marRight w:val="0"/>
      <w:marTop w:val="0"/>
      <w:marBottom w:val="0"/>
      <w:divBdr>
        <w:top w:val="none" w:sz="0" w:space="0" w:color="auto"/>
        <w:left w:val="none" w:sz="0" w:space="0" w:color="auto"/>
        <w:bottom w:val="none" w:sz="0" w:space="0" w:color="auto"/>
        <w:right w:val="none" w:sz="0" w:space="0" w:color="auto"/>
      </w:divBdr>
    </w:div>
    <w:div w:id="1792090915">
      <w:bodyDiv w:val="1"/>
      <w:marLeft w:val="0"/>
      <w:marRight w:val="0"/>
      <w:marTop w:val="0"/>
      <w:marBottom w:val="0"/>
      <w:divBdr>
        <w:top w:val="none" w:sz="0" w:space="0" w:color="auto"/>
        <w:left w:val="none" w:sz="0" w:space="0" w:color="auto"/>
        <w:bottom w:val="none" w:sz="0" w:space="0" w:color="auto"/>
        <w:right w:val="none" w:sz="0" w:space="0" w:color="auto"/>
      </w:divBdr>
    </w:div>
    <w:div w:id="1795714099">
      <w:bodyDiv w:val="1"/>
      <w:marLeft w:val="0"/>
      <w:marRight w:val="0"/>
      <w:marTop w:val="0"/>
      <w:marBottom w:val="0"/>
      <w:divBdr>
        <w:top w:val="none" w:sz="0" w:space="0" w:color="auto"/>
        <w:left w:val="none" w:sz="0" w:space="0" w:color="auto"/>
        <w:bottom w:val="none" w:sz="0" w:space="0" w:color="auto"/>
        <w:right w:val="none" w:sz="0" w:space="0" w:color="auto"/>
      </w:divBdr>
    </w:div>
    <w:div w:id="1795825954">
      <w:bodyDiv w:val="1"/>
      <w:marLeft w:val="0"/>
      <w:marRight w:val="0"/>
      <w:marTop w:val="0"/>
      <w:marBottom w:val="0"/>
      <w:divBdr>
        <w:top w:val="none" w:sz="0" w:space="0" w:color="auto"/>
        <w:left w:val="none" w:sz="0" w:space="0" w:color="auto"/>
        <w:bottom w:val="none" w:sz="0" w:space="0" w:color="auto"/>
        <w:right w:val="none" w:sz="0" w:space="0" w:color="auto"/>
      </w:divBdr>
    </w:div>
    <w:div w:id="1797485111">
      <w:bodyDiv w:val="1"/>
      <w:marLeft w:val="0"/>
      <w:marRight w:val="0"/>
      <w:marTop w:val="0"/>
      <w:marBottom w:val="0"/>
      <w:divBdr>
        <w:top w:val="none" w:sz="0" w:space="0" w:color="auto"/>
        <w:left w:val="none" w:sz="0" w:space="0" w:color="auto"/>
        <w:bottom w:val="none" w:sz="0" w:space="0" w:color="auto"/>
        <w:right w:val="none" w:sz="0" w:space="0" w:color="auto"/>
      </w:divBdr>
    </w:div>
    <w:div w:id="1800297406">
      <w:bodyDiv w:val="1"/>
      <w:marLeft w:val="0"/>
      <w:marRight w:val="0"/>
      <w:marTop w:val="0"/>
      <w:marBottom w:val="0"/>
      <w:divBdr>
        <w:top w:val="none" w:sz="0" w:space="0" w:color="auto"/>
        <w:left w:val="none" w:sz="0" w:space="0" w:color="auto"/>
        <w:bottom w:val="none" w:sz="0" w:space="0" w:color="auto"/>
        <w:right w:val="none" w:sz="0" w:space="0" w:color="auto"/>
      </w:divBdr>
    </w:div>
    <w:div w:id="1807508903">
      <w:bodyDiv w:val="1"/>
      <w:marLeft w:val="0"/>
      <w:marRight w:val="0"/>
      <w:marTop w:val="0"/>
      <w:marBottom w:val="0"/>
      <w:divBdr>
        <w:top w:val="none" w:sz="0" w:space="0" w:color="auto"/>
        <w:left w:val="none" w:sz="0" w:space="0" w:color="auto"/>
        <w:bottom w:val="none" w:sz="0" w:space="0" w:color="auto"/>
        <w:right w:val="none" w:sz="0" w:space="0" w:color="auto"/>
      </w:divBdr>
    </w:div>
    <w:div w:id="1812478879">
      <w:bodyDiv w:val="1"/>
      <w:marLeft w:val="0"/>
      <w:marRight w:val="0"/>
      <w:marTop w:val="0"/>
      <w:marBottom w:val="0"/>
      <w:divBdr>
        <w:top w:val="none" w:sz="0" w:space="0" w:color="auto"/>
        <w:left w:val="none" w:sz="0" w:space="0" w:color="auto"/>
        <w:bottom w:val="none" w:sz="0" w:space="0" w:color="auto"/>
        <w:right w:val="none" w:sz="0" w:space="0" w:color="auto"/>
      </w:divBdr>
    </w:div>
    <w:div w:id="1814059563">
      <w:bodyDiv w:val="1"/>
      <w:marLeft w:val="0"/>
      <w:marRight w:val="0"/>
      <w:marTop w:val="0"/>
      <w:marBottom w:val="0"/>
      <w:divBdr>
        <w:top w:val="none" w:sz="0" w:space="0" w:color="auto"/>
        <w:left w:val="none" w:sz="0" w:space="0" w:color="auto"/>
        <w:bottom w:val="none" w:sz="0" w:space="0" w:color="auto"/>
        <w:right w:val="none" w:sz="0" w:space="0" w:color="auto"/>
      </w:divBdr>
    </w:div>
    <w:div w:id="1814446665">
      <w:bodyDiv w:val="1"/>
      <w:marLeft w:val="0"/>
      <w:marRight w:val="0"/>
      <w:marTop w:val="0"/>
      <w:marBottom w:val="0"/>
      <w:divBdr>
        <w:top w:val="none" w:sz="0" w:space="0" w:color="auto"/>
        <w:left w:val="none" w:sz="0" w:space="0" w:color="auto"/>
        <w:bottom w:val="none" w:sz="0" w:space="0" w:color="auto"/>
        <w:right w:val="none" w:sz="0" w:space="0" w:color="auto"/>
      </w:divBdr>
    </w:div>
    <w:div w:id="1819422673">
      <w:bodyDiv w:val="1"/>
      <w:marLeft w:val="0"/>
      <w:marRight w:val="0"/>
      <w:marTop w:val="0"/>
      <w:marBottom w:val="0"/>
      <w:divBdr>
        <w:top w:val="none" w:sz="0" w:space="0" w:color="auto"/>
        <w:left w:val="none" w:sz="0" w:space="0" w:color="auto"/>
        <w:bottom w:val="none" w:sz="0" w:space="0" w:color="auto"/>
        <w:right w:val="none" w:sz="0" w:space="0" w:color="auto"/>
      </w:divBdr>
    </w:div>
    <w:div w:id="1824656872">
      <w:bodyDiv w:val="1"/>
      <w:marLeft w:val="0"/>
      <w:marRight w:val="0"/>
      <w:marTop w:val="0"/>
      <w:marBottom w:val="0"/>
      <w:divBdr>
        <w:top w:val="none" w:sz="0" w:space="0" w:color="auto"/>
        <w:left w:val="none" w:sz="0" w:space="0" w:color="auto"/>
        <w:bottom w:val="none" w:sz="0" w:space="0" w:color="auto"/>
        <w:right w:val="none" w:sz="0" w:space="0" w:color="auto"/>
      </w:divBdr>
    </w:div>
    <w:div w:id="1825509732">
      <w:bodyDiv w:val="1"/>
      <w:marLeft w:val="0"/>
      <w:marRight w:val="0"/>
      <w:marTop w:val="0"/>
      <w:marBottom w:val="0"/>
      <w:divBdr>
        <w:top w:val="none" w:sz="0" w:space="0" w:color="auto"/>
        <w:left w:val="none" w:sz="0" w:space="0" w:color="auto"/>
        <w:bottom w:val="none" w:sz="0" w:space="0" w:color="auto"/>
        <w:right w:val="none" w:sz="0" w:space="0" w:color="auto"/>
      </w:divBdr>
    </w:div>
    <w:div w:id="1829395162">
      <w:bodyDiv w:val="1"/>
      <w:marLeft w:val="0"/>
      <w:marRight w:val="0"/>
      <w:marTop w:val="0"/>
      <w:marBottom w:val="0"/>
      <w:divBdr>
        <w:top w:val="none" w:sz="0" w:space="0" w:color="auto"/>
        <w:left w:val="none" w:sz="0" w:space="0" w:color="auto"/>
        <w:bottom w:val="none" w:sz="0" w:space="0" w:color="auto"/>
        <w:right w:val="none" w:sz="0" w:space="0" w:color="auto"/>
      </w:divBdr>
    </w:div>
    <w:div w:id="1829710748">
      <w:bodyDiv w:val="1"/>
      <w:marLeft w:val="0"/>
      <w:marRight w:val="0"/>
      <w:marTop w:val="0"/>
      <w:marBottom w:val="0"/>
      <w:divBdr>
        <w:top w:val="none" w:sz="0" w:space="0" w:color="auto"/>
        <w:left w:val="none" w:sz="0" w:space="0" w:color="auto"/>
        <w:bottom w:val="none" w:sz="0" w:space="0" w:color="auto"/>
        <w:right w:val="none" w:sz="0" w:space="0" w:color="auto"/>
      </w:divBdr>
    </w:div>
    <w:div w:id="1836529746">
      <w:bodyDiv w:val="1"/>
      <w:marLeft w:val="0"/>
      <w:marRight w:val="0"/>
      <w:marTop w:val="0"/>
      <w:marBottom w:val="0"/>
      <w:divBdr>
        <w:top w:val="none" w:sz="0" w:space="0" w:color="auto"/>
        <w:left w:val="none" w:sz="0" w:space="0" w:color="auto"/>
        <w:bottom w:val="none" w:sz="0" w:space="0" w:color="auto"/>
        <w:right w:val="none" w:sz="0" w:space="0" w:color="auto"/>
      </w:divBdr>
    </w:div>
    <w:div w:id="1841894912">
      <w:bodyDiv w:val="1"/>
      <w:marLeft w:val="0"/>
      <w:marRight w:val="0"/>
      <w:marTop w:val="0"/>
      <w:marBottom w:val="0"/>
      <w:divBdr>
        <w:top w:val="none" w:sz="0" w:space="0" w:color="auto"/>
        <w:left w:val="none" w:sz="0" w:space="0" w:color="auto"/>
        <w:bottom w:val="none" w:sz="0" w:space="0" w:color="auto"/>
        <w:right w:val="none" w:sz="0" w:space="0" w:color="auto"/>
      </w:divBdr>
    </w:div>
    <w:div w:id="1844276031">
      <w:bodyDiv w:val="1"/>
      <w:marLeft w:val="0"/>
      <w:marRight w:val="0"/>
      <w:marTop w:val="0"/>
      <w:marBottom w:val="0"/>
      <w:divBdr>
        <w:top w:val="none" w:sz="0" w:space="0" w:color="auto"/>
        <w:left w:val="none" w:sz="0" w:space="0" w:color="auto"/>
        <w:bottom w:val="none" w:sz="0" w:space="0" w:color="auto"/>
        <w:right w:val="none" w:sz="0" w:space="0" w:color="auto"/>
      </w:divBdr>
    </w:div>
    <w:div w:id="1844390107">
      <w:bodyDiv w:val="1"/>
      <w:marLeft w:val="0"/>
      <w:marRight w:val="0"/>
      <w:marTop w:val="0"/>
      <w:marBottom w:val="0"/>
      <w:divBdr>
        <w:top w:val="none" w:sz="0" w:space="0" w:color="auto"/>
        <w:left w:val="none" w:sz="0" w:space="0" w:color="auto"/>
        <w:bottom w:val="none" w:sz="0" w:space="0" w:color="auto"/>
        <w:right w:val="none" w:sz="0" w:space="0" w:color="auto"/>
      </w:divBdr>
    </w:div>
    <w:div w:id="1868979845">
      <w:bodyDiv w:val="1"/>
      <w:marLeft w:val="0"/>
      <w:marRight w:val="0"/>
      <w:marTop w:val="0"/>
      <w:marBottom w:val="0"/>
      <w:divBdr>
        <w:top w:val="none" w:sz="0" w:space="0" w:color="auto"/>
        <w:left w:val="none" w:sz="0" w:space="0" w:color="auto"/>
        <w:bottom w:val="none" w:sz="0" w:space="0" w:color="auto"/>
        <w:right w:val="none" w:sz="0" w:space="0" w:color="auto"/>
      </w:divBdr>
    </w:div>
    <w:div w:id="1873181892">
      <w:bodyDiv w:val="1"/>
      <w:marLeft w:val="0"/>
      <w:marRight w:val="0"/>
      <w:marTop w:val="0"/>
      <w:marBottom w:val="0"/>
      <w:divBdr>
        <w:top w:val="none" w:sz="0" w:space="0" w:color="auto"/>
        <w:left w:val="none" w:sz="0" w:space="0" w:color="auto"/>
        <w:bottom w:val="none" w:sz="0" w:space="0" w:color="auto"/>
        <w:right w:val="none" w:sz="0" w:space="0" w:color="auto"/>
      </w:divBdr>
    </w:div>
    <w:div w:id="1876506561">
      <w:bodyDiv w:val="1"/>
      <w:marLeft w:val="0"/>
      <w:marRight w:val="0"/>
      <w:marTop w:val="0"/>
      <w:marBottom w:val="0"/>
      <w:divBdr>
        <w:top w:val="none" w:sz="0" w:space="0" w:color="auto"/>
        <w:left w:val="none" w:sz="0" w:space="0" w:color="auto"/>
        <w:bottom w:val="none" w:sz="0" w:space="0" w:color="auto"/>
        <w:right w:val="none" w:sz="0" w:space="0" w:color="auto"/>
      </w:divBdr>
    </w:div>
    <w:div w:id="1891109560">
      <w:bodyDiv w:val="1"/>
      <w:marLeft w:val="0"/>
      <w:marRight w:val="0"/>
      <w:marTop w:val="0"/>
      <w:marBottom w:val="0"/>
      <w:divBdr>
        <w:top w:val="none" w:sz="0" w:space="0" w:color="auto"/>
        <w:left w:val="none" w:sz="0" w:space="0" w:color="auto"/>
        <w:bottom w:val="none" w:sz="0" w:space="0" w:color="auto"/>
        <w:right w:val="none" w:sz="0" w:space="0" w:color="auto"/>
      </w:divBdr>
    </w:div>
    <w:div w:id="1893810290">
      <w:bodyDiv w:val="1"/>
      <w:marLeft w:val="0"/>
      <w:marRight w:val="0"/>
      <w:marTop w:val="0"/>
      <w:marBottom w:val="0"/>
      <w:divBdr>
        <w:top w:val="none" w:sz="0" w:space="0" w:color="auto"/>
        <w:left w:val="none" w:sz="0" w:space="0" w:color="auto"/>
        <w:bottom w:val="none" w:sz="0" w:space="0" w:color="auto"/>
        <w:right w:val="none" w:sz="0" w:space="0" w:color="auto"/>
      </w:divBdr>
    </w:div>
    <w:div w:id="1897548390">
      <w:bodyDiv w:val="1"/>
      <w:marLeft w:val="0"/>
      <w:marRight w:val="0"/>
      <w:marTop w:val="0"/>
      <w:marBottom w:val="0"/>
      <w:divBdr>
        <w:top w:val="none" w:sz="0" w:space="0" w:color="auto"/>
        <w:left w:val="none" w:sz="0" w:space="0" w:color="auto"/>
        <w:bottom w:val="none" w:sz="0" w:space="0" w:color="auto"/>
        <w:right w:val="none" w:sz="0" w:space="0" w:color="auto"/>
      </w:divBdr>
    </w:div>
    <w:div w:id="1909608828">
      <w:bodyDiv w:val="1"/>
      <w:marLeft w:val="0"/>
      <w:marRight w:val="0"/>
      <w:marTop w:val="0"/>
      <w:marBottom w:val="0"/>
      <w:divBdr>
        <w:top w:val="none" w:sz="0" w:space="0" w:color="auto"/>
        <w:left w:val="none" w:sz="0" w:space="0" w:color="auto"/>
        <w:bottom w:val="none" w:sz="0" w:space="0" w:color="auto"/>
        <w:right w:val="none" w:sz="0" w:space="0" w:color="auto"/>
      </w:divBdr>
    </w:div>
    <w:div w:id="1910189204">
      <w:bodyDiv w:val="1"/>
      <w:marLeft w:val="0"/>
      <w:marRight w:val="0"/>
      <w:marTop w:val="0"/>
      <w:marBottom w:val="0"/>
      <w:divBdr>
        <w:top w:val="none" w:sz="0" w:space="0" w:color="auto"/>
        <w:left w:val="none" w:sz="0" w:space="0" w:color="auto"/>
        <w:bottom w:val="none" w:sz="0" w:space="0" w:color="auto"/>
        <w:right w:val="none" w:sz="0" w:space="0" w:color="auto"/>
      </w:divBdr>
    </w:div>
    <w:div w:id="1910309458">
      <w:bodyDiv w:val="1"/>
      <w:marLeft w:val="0"/>
      <w:marRight w:val="0"/>
      <w:marTop w:val="0"/>
      <w:marBottom w:val="0"/>
      <w:divBdr>
        <w:top w:val="none" w:sz="0" w:space="0" w:color="auto"/>
        <w:left w:val="none" w:sz="0" w:space="0" w:color="auto"/>
        <w:bottom w:val="none" w:sz="0" w:space="0" w:color="auto"/>
        <w:right w:val="none" w:sz="0" w:space="0" w:color="auto"/>
      </w:divBdr>
    </w:div>
    <w:div w:id="1910731324">
      <w:bodyDiv w:val="1"/>
      <w:marLeft w:val="0"/>
      <w:marRight w:val="0"/>
      <w:marTop w:val="0"/>
      <w:marBottom w:val="0"/>
      <w:divBdr>
        <w:top w:val="none" w:sz="0" w:space="0" w:color="auto"/>
        <w:left w:val="none" w:sz="0" w:space="0" w:color="auto"/>
        <w:bottom w:val="none" w:sz="0" w:space="0" w:color="auto"/>
        <w:right w:val="none" w:sz="0" w:space="0" w:color="auto"/>
      </w:divBdr>
    </w:div>
    <w:div w:id="1914318790">
      <w:bodyDiv w:val="1"/>
      <w:marLeft w:val="0"/>
      <w:marRight w:val="0"/>
      <w:marTop w:val="0"/>
      <w:marBottom w:val="0"/>
      <w:divBdr>
        <w:top w:val="none" w:sz="0" w:space="0" w:color="auto"/>
        <w:left w:val="none" w:sz="0" w:space="0" w:color="auto"/>
        <w:bottom w:val="none" w:sz="0" w:space="0" w:color="auto"/>
        <w:right w:val="none" w:sz="0" w:space="0" w:color="auto"/>
      </w:divBdr>
    </w:div>
    <w:div w:id="1916936747">
      <w:bodyDiv w:val="1"/>
      <w:marLeft w:val="0"/>
      <w:marRight w:val="0"/>
      <w:marTop w:val="0"/>
      <w:marBottom w:val="0"/>
      <w:divBdr>
        <w:top w:val="none" w:sz="0" w:space="0" w:color="auto"/>
        <w:left w:val="none" w:sz="0" w:space="0" w:color="auto"/>
        <w:bottom w:val="none" w:sz="0" w:space="0" w:color="auto"/>
        <w:right w:val="none" w:sz="0" w:space="0" w:color="auto"/>
      </w:divBdr>
    </w:div>
    <w:div w:id="1931623689">
      <w:bodyDiv w:val="1"/>
      <w:marLeft w:val="0"/>
      <w:marRight w:val="0"/>
      <w:marTop w:val="0"/>
      <w:marBottom w:val="0"/>
      <w:divBdr>
        <w:top w:val="none" w:sz="0" w:space="0" w:color="auto"/>
        <w:left w:val="none" w:sz="0" w:space="0" w:color="auto"/>
        <w:bottom w:val="none" w:sz="0" w:space="0" w:color="auto"/>
        <w:right w:val="none" w:sz="0" w:space="0" w:color="auto"/>
      </w:divBdr>
    </w:div>
    <w:div w:id="1932198667">
      <w:bodyDiv w:val="1"/>
      <w:marLeft w:val="0"/>
      <w:marRight w:val="0"/>
      <w:marTop w:val="0"/>
      <w:marBottom w:val="0"/>
      <w:divBdr>
        <w:top w:val="none" w:sz="0" w:space="0" w:color="auto"/>
        <w:left w:val="none" w:sz="0" w:space="0" w:color="auto"/>
        <w:bottom w:val="none" w:sz="0" w:space="0" w:color="auto"/>
        <w:right w:val="none" w:sz="0" w:space="0" w:color="auto"/>
      </w:divBdr>
    </w:div>
    <w:div w:id="1944652154">
      <w:bodyDiv w:val="1"/>
      <w:marLeft w:val="0"/>
      <w:marRight w:val="0"/>
      <w:marTop w:val="0"/>
      <w:marBottom w:val="0"/>
      <w:divBdr>
        <w:top w:val="none" w:sz="0" w:space="0" w:color="auto"/>
        <w:left w:val="none" w:sz="0" w:space="0" w:color="auto"/>
        <w:bottom w:val="none" w:sz="0" w:space="0" w:color="auto"/>
        <w:right w:val="none" w:sz="0" w:space="0" w:color="auto"/>
      </w:divBdr>
    </w:div>
    <w:div w:id="1952585575">
      <w:bodyDiv w:val="1"/>
      <w:marLeft w:val="0"/>
      <w:marRight w:val="0"/>
      <w:marTop w:val="0"/>
      <w:marBottom w:val="0"/>
      <w:divBdr>
        <w:top w:val="none" w:sz="0" w:space="0" w:color="auto"/>
        <w:left w:val="none" w:sz="0" w:space="0" w:color="auto"/>
        <w:bottom w:val="none" w:sz="0" w:space="0" w:color="auto"/>
        <w:right w:val="none" w:sz="0" w:space="0" w:color="auto"/>
      </w:divBdr>
    </w:div>
    <w:div w:id="1954170975">
      <w:bodyDiv w:val="1"/>
      <w:marLeft w:val="0"/>
      <w:marRight w:val="0"/>
      <w:marTop w:val="0"/>
      <w:marBottom w:val="0"/>
      <w:divBdr>
        <w:top w:val="none" w:sz="0" w:space="0" w:color="auto"/>
        <w:left w:val="none" w:sz="0" w:space="0" w:color="auto"/>
        <w:bottom w:val="none" w:sz="0" w:space="0" w:color="auto"/>
        <w:right w:val="none" w:sz="0" w:space="0" w:color="auto"/>
      </w:divBdr>
    </w:div>
    <w:div w:id="1963536130">
      <w:bodyDiv w:val="1"/>
      <w:marLeft w:val="0"/>
      <w:marRight w:val="0"/>
      <w:marTop w:val="0"/>
      <w:marBottom w:val="0"/>
      <w:divBdr>
        <w:top w:val="none" w:sz="0" w:space="0" w:color="auto"/>
        <w:left w:val="none" w:sz="0" w:space="0" w:color="auto"/>
        <w:bottom w:val="none" w:sz="0" w:space="0" w:color="auto"/>
        <w:right w:val="none" w:sz="0" w:space="0" w:color="auto"/>
      </w:divBdr>
    </w:div>
    <w:div w:id="1971863807">
      <w:bodyDiv w:val="1"/>
      <w:marLeft w:val="0"/>
      <w:marRight w:val="0"/>
      <w:marTop w:val="0"/>
      <w:marBottom w:val="0"/>
      <w:divBdr>
        <w:top w:val="none" w:sz="0" w:space="0" w:color="auto"/>
        <w:left w:val="none" w:sz="0" w:space="0" w:color="auto"/>
        <w:bottom w:val="none" w:sz="0" w:space="0" w:color="auto"/>
        <w:right w:val="none" w:sz="0" w:space="0" w:color="auto"/>
      </w:divBdr>
    </w:div>
    <w:div w:id="1972593692">
      <w:bodyDiv w:val="1"/>
      <w:marLeft w:val="0"/>
      <w:marRight w:val="0"/>
      <w:marTop w:val="0"/>
      <w:marBottom w:val="0"/>
      <w:divBdr>
        <w:top w:val="none" w:sz="0" w:space="0" w:color="auto"/>
        <w:left w:val="none" w:sz="0" w:space="0" w:color="auto"/>
        <w:bottom w:val="none" w:sz="0" w:space="0" w:color="auto"/>
        <w:right w:val="none" w:sz="0" w:space="0" w:color="auto"/>
      </w:divBdr>
    </w:div>
    <w:div w:id="1977878631">
      <w:bodyDiv w:val="1"/>
      <w:marLeft w:val="0"/>
      <w:marRight w:val="0"/>
      <w:marTop w:val="0"/>
      <w:marBottom w:val="0"/>
      <w:divBdr>
        <w:top w:val="none" w:sz="0" w:space="0" w:color="auto"/>
        <w:left w:val="none" w:sz="0" w:space="0" w:color="auto"/>
        <w:bottom w:val="none" w:sz="0" w:space="0" w:color="auto"/>
        <w:right w:val="none" w:sz="0" w:space="0" w:color="auto"/>
      </w:divBdr>
    </w:div>
    <w:div w:id="1977955203">
      <w:bodyDiv w:val="1"/>
      <w:marLeft w:val="0"/>
      <w:marRight w:val="0"/>
      <w:marTop w:val="0"/>
      <w:marBottom w:val="0"/>
      <w:divBdr>
        <w:top w:val="none" w:sz="0" w:space="0" w:color="auto"/>
        <w:left w:val="none" w:sz="0" w:space="0" w:color="auto"/>
        <w:bottom w:val="none" w:sz="0" w:space="0" w:color="auto"/>
        <w:right w:val="none" w:sz="0" w:space="0" w:color="auto"/>
      </w:divBdr>
    </w:div>
    <w:div w:id="1993025237">
      <w:bodyDiv w:val="1"/>
      <w:marLeft w:val="0"/>
      <w:marRight w:val="0"/>
      <w:marTop w:val="0"/>
      <w:marBottom w:val="0"/>
      <w:divBdr>
        <w:top w:val="none" w:sz="0" w:space="0" w:color="auto"/>
        <w:left w:val="none" w:sz="0" w:space="0" w:color="auto"/>
        <w:bottom w:val="none" w:sz="0" w:space="0" w:color="auto"/>
        <w:right w:val="none" w:sz="0" w:space="0" w:color="auto"/>
      </w:divBdr>
    </w:div>
    <w:div w:id="2001813219">
      <w:bodyDiv w:val="1"/>
      <w:marLeft w:val="0"/>
      <w:marRight w:val="0"/>
      <w:marTop w:val="0"/>
      <w:marBottom w:val="0"/>
      <w:divBdr>
        <w:top w:val="none" w:sz="0" w:space="0" w:color="auto"/>
        <w:left w:val="none" w:sz="0" w:space="0" w:color="auto"/>
        <w:bottom w:val="none" w:sz="0" w:space="0" w:color="auto"/>
        <w:right w:val="none" w:sz="0" w:space="0" w:color="auto"/>
      </w:divBdr>
    </w:div>
    <w:div w:id="2009596910">
      <w:bodyDiv w:val="1"/>
      <w:marLeft w:val="0"/>
      <w:marRight w:val="0"/>
      <w:marTop w:val="0"/>
      <w:marBottom w:val="0"/>
      <w:divBdr>
        <w:top w:val="none" w:sz="0" w:space="0" w:color="auto"/>
        <w:left w:val="none" w:sz="0" w:space="0" w:color="auto"/>
        <w:bottom w:val="none" w:sz="0" w:space="0" w:color="auto"/>
        <w:right w:val="none" w:sz="0" w:space="0" w:color="auto"/>
      </w:divBdr>
    </w:div>
    <w:div w:id="2009673453">
      <w:bodyDiv w:val="1"/>
      <w:marLeft w:val="0"/>
      <w:marRight w:val="0"/>
      <w:marTop w:val="0"/>
      <w:marBottom w:val="0"/>
      <w:divBdr>
        <w:top w:val="none" w:sz="0" w:space="0" w:color="auto"/>
        <w:left w:val="none" w:sz="0" w:space="0" w:color="auto"/>
        <w:bottom w:val="none" w:sz="0" w:space="0" w:color="auto"/>
        <w:right w:val="none" w:sz="0" w:space="0" w:color="auto"/>
      </w:divBdr>
    </w:div>
    <w:div w:id="2020497755">
      <w:bodyDiv w:val="1"/>
      <w:marLeft w:val="0"/>
      <w:marRight w:val="0"/>
      <w:marTop w:val="0"/>
      <w:marBottom w:val="0"/>
      <w:divBdr>
        <w:top w:val="none" w:sz="0" w:space="0" w:color="auto"/>
        <w:left w:val="none" w:sz="0" w:space="0" w:color="auto"/>
        <w:bottom w:val="none" w:sz="0" w:space="0" w:color="auto"/>
        <w:right w:val="none" w:sz="0" w:space="0" w:color="auto"/>
      </w:divBdr>
    </w:div>
    <w:div w:id="2025324772">
      <w:bodyDiv w:val="1"/>
      <w:marLeft w:val="0"/>
      <w:marRight w:val="0"/>
      <w:marTop w:val="0"/>
      <w:marBottom w:val="0"/>
      <w:divBdr>
        <w:top w:val="none" w:sz="0" w:space="0" w:color="auto"/>
        <w:left w:val="none" w:sz="0" w:space="0" w:color="auto"/>
        <w:bottom w:val="none" w:sz="0" w:space="0" w:color="auto"/>
        <w:right w:val="none" w:sz="0" w:space="0" w:color="auto"/>
      </w:divBdr>
    </w:div>
    <w:div w:id="2031488887">
      <w:bodyDiv w:val="1"/>
      <w:marLeft w:val="0"/>
      <w:marRight w:val="0"/>
      <w:marTop w:val="0"/>
      <w:marBottom w:val="0"/>
      <w:divBdr>
        <w:top w:val="none" w:sz="0" w:space="0" w:color="auto"/>
        <w:left w:val="none" w:sz="0" w:space="0" w:color="auto"/>
        <w:bottom w:val="none" w:sz="0" w:space="0" w:color="auto"/>
        <w:right w:val="none" w:sz="0" w:space="0" w:color="auto"/>
      </w:divBdr>
    </w:div>
    <w:div w:id="2043627865">
      <w:bodyDiv w:val="1"/>
      <w:marLeft w:val="0"/>
      <w:marRight w:val="0"/>
      <w:marTop w:val="0"/>
      <w:marBottom w:val="0"/>
      <w:divBdr>
        <w:top w:val="none" w:sz="0" w:space="0" w:color="auto"/>
        <w:left w:val="none" w:sz="0" w:space="0" w:color="auto"/>
        <w:bottom w:val="none" w:sz="0" w:space="0" w:color="auto"/>
        <w:right w:val="none" w:sz="0" w:space="0" w:color="auto"/>
      </w:divBdr>
    </w:div>
    <w:div w:id="2046246991">
      <w:bodyDiv w:val="1"/>
      <w:marLeft w:val="0"/>
      <w:marRight w:val="0"/>
      <w:marTop w:val="0"/>
      <w:marBottom w:val="0"/>
      <w:divBdr>
        <w:top w:val="none" w:sz="0" w:space="0" w:color="auto"/>
        <w:left w:val="none" w:sz="0" w:space="0" w:color="auto"/>
        <w:bottom w:val="none" w:sz="0" w:space="0" w:color="auto"/>
        <w:right w:val="none" w:sz="0" w:space="0" w:color="auto"/>
      </w:divBdr>
    </w:div>
    <w:div w:id="2052067194">
      <w:bodyDiv w:val="1"/>
      <w:marLeft w:val="0"/>
      <w:marRight w:val="0"/>
      <w:marTop w:val="0"/>
      <w:marBottom w:val="0"/>
      <w:divBdr>
        <w:top w:val="none" w:sz="0" w:space="0" w:color="auto"/>
        <w:left w:val="none" w:sz="0" w:space="0" w:color="auto"/>
        <w:bottom w:val="none" w:sz="0" w:space="0" w:color="auto"/>
        <w:right w:val="none" w:sz="0" w:space="0" w:color="auto"/>
      </w:divBdr>
    </w:div>
    <w:div w:id="2054235036">
      <w:bodyDiv w:val="1"/>
      <w:marLeft w:val="0"/>
      <w:marRight w:val="0"/>
      <w:marTop w:val="0"/>
      <w:marBottom w:val="0"/>
      <w:divBdr>
        <w:top w:val="none" w:sz="0" w:space="0" w:color="auto"/>
        <w:left w:val="none" w:sz="0" w:space="0" w:color="auto"/>
        <w:bottom w:val="none" w:sz="0" w:space="0" w:color="auto"/>
        <w:right w:val="none" w:sz="0" w:space="0" w:color="auto"/>
      </w:divBdr>
    </w:div>
    <w:div w:id="2066902516">
      <w:bodyDiv w:val="1"/>
      <w:marLeft w:val="0"/>
      <w:marRight w:val="0"/>
      <w:marTop w:val="0"/>
      <w:marBottom w:val="0"/>
      <w:divBdr>
        <w:top w:val="none" w:sz="0" w:space="0" w:color="auto"/>
        <w:left w:val="none" w:sz="0" w:space="0" w:color="auto"/>
        <w:bottom w:val="none" w:sz="0" w:space="0" w:color="auto"/>
        <w:right w:val="none" w:sz="0" w:space="0" w:color="auto"/>
      </w:divBdr>
    </w:div>
    <w:div w:id="2067214488">
      <w:bodyDiv w:val="1"/>
      <w:marLeft w:val="0"/>
      <w:marRight w:val="0"/>
      <w:marTop w:val="0"/>
      <w:marBottom w:val="0"/>
      <w:divBdr>
        <w:top w:val="none" w:sz="0" w:space="0" w:color="auto"/>
        <w:left w:val="none" w:sz="0" w:space="0" w:color="auto"/>
        <w:bottom w:val="none" w:sz="0" w:space="0" w:color="auto"/>
        <w:right w:val="none" w:sz="0" w:space="0" w:color="auto"/>
      </w:divBdr>
    </w:div>
    <w:div w:id="2067217167">
      <w:bodyDiv w:val="1"/>
      <w:marLeft w:val="0"/>
      <w:marRight w:val="0"/>
      <w:marTop w:val="0"/>
      <w:marBottom w:val="0"/>
      <w:divBdr>
        <w:top w:val="none" w:sz="0" w:space="0" w:color="auto"/>
        <w:left w:val="none" w:sz="0" w:space="0" w:color="auto"/>
        <w:bottom w:val="none" w:sz="0" w:space="0" w:color="auto"/>
        <w:right w:val="none" w:sz="0" w:space="0" w:color="auto"/>
      </w:divBdr>
    </w:div>
    <w:div w:id="2076466413">
      <w:bodyDiv w:val="1"/>
      <w:marLeft w:val="0"/>
      <w:marRight w:val="0"/>
      <w:marTop w:val="0"/>
      <w:marBottom w:val="0"/>
      <w:divBdr>
        <w:top w:val="none" w:sz="0" w:space="0" w:color="auto"/>
        <w:left w:val="none" w:sz="0" w:space="0" w:color="auto"/>
        <w:bottom w:val="none" w:sz="0" w:space="0" w:color="auto"/>
        <w:right w:val="none" w:sz="0" w:space="0" w:color="auto"/>
      </w:divBdr>
    </w:div>
    <w:div w:id="2082021149">
      <w:bodyDiv w:val="1"/>
      <w:marLeft w:val="0"/>
      <w:marRight w:val="0"/>
      <w:marTop w:val="0"/>
      <w:marBottom w:val="0"/>
      <w:divBdr>
        <w:top w:val="none" w:sz="0" w:space="0" w:color="auto"/>
        <w:left w:val="none" w:sz="0" w:space="0" w:color="auto"/>
        <w:bottom w:val="none" w:sz="0" w:space="0" w:color="auto"/>
        <w:right w:val="none" w:sz="0" w:space="0" w:color="auto"/>
      </w:divBdr>
    </w:div>
    <w:div w:id="2088963183">
      <w:bodyDiv w:val="1"/>
      <w:marLeft w:val="0"/>
      <w:marRight w:val="0"/>
      <w:marTop w:val="0"/>
      <w:marBottom w:val="0"/>
      <w:divBdr>
        <w:top w:val="none" w:sz="0" w:space="0" w:color="auto"/>
        <w:left w:val="none" w:sz="0" w:space="0" w:color="auto"/>
        <w:bottom w:val="none" w:sz="0" w:space="0" w:color="auto"/>
        <w:right w:val="none" w:sz="0" w:space="0" w:color="auto"/>
      </w:divBdr>
    </w:div>
    <w:div w:id="2089183729">
      <w:bodyDiv w:val="1"/>
      <w:marLeft w:val="0"/>
      <w:marRight w:val="0"/>
      <w:marTop w:val="0"/>
      <w:marBottom w:val="0"/>
      <w:divBdr>
        <w:top w:val="none" w:sz="0" w:space="0" w:color="auto"/>
        <w:left w:val="none" w:sz="0" w:space="0" w:color="auto"/>
        <w:bottom w:val="none" w:sz="0" w:space="0" w:color="auto"/>
        <w:right w:val="none" w:sz="0" w:space="0" w:color="auto"/>
      </w:divBdr>
    </w:div>
    <w:div w:id="2098595450">
      <w:bodyDiv w:val="1"/>
      <w:marLeft w:val="0"/>
      <w:marRight w:val="0"/>
      <w:marTop w:val="0"/>
      <w:marBottom w:val="0"/>
      <w:divBdr>
        <w:top w:val="none" w:sz="0" w:space="0" w:color="auto"/>
        <w:left w:val="none" w:sz="0" w:space="0" w:color="auto"/>
        <w:bottom w:val="none" w:sz="0" w:space="0" w:color="auto"/>
        <w:right w:val="none" w:sz="0" w:space="0" w:color="auto"/>
      </w:divBdr>
    </w:div>
    <w:div w:id="2101873868">
      <w:bodyDiv w:val="1"/>
      <w:marLeft w:val="0"/>
      <w:marRight w:val="0"/>
      <w:marTop w:val="0"/>
      <w:marBottom w:val="0"/>
      <w:divBdr>
        <w:top w:val="none" w:sz="0" w:space="0" w:color="auto"/>
        <w:left w:val="none" w:sz="0" w:space="0" w:color="auto"/>
        <w:bottom w:val="none" w:sz="0" w:space="0" w:color="auto"/>
        <w:right w:val="none" w:sz="0" w:space="0" w:color="auto"/>
      </w:divBdr>
    </w:div>
    <w:div w:id="2103065737">
      <w:bodyDiv w:val="1"/>
      <w:marLeft w:val="0"/>
      <w:marRight w:val="0"/>
      <w:marTop w:val="0"/>
      <w:marBottom w:val="0"/>
      <w:divBdr>
        <w:top w:val="none" w:sz="0" w:space="0" w:color="auto"/>
        <w:left w:val="none" w:sz="0" w:space="0" w:color="auto"/>
        <w:bottom w:val="none" w:sz="0" w:space="0" w:color="auto"/>
        <w:right w:val="none" w:sz="0" w:space="0" w:color="auto"/>
      </w:divBdr>
    </w:div>
    <w:div w:id="2112434250">
      <w:bodyDiv w:val="1"/>
      <w:marLeft w:val="0"/>
      <w:marRight w:val="0"/>
      <w:marTop w:val="0"/>
      <w:marBottom w:val="0"/>
      <w:divBdr>
        <w:top w:val="none" w:sz="0" w:space="0" w:color="auto"/>
        <w:left w:val="none" w:sz="0" w:space="0" w:color="auto"/>
        <w:bottom w:val="none" w:sz="0" w:space="0" w:color="auto"/>
        <w:right w:val="none" w:sz="0" w:space="0" w:color="auto"/>
      </w:divBdr>
    </w:div>
    <w:div w:id="2115635165">
      <w:bodyDiv w:val="1"/>
      <w:marLeft w:val="0"/>
      <w:marRight w:val="0"/>
      <w:marTop w:val="0"/>
      <w:marBottom w:val="0"/>
      <w:divBdr>
        <w:top w:val="none" w:sz="0" w:space="0" w:color="auto"/>
        <w:left w:val="none" w:sz="0" w:space="0" w:color="auto"/>
        <w:bottom w:val="none" w:sz="0" w:space="0" w:color="auto"/>
        <w:right w:val="none" w:sz="0" w:space="0" w:color="auto"/>
      </w:divBdr>
    </w:div>
    <w:div w:id="2117825133">
      <w:bodyDiv w:val="1"/>
      <w:marLeft w:val="0"/>
      <w:marRight w:val="0"/>
      <w:marTop w:val="0"/>
      <w:marBottom w:val="0"/>
      <w:divBdr>
        <w:top w:val="none" w:sz="0" w:space="0" w:color="auto"/>
        <w:left w:val="none" w:sz="0" w:space="0" w:color="auto"/>
        <w:bottom w:val="none" w:sz="0" w:space="0" w:color="auto"/>
        <w:right w:val="none" w:sz="0" w:space="0" w:color="auto"/>
      </w:divBdr>
    </w:div>
    <w:div w:id="2129812117">
      <w:bodyDiv w:val="1"/>
      <w:marLeft w:val="0"/>
      <w:marRight w:val="0"/>
      <w:marTop w:val="0"/>
      <w:marBottom w:val="0"/>
      <w:divBdr>
        <w:top w:val="none" w:sz="0" w:space="0" w:color="auto"/>
        <w:left w:val="none" w:sz="0" w:space="0" w:color="auto"/>
        <w:bottom w:val="none" w:sz="0" w:space="0" w:color="auto"/>
        <w:right w:val="none" w:sz="0" w:space="0" w:color="auto"/>
      </w:divBdr>
    </w:div>
    <w:div w:id="2133933808">
      <w:bodyDiv w:val="1"/>
      <w:marLeft w:val="0"/>
      <w:marRight w:val="0"/>
      <w:marTop w:val="0"/>
      <w:marBottom w:val="0"/>
      <w:divBdr>
        <w:top w:val="none" w:sz="0" w:space="0" w:color="auto"/>
        <w:left w:val="none" w:sz="0" w:space="0" w:color="auto"/>
        <w:bottom w:val="none" w:sz="0" w:space="0" w:color="auto"/>
        <w:right w:val="none" w:sz="0" w:space="0" w:color="auto"/>
      </w:divBdr>
    </w:div>
    <w:div w:id="2137212897">
      <w:bodyDiv w:val="1"/>
      <w:marLeft w:val="0"/>
      <w:marRight w:val="0"/>
      <w:marTop w:val="0"/>
      <w:marBottom w:val="0"/>
      <w:divBdr>
        <w:top w:val="none" w:sz="0" w:space="0" w:color="auto"/>
        <w:left w:val="none" w:sz="0" w:space="0" w:color="auto"/>
        <w:bottom w:val="none" w:sz="0" w:space="0" w:color="auto"/>
        <w:right w:val="none" w:sz="0" w:space="0" w:color="auto"/>
      </w:divBdr>
    </w:div>
    <w:div w:id="2138067366">
      <w:bodyDiv w:val="1"/>
      <w:marLeft w:val="0"/>
      <w:marRight w:val="0"/>
      <w:marTop w:val="0"/>
      <w:marBottom w:val="0"/>
      <w:divBdr>
        <w:top w:val="none" w:sz="0" w:space="0" w:color="auto"/>
        <w:left w:val="none" w:sz="0" w:space="0" w:color="auto"/>
        <w:bottom w:val="none" w:sz="0" w:space="0" w:color="auto"/>
        <w:right w:val="none" w:sz="0" w:space="0" w:color="auto"/>
      </w:divBdr>
    </w:div>
    <w:div w:id="2145929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6.xml"/><Relationship Id="rId26" Type="http://schemas.openxmlformats.org/officeDocument/2006/relationships/footer" Target="footer10.xml"/><Relationship Id="rId39" Type="http://schemas.openxmlformats.org/officeDocument/2006/relationships/image" Target="media/image16.png"/><Relationship Id="rId21" Type="http://schemas.openxmlformats.org/officeDocument/2006/relationships/footer" Target="footer7.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eader" Target="header12.xml"/><Relationship Id="rId50" Type="http://schemas.openxmlformats.org/officeDocument/2006/relationships/footer" Target="footer15.xml"/><Relationship Id="rId55" Type="http://schemas.openxmlformats.org/officeDocument/2006/relationships/hyperlink" Target="http://www.iiw.kuleuven.b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6.png"/><Relationship Id="rId41" Type="http://schemas.openxmlformats.org/officeDocument/2006/relationships/image" Target="media/image18.png"/><Relationship Id="rId54" Type="http://schemas.openxmlformats.org/officeDocument/2006/relationships/footer" Target="footer19.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jpeg"/><Relationship Id="rId45" Type="http://schemas.openxmlformats.org/officeDocument/2006/relationships/footer" Target="footer12.xml"/><Relationship Id="rId53" Type="http://schemas.openxmlformats.org/officeDocument/2006/relationships/footer" Target="footer18.xml"/><Relationship Id="rId58" Type="http://schemas.openxmlformats.org/officeDocument/2006/relationships/footer" Target="footer20.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8.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footer" Target="footer14.xml"/><Relationship Id="rId57" Type="http://schemas.openxmlformats.org/officeDocument/2006/relationships/header" Target="header14.xml"/><Relationship Id="rId61"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image" Target="media/image8.PNG"/><Relationship Id="rId44" Type="http://schemas.openxmlformats.org/officeDocument/2006/relationships/footer" Target="footer11.xml"/><Relationship Id="rId52" Type="http://schemas.openxmlformats.org/officeDocument/2006/relationships/footer" Target="footer17.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eader" Target="header10.xml"/><Relationship Id="rId48" Type="http://schemas.openxmlformats.org/officeDocument/2006/relationships/footer" Target="footer13.xml"/><Relationship Id="rId56" Type="http://schemas.openxmlformats.org/officeDocument/2006/relationships/header" Target="header13.xml"/><Relationship Id="rId8" Type="http://schemas.openxmlformats.org/officeDocument/2006/relationships/header" Target="header1.xml"/><Relationship Id="rId51" Type="http://schemas.openxmlformats.org/officeDocument/2006/relationships/footer" Target="footer1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eader" Target="header11.xml"/><Relationship Id="rId59" Type="http://schemas.openxmlformats.org/officeDocument/2006/relationships/footer" Target="footer2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20.jpeg"/></Relationships>
</file>

<file path=word/_rels/header13.xml.rels><?xml version="1.0" encoding="UTF-8" standalone="yes"?>
<Relationships xmlns="http://schemas.openxmlformats.org/package/2006/relationships"><Relationship Id="rId1" Type="http://schemas.openxmlformats.org/officeDocument/2006/relationships/image" Target="media/image21.png"/></Relationships>
</file>

<file path=word/_rels/header14.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327F3703A8341399A30311021E9DD40"/>
        <w:category>
          <w:name w:val="Algemeen"/>
          <w:gallery w:val="placeholder"/>
        </w:category>
        <w:types>
          <w:type w:val="bbPlcHdr"/>
        </w:types>
        <w:behaviors>
          <w:behavior w:val="content"/>
        </w:behaviors>
        <w:guid w:val="{7A902C85-CA84-48E8-ACFE-47F57463D818}"/>
      </w:docPartPr>
      <w:docPartBody>
        <w:p w:rsidR="00350D5B" w:rsidRDefault="0088076C">
          <w:pPr>
            <w:pStyle w:val="8327F3703A8341399A30311021E9DD40"/>
          </w:pPr>
          <w:r w:rsidRPr="00F53F1D">
            <w:t>Klik en typ de titel</w:t>
          </w:r>
        </w:p>
      </w:docPartBody>
    </w:docPart>
    <w:docPart>
      <w:docPartPr>
        <w:name w:val="4998FB131DA7427A928709671CFD6674"/>
        <w:category>
          <w:name w:val="Algemeen"/>
          <w:gallery w:val="placeholder"/>
        </w:category>
        <w:types>
          <w:type w:val="bbPlcHdr"/>
        </w:types>
        <w:behaviors>
          <w:behavior w:val="content"/>
        </w:behaviors>
        <w:guid w:val="{FAB9CEEE-6D7C-4583-80C7-5D154A5D55A3}"/>
      </w:docPartPr>
      <w:docPartBody>
        <w:p w:rsidR="00F60137" w:rsidRDefault="00D913C2" w:rsidP="00D913C2">
          <w:pPr>
            <w:pStyle w:val="4998FB131DA7427A928709671CFD6674"/>
          </w:pPr>
          <w:r w:rsidRPr="00930D25">
            <w:rPr>
              <w:rStyle w:val="Tekstvantijdelijkeaanduiding"/>
            </w:rPr>
            <w:t>Klik hier als u tekst wilt invoeren.</w:t>
          </w:r>
        </w:p>
      </w:docPartBody>
    </w:docPart>
    <w:docPart>
      <w:docPartPr>
        <w:name w:val="862E3B3E96C04FB8A115D74D4E075D55"/>
        <w:category>
          <w:name w:val="Algemeen"/>
          <w:gallery w:val="placeholder"/>
        </w:category>
        <w:types>
          <w:type w:val="bbPlcHdr"/>
        </w:types>
        <w:behaviors>
          <w:behavior w:val="content"/>
        </w:behaviors>
        <w:guid w:val="{8643CDBA-99DA-4B75-AA3D-59213CFF8389}"/>
      </w:docPartPr>
      <w:docPartBody>
        <w:p w:rsidR="00F60137" w:rsidRDefault="00D913C2" w:rsidP="00D913C2">
          <w:pPr>
            <w:pStyle w:val="862E3B3E96C04FB8A115D74D4E075D55"/>
          </w:pPr>
          <w:r w:rsidRPr="00930D25">
            <w:rPr>
              <w:rStyle w:val="Tekstvantijdelijkeaanduiding"/>
            </w:rPr>
            <w:t>Klik hier als u tekst wilt invoeren.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insDel="0" w:formatting="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0D8C"/>
    <w:rsid w:val="000B79F1"/>
    <w:rsid w:val="001334C6"/>
    <w:rsid w:val="001E2FDE"/>
    <w:rsid w:val="002469D7"/>
    <w:rsid w:val="0029422A"/>
    <w:rsid w:val="002D4BB3"/>
    <w:rsid w:val="00350D5B"/>
    <w:rsid w:val="00462050"/>
    <w:rsid w:val="00487A37"/>
    <w:rsid w:val="004B1975"/>
    <w:rsid w:val="005B1160"/>
    <w:rsid w:val="005D3D16"/>
    <w:rsid w:val="00603539"/>
    <w:rsid w:val="00703A78"/>
    <w:rsid w:val="007F2522"/>
    <w:rsid w:val="008573F5"/>
    <w:rsid w:val="0088076C"/>
    <w:rsid w:val="008B0D8C"/>
    <w:rsid w:val="00915C83"/>
    <w:rsid w:val="0099372C"/>
    <w:rsid w:val="009E4BB1"/>
    <w:rsid w:val="009F27F7"/>
    <w:rsid w:val="00AA5DBE"/>
    <w:rsid w:val="00AC01B2"/>
    <w:rsid w:val="00B31B57"/>
    <w:rsid w:val="00C37439"/>
    <w:rsid w:val="00C466EC"/>
    <w:rsid w:val="00CB33E3"/>
    <w:rsid w:val="00CC7A28"/>
    <w:rsid w:val="00CE4251"/>
    <w:rsid w:val="00CF0687"/>
    <w:rsid w:val="00D913C2"/>
    <w:rsid w:val="00DD2E34"/>
    <w:rsid w:val="00DF627C"/>
    <w:rsid w:val="00E52C9B"/>
    <w:rsid w:val="00ED23A5"/>
    <w:rsid w:val="00F6013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8327F3703A8341399A30311021E9DD40">
    <w:name w:val="8327F3703A8341399A30311021E9DD40"/>
  </w:style>
  <w:style w:type="character" w:styleId="Tekstvantijdelijkeaanduiding">
    <w:name w:val="Placeholder Text"/>
    <w:basedOn w:val="Standaardalinea-lettertype"/>
    <w:uiPriority w:val="99"/>
    <w:semiHidden/>
    <w:rsid w:val="00AC01B2"/>
    <w:rPr>
      <w:color w:val="808080"/>
    </w:rPr>
  </w:style>
  <w:style w:type="paragraph" w:customStyle="1" w:styleId="63670C06ABA8482F9BA5910247221311">
    <w:name w:val="63670C06ABA8482F9BA5910247221311"/>
  </w:style>
  <w:style w:type="paragraph" w:customStyle="1" w:styleId="0F0BCAA7B3E94E0095F637E1F42517F8">
    <w:name w:val="0F0BCAA7B3E94E0095F637E1F42517F8"/>
  </w:style>
  <w:style w:type="paragraph" w:customStyle="1" w:styleId="56085CF6E0F341AB9306436C0D5B09A8">
    <w:name w:val="56085CF6E0F341AB9306436C0D5B09A8"/>
    <w:rsid w:val="008B0D8C"/>
  </w:style>
  <w:style w:type="paragraph" w:customStyle="1" w:styleId="3CF38671455E433C8E4D4BE457F1E8F7">
    <w:name w:val="3CF38671455E433C8E4D4BE457F1E8F7"/>
    <w:rsid w:val="008B0D8C"/>
  </w:style>
  <w:style w:type="paragraph" w:customStyle="1" w:styleId="4BF116C7129243A8A4FCAAE64ADA9A95">
    <w:name w:val="4BF116C7129243A8A4FCAAE64ADA9A95"/>
    <w:rsid w:val="008B0D8C"/>
  </w:style>
  <w:style w:type="paragraph" w:customStyle="1" w:styleId="24241EA2366948838513FAE6A34E05C7">
    <w:name w:val="24241EA2366948838513FAE6A34E05C7"/>
    <w:rsid w:val="00350D5B"/>
  </w:style>
  <w:style w:type="paragraph" w:customStyle="1" w:styleId="4998FB131DA7427A928709671CFD6674">
    <w:name w:val="4998FB131DA7427A928709671CFD6674"/>
    <w:rsid w:val="00D913C2"/>
  </w:style>
  <w:style w:type="paragraph" w:customStyle="1" w:styleId="862E3B3E96C04FB8A115D74D4E075D55">
    <w:name w:val="862E3B3E96C04FB8A115D74D4E075D55"/>
    <w:rsid w:val="00D913C2"/>
  </w:style>
  <w:style w:type="paragraph" w:customStyle="1" w:styleId="7E7678E031D0442E951B94DBE909AF10">
    <w:name w:val="7E7678E031D0442E951B94DBE909AF10"/>
    <w:rsid w:val="00D913C2"/>
  </w:style>
  <w:style w:type="paragraph" w:customStyle="1" w:styleId="07B3E1703BE74994A269E184A6546217">
    <w:name w:val="07B3E1703BE74994A269E184A6546217"/>
    <w:rsid w:val="002469D7"/>
  </w:style>
  <w:style w:type="paragraph" w:customStyle="1" w:styleId="470C3BCEF9A6495EA70CF83C3D4A9353">
    <w:name w:val="470C3BCEF9A6495EA70CF83C3D4A9353"/>
    <w:rsid w:val="002469D7"/>
  </w:style>
  <w:style w:type="paragraph" w:customStyle="1" w:styleId="CCFE40C0959F47B7B2DEFC9D599E782B">
    <w:name w:val="CCFE40C0959F47B7B2DEFC9D599E782B"/>
    <w:rsid w:val="002469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hema">
  <a:themeElements>
    <a:clrScheme name="KULeuven-Themakleuren">
      <a:dk1>
        <a:srgbClr val="00407A"/>
      </a:dk1>
      <a:lt1>
        <a:srgbClr val="FFFFFF"/>
      </a:lt1>
      <a:dk2>
        <a:srgbClr val="00407A"/>
      </a:dk2>
      <a:lt2>
        <a:srgbClr val="FFFFFF"/>
      </a:lt2>
      <a:accent1>
        <a:srgbClr val="1D8DB0"/>
      </a:accent1>
      <a:accent2>
        <a:srgbClr val="116E8A"/>
      </a:accent2>
      <a:accent3>
        <a:srgbClr val="86BCE5"/>
      </a:accent3>
      <a:accent4>
        <a:srgbClr val="00407A"/>
      </a:accent4>
      <a:accent5>
        <a:srgbClr val="7F7F7F"/>
      </a:accent5>
      <a:accent6>
        <a:srgbClr val="595959"/>
      </a:accent6>
      <a:hlink>
        <a:srgbClr val="1D8DB0"/>
      </a:hlink>
      <a:folHlink>
        <a:srgbClr val="00407A"/>
      </a:folHlink>
    </a:clrScheme>
    <a:fontScheme name="KULeuven">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Zap</b:Tag>
    <b:SourceType>InternetSite</b:SourceType>
    <b:Guid>{5CD3CECD-00C1-47DA-81CC-6AD897BBA7A9}</b:Guid>
    <b:Title>Info over Zappware NV</b:Title>
    <b:URL>https://zappware.com/</b:URL>
    <b:Author>
      <b:Author>
        <b:Corporate>Zappware NV</b:Corporate>
      </b:Author>
    </b:Author>
    <b:RefOrder>1</b:RefOrder>
  </b:Source>
  <b:Source>
    <b:Tag>Qts18</b:Tag>
    <b:SourceType>InternetSite</b:SourceType>
    <b:Guid>{1378DF13-0894-42F7-9EFF-9544FACC9F86}</b:Guid>
    <b:Title>Qt (software)</b:Title>
    <b:YearAccessed>2018</b:YearAccessed>
    <b:MonthAccessed>Maart</b:MonthAccessed>
    <b:URL>https://en.wikipedia.org/wiki/Qt_(software)</b:URL>
    <b:RefOrder>2</b:RefOrder>
  </b:Source>
  <b:Source>
    <b:Tag>Dig18</b:Tag>
    <b:SourceType>InternetSite</b:SourceType>
    <b:Guid>{4768D783-85C6-4D81-B7DA-D8A44095E0B2}</b:Guid>
    <b:Author>
      <b:Author>
        <b:Corporate>Digia </b:Corporate>
      </b:Author>
    </b:Author>
    <b:Title>Digia and Qt have demerged into two companies – Digia’s new strategy’s main themes revealed</b:Title>
    <b:YearAccessed>2018</b:YearAccessed>
    <b:MonthAccessed>Maart</b:MonthAccessed>
    <b:URL>http://digia.com/en/actual/news/2016/digia-and-qt-have-demerged-into-two-companies--digias-new-strategys-main-themes-revealed/</b:URL>
    <b:RefOrder>3</b:RefOrder>
  </b:Source>
  <b:Source>
    <b:Tag>Jas06</b:Tag>
    <b:SourceType>Book</b:SourceType>
    <b:Guid>{2B79D087-9C8C-4669-A89D-2990E9688F34}</b:Guid>
    <b:Title>C++ GUI Programming with Qt 4</b:Title>
    <b:Year>2006</b:Year>
    <b:Author>
      <b:Author>
        <b:NameList>
          <b:Person>
            <b:Last>Jasmin Blanchette</b:Last>
            <b:First>Mark</b:First>
            <b:Middle>Summerfield</b:Middle>
          </b:Person>
        </b:NameList>
      </b:Author>
    </b:Author>
    <b:Publisher>Trolltech Press</b:Publisher>
    <b:RefOrder>36</b:RefOrder>
  </b:Source>
  <b:Source>
    <b:Tag>Ope18</b:Tag>
    <b:SourceType>InternetSite</b:SourceType>
    <b:Guid>{0CC95A7F-1663-49C9-B480-963169AD6F3E}</b:Guid>
    <b:Title>OpenGL</b:Title>
    <b:YearAccessed>2018</b:YearAccessed>
    <b:MonthAccessed>Maart</b:MonthAccessed>
    <b:URL>https://en.wikipedia.org/wiki/OpenGL</b:URL>
    <b:RefOrder>6</b:RefOrder>
  </b:Source>
  <b:Source>
    <b:Tag>GLU18</b:Tag>
    <b:SourceType>InternetSite</b:SourceType>
    <b:Guid>{2BCA76DC-FE63-4F64-8B88-A331888A49CA}</b:Guid>
    <b:Title>GLUT - The OpenGL Utility Toolkit</b:Title>
    <b:YearAccessed>2018</b:YearAccessed>
    <b:MonthAccessed>Maart</b:MonthAccessed>
    <b:URL>https://www.opengl.org/resources/libraries/glut/</b:URL>
    <b:RefOrder>7</b:RefOrder>
  </b:Source>
  <b:Source>
    <b:Tag>Bri18</b:Tag>
    <b:SourceType>InternetSite</b:SourceType>
    <b:Guid>{B7DFF5E2-02EF-4481-8A29-D0B7D031E430}</b:Guid>
    <b:Author>
      <b:Author>
        <b:NameList>
          <b:Person>
            <b:Last>Daniels</b:Last>
            <b:First>Britney</b:First>
            <b:Middle>Cameron</b:Middle>
          </b:Person>
        </b:NameList>
      </b:Author>
    </b:Author>
    <b:Title>QT – Introduction C++ GUI Programming with Qt 4</b:Title>
    <b:YearAccessed>2018</b:YearAccessed>
    <b:MonthAccessed>Maart</b:MonthAccessed>
    <b:URL>http://slideplayer.com/slide/7747920/</b:URL>
    <b:RefOrder>37</b:RefOrder>
  </b:Source>
  <b:Source>
    <b:Tag>Nee18</b:Tag>
    <b:SourceType>InternetSite</b:SourceType>
    <b:Guid>{0BE767B3-8845-4631-8BE6-968B5B244DF8}</b:Guid>
    <b:Author>
      <b:Author>
        <b:NameList>
          <b:Person>
            <b:Last>Mehrotra</b:Last>
            <b:First>Neetesh</b:First>
          </b:Person>
        </b:NameList>
      </b:Author>
    </b:Author>
    <b:Title>Qt: What’s best about the cross-platform development toolkit</b:Title>
    <b:YearAccessed>2018</b:YearAccessed>
    <b:MonthAccessed>Maart</b:MonthAccessed>
    <b:URL>http://opensourceforu.com/2017/06/qt-cross-platform-development-toolkit/</b:URL>
    <b:RefOrder>4</b:RefOrder>
  </b:Source>
  <b:Source>
    <b:Tag>Bas18</b:Tag>
    <b:SourceType>InternetSite</b:SourceType>
    <b:Guid>{382F9814-807D-406D-AD47-10A811FF9DF5}</b:Guid>
    <b:Author>
      <b:Author>
        <b:NameList>
          <b:Person>
            <b:Last>Starynkevitch</b:Last>
            <b:First>Basile</b:First>
          </b:Person>
        </b:NameList>
      </b:Author>
    </b:Author>
    <b:Title>How is QT cross-platform</b:Title>
    <b:YearAccessed>2018</b:YearAccessed>
    <b:MonthAccessed>Maart</b:MonthAccessed>
    <b:URL>https://www.quora.com/How-is-QT-cross-platform</b:URL>
    <b:RefOrder>5</b:RefOrder>
  </b:Source>
  <b:Source>
    <b:Tag>Qt18</b:Tag>
    <b:SourceType>InternetSite</b:SourceType>
    <b:Guid>{3DC7EC5A-D665-4219-A38D-D375AD87854A}</b:Guid>
    <b:Author>
      <b:Author>
        <b:Corporate>Qt</b:Corporate>
      </b:Author>
    </b:Author>
    <b:Title>Signals &amp; slots</b:Title>
    <b:YearAccessed>2018</b:YearAccessed>
    <b:MonthAccessed>Maart</b:MonthAccessed>
    <b:URL>http://doc.qt.io/archives/qt-4.8/signalsandslots.html</b:URL>
    <b:RefOrder>8</b:RefOrder>
  </b:Source>
  <b:Source>
    <b:Tag>App18</b:Tag>
    <b:SourceType>InternetSite</b:SourceType>
    <b:Guid>{3406310C-E1E7-430E-9AED-93A6CC534D88}</b:Guid>
    <b:Title>Applications using Qt</b:Title>
    <b:YearAccessed>2018</b:YearAccessed>
    <b:MonthAccessed>Maart</b:MonthAccessed>
    <b:URL>https://en.wikipedia.org/wiki/Qt_(software)#Applications_using_Qt</b:URL>
    <b:RefOrder>9</b:RefOrder>
  </b:Source>
  <b:Source>
    <b:Tag>Rea18</b:Tag>
    <b:SourceType>InternetSite</b:SourceType>
    <b:Guid>{719408C1-DB9F-423B-918F-9F90F642E3DC}</b:Guid>
    <b:Title>React (JavaScript library)</b:Title>
    <b:YearAccessed>2018</b:YearAccessed>
    <b:MonthAccessed>Maart</b:MonthAccessed>
    <b:URL>https://en.wikipedia.org/wiki/React_(JavaScript_library)</b:URL>
    <b:RefOrder>10</b:RefOrder>
  </b:Source>
  <b:Source>
    <b:Tag>Eis16</b:Tag>
    <b:SourceType>Book</b:SourceType>
    <b:Guid>{D496533B-F35B-4C6E-A5AF-180D1C683FB2}</b:Guid>
    <b:Author>
      <b:Author>
        <b:NameList>
          <b:Person>
            <b:Last>Eisenman</b:Last>
            <b:First>Bonnie</b:First>
          </b:Person>
        </b:NameList>
      </b:Author>
    </b:Author>
    <b:Title>Learning React Native</b:Title>
    <b:Year>2016</b:Year>
    <b:Publisher>O'Reilly Media, Incc.</b:Publisher>
    <b:RefOrder>12</b:RefOrder>
  </b:Source>
  <b:Source>
    <b:Tag>Mar18</b:Tag>
    <b:SourceType>InternetSite</b:SourceType>
    <b:Guid>{CDD49EE8-9059-4057-B7E6-35FCC6A62F6D}</b:Guid>
    <b:Title>React Native: A year in review</b:Title>
    <b:Author>
      <b:Author>
        <b:NameList>
          <b:Person>
            <b:Last>Konicek</b:Last>
            <b:First>Martin</b:First>
          </b:Person>
        </b:NameList>
      </b:Author>
    </b:Author>
    <b:YearAccessed>2018</b:YearAccessed>
    <b:MonthAccessed>Maart</b:MonthAccessed>
    <b:URL>https://code.facebook.com/posts/597378980427792/react-native-a-year-in-review/</b:URL>
    <b:RefOrder>11</b:RefOrder>
  </b:Source>
  <b:Source>
    <b:Tag>Doc18</b:Tag>
    <b:SourceType>InternetSite</b:SourceType>
    <b:Guid>{6874F4A8-0935-43AE-9CBC-4D350EB2697E}</b:Guid>
    <b:Title>Document Object Model</b:Title>
    <b:YearAccessed>2018</b:YearAccessed>
    <b:MonthAccessed>Maart</b:MonthAccessed>
    <b:URL>https://en.wikipedia.org/wiki/Document_Object_Model</b:URL>
    <b:RefOrder>13</b:RefOrder>
  </b:Source>
  <b:Source>
    <b:Tag>Mic18</b:Tag>
    <b:SourceType>InternetSite</b:SourceType>
    <b:Guid>{9E1856C0-776F-45C0-8581-1AD3C4178CF2}</b:Guid>
    <b:Author>
      <b:Author>
        <b:NameList>
          <b:Person>
            <b:Last>Tilley</b:Last>
            <b:First>Michelle</b:First>
          </b:Person>
        </b:NameList>
      </b:Author>
    </b:Author>
    <b:Title>What is Flux?</b:Title>
    <b:YearAccessed>2018</b:YearAccessed>
    <b:MonthAccessed>Maart</b:MonthAccessed>
    <b:URL>http://fluxxor.com/what-is-flux.html</b:URL>
    <b:RefOrder>14</b:RefOrder>
  </b:Source>
  <b:Source>
    <b:Tag>Red18</b:Tag>
    <b:SourceType>InternetSite</b:SourceType>
    <b:Guid>{B7451216-9B53-44FB-9935-091741F2EEDA}</b:Guid>
    <b:Author>
      <b:Author>
        <b:Corporate>Redux</b:Corporate>
      </b:Author>
    </b:Author>
    <b:YearAccessed>2018</b:YearAccessed>
    <b:MonthAccessed>Maart</b:MonthAccessed>
    <b:URL>https://redux.js.org/introduction/prior-art</b:URL>
    <b:RefOrder>15</b:RefOrder>
  </b:Source>
  <b:Source>
    <b:Tag>Dan18</b:Tag>
    <b:SourceType>InternetSite</b:SourceType>
    <b:Guid>{1D606A4D-AE64-4A56-B7A0-250469983F92}</b:Guid>
    <b:Author>
      <b:Author>
        <b:NameList>
          <b:Person>
            <b:Last>Abramov</b:Last>
            <b:First>Dan</b:First>
          </b:Person>
        </b:NameList>
      </b:Author>
    </b:Author>
    <b:Title>Why use Redux over Facebook Flux?</b:Title>
    <b:YearAccessed>2018</b:YearAccessed>
    <b:MonthAccessed>Maart</b:MonthAccessed>
    <b:URL>https://stackoverflow.com/questions/32461229/why-use-redux-over-facebook-flux</b:URL>
    <b:RefOrder>16</b:RefOrder>
  </b:Source>
  <b:Source>
    <b:Tag>Rea181</b:Tag>
    <b:SourceType>InternetSite</b:SourceType>
    <b:Guid>{A77FDA8F-7DD5-415A-963C-0A8ED7C0BFD1}</b:Guid>
    <b:Author>
      <b:Author>
        <b:Corporate>React Native</b:Corporate>
      </b:Author>
    </b:Author>
    <b:Title>Who's using React Native?</b:Title>
    <b:YearAccessed>2018</b:YearAccessed>
    <b:MonthAccessed>Maart</b:MonthAccessed>
    <b:URL>http://facebook.github.io/react-native/showcase.html</b:URL>
    <b:RefOrder>17</b:RefOrder>
  </b:Source>
  <b:Source>
    <b:Tag>Xam18</b:Tag>
    <b:SourceType>InternetSite</b:SourceType>
    <b:Guid>{41917ED9-6620-49B6-8847-1082E4043991}</b:Guid>
    <b:Title>Xamarin</b:Title>
    <b:YearAccessed>2018</b:YearAccessed>
    <b:MonthAccessed>Maart</b:MonthAccessed>
    <b:URL>https://en.wikipedia.org/wiki/Xamarin</b:URL>
    <b:RefOrder>18</b:RefOrder>
  </b:Source>
  <b:Source>
    <b:Tag>Dan15</b:Tag>
    <b:SourceType>Book</b:SourceType>
    <b:Guid>{B7E11FB4-CE4B-4B37-8963-03586FE17D48}</b:Guid>
    <b:Title>Xamarin Mobile Application Development - Cross-platform C# and Xamarin.Forms Fundamentals</b:Title>
    <b:Year>2015</b:Year>
    <b:Author>
      <b:Author>
        <b:NameList>
          <b:Person>
            <b:Last>Hermes</b:Last>
            <b:First>Dan</b:First>
          </b:Person>
        </b:NameList>
      </b:Author>
    </b:Author>
    <b:Publisher>Apress</b:Publisher>
    <b:RefOrder>19</b:RefOrder>
  </b:Source>
  <b:Source>
    <b:Tag>Xam181</b:Tag>
    <b:SourceType>InternetSite</b:SourceType>
    <b:Guid>{CE639463-9BD8-41BD-91A1-25501280039E}</b:Guid>
    <b:Author>
      <b:Author>
        <b:Corporate>Xamarin</b:Corporate>
      </b:Author>
    </b:Author>
    <b:YearAccessed>2018</b:YearAccessed>
    <b:MonthAccessed>Maart</b:MonthAccessed>
    <b:URL>https://www.xamarin.com/customers</b:URL>
    <b:RefOrder>24</b:RefOrder>
  </b:Source>
  <b:Source>
    <b:Tag>Bri181</b:Tag>
    <b:SourceType>InternetSite</b:SourceType>
    <b:Guid>{88567318-949A-4E83-A26C-AA9EA071EE6B}</b:Guid>
    <b:Title>PhoneGap, Cordova, and what's in a name?</b:Title>
    <b:Author>
      <b:Author>
        <b:NameList>
          <b:Person>
            <b:Last>LeRoux</b:Last>
            <b:First>Brian</b:First>
          </b:Person>
        </b:NameList>
      </b:Author>
    </b:Author>
    <b:YearAccessed>2018</b:YearAccessed>
    <b:MonthAccessed>April</b:MonthAccessed>
    <b:URL>https://phonegap.com/blog/2012/03/19/phonegap-cordova-and-whate28099s-in-a-name/</b:URL>
    <b:RefOrder>26</b:RefOrder>
  </b:Source>
  <b:Source>
    <b:Tag>Apa18</b:Tag>
    <b:SourceType>InternetSite</b:SourceType>
    <b:Guid>{94A1B060-56F8-4146-BE49-E922820DB8CE}</b:Guid>
    <b:Title>Apache Cordova</b:Title>
    <b:YearAccessed>2018</b:YearAccessed>
    <b:MonthAccessed>April</b:MonthAccessed>
    <b:URL>https://en.wikipedia.org/wiki/Apache_Cordova</b:URL>
    <b:RefOrder>25</b:RefOrder>
  </b:Source>
  <b:Source>
    <b:Tag>Apa181</b:Tag>
    <b:SourceType>InternetSite</b:SourceType>
    <b:Guid>{7D7DA5DA-CA60-47EF-97D2-EFA84F6A64D7}</b:Guid>
    <b:Author>
      <b:Author>
        <b:Corporate>Apache Cordova</b:Corporate>
      </b:Author>
    </b:Author>
    <b:Title>Overview Apache Cordova</b:Title>
    <b:YearAccessed>2018</b:YearAccessed>
    <b:MonthAccessed>April</b:MonthAccessed>
    <b:URL>https://cordova.apache.org/docs/en/latest/guide/overview/</b:URL>
    <b:RefOrder>28</b:RefOrder>
  </b:Source>
  <b:Source>
    <b:Tag>Wil15</b:Tag>
    <b:SourceType>Book</b:SourceType>
    <b:Guid>{C932C371-7E65-4FE1-8A72-F75F6CC88A32}</b:Guid>
    <b:Title>Beginning App Development with Parse and PhoneGap</b:Title>
    <b:Year>2015</b:Year>
    <b:Author>
      <b:Author>
        <b:NameList>
          <b:Person>
            <b:Last>Wilkins Fernandez</b:Last>
            <b:First>Stephan</b:First>
            <b:Middle>Alber</b:Middle>
          </b:Person>
        </b:NameList>
      </b:Author>
    </b:Author>
    <b:Publisher>Apress</b:Publisher>
    <b:RefOrder>27</b:RefOrder>
  </b:Source>
  <b:Source>
    <b:Tag>Mod18</b:Tag>
    <b:SourceType>InternetSite</b:SourceType>
    <b:Guid>{95E7C862-0501-4D6A-8184-8542331044DF}</b:Guid>
    <b:Title>Model-View-Viewmodel</b:Title>
    <b:YearAccessed>2018</b:YearAccessed>
    <b:MonthAccessed>April</b:MonthAccessed>
    <b:URL>https://en.wikipedia.org/wiki/Model%E2%80%93view%E2%80%93viewmodel</b:URL>
    <b:RefOrder>20</b:RefOrder>
  </b:Source>
  <b:Source>
    <b:Tag>Und18</b:Tag>
    <b:SourceType>InternetSite</b:SourceType>
    <b:Guid>{0FD21FAC-8D93-4C57-8E14-94C21349AB85}</b:Guid>
    <b:Title>Understanding MVC, MVP and MVVM Design Patterns</b:Title>
    <b:YearAccessed>2018</b:YearAccessed>
    <b:MonthAccessed>April</b:MonthAccessed>
    <b:URL>http://www.dotnettricks.com/learn/designpatterns/understanding-mvc-mvp-and-mvvm-design-patterns</b:URL>
    <b:RefOrder>22</b:RefOrder>
  </b:Source>
  <b:Source>
    <b:Tag>Mic181</b:Tag>
    <b:SourceType>InternetSite</b:SourceType>
    <b:Guid>{1C61D6C5-6986-449A-A03C-DF0A1974FFAF}</b:Guid>
    <b:Author>
      <b:Author>
        <b:Corporate>Microsoft</b:Corporate>
      </b:Author>
    </b:Author>
    <b:Title>MVVM</b:Title>
    <b:YearAccessed>2018</b:YearAccessed>
    <b:MonthAccessed>April</b:MonthAccessed>
    <b:URL>https://docs.microsoft.com/en-us/xamarin/xamarin-forms/enterprise-application-patterns/mvvm</b:URL>
    <b:RefOrder>23</b:RefOrder>
  </b:Source>
  <b:Source>
    <b:Tag>Mic182</b:Tag>
    <b:SourceType>InternetSite</b:SourceType>
    <b:Guid>{FC8AB46F-5524-4FA6-B1FB-0EAD60DF3497}</b:Guid>
    <b:Author>
      <b:Author>
        <b:Corporate>Microsoft</b:Corporate>
      </b:Author>
    </b:Author>
    <b:Title>The MVVM Pattern</b:Title>
    <b:YearAccessed>2018</b:YearAccessed>
    <b:MonthAccessed>April</b:MonthAccessed>
    <b:URL>https://msdn.microsoft.com/en-us/library/hh848246.aspx</b:URL>
    <b:RefOrder>21</b:RefOrder>
  </b:Source>
  <b:Source>
    <b:Tag>Lic18</b:Tag>
    <b:SourceType>InternetSite</b:SourceType>
    <b:Guid>{54FF1AC5-BF4A-4B2A-ABCF-016F272CC736}</b:Guid>
    <b:Title>License React Native</b:Title>
    <b:YearAccessed>2018</b:YearAccessed>
    <b:MonthAccessed>April</b:MonthAccessed>
    <b:URL>https://github.com/facebook/react-native/blob/master/LICENSE</b:URL>
    <b:RefOrder>29</b:RefOrder>
  </b:Source>
  <b:Source>
    <b:Tag>18Ap</b:Tag>
    <b:SourceType>InternetSite</b:SourceType>
    <b:Guid>{BE63FB45-5102-4BAF-A598-CE580BEE8702}</b:Guid>
    <b:YearAccessed>2018</b:YearAccessed>
    <b:MonthAccessed>April</b:MonthAccessed>
    <b:URL>https://blog.xamarin.com/xamarin-for-all/</b:URL>
    <b:RefOrder>30</b:RefOrder>
  </b:Source>
  <b:Source>
    <b:Tag>Ope180</b:Tag>
    <b:SourceType>InternetSite</b:SourceType>
    <b:Guid>{4B17BE0B-5224-4952-ACCB-210F2DF99331}</b:Guid>
    <b:Title>Open source licenseQt</b:Title>
    <b:YearAccessed>2018</b:YearAccessed>
    <b:MonthAccessed>April</b:MonthAccessed>
    <b:URL>http://doc.qt.io/qt-5/opensourcelicense.html</b:URL>
    <b:RefOrder>32</b:RefOrder>
  </b:Source>
  <b:Source>
    <b:Tag>Lic181</b:Tag>
    <b:SourceType>InternetSite</b:SourceType>
    <b:Guid>{4B08BCEA-AF89-453A-AF25-5BAEB41C7B6E}</b:Guid>
    <b:Title>Licensing comparison Qt</b:Title>
    <b:YearAccessed>2018</b:YearAccessed>
    <b:MonthAccessed>April</b:MonthAccessed>
    <b:URL>https://www1.qt.io/licensing-comparison/</b:URL>
    <b:RefOrder>33</b:RefOrder>
  </b:Source>
  <b:Source>
    <b:Tag>Pri18</b:Tag>
    <b:SourceType>InternetSite</b:SourceType>
    <b:Guid>{38B9E825-560F-48E8-855D-F5469A925C2B}</b:Guid>
    <b:Title>Pricing Visual Studio Licenses</b:Title>
    <b:YearAccessed>2018</b:YearAccessed>
    <b:MonthAccessed>April</b:MonthAccessed>
    <b:URL>https://www.visualstudio.com/vs/pricing/</b:URL>
    <b:RefOrder>31</b:RefOrder>
  </b:Source>
  <b:Source>
    <b:Tag>Lic182</b:Tag>
    <b:SourceType>InternetSite</b:SourceType>
    <b:Guid>{E44D0888-FE15-4F30-B787-237F69867C9C}</b:Guid>
    <b:Title>License Apache Cordova</b:Title>
    <b:YearAccessed>2018</b:YearAccessed>
    <b:MonthAccessed>April</b:MonthAccessed>
    <b:URL>https://github.com/apache/cordova-android/blob/master/LICENSE</b:URL>
    <b:RefOrder>34</b:RefOrder>
  </b:Source>
  <b:Source>
    <b:Tag>Ope181</b:Tag>
    <b:SourceType>InternetSite</b:SourceType>
    <b:Guid>{ECDA8B91-72B5-451E-9183-F1E5C3144A11}</b:Guid>
    <b:Title>Open Source</b:Title>
    <b:ProductionCompany>Sauce Labs</b:ProductionCompany>
    <b:YearAccessed>2018</b:YearAccessed>
    <b:MonthAccessed>Mei</b:MonthAccessed>
    <b:URL>https://saucelabs.com/open-source</b:URL>
    <b:RefOrder>35</b:RefOrder>
  </b:Source>
</b:Sources>
</file>

<file path=customXml/itemProps1.xml><?xml version="1.0" encoding="utf-8"?>
<ds:datastoreItem xmlns:ds="http://schemas.openxmlformats.org/officeDocument/2006/customXml" ds:itemID="{21BA5AED-89F6-407A-96D7-277EF585D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56</Pages>
  <Words>12710</Words>
  <Characters>69909</Characters>
  <Application>Microsoft Office Word</Application>
  <DocSecurity>0</DocSecurity>
  <Lines>582</Lines>
  <Paragraphs>164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Lennert Van Looveren</dc:creator>
  <cp:keywords/>
  <dc:description/>
  <cp:lastModifiedBy>lennert van looveren</cp:lastModifiedBy>
  <cp:revision>2</cp:revision>
  <cp:lastPrinted>2018-04-27T08:07:00Z</cp:lastPrinted>
  <dcterms:created xsi:type="dcterms:W3CDTF">2018-05-18T15:31:00Z</dcterms:created>
  <dcterms:modified xsi:type="dcterms:W3CDTF">2018-05-18T15:31:00Z</dcterms:modified>
</cp:coreProperties>
</file>