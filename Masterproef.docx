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BD3B9F"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BD3B9F" w:rsidRPr="003D78FF" w:rsidRDefault="00BD3B9F" w:rsidP="003D78FF">
                                    <w:pPr>
                                      <w:pStyle w:val="CoverKoptekst"/>
                                      <w:spacing w:after="0"/>
                                    </w:pPr>
                                    <w:r w:rsidRPr="003D78FF">
                                      <w:t xml:space="preserve">faculteit industriËle </w:t>
                                    </w:r>
                                  </w:p>
                                  <w:p w14:paraId="0D316A71" w14:textId="77777777" w:rsidR="00BD3B9F" w:rsidRPr="003D78FF" w:rsidRDefault="00BD3B9F" w:rsidP="003D78FF">
                                    <w:pPr>
                                      <w:pStyle w:val="CoverKoptekst"/>
                                      <w:spacing w:after="0"/>
                                    </w:pPr>
                                    <w:r w:rsidRPr="003D78FF">
                                      <w:t>ingenieurswetenschappen</w:t>
                                    </w:r>
                                  </w:p>
                                  <w:p w14:paraId="3BCD36CF" w14:textId="77777777" w:rsidR="00BD3B9F" w:rsidRPr="003D78FF" w:rsidRDefault="00BD3B9F"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BD3B9F" w:rsidRPr="003D78FF" w:rsidRDefault="00BD3B9F" w:rsidP="003D78FF">
                              <w:pPr>
                                <w:pStyle w:val="CoverKoptekst"/>
                                <w:spacing w:after="0"/>
                              </w:pPr>
                              <w:r w:rsidRPr="003D78FF">
                                <w:t xml:space="preserve">faculteit industriËle </w:t>
                              </w:r>
                            </w:p>
                            <w:p w14:paraId="0D316A71" w14:textId="77777777" w:rsidR="00BD3B9F" w:rsidRPr="003D78FF" w:rsidRDefault="00BD3B9F" w:rsidP="003D78FF">
                              <w:pPr>
                                <w:pStyle w:val="CoverKoptekst"/>
                                <w:spacing w:after="0"/>
                              </w:pPr>
                              <w:r w:rsidRPr="003D78FF">
                                <w:t>ingenieurswetenschappen</w:t>
                              </w:r>
                            </w:p>
                            <w:p w14:paraId="3BCD36CF" w14:textId="77777777" w:rsidR="00BD3B9F" w:rsidRPr="003D78FF" w:rsidRDefault="00BD3B9F"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BD3B9F"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D964B8">
        <w:rPr>
          <w:noProof/>
          <w:lang w:eastAsia="en-GB"/>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BD3B9F" w:rsidRPr="00AC5CEB" w:rsidRDefault="00BD3B9F"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BD3B9F" w:rsidRPr="00AC5CEB" w:rsidRDefault="00BD3B9F"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BD3B9F" w:rsidRDefault="00BD3B9F" w:rsidP="003601DE">
                                <w:pPr>
                                  <w:pStyle w:val="CoverAuteur"/>
                                </w:pPr>
                                <w:r>
                                  <w:t>Lennert VAN LOOVEREN</w:t>
                                </w:r>
                              </w:p>
                            </w:sdtContent>
                          </w:sdt>
                          <w:p w14:paraId="7D53AF27" w14:textId="77777777" w:rsidR="00BD3B9F" w:rsidRDefault="00BD3B9F"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BD3B9F" w:rsidRDefault="00BD3B9F" w:rsidP="003601DE">
                          <w:pPr>
                            <w:pStyle w:val="CoverAuteur"/>
                          </w:pPr>
                          <w:r>
                            <w:t>Lennert VAN LOOVEREN</w:t>
                          </w:r>
                        </w:p>
                      </w:sdtContent>
                    </w:sdt>
                    <w:p w14:paraId="7D53AF27" w14:textId="77777777" w:rsidR="00BD3B9F" w:rsidRDefault="00BD3B9F"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BD3B9F" w:rsidRDefault="00BD3B9F" w:rsidP="003601DE">
                                <w:pPr>
                                  <w:pStyle w:val="CoverSubtekst"/>
                                  <w:spacing w:before="120"/>
                                  <w:jc w:val="left"/>
                                </w:pPr>
                                <w:r>
                                  <w:t>Promotor: Dr. Ing. Peter Karsmakers</w:t>
                                </w:r>
                              </w:p>
                              <w:p w14:paraId="655D8BDE" w14:textId="77777777" w:rsidR="00BD3B9F" w:rsidRPr="00C93379" w:rsidRDefault="00BD3B9F" w:rsidP="003601DE">
                                <w:pPr>
                                  <w:pStyle w:val="CoverSubtekst"/>
                                  <w:spacing w:before="240"/>
                                  <w:jc w:val="left"/>
                                </w:pPr>
                                <w:r>
                                  <w:t>Co-promotoren: Koen Swings,</w:t>
                                </w:r>
                                <w:r>
                                  <w:br/>
                                  <w:t>Bram Schrijvers</w:t>
                                </w:r>
                              </w:p>
                            </w:sdtContent>
                          </w:sdt>
                          <w:p w14:paraId="50CBA07C" w14:textId="77777777" w:rsidR="00BD3B9F" w:rsidRPr="00C93379" w:rsidRDefault="00BD3B9F"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BD3B9F" w:rsidRDefault="00BD3B9F" w:rsidP="003601DE">
                          <w:pPr>
                            <w:pStyle w:val="CoverSubtekst"/>
                            <w:spacing w:before="120"/>
                            <w:jc w:val="left"/>
                          </w:pPr>
                          <w:r>
                            <w:t>Promotor: Dr. Ing. Peter Karsmakers</w:t>
                          </w:r>
                        </w:p>
                        <w:p w14:paraId="655D8BDE" w14:textId="77777777" w:rsidR="00BD3B9F" w:rsidRPr="00C93379" w:rsidRDefault="00BD3B9F" w:rsidP="003601DE">
                          <w:pPr>
                            <w:pStyle w:val="CoverSubtekst"/>
                            <w:spacing w:before="240"/>
                            <w:jc w:val="left"/>
                          </w:pPr>
                          <w:r>
                            <w:t>Co-promotoren: Koen Swings,</w:t>
                          </w:r>
                          <w:r>
                            <w:br/>
                            <w:t>Bram Schrijvers</w:t>
                          </w:r>
                        </w:p>
                      </w:sdtContent>
                    </w:sdt>
                    <w:p w14:paraId="50CBA07C" w14:textId="77777777" w:rsidR="00BD3B9F" w:rsidRPr="00C93379" w:rsidRDefault="00BD3B9F"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BD3B9F" w:rsidRPr="0096737D" w:rsidRDefault="00BD3B9F"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BD3B9F" w:rsidRPr="0096737D" w:rsidRDefault="00BD3B9F"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1" w:name="_Toc476121729"/>
      <w:bookmarkStart w:id="2" w:name="_Toc514324958"/>
      <w:r w:rsidRPr="006A0C7E">
        <w:lastRenderedPageBreak/>
        <w:t>Voorwoord</w:t>
      </w:r>
      <w:bookmarkEnd w:id="1"/>
      <w:bookmarkEnd w:id="2"/>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7B2B9FA5" w:rsidR="007420BD" w:rsidRDefault="003601DE" w:rsidP="00AA1B12">
      <w:r>
        <w:t>Ik heb deze masterproef kunnen verwezenlijken dankzij mijn ouders, via hun morele en financiële steun</w:t>
      </w:r>
      <w:r w:rsidR="007420BD">
        <w:t xml:space="preserve"> gedurende mijne hele studieperiode</w:t>
      </w:r>
      <w:r>
        <w:t xml:space="preserve">. Alsook door mijn promotoren die mij gedurende de hele weg </w:t>
      </w:r>
      <w:r w:rsidR="00085358">
        <w:t>begeleid</w:t>
      </w:r>
      <w:r>
        <w:t xml:space="preserve">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4C88CC72" w:rsidR="00B47AB8" w:rsidRDefault="00E21929" w:rsidP="004203C0">
      <w:pPr>
        <w:pStyle w:val="Kop1zondernummering"/>
      </w:pPr>
      <w:bookmarkStart w:id="4" w:name="_Toc514324959"/>
      <w:r>
        <w:lastRenderedPageBreak/>
        <w:t>Samenvatting</w:t>
      </w:r>
      <w:r w:rsidR="00D8337D">
        <w:t xml:space="preserve"> (max: 3500</w:t>
      </w:r>
      <w:r w:rsidR="00806ED7">
        <w:t xml:space="preserve"> tekens</w:t>
      </w:r>
      <w:r w:rsidR="00D8337D">
        <w:t>)</w:t>
      </w:r>
      <w:bookmarkEnd w:id="4"/>
    </w:p>
    <w:p w14:paraId="22637647" w14:textId="61CEC9EF" w:rsidR="00F01E7D" w:rsidRDefault="00D8337D" w:rsidP="0014729A">
      <w:pPr>
        <w:jc w:val="left"/>
        <w:sectPr w:rsidR="00F01E7D" w:rsidSect="00F01E7D">
          <w:pgSz w:w="11906" w:h="16838"/>
          <w:pgMar w:top="1418" w:right="1418" w:bottom="1418" w:left="1418" w:header="709" w:footer="709" w:gutter="0"/>
          <w:pgNumType w:fmt="lowerRoman"/>
          <w:cols w:space="708"/>
          <w:docGrid w:linePitch="360"/>
        </w:sectPr>
      </w:pPr>
      <w:r>
        <w:t xml:space="preserve">Mobiele applicaties kunnen tegenwoordig op verschillende manieren gecreëerd worden. De meest natuurlijke manier om dit te verwezenlijken is om de iOS app </w:t>
      </w:r>
      <w:r w:rsidR="00A5471E">
        <w:t xml:space="preserve">via XCode </w:t>
      </w:r>
      <w:r>
        <w:t xml:space="preserve">in Swift te schrijven op een </w:t>
      </w:r>
      <w:r w:rsidR="00085358">
        <w:t xml:space="preserve">MAC, </w:t>
      </w:r>
      <w:r w:rsidR="00A5471E">
        <w:t xml:space="preserve">en de </w:t>
      </w:r>
      <w:r w:rsidR="00085358">
        <w:t>Androidapplicatie via</w:t>
      </w:r>
      <w:r w:rsidR="00A5471E">
        <w:t xml:space="preserve"> Android Studio in bv. Java of Kotlin te ontwikkelen. Dit betekent wel dat er voor één app twee volledige </w:t>
      </w:r>
      <w:r w:rsidR="00085358">
        <w:t>projecten</w:t>
      </w:r>
      <w:r w:rsidR="00A5471E">
        <w:t xml:space="preserve"> moeten uitgeschreven worden.  Deze masterproef bekijkt of dit vermeden kan worden via een cross-platform framework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Zappware ontwikkeld heeft in de twee native platformen. </w:t>
      </w:r>
      <w:r w:rsidR="00AD7766">
        <w:t xml:space="preserve"> De cross-platform frameworks die werden bekeken zijn: Qt, React Native, Xamarin en Apache Cordova. Deze werden eerst theoretisch tegen elkaar opgewogen met parameters: open-</w:t>
      </w:r>
      <w:r w:rsidR="00085358">
        <w:t>source, programmeertaal en de manier waarop het zijn UI rendert. Hierbij kwam</w:t>
      </w:r>
      <w:r w:rsidR="00AD7766">
        <w:t xml:space="preserve"> React Native als meest optimale uit de bus, met Xamarin op de 2</w:t>
      </w:r>
      <w:r w:rsidR="00AD7766" w:rsidRPr="00AD7766">
        <w:rPr>
          <w:vertAlign w:val="superscript"/>
        </w:rPr>
        <w:t>de</w:t>
      </w:r>
      <w:r w:rsidR="00AD7766">
        <w:t xml:space="preserve"> plaats. Hierdoor werden deze twee frameworks verkozen om effectief de applicatie op te gaan bouwen. Deze werden dan uitgerold op Android en iOS, werd het proces beschreven en de eerste conclusies getrokken. Dat namelijk React Native een meer praktische implementatie aanbiedt</w:t>
      </w:r>
      <w:r w:rsidR="00806ED7">
        <w:t xml:space="preserve">, zijn geheugenverbruik slimmer kan inplannen en een snellere </w:t>
      </w:r>
      <w:r w:rsidR="00085358">
        <w:t>applicatie resulteert</w:t>
      </w:r>
      <w:r w:rsidR="00806ED7">
        <w:t xml:space="preserve">. Hierbij zijn enkele dingen genuanceerder dan </w:t>
      </w:r>
      <w:r w:rsidR="00085358">
        <w:t>dat deze</w:t>
      </w:r>
      <w:r w:rsidR="00806ED7">
        <w:t xml:space="preserve"> zwart-witte cijfers voorstellen,</w:t>
      </w:r>
      <w:r w:rsidR="00085358">
        <w:t xml:space="preserve"> maar de algemene cons</w:t>
      </w:r>
      <w:r w:rsidR="00806ED7">
        <w:t>ensus weegt</w:t>
      </w:r>
      <w:r w:rsidR="00085358">
        <w:t xml:space="preserve"> toch eerder naar React Native als meest betrouwbaar en flexibel framework.</w:t>
      </w:r>
    </w:p>
    <w:p w14:paraId="5CBD4C1F" w14:textId="77777777" w:rsidR="00F01E7D" w:rsidRDefault="00F01E7D" w:rsidP="00E73A60"/>
    <w:p w14:paraId="651E224B" w14:textId="77777777" w:rsidR="00E21929" w:rsidRDefault="00E21929" w:rsidP="002C18A6">
      <w:pPr>
        <w:pStyle w:val="Kop1zondernummering"/>
      </w:pPr>
      <w:bookmarkStart w:id="5" w:name="_Toc514324960"/>
      <w:r w:rsidRPr="002C18A6">
        <w:t>Abstract</w:t>
      </w:r>
      <w:bookmarkEnd w:id="5"/>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25843AD2" w14:textId="284A987A" w:rsidR="00267F36"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324958" w:history="1">
        <w:r w:rsidR="00267F36" w:rsidRPr="00A53E5E">
          <w:rPr>
            <w:rStyle w:val="Hyperlink"/>
          </w:rPr>
          <w:t>Voorwoord</w:t>
        </w:r>
        <w:r w:rsidR="00267F36">
          <w:rPr>
            <w:webHidden/>
          </w:rPr>
          <w:tab/>
        </w:r>
        <w:r w:rsidR="00267F36">
          <w:rPr>
            <w:webHidden/>
          </w:rPr>
          <w:fldChar w:fldCharType="begin"/>
        </w:r>
        <w:r w:rsidR="00267F36">
          <w:rPr>
            <w:webHidden/>
          </w:rPr>
          <w:instrText xml:space="preserve"> PAGEREF _Toc514324958 \h </w:instrText>
        </w:r>
        <w:r w:rsidR="00267F36">
          <w:rPr>
            <w:webHidden/>
          </w:rPr>
        </w:r>
        <w:r w:rsidR="00267F36">
          <w:rPr>
            <w:webHidden/>
          </w:rPr>
          <w:fldChar w:fldCharType="separate"/>
        </w:r>
        <w:r w:rsidR="00267F36">
          <w:rPr>
            <w:webHidden/>
          </w:rPr>
          <w:t>i</w:t>
        </w:r>
        <w:r w:rsidR="00267F36">
          <w:rPr>
            <w:webHidden/>
          </w:rPr>
          <w:fldChar w:fldCharType="end"/>
        </w:r>
      </w:hyperlink>
    </w:p>
    <w:p w14:paraId="5CD14362" w14:textId="75AEEF46" w:rsidR="00267F36" w:rsidRDefault="00BD3B9F">
      <w:pPr>
        <w:pStyle w:val="Inhopg1"/>
        <w:rPr>
          <w:rFonts w:asciiTheme="minorHAnsi" w:hAnsiTheme="minorHAnsi" w:cstheme="minorBidi"/>
          <w:b w:val="0"/>
          <w:szCs w:val="22"/>
          <w:lang w:eastAsia="nl-BE"/>
        </w:rPr>
      </w:pPr>
      <w:hyperlink w:anchor="_Toc514324959" w:history="1">
        <w:r w:rsidR="00267F36" w:rsidRPr="00A53E5E">
          <w:rPr>
            <w:rStyle w:val="Hyperlink"/>
          </w:rPr>
          <w:t>Samenvatting (max: 3500 tekens)</w:t>
        </w:r>
        <w:r w:rsidR="00267F36">
          <w:rPr>
            <w:webHidden/>
          </w:rPr>
          <w:tab/>
        </w:r>
        <w:r w:rsidR="00267F36">
          <w:rPr>
            <w:webHidden/>
          </w:rPr>
          <w:fldChar w:fldCharType="begin"/>
        </w:r>
        <w:r w:rsidR="00267F36">
          <w:rPr>
            <w:webHidden/>
          </w:rPr>
          <w:instrText xml:space="preserve"> PAGEREF _Toc514324959 \h </w:instrText>
        </w:r>
        <w:r w:rsidR="00267F36">
          <w:rPr>
            <w:webHidden/>
          </w:rPr>
        </w:r>
        <w:r w:rsidR="00267F36">
          <w:rPr>
            <w:webHidden/>
          </w:rPr>
          <w:fldChar w:fldCharType="separate"/>
        </w:r>
        <w:r w:rsidR="00267F36">
          <w:rPr>
            <w:webHidden/>
          </w:rPr>
          <w:t>ii</w:t>
        </w:r>
        <w:r w:rsidR="00267F36">
          <w:rPr>
            <w:webHidden/>
          </w:rPr>
          <w:fldChar w:fldCharType="end"/>
        </w:r>
      </w:hyperlink>
    </w:p>
    <w:p w14:paraId="6312F02C" w14:textId="23DD6854" w:rsidR="00267F36" w:rsidRDefault="00BD3B9F">
      <w:pPr>
        <w:pStyle w:val="Inhopg1"/>
        <w:rPr>
          <w:rFonts w:asciiTheme="minorHAnsi" w:hAnsiTheme="minorHAnsi" w:cstheme="minorBidi"/>
          <w:b w:val="0"/>
          <w:szCs w:val="22"/>
          <w:lang w:eastAsia="nl-BE"/>
        </w:rPr>
      </w:pPr>
      <w:hyperlink w:anchor="_Toc514324960" w:history="1">
        <w:r w:rsidR="00267F36" w:rsidRPr="00A53E5E">
          <w:rPr>
            <w:rStyle w:val="Hyperlink"/>
          </w:rPr>
          <w:t>Abstract</w:t>
        </w:r>
        <w:r w:rsidR="00267F36">
          <w:rPr>
            <w:webHidden/>
          </w:rPr>
          <w:tab/>
        </w:r>
        <w:r w:rsidR="00267F36">
          <w:rPr>
            <w:webHidden/>
          </w:rPr>
          <w:fldChar w:fldCharType="begin"/>
        </w:r>
        <w:r w:rsidR="00267F36">
          <w:rPr>
            <w:webHidden/>
          </w:rPr>
          <w:instrText xml:space="preserve"> PAGEREF _Toc514324960 \h </w:instrText>
        </w:r>
        <w:r w:rsidR="00267F36">
          <w:rPr>
            <w:webHidden/>
          </w:rPr>
        </w:r>
        <w:r w:rsidR="00267F36">
          <w:rPr>
            <w:webHidden/>
          </w:rPr>
          <w:fldChar w:fldCharType="separate"/>
        </w:r>
        <w:r w:rsidR="00267F36">
          <w:rPr>
            <w:webHidden/>
          </w:rPr>
          <w:t>iii</w:t>
        </w:r>
        <w:r w:rsidR="00267F36">
          <w:rPr>
            <w:webHidden/>
          </w:rPr>
          <w:fldChar w:fldCharType="end"/>
        </w:r>
      </w:hyperlink>
    </w:p>
    <w:p w14:paraId="6894C590" w14:textId="54A6D81A" w:rsidR="00267F36" w:rsidRDefault="00BD3B9F">
      <w:pPr>
        <w:pStyle w:val="Inhopg1"/>
        <w:rPr>
          <w:rFonts w:asciiTheme="minorHAnsi" w:hAnsiTheme="minorHAnsi" w:cstheme="minorBidi"/>
          <w:b w:val="0"/>
          <w:szCs w:val="22"/>
          <w:lang w:eastAsia="nl-BE"/>
        </w:rPr>
      </w:pPr>
      <w:hyperlink w:anchor="_Toc514324961" w:history="1">
        <w:r w:rsidR="00267F36" w:rsidRPr="00A53E5E">
          <w:rPr>
            <w:rStyle w:val="Hyperlink"/>
          </w:rPr>
          <w:t>1</w:t>
        </w:r>
        <w:r w:rsidR="00267F36">
          <w:rPr>
            <w:rFonts w:asciiTheme="minorHAnsi" w:hAnsiTheme="minorHAnsi" w:cstheme="minorBidi"/>
            <w:b w:val="0"/>
            <w:szCs w:val="22"/>
            <w:lang w:eastAsia="nl-BE"/>
          </w:rPr>
          <w:tab/>
        </w:r>
        <w:r w:rsidR="00267F36" w:rsidRPr="00A53E5E">
          <w:rPr>
            <w:rStyle w:val="Hyperlink"/>
          </w:rPr>
          <w:t>Inleiding</w:t>
        </w:r>
        <w:r w:rsidR="00267F36">
          <w:rPr>
            <w:webHidden/>
          </w:rPr>
          <w:tab/>
        </w:r>
        <w:r w:rsidR="00267F36">
          <w:rPr>
            <w:webHidden/>
          </w:rPr>
          <w:fldChar w:fldCharType="begin"/>
        </w:r>
        <w:r w:rsidR="00267F36">
          <w:rPr>
            <w:webHidden/>
          </w:rPr>
          <w:instrText xml:space="preserve"> PAGEREF _Toc514324961 \h </w:instrText>
        </w:r>
        <w:r w:rsidR="00267F36">
          <w:rPr>
            <w:webHidden/>
          </w:rPr>
        </w:r>
        <w:r w:rsidR="00267F36">
          <w:rPr>
            <w:webHidden/>
          </w:rPr>
          <w:fldChar w:fldCharType="separate"/>
        </w:r>
        <w:r w:rsidR="00267F36">
          <w:rPr>
            <w:webHidden/>
          </w:rPr>
          <w:t>1</w:t>
        </w:r>
        <w:r w:rsidR="00267F36">
          <w:rPr>
            <w:webHidden/>
          </w:rPr>
          <w:fldChar w:fldCharType="end"/>
        </w:r>
      </w:hyperlink>
    </w:p>
    <w:p w14:paraId="2E6C0FA3" w14:textId="3871DC83" w:rsidR="00267F36" w:rsidRDefault="00BD3B9F">
      <w:pPr>
        <w:pStyle w:val="Inhopg2"/>
        <w:rPr>
          <w:rFonts w:asciiTheme="minorHAnsi" w:hAnsiTheme="minorHAnsi" w:cstheme="minorBidi"/>
          <w:i w:val="0"/>
          <w:szCs w:val="22"/>
          <w:lang w:eastAsia="nl-BE"/>
        </w:rPr>
      </w:pPr>
      <w:hyperlink w:anchor="_Toc514324962" w:history="1">
        <w:r w:rsidR="00267F36" w:rsidRPr="00A53E5E">
          <w:rPr>
            <w:rStyle w:val="Hyperlink"/>
          </w:rPr>
          <w:t>Zappware</w:t>
        </w:r>
        <w:r w:rsidR="00267F36">
          <w:rPr>
            <w:webHidden/>
          </w:rPr>
          <w:tab/>
        </w:r>
        <w:r w:rsidR="00267F36">
          <w:rPr>
            <w:webHidden/>
          </w:rPr>
          <w:fldChar w:fldCharType="begin"/>
        </w:r>
        <w:r w:rsidR="00267F36">
          <w:rPr>
            <w:webHidden/>
          </w:rPr>
          <w:instrText xml:space="preserve"> PAGEREF _Toc514324962 \h </w:instrText>
        </w:r>
        <w:r w:rsidR="00267F36">
          <w:rPr>
            <w:webHidden/>
          </w:rPr>
        </w:r>
        <w:r w:rsidR="00267F36">
          <w:rPr>
            <w:webHidden/>
          </w:rPr>
          <w:fldChar w:fldCharType="separate"/>
        </w:r>
        <w:r w:rsidR="00267F36">
          <w:rPr>
            <w:webHidden/>
          </w:rPr>
          <w:t>1</w:t>
        </w:r>
        <w:r w:rsidR="00267F36">
          <w:rPr>
            <w:webHidden/>
          </w:rPr>
          <w:fldChar w:fldCharType="end"/>
        </w:r>
      </w:hyperlink>
    </w:p>
    <w:p w14:paraId="02A0B064" w14:textId="78D1EE77" w:rsidR="00267F36" w:rsidRDefault="00BD3B9F">
      <w:pPr>
        <w:pStyle w:val="Inhopg2"/>
        <w:rPr>
          <w:rFonts w:asciiTheme="minorHAnsi" w:hAnsiTheme="minorHAnsi" w:cstheme="minorBidi"/>
          <w:i w:val="0"/>
          <w:szCs w:val="22"/>
          <w:lang w:eastAsia="nl-BE"/>
        </w:rPr>
      </w:pPr>
      <w:hyperlink w:anchor="_Toc514324963" w:history="1">
        <w:r w:rsidR="00267F36" w:rsidRPr="00A53E5E">
          <w:rPr>
            <w:rStyle w:val="Hyperlink"/>
          </w:rPr>
          <w:t>Onderzoeksvraag</w:t>
        </w:r>
        <w:r w:rsidR="00267F36">
          <w:rPr>
            <w:webHidden/>
          </w:rPr>
          <w:tab/>
        </w:r>
        <w:r w:rsidR="00267F36">
          <w:rPr>
            <w:webHidden/>
          </w:rPr>
          <w:fldChar w:fldCharType="begin"/>
        </w:r>
        <w:r w:rsidR="00267F36">
          <w:rPr>
            <w:webHidden/>
          </w:rPr>
          <w:instrText xml:space="preserve"> PAGEREF _Toc514324963 \h </w:instrText>
        </w:r>
        <w:r w:rsidR="00267F36">
          <w:rPr>
            <w:webHidden/>
          </w:rPr>
        </w:r>
        <w:r w:rsidR="00267F36">
          <w:rPr>
            <w:webHidden/>
          </w:rPr>
          <w:fldChar w:fldCharType="separate"/>
        </w:r>
        <w:r w:rsidR="00267F36">
          <w:rPr>
            <w:webHidden/>
          </w:rPr>
          <w:t>1</w:t>
        </w:r>
        <w:r w:rsidR="00267F36">
          <w:rPr>
            <w:webHidden/>
          </w:rPr>
          <w:fldChar w:fldCharType="end"/>
        </w:r>
      </w:hyperlink>
    </w:p>
    <w:p w14:paraId="699BAD70" w14:textId="2DCE22CE" w:rsidR="00267F36" w:rsidRDefault="00BD3B9F">
      <w:pPr>
        <w:pStyle w:val="Inhopg1"/>
        <w:rPr>
          <w:rFonts w:asciiTheme="minorHAnsi" w:hAnsiTheme="minorHAnsi" w:cstheme="minorBidi"/>
          <w:b w:val="0"/>
          <w:szCs w:val="22"/>
          <w:lang w:eastAsia="nl-BE"/>
        </w:rPr>
      </w:pPr>
      <w:hyperlink w:anchor="_Toc514324964" w:history="1">
        <w:r w:rsidR="00267F36" w:rsidRPr="00A53E5E">
          <w:rPr>
            <w:rStyle w:val="Hyperlink"/>
          </w:rPr>
          <w:t>2</w:t>
        </w:r>
        <w:r w:rsidR="00267F36">
          <w:rPr>
            <w:rFonts w:asciiTheme="minorHAnsi" w:hAnsiTheme="minorHAnsi" w:cstheme="minorBidi"/>
            <w:b w:val="0"/>
            <w:szCs w:val="22"/>
            <w:lang w:eastAsia="nl-BE"/>
          </w:rPr>
          <w:tab/>
        </w:r>
        <w:r w:rsidR="00267F36" w:rsidRPr="00A53E5E">
          <w:rPr>
            <w:rStyle w:val="Hyperlink"/>
          </w:rPr>
          <w:t>Cross-platform frameworks</w:t>
        </w:r>
        <w:r w:rsidR="00267F36">
          <w:rPr>
            <w:webHidden/>
          </w:rPr>
          <w:tab/>
        </w:r>
        <w:r w:rsidR="00267F36">
          <w:rPr>
            <w:webHidden/>
          </w:rPr>
          <w:fldChar w:fldCharType="begin"/>
        </w:r>
        <w:r w:rsidR="00267F36">
          <w:rPr>
            <w:webHidden/>
          </w:rPr>
          <w:instrText xml:space="preserve"> PAGEREF _Toc514324964 \h </w:instrText>
        </w:r>
        <w:r w:rsidR="00267F36">
          <w:rPr>
            <w:webHidden/>
          </w:rPr>
        </w:r>
        <w:r w:rsidR="00267F36">
          <w:rPr>
            <w:webHidden/>
          </w:rPr>
          <w:fldChar w:fldCharType="separate"/>
        </w:r>
        <w:r w:rsidR="00267F36">
          <w:rPr>
            <w:webHidden/>
          </w:rPr>
          <w:t>2</w:t>
        </w:r>
        <w:r w:rsidR="00267F36">
          <w:rPr>
            <w:webHidden/>
          </w:rPr>
          <w:fldChar w:fldCharType="end"/>
        </w:r>
      </w:hyperlink>
    </w:p>
    <w:p w14:paraId="14599BFA" w14:textId="61918EAA" w:rsidR="00267F36" w:rsidRDefault="00BD3B9F">
      <w:pPr>
        <w:pStyle w:val="Inhopg2"/>
        <w:rPr>
          <w:rFonts w:asciiTheme="minorHAnsi" w:hAnsiTheme="minorHAnsi" w:cstheme="minorBidi"/>
          <w:i w:val="0"/>
          <w:szCs w:val="22"/>
          <w:lang w:eastAsia="nl-BE"/>
        </w:rPr>
      </w:pPr>
      <w:hyperlink w:anchor="_Toc514324965" w:history="1">
        <w:r w:rsidR="00267F36" w:rsidRPr="00A53E5E">
          <w:rPr>
            <w:rStyle w:val="Hyperlink"/>
          </w:rPr>
          <w:t>2.1</w:t>
        </w:r>
        <w:r w:rsidR="00267F36">
          <w:rPr>
            <w:rFonts w:asciiTheme="minorHAnsi" w:hAnsiTheme="minorHAnsi" w:cstheme="minorBidi"/>
            <w:i w:val="0"/>
            <w:szCs w:val="22"/>
            <w:lang w:eastAsia="nl-BE"/>
          </w:rPr>
          <w:tab/>
        </w:r>
        <w:r w:rsidR="00267F36" w:rsidRPr="00A53E5E">
          <w:rPr>
            <w:rStyle w:val="Hyperlink"/>
          </w:rPr>
          <w:t>Qt</w:t>
        </w:r>
        <w:r w:rsidR="00267F36">
          <w:rPr>
            <w:webHidden/>
          </w:rPr>
          <w:tab/>
        </w:r>
        <w:r w:rsidR="00267F36">
          <w:rPr>
            <w:webHidden/>
          </w:rPr>
          <w:fldChar w:fldCharType="begin"/>
        </w:r>
        <w:r w:rsidR="00267F36">
          <w:rPr>
            <w:webHidden/>
          </w:rPr>
          <w:instrText xml:space="preserve"> PAGEREF _Toc514324965 \h </w:instrText>
        </w:r>
        <w:r w:rsidR="00267F36">
          <w:rPr>
            <w:webHidden/>
          </w:rPr>
        </w:r>
        <w:r w:rsidR="00267F36">
          <w:rPr>
            <w:webHidden/>
          </w:rPr>
          <w:fldChar w:fldCharType="separate"/>
        </w:r>
        <w:r w:rsidR="00267F36">
          <w:rPr>
            <w:webHidden/>
          </w:rPr>
          <w:t>2</w:t>
        </w:r>
        <w:r w:rsidR="00267F36">
          <w:rPr>
            <w:webHidden/>
          </w:rPr>
          <w:fldChar w:fldCharType="end"/>
        </w:r>
      </w:hyperlink>
    </w:p>
    <w:p w14:paraId="4CC17AB8" w14:textId="15AFFEC8" w:rsidR="00267F36" w:rsidRDefault="00BD3B9F">
      <w:pPr>
        <w:pStyle w:val="Inhopg3"/>
        <w:tabs>
          <w:tab w:val="left" w:pos="1985"/>
        </w:tabs>
        <w:rPr>
          <w:rFonts w:asciiTheme="minorHAnsi" w:hAnsiTheme="minorHAnsi"/>
          <w:szCs w:val="22"/>
          <w:lang w:eastAsia="nl-BE"/>
        </w:rPr>
      </w:pPr>
      <w:hyperlink w:anchor="_Toc514324966" w:history="1">
        <w:r w:rsidR="00267F36" w:rsidRPr="00A53E5E">
          <w:rPr>
            <w:rStyle w:val="Hyperlink"/>
          </w:rPr>
          <w:t>2.1.1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_Toc514324966 \h </w:instrText>
        </w:r>
        <w:r w:rsidR="00267F36">
          <w:rPr>
            <w:webHidden/>
          </w:rPr>
        </w:r>
        <w:r w:rsidR="00267F36">
          <w:rPr>
            <w:webHidden/>
          </w:rPr>
          <w:fldChar w:fldCharType="separate"/>
        </w:r>
        <w:r w:rsidR="00267F36">
          <w:rPr>
            <w:webHidden/>
          </w:rPr>
          <w:t>2</w:t>
        </w:r>
        <w:r w:rsidR="00267F36">
          <w:rPr>
            <w:webHidden/>
          </w:rPr>
          <w:fldChar w:fldCharType="end"/>
        </w:r>
      </w:hyperlink>
    </w:p>
    <w:p w14:paraId="358DC7D3" w14:textId="646A24D7" w:rsidR="00267F36" w:rsidRDefault="00BD3B9F">
      <w:pPr>
        <w:pStyle w:val="Inhopg3"/>
        <w:tabs>
          <w:tab w:val="left" w:pos="1985"/>
        </w:tabs>
        <w:rPr>
          <w:rFonts w:asciiTheme="minorHAnsi" w:hAnsiTheme="minorHAnsi"/>
          <w:szCs w:val="22"/>
          <w:lang w:eastAsia="nl-BE"/>
        </w:rPr>
      </w:pPr>
      <w:hyperlink w:anchor="_Toc514324967" w:history="1">
        <w:r w:rsidR="00267F36" w:rsidRPr="00A53E5E">
          <w:rPr>
            <w:rStyle w:val="Hyperlink"/>
          </w:rPr>
          <w:t>2.1.2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_Toc514324967 \h </w:instrText>
        </w:r>
        <w:r w:rsidR="00267F36">
          <w:rPr>
            <w:webHidden/>
          </w:rPr>
        </w:r>
        <w:r w:rsidR="00267F36">
          <w:rPr>
            <w:webHidden/>
          </w:rPr>
          <w:fldChar w:fldCharType="separate"/>
        </w:r>
        <w:r w:rsidR="00267F36">
          <w:rPr>
            <w:webHidden/>
          </w:rPr>
          <w:t>2</w:t>
        </w:r>
        <w:r w:rsidR="00267F36">
          <w:rPr>
            <w:webHidden/>
          </w:rPr>
          <w:fldChar w:fldCharType="end"/>
        </w:r>
      </w:hyperlink>
    </w:p>
    <w:p w14:paraId="1B37C179" w14:textId="5702FDC0" w:rsidR="00267F36" w:rsidRDefault="00BD3B9F">
      <w:pPr>
        <w:pStyle w:val="Inhopg3"/>
        <w:tabs>
          <w:tab w:val="left" w:pos="1985"/>
        </w:tabs>
        <w:rPr>
          <w:rFonts w:asciiTheme="minorHAnsi" w:hAnsiTheme="minorHAnsi"/>
          <w:szCs w:val="22"/>
          <w:lang w:eastAsia="nl-BE"/>
        </w:rPr>
      </w:pPr>
      <w:hyperlink w:anchor="_Toc514324968" w:history="1">
        <w:r w:rsidR="00267F36" w:rsidRPr="00A53E5E">
          <w:rPr>
            <w:rStyle w:val="Hyperlink"/>
          </w:rPr>
          <w:t>2.1.3</w:t>
        </w:r>
        <w:r w:rsidR="00267F36">
          <w:rPr>
            <w:rFonts w:asciiTheme="minorHAnsi" w:hAnsiTheme="minorHAnsi"/>
            <w:szCs w:val="22"/>
            <w:lang w:eastAsia="nl-BE"/>
          </w:rPr>
          <w:tab/>
        </w:r>
        <w:r w:rsidR="00267F36" w:rsidRPr="00A53E5E">
          <w:rPr>
            <w:rStyle w:val="Hyperlink"/>
          </w:rPr>
          <w:t>Grafische architectuur</w:t>
        </w:r>
        <w:r w:rsidR="00267F36">
          <w:rPr>
            <w:webHidden/>
          </w:rPr>
          <w:tab/>
        </w:r>
        <w:r w:rsidR="00267F36">
          <w:rPr>
            <w:webHidden/>
          </w:rPr>
          <w:fldChar w:fldCharType="begin"/>
        </w:r>
        <w:r w:rsidR="00267F36">
          <w:rPr>
            <w:webHidden/>
          </w:rPr>
          <w:instrText xml:space="preserve"> PAGEREF _Toc514324968 \h </w:instrText>
        </w:r>
        <w:r w:rsidR="00267F36">
          <w:rPr>
            <w:webHidden/>
          </w:rPr>
        </w:r>
        <w:r w:rsidR="00267F36">
          <w:rPr>
            <w:webHidden/>
          </w:rPr>
          <w:fldChar w:fldCharType="separate"/>
        </w:r>
        <w:r w:rsidR="00267F36">
          <w:rPr>
            <w:webHidden/>
          </w:rPr>
          <w:t>3</w:t>
        </w:r>
        <w:r w:rsidR="00267F36">
          <w:rPr>
            <w:webHidden/>
          </w:rPr>
          <w:fldChar w:fldCharType="end"/>
        </w:r>
      </w:hyperlink>
    </w:p>
    <w:p w14:paraId="4505EDF0" w14:textId="50D51F5A" w:rsidR="00267F36" w:rsidRDefault="00BD3B9F">
      <w:pPr>
        <w:pStyle w:val="Inhopg3"/>
        <w:tabs>
          <w:tab w:val="left" w:pos="1985"/>
        </w:tabs>
        <w:rPr>
          <w:rFonts w:asciiTheme="minorHAnsi" w:hAnsiTheme="minorHAnsi"/>
          <w:szCs w:val="22"/>
          <w:lang w:eastAsia="nl-BE"/>
        </w:rPr>
      </w:pPr>
      <w:hyperlink w:anchor="_Toc514324969" w:history="1">
        <w:r w:rsidR="00267F36" w:rsidRPr="00A53E5E">
          <w:rPr>
            <w:rStyle w:val="Hyperlink"/>
          </w:rPr>
          <w:t>2.1.4</w:t>
        </w:r>
        <w:r w:rsidR="00267F36">
          <w:rPr>
            <w:rFonts w:asciiTheme="minorHAnsi" w:hAnsiTheme="minorHAnsi"/>
            <w:szCs w:val="22"/>
            <w:lang w:eastAsia="nl-BE"/>
          </w:rPr>
          <w:tab/>
        </w:r>
        <w:r w:rsidR="00267F36" w:rsidRPr="00A53E5E">
          <w:rPr>
            <w:rStyle w:val="Hyperlink"/>
          </w:rPr>
          <w:t>Main feature: Signals and slots</w:t>
        </w:r>
        <w:r w:rsidR="00267F36">
          <w:rPr>
            <w:webHidden/>
          </w:rPr>
          <w:tab/>
        </w:r>
        <w:r w:rsidR="00267F36">
          <w:rPr>
            <w:webHidden/>
          </w:rPr>
          <w:fldChar w:fldCharType="begin"/>
        </w:r>
        <w:r w:rsidR="00267F36">
          <w:rPr>
            <w:webHidden/>
          </w:rPr>
          <w:instrText xml:space="preserve"> PAGEREF _Toc514324969 \h </w:instrText>
        </w:r>
        <w:r w:rsidR="00267F36">
          <w:rPr>
            <w:webHidden/>
          </w:rPr>
        </w:r>
        <w:r w:rsidR="00267F36">
          <w:rPr>
            <w:webHidden/>
          </w:rPr>
          <w:fldChar w:fldCharType="separate"/>
        </w:r>
        <w:r w:rsidR="00267F36">
          <w:rPr>
            <w:webHidden/>
          </w:rPr>
          <w:t>4</w:t>
        </w:r>
        <w:r w:rsidR="00267F36">
          <w:rPr>
            <w:webHidden/>
          </w:rPr>
          <w:fldChar w:fldCharType="end"/>
        </w:r>
      </w:hyperlink>
    </w:p>
    <w:p w14:paraId="0F85E5C2" w14:textId="47BB1C0B" w:rsidR="00267F36" w:rsidRDefault="00BD3B9F">
      <w:pPr>
        <w:pStyle w:val="Inhopg3"/>
        <w:tabs>
          <w:tab w:val="left" w:pos="1985"/>
        </w:tabs>
        <w:rPr>
          <w:rFonts w:asciiTheme="minorHAnsi" w:hAnsiTheme="minorHAnsi"/>
          <w:szCs w:val="22"/>
          <w:lang w:eastAsia="nl-BE"/>
        </w:rPr>
      </w:pPr>
      <w:hyperlink w:anchor="_Toc514324970" w:history="1">
        <w:r w:rsidR="00267F36" w:rsidRPr="00A53E5E">
          <w:rPr>
            <w:rStyle w:val="Hyperlink"/>
          </w:rPr>
          <w:t>2.1.5</w:t>
        </w:r>
        <w:r w:rsidR="00267F36">
          <w:rPr>
            <w:rFonts w:asciiTheme="minorHAnsi" w:hAnsiTheme="minorHAnsi"/>
            <w:szCs w:val="22"/>
            <w:lang w:eastAsia="nl-BE"/>
          </w:rPr>
          <w:tab/>
        </w:r>
        <w:r w:rsidR="00267F36" w:rsidRPr="00A53E5E">
          <w:rPr>
            <w:rStyle w:val="Hyperlink"/>
          </w:rPr>
          <w:t>Qt Creator</w:t>
        </w:r>
        <w:r w:rsidR="00267F36">
          <w:rPr>
            <w:webHidden/>
          </w:rPr>
          <w:tab/>
        </w:r>
        <w:r w:rsidR="00267F36">
          <w:rPr>
            <w:webHidden/>
          </w:rPr>
          <w:fldChar w:fldCharType="begin"/>
        </w:r>
        <w:r w:rsidR="00267F36">
          <w:rPr>
            <w:webHidden/>
          </w:rPr>
          <w:instrText xml:space="preserve"> PAGEREF _Toc514324970 \h </w:instrText>
        </w:r>
        <w:r w:rsidR="00267F36">
          <w:rPr>
            <w:webHidden/>
          </w:rPr>
        </w:r>
        <w:r w:rsidR="00267F36">
          <w:rPr>
            <w:webHidden/>
          </w:rPr>
          <w:fldChar w:fldCharType="separate"/>
        </w:r>
        <w:r w:rsidR="00267F36">
          <w:rPr>
            <w:webHidden/>
          </w:rPr>
          <w:t>5</w:t>
        </w:r>
        <w:r w:rsidR="00267F36">
          <w:rPr>
            <w:webHidden/>
          </w:rPr>
          <w:fldChar w:fldCharType="end"/>
        </w:r>
      </w:hyperlink>
    </w:p>
    <w:p w14:paraId="1ECC0797" w14:textId="592E7A4C" w:rsidR="00267F36" w:rsidRDefault="00BD3B9F">
      <w:pPr>
        <w:pStyle w:val="Inhopg3"/>
        <w:tabs>
          <w:tab w:val="left" w:pos="1985"/>
        </w:tabs>
        <w:rPr>
          <w:rFonts w:asciiTheme="minorHAnsi" w:hAnsiTheme="minorHAnsi"/>
          <w:szCs w:val="22"/>
          <w:lang w:eastAsia="nl-BE"/>
        </w:rPr>
      </w:pPr>
      <w:hyperlink w:anchor="_Toc514324971" w:history="1">
        <w:r w:rsidR="00267F36" w:rsidRPr="00A53E5E">
          <w:rPr>
            <w:rStyle w:val="Hyperlink"/>
          </w:rPr>
          <w:t>2.1.6</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_Toc514324971 \h </w:instrText>
        </w:r>
        <w:r w:rsidR="00267F36">
          <w:rPr>
            <w:webHidden/>
          </w:rPr>
        </w:r>
        <w:r w:rsidR="00267F36">
          <w:rPr>
            <w:webHidden/>
          </w:rPr>
          <w:fldChar w:fldCharType="separate"/>
        </w:r>
        <w:r w:rsidR="00267F36">
          <w:rPr>
            <w:webHidden/>
          </w:rPr>
          <w:t>5</w:t>
        </w:r>
        <w:r w:rsidR="00267F36">
          <w:rPr>
            <w:webHidden/>
          </w:rPr>
          <w:fldChar w:fldCharType="end"/>
        </w:r>
      </w:hyperlink>
    </w:p>
    <w:p w14:paraId="144BE39B" w14:textId="3DB8277A" w:rsidR="00267F36" w:rsidRDefault="00BD3B9F">
      <w:pPr>
        <w:pStyle w:val="Inhopg2"/>
        <w:rPr>
          <w:rFonts w:asciiTheme="minorHAnsi" w:hAnsiTheme="minorHAnsi" w:cstheme="minorBidi"/>
          <w:i w:val="0"/>
          <w:szCs w:val="22"/>
          <w:lang w:eastAsia="nl-BE"/>
        </w:rPr>
      </w:pPr>
      <w:hyperlink w:anchor="_Toc514324972" w:history="1">
        <w:r w:rsidR="00267F36" w:rsidRPr="00A53E5E">
          <w:rPr>
            <w:rStyle w:val="Hyperlink"/>
          </w:rPr>
          <w:t>2.2</w:t>
        </w:r>
        <w:r w:rsidR="00267F36">
          <w:rPr>
            <w:rFonts w:asciiTheme="minorHAnsi" w:hAnsiTheme="minorHAnsi" w:cstheme="minorBidi"/>
            <w:i w:val="0"/>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_Toc514324972 \h </w:instrText>
        </w:r>
        <w:r w:rsidR="00267F36">
          <w:rPr>
            <w:webHidden/>
          </w:rPr>
        </w:r>
        <w:r w:rsidR="00267F36">
          <w:rPr>
            <w:webHidden/>
          </w:rPr>
          <w:fldChar w:fldCharType="separate"/>
        </w:r>
        <w:r w:rsidR="00267F36">
          <w:rPr>
            <w:webHidden/>
          </w:rPr>
          <w:t>6</w:t>
        </w:r>
        <w:r w:rsidR="00267F36">
          <w:rPr>
            <w:webHidden/>
          </w:rPr>
          <w:fldChar w:fldCharType="end"/>
        </w:r>
      </w:hyperlink>
    </w:p>
    <w:p w14:paraId="3E676A2E" w14:textId="4E99B750" w:rsidR="00267F36" w:rsidRDefault="00BD3B9F">
      <w:pPr>
        <w:pStyle w:val="Inhopg3"/>
        <w:tabs>
          <w:tab w:val="left" w:pos="1985"/>
        </w:tabs>
        <w:rPr>
          <w:rFonts w:asciiTheme="minorHAnsi" w:hAnsiTheme="minorHAnsi"/>
          <w:szCs w:val="22"/>
          <w:lang w:eastAsia="nl-BE"/>
        </w:rPr>
      </w:pPr>
      <w:hyperlink w:anchor="_Toc514324973" w:history="1">
        <w:r w:rsidR="00267F36" w:rsidRPr="00A53E5E">
          <w:rPr>
            <w:rStyle w:val="Hyperlink"/>
          </w:rPr>
          <w:t>2.2.1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_Toc514324973 \h </w:instrText>
        </w:r>
        <w:r w:rsidR="00267F36">
          <w:rPr>
            <w:webHidden/>
          </w:rPr>
        </w:r>
        <w:r w:rsidR="00267F36">
          <w:rPr>
            <w:webHidden/>
          </w:rPr>
          <w:fldChar w:fldCharType="separate"/>
        </w:r>
        <w:r w:rsidR="00267F36">
          <w:rPr>
            <w:webHidden/>
          </w:rPr>
          <w:t>6</w:t>
        </w:r>
        <w:r w:rsidR="00267F36">
          <w:rPr>
            <w:webHidden/>
          </w:rPr>
          <w:fldChar w:fldCharType="end"/>
        </w:r>
      </w:hyperlink>
    </w:p>
    <w:p w14:paraId="20613B62" w14:textId="1E8A9FDB" w:rsidR="00267F36" w:rsidRDefault="00BD3B9F">
      <w:pPr>
        <w:pStyle w:val="Inhopg3"/>
        <w:tabs>
          <w:tab w:val="left" w:pos="1985"/>
        </w:tabs>
        <w:rPr>
          <w:rFonts w:asciiTheme="minorHAnsi" w:hAnsiTheme="minorHAnsi"/>
          <w:szCs w:val="22"/>
          <w:lang w:eastAsia="nl-BE"/>
        </w:rPr>
      </w:pPr>
      <w:hyperlink w:anchor="_Toc514324974" w:history="1">
        <w:r w:rsidR="00267F36" w:rsidRPr="00A53E5E">
          <w:rPr>
            <w:rStyle w:val="Hyperlink"/>
          </w:rPr>
          <w:t>2.2.2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_Toc514324974 \h </w:instrText>
        </w:r>
        <w:r w:rsidR="00267F36">
          <w:rPr>
            <w:webHidden/>
          </w:rPr>
        </w:r>
        <w:r w:rsidR="00267F36">
          <w:rPr>
            <w:webHidden/>
          </w:rPr>
          <w:fldChar w:fldCharType="separate"/>
        </w:r>
        <w:r w:rsidR="00267F36">
          <w:rPr>
            <w:webHidden/>
          </w:rPr>
          <w:t>6</w:t>
        </w:r>
        <w:r w:rsidR="00267F36">
          <w:rPr>
            <w:webHidden/>
          </w:rPr>
          <w:fldChar w:fldCharType="end"/>
        </w:r>
      </w:hyperlink>
    </w:p>
    <w:p w14:paraId="4D2FDBD1" w14:textId="1B3B0F0D" w:rsidR="00267F36" w:rsidRDefault="00BD3B9F">
      <w:pPr>
        <w:pStyle w:val="Inhopg3"/>
        <w:tabs>
          <w:tab w:val="left" w:pos="1985"/>
        </w:tabs>
        <w:rPr>
          <w:rFonts w:asciiTheme="minorHAnsi" w:hAnsiTheme="minorHAnsi"/>
          <w:szCs w:val="22"/>
          <w:lang w:eastAsia="nl-BE"/>
        </w:rPr>
      </w:pPr>
      <w:hyperlink w:anchor="_Toc514324975" w:history="1">
        <w:r w:rsidR="00267F36" w:rsidRPr="00A53E5E">
          <w:rPr>
            <w:rStyle w:val="Hyperlink"/>
          </w:rPr>
          <w:t>2.2.3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_Toc514324975 \h </w:instrText>
        </w:r>
        <w:r w:rsidR="00267F36">
          <w:rPr>
            <w:webHidden/>
          </w:rPr>
        </w:r>
        <w:r w:rsidR="00267F36">
          <w:rPr>
            <w:webHidden/>
          </w:rPr>
          <w:fldChar w:fldCharType="separate"/>
        </w:r>
        <w:r w:rsidR="00267F36">
          <w:rPr>
            <w:webHidden/>
          </w:rPr>
          <w:t>7</w:t>
        </w:r>
        <w:r w:rsidR="00267F36">
          <w:rPr>
            <w:webHidden/>
          </w:rPr>
          <w:fldChar w:fldCharType="end"/>
        </w:r>
      </w:hyperlink>
    </w:p>
    <w:p w14:paraId="4010CA20" w14:textId="3C10E4B6" w:rsidR="00267F36" w:rsidRDefault="00BD3B9F">
      <w:pPr>
        <w:pStyle w:val="Inhopg3"/>
        <w:tabs>
          <w:tab w:val="left" w:pos="1985"/>
        </w:tabs>
        <w:rPr>
          <w:rFonts w:asciiTheme="minorHAnsi" w:hAnsiTheme="minorHAnsi"/>
          <w:szCs w:val="22"/>
          <w:lang w:eastAsia="nl-BE"/>
        </w:rPr>
      </w:pPr>
      <w:hyperlink w:anchor="_Toc514324976" w:history="1">
        <w:r w:rsidR="00267F36" w:rsidRPr="00A53E5E">
          <w:rPr>
            <w:rStyle w:val="Hyperlink"/>
          </w:rPr>
          <w:t>2.2.4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_Toc514324976 \h </w:instrText>
        </w:r>
        <w:r w:rsidR="00267F36">
          <w:rPr>
            <w:webHidden/>
          </w:rPr>
        </w:r>
        <w:r w:rsidR="00267F36">
          <w:rPr>
            <w:webHidden/>
          </w:rPr>
          <w:fldChar w:fldCharType="separate"/>
        </w:r>
        <w:r w:rsidR="00267F36">
          <w:rPr>
            <w:webHidden/>
          </w:rPr>
          <w:t>10</w:t>
        </w:r>
        <w:r w:rsidR="00267F36">
          <w:rPr>
            <w:webHidden/>
          </w:rPr>
          <w:fldChar w:fldCharType="end"/>
        </w:r>
      </w:hyperlink>
    </w:p>
    <w:p w14:paraId="5F27085D" w14:textId="5E6C65E9" w:rsidR="00267F36" w:rsidRDefault="00BD3B9F">
      <w:pPr>
        <w:pStyle w:val="Inhopg3"/>
        <w:tabs>
          <w:tab w:val="left" w:pos="1985"/>
        </w:tabs>
        <w:rPr>
          <w:rFonts w:asciiTheme="minorHAnsi" w:hAnsiTheme="minorHAnsi"/>
          <w:szCs w:val="22"/>
          <w:lang w:eastAsia="nl-BE"/>
        </w:rPr>
      </w:pPr>
      <w:hyperlink w:anchor="_Toc514324977" w:history="1">
        <w:r w:rsidR="00267F36" w:rsidRPr="00A53E5E">
          <w:rPr>
            <w:rStyle w:val="Hyperlink"/>
          </w:rPr>
          <w:t>2.2.5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_Toc514324977 \h </w:instrText>
        </w:r>
        <w:r w:rsidR="00267F36">
          <w:rPr>
            <w:webHidden/>
          </w:rPr>
        </w:r>
        <w:r w:rsidR="00267F36">
          <w:rPr>
            <w:webHidden/>
          </w:rPr>
          <w:fldChar w:fldCharType="separate"/>
        </w:r>
        <w:r w:rsidR="00267F36">
          <w:rPr>
            <w:webHidden/>
          </w:rPr>
          <w:t>11</w:t>
        </w:r>
        <w:r w:rsidR="00267F36">
          <w:rPr>
            <w:webHidden/>
          </w:rPr>
          <w:fldChar w:fldCharType="end"/>
        </w:r>
      </w:hyperlink>
    </w:p>
    <w:p w14:paraId="7778B059" w14:textId="18A0C066" w:rsidR="00267F36" w:rsidRDefault="00BD3B9F">
      <w:pPr>
        <w:pStyle w:val="Inhopg2"/>
        <w:rPr>
          <w:rFonts w:asciiTheme="minorHAnsi" w:hAnsiTheme="minorHAnsi" w:cstheme="minorBidi"/>
          <w:i w:val="0"/>
          <w:szCs w:val="22"/>
          <w:lang w:eastAsia="nl-BE"/>
        </w:rPr>
      </w:pPr>
      <w:hyperlink w:anchor="_Toc514324978" w:history="1">
        <w:r w:rsidR="00267F36" w:rsidRPr="00A53E5E">
          <w:rPr>
            <w:rStyle w:val="Hyperlink"/>
          </w:rPr>
          <w:t>2.3</w:t>
        </w:r>
        <w:r w:rsidR="00267F36">
          <w:rPr>
            <w:rFonts w:asciiTheme="minorHAnsi" w:hAnsiTheme="minorHAnsi" w:cstheme="minorBidi"/>
            <w:i w:val="0"/>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_Toc514324978 \h </w:instrText>
        </w:r>
        <w:r w:rsidR="00267F36">
          <w:rPr>
            <w:webHidden/>
          </w:rPr>
        </w:r>
        <w:r w:rsidR="00267F36">
          <w:rPr>
            <w:webHidden/>
          </w:rPr>
          <w:fldChar w:fldCharType="separate"/>
        </w:r>
        <w:r w:rsidR="00267F36">
          <w:rPr>
            <w:webHidden/>
          </w:rPr>
          <w:t>11</w:t>
        </w:r>
        <w:r w:rsidR="00267F36">
          <w:rPr>
            <w:webHidden/>
          </w:rPr>
          <w:fldChar w:fldCharType="end"/>
        </w:r>
      </w:hyperlink>
    </w:p>
    <w:p w14:paraId="6C123AFE" w14:textId="2013C66B" w:rsidR="00267F36" w:rsidRDefault="00BD3B9F">
      <w:pPr>
        <w:pStyle w:val="Inhopg3"/>
        <w:tabs>
          <w:tab w:val="left" w:pos="1985"/>
        </w:tabs>
        <w:rPr>
          <w:rFonts w:asciiTheme="minorHAnsi" w:hAnsiTheme="minorHAnsi"/>
          <w:szCs w:val="22"/>
          <w:lang w:eastAsia="nl-BE"/>
        </w:rPr>
      </w:pPr>
      <w:hyperlink w:anchor="_Toc514324979" w:history="1">
        <w:r w:rsidR="00267F36" w:rsidRPr="00A53E5E">
          <w:rPr>
            <w:rStyle w:val="Hyperlink"/>
          </w:rPr>
          <w:t>2.3.1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_Toc514324979 \h </w:instrText>
        </w:r>
        <w:r w:rsidR="00267F36">
          <w:rPr>
            <w:webHidden/>
          </w:rPr>
        </w:r>
        <w:r w:rsidR="00267F36">
          <w:rPr>
            <w:webHidden/>
          </w:rPr>
          <w:fldChar w:fldCharType="separate"/>
        </w:r>
        <w:r w:rsidR="00267F36">
          <w:rPr>
            <w:webHidden/>
          </w:rPr>
          <w:t>11</w:t>
        </w:r>
        <w:r w:rsidR="00267F36">
          <w:rPr>
            <w:webHidden/>
          </w:rPr>
          <w:fldChar w:fldCharType="end"/>
        </w:r>
      </w:hyperlink>
    </w:p>
    <w:p w14:paraId="126E1B70" w14:textId="75C6F940" w:rsidR="00267F36" w:rsidRDefault="00BD3B9F">
      <w:pPr>
        <w:pStyle w:val="Inhopg3"/>
        <w:tabs>
          <w:tab w:val="left" w:pos="1985"/>
        </w:tabs>
        <w:rPr>
          <w:rFonts w:asciiTheme="minorHAnsi" w:hAnsiTheme="minorHAnsi"/>
          <w:szCs w:val="22"/>
          <w:lang w:eastAsia="nl-BE"/>
        </w:rPr>
      </w:pPr>
      <w:hyperlink w:anchor="_Toc514324980" w:history="1">
        <w:r w:rsidR="00267F36" w:rsidRPr="00A53E5E">
          <w:rPr>
            <w:rStyle w:val="Hyperlink"/>
          </w:rPr>
          <w:t>2.3.2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_Toc514324980 \h </w:instrText>
        </w:r>
        <w:r w:rsidR="00267F36">
          <w:rPr>
            <w:webHidden/>
          </w:rPr>
        </w:r>
        <w:r w:rsidR="00267F36">
          <w:rPr>
            <w:webHidden/>
          </w:rPr>
          <w:fldChar w:fldCharType="separate"/>
        </w:r>
        <w:r w:rsidR="00267F36">
          <w:rPr>
            <w:webHidden/>
          </w:rPr>
          <w:t>11</w:t>
        </w:r>
        <w:r w:rsidR="00267F36">
          <w:rPr>
            <w:webHidden/>
          </w:rPr>
          <w:fldChar w:fldCharType="end"/>
        </w:r>
      </w:hyperlink>
    </w:p>
    <w:p w14:paraId="251F403A" w14:textId="5E1C0F25" w:rsidR="00267F36" w:rsidRDefault="00BD3B9F">
      <w:pPr>
        <w:pStyle w:val="Inhopg3"/>
        <w:tabs>
          <w:tab w:val="left" w:pos="1985"/>
        </w:tabs>
        <w:rPr>
          <w:rFonts w:asciiTheme="minorHAnsi" w:hAnsiTheme="minorHAnsi"/>
          <w:szCs w:val="22"/>
          <w:lang w:eastAsia="nl-BE"/>
        </w:rPr>
      </w:pPr>
      <w:hyperlink w:anchor="_Toc514324981" w:history="1">
        <w:r w:rsidR="00267F36" w:rsidRPr="00A53E5E">
          <w:rPr>
            <w:rStyle w:val="Hyperlink"/>
          </w:rPr>
          <w:t>2.3.3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_Toc514324981 \h </w:instrText>
        </w:r>
        <w:r w:rsidR="00267F36">
          <w:rPr>
            <w:webHidden/>
          </w:rPr>
        </w:r>
        <w:r w:rsidR="00267F36">
          <w:rPr>
            <w:webHidden/>
          </w:rPr>
          <w:fldChar w:fldCharType="separate"/>
        </w:r>
        <w:r w:rsidR="00267F36">
          <w:rPr>
            <w:webHidden/>
          </w:rPr>
          <w:t>12</w:t>
        </w:r>
        <w:r w:rsidR="00267F36">
          <w:rPr>
            <w:webHidden/>
          </w:rPr>
          <w:fldChar w:fldCharType="end"/>
        </w:r>
      </w:hyperlink>
    </w:p>
    <w:p w14:paraId="3AEFAED0" w14:textId="6846F768" w:rsidR="00267F36" w:rsidRDefault="00BD3B9F">
      <w:pPr>
        <w:pStyle w:val="Inhopg3"/>
        <w:tabs>
          <w:tab w:val="left" w:pos="1985"/>
        </w:tabs>
        <w:rPr>
          <w:rFonts w:asciiTheme="minorHAnsi" w:hAnsiTheme="minorHAnsi"/>
          <w:szCs w:val="22"/>
          <w:lang w:eastAsia="nl-BE"/>
        </w:rPr>
      </w:pPr>
      <w:hyperlink w:anchor="_Toc514324982" w:history="1">
        <w:r w:rsidR="00267F36" w:rsidRPr="00A53E5E">
          <w:rPr>
            <w:rStyle w:val="Hyperlink"/>
          </w:rPr>
          <w:t>2.3.4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_Toc514324982 \h </w:instrText>
        </w:r>
        <w:r w:rsidR="00267F36">
          <w:rPr>
            <w:webHidden/>
          </w:rPr>
        </w:r>
        <w:r w:rsidR="00267F36">
          <w:rPr>
            <w:webHidden/>
          </w:rPr>
          <w:fldChar w:fldCharType="separate"/>
        </w:r>
        <w:r w:rsidR="00267F36">
          <w:rPr>
            <w:webHidden/>
          </w:rPr>
          <w:t>14</w:t>
        </w:r>
        <w:r w:rsidR="00267F36">
          <w:rPr>
            <w:webHidden/>
          </w:rPr>
          <w:fldChar w:fldCharType="end"/>
        </w:r>
      </w:hyperlink>
    </w:p>
    <w:p w14:paraId="18122ED1" w14:textId="4947AE0D" w:rsidR="00267F36" w:rsidRDefault="00BD3B9F">
      <w:pPr>
        <w:pStyle w:val="Inhopg3"/>
        <w:tabs>
          <w:tab w:val="left" w:pos="1985"/>
        </w:tabs>
        <w:rPr>
          <w:rFonts w:asciiTheme="minorHAnsi" w:hAnsiTheme="minorHAnsi"/>
          <w:szCs w:val="22"/>
          <w:lang w:eastAsia="nl-BE"/>
        </w:rPr>
      </w:pPr>
      <w:hyperlink w:anchor="_Toc514324983" w:history="1">
        <w:r w:rsidR="00267F36" w:rsidRPr="00A53E5E">
          <w:rPr>
            <w:rStyle w:val="Hyperlink"/>
          </w:rPr>
          <w:t>2.3.5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_Toc514324983 \h </w:instrText>
        </w:r>
        <w:r w:rsidR="00267F36">
          <w:rPr>
            <w:webHidden/>
          </w:rPr>
        </w:r>
        <w:r w:rsidR="00267F36">
          <w:rPr>
            <w:webHidden/>
          </w:rPr>
          <w:fldChar w:fldCharType="separate"/>
        </w:r>
        <w:r w:rsidR="00267F36">
          <w:rPr>
            <w:webHidden/>
          </w:rPr>
          <w:t>14</w:t>
        </w:r>
        <w:r w:rsidR="00267F36">
          <w:rPr>
            <w:webHidden/>
          </w:rPr>
          <w:fldChar w:fldCharType="end"/>
        </w:r>
      </w:hyperlink>
    </w:p>
    <w:p w14:paraId="0C9AC5D2" w14:textId="441DB48D" w:rsidR="00267F36" w:rsidRDefault="00BD3B9F">
      <w:pPr>
        <w:pStyle w:val="Inhopg2"/>
        <w:rPr>
          <w:rFonts w:asciiTheme="minorHAnsi" w:hAnsiTheme="minorHAnsi" w:cstheme="minorBidi"/>
          <w:i w:val="0"/>
          <w:szCs w:val="22"/>
          <w:lang w:eastAsia="nl-BE"/>
        </w:rPr>
      </w:pPr>
      <w:hyperlink w:anchor="_Toc514324984" w:history="1">
        <w:r w:rsidR="00267F36" w:rsidRPr="00A53E5E">
          <w:rPr>
            <w:rStyle w:val="Hyperlink"/>
          </w:rPr>
          <w:t>2.4</w:t>
        </w:r>
        <w:r w:rsidR="00267F36">
          <w:rPr>
            <w:rFonts w:asciiTheme="minorHAnsi" w:hAnsiTheme="minorHAnsi" w:cstheme="minorBidi"/>
            <w:i w:val="0"/>
            <w:szCs w:val="22"/>
            <w:lang w:eastAsia="nl-BE"/>
          </w:rPr>
          <w:tab/>
        </w:r>
        <w:r w:rsidR="00267F36" w:rsidRPr="00A53E5E">
          <w:rPr>
            <w:rStyle w:val="Hyperlink"/>
          </w:rPr>
          <w:t>Apache Cordova/PhoneGap</w:t>
        </w:r>
        <w:r w:rsidR="00267F36">
          <w:rPr>
            <w:webHidden/>
          </w:rPr>
          <w:tab/>
        </w:r>
        <w:r w:rsidR="00267F36">
          <w:rPr>
            <w:webHidden/>
          </w:rPr>
          <w:fldChar w:fldCharType="begin"/>
        </w:r>
        <w:r w:rsidR="00267F36">
          <w:rPr>
            <w:webHidden/>
          </w:rPr>
          <w:instrText xml:space="preserve"> PAGEREF _Toc514324984 \h </w:instrText>
        </w:r>
        <w:r w:rsidR="00267F36">
          <w:rPr>
            <w:webHidden/>
          </w:rPr>
        </w:r>
        <w:r w:rsidR="00267F36">
          <w:rPr>
            <w:webHidden/>
          </w:rPr>
          <w:fldChar w:fldCharType="separate"/>
        </w:r>
        <w:r w:rsidR="00267F36">
          <w:rPr>
            <w:webHidden/>
          </w:rPr>
          <w:t>14</w:t>
        </w:r>
        <w:r w:rsidR="00267F36">
          <w:rPr>
            <w:webHidden/>
          </w:rPr>
          <w:fldChar w:fldCharType="end"/>
        </w:r>
      </w:hyperlink>
    </w:p>
    <w:p w14:paraId="28A3BE1E" w14:textId="2DA97FA7" w:rsidR="00267F36" w:rsidRDefault="00BD3B9F">
      <w:pPr>
        <w:pStyle w:val="Inhopg3"/>
        <w:tabs>
          <w:tab w:val="left" w:pos="1985"/>
        </w:tabs>
        <w:rPr>
          <w:rFonts w:asciiTheme="minorHAnsi" w:hAnsiTheme="minorHAnsi"/>
          <w:szCs w:val="22"/>
          <w:lang w:eastAsia="nl-BE"/>
        </w:rPr>
      </w:pPr>
      <w:hyperlink w:anchor="_Toc514324985" w:history="1">
        <w:r w:rsidR="00267F36" w:rsidRPr="00A53E5E">
          <w:rPr>
            <w:rStyle w:val="Hyperlink"/>
          </w:rPr>
          <w:t>2.4.1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_Toc514324985 \h </w:instrText>
        </w:r>
        <w:r w:rsidR="00267F36">
          <w:rPr>
            <w:webHidden/>
          </w:rPr>
        </w:r>
        <w:r w:rsidR="00267F36">
          <w:rPr>
            <w:webHidden/>
          </w:rPr>
          <w:fldChar w:fldCharType="separate"/>
        </w:r>
        <w:r w:rsidR="00267F36">
          <w:rPr>
            <w:webHidden/>
          </w:rPr>
          <w:t>14</w:t>
        </w:r>
        <w:r w:rsidR="00267F36">
          <w:rPr>
            <w:webHidden/>
          </w:rPr>
          <w:fldChar w:fldCharType="end"/>
        </w:r>
      </w:hyperlink>
    </w:p>
    <w:p w14:paraId="2CC13A8C" w14:textId="1B0DF200" w:rsidR="00267F36" w:rsidRDefault="00BD3B9F">
      <w:pPr>
        <w:pStyle w:val="Inhopg3"/>
        <w:tabs>
          <w:tab w:val="left" w:pos="1985"/>
        </w:tabs>
        <w:rPr>
          <w:rFonts w:asciiTheme="minorHAnsi" w:hAnsiTheme="minorHAnsi"/>
          <w:szCs w:val="22"/>
          <w:lang w:eastAsia="nl-BE"/>
        </w:rPr>
      </w:pPr>
      <w:hyperlink w:anchor="_Toc514324986" w:history="1">
        <w:r w:rsidR="00267F36" w:rsidRPr="00A53E5E">
          <w:rPr>
            <w:rStyle w:val="Hyperlink"/>
          </w:rPr>
          <w:t>2.4.2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_Toc514324986 \h </w:instrText>
        </w:r>
        <w:r w:rsidR="00267F36">
          <w:rPr>
            <w:webHidden/>
          </w:rPr>
        </w:r>
        <w:r w:rsidR="00267F36">
          <w:rPr>
            <w:webHidden/>
          </w:rPr>
          <w:fldChar w:fldCharType="separate"/>
        </w:r>
        <w:r w:rsidR="00267F36">
          <w:rPr>
            <w:webHidden/>
          </w:rPr>
          <w:t>14</w:t>
        </w:r>
        <w:r w:rsidR="00267F36">
          <w:rPr>
            <w:webHidden/>
          </w:rPr>
          <w:fldChar w:fldCharType="end"/>
        </w:r>
      </w:hyperlink>
    </w:p>
    <w:p w14:paraId="0BEFE8CD" w14:textId="3C936449" w:rsidR="00267F36" w:rsidRDefault="00BD3B9F">
      <w:pPr>
        <w:pStyle w:val="Inhopg3"/>
        <w:tabs>
          <w:tab w:val="left" w:pos="1985"/>
        </w:tabs>
        <w:rPr>
          <w:rFonts w:asciiTheme="minorHAnsi" w:hAnsiTheme="minorHAnsi"/>
          <w:szCs w:val="22"/>
          <w:lang w:eastAsia="nl-BE"/>
        </w:rPr>
      </w:pPr>
      <w:hyperlink w:anchor="_Toc514324987" w:history="1">
        <w:r w:rsidR="00267F36" w:rsidRPr="00A53E5E">
          <w:rPr>
            <w:rStyle w:val="Hyperlink"/>
          </w:rPr>
          <w:t>2.4.3</w:t>
        </w:r>
        <w:r w:rsidR="00267F36">
          <w:rPr>
            <w:rFonts w:asciiTheme="minorHAnsi" w:hAnsiTheme="minorHAnsi"/>
            <w:szCs w:val="22"/>
            <w:lang w:eastAsia="nl-BE"/>
          </w:rPr>
          <w:tab/>
        </w:r>
        <w:r w:rsidR="00267F36" w:rsidRPr="00A53E5E">
          <w:rPr>
            <w:rStyle w:val="Hyperlink"/>
          </w:rPr>
          <w:t>Architectuur</w:t>
        </w:r>
        <w:r w:rsidR="00267F36">
          <w:rPr>
            <w:webHidden/>
          </w:rPr>
          <w:tab/>
        </w:r>
        <w:r w:rsidR="00267F36">
          <w:rPr>
            <w:webHidden/>
          </w:rPr>
          <w:fldChar w:fldCharType="begin"/>
        </w:r>
        <w:r w:rsidR="00267F36">
          <w:rPr>
            <w:webHidden/>
          </w:rPr>
          <w:instrText xml:space="preserve"> PAGEREF _Toc514324987 \h </w:instrText>
        </w:r>
        <w:r w:rsidR="00267F36">
          <w:rPr>
            <w:webHidden/>
          </w:rPr>
        </w:r>
        <w:r w:rsidR="00267F36">
          <w:rPr>
            <w:webHidden/>
          </w:rPr>
          <w:fldChar w:fldCharType="separate"/>
        </w:r>
        <w:r w:rsidR="00267F36">
          <w:rPr>
            <w:webHidden/>
          </w:rPr>
          <w:t>15</w:t>
        </w:r>
        <w:r w:rsidR="00267F36">
          <w:rPr>
            <w:webHidden/>
          </w:rPr>
          <w:fldChar w:fldCharType="end"/>
        </w:r>
      </w:hyperlink>
    </w:p>
    <w:p w14:paraId="0DC2AF15" w14:textId="3066EAC4" w:rsidR="00267F36" w:rsidRDefault="00BD3B9F">
      <w:pPr>
        <w:pStyle w:val="Inhopg2"/>
        <w:rPr>
          <w:rFonts w:asciiTheme="minorHAnsi" w:hAnsiTheme="minorHAnsi" w:cstheme="minorBidi"/>
          <w:i w:val="0"/>
          <w:szCs w:val="22"/>
          <w:lang w:eastAsia="nl-BE"/>
        </w:rPr>
      </w:pPr>
      <w:hyperlink w:anchor="_Toc514324988" w:history="1">
        <w:r w:rsidR="00267F36" w:rsidRPr="00A53E5E">
          <w:rPr>
            <w:rStyle w:val="Hyperlink"/>
          </w:rPr>
          <w:t>2.5</w:t>
        </w:r>
        <w:r w:rsidR="00267F36">
          <w:rPr>
            <w:rFonts w:asciiTheme="minorHAnsi" w:hAnsiTheme="minorHAnsi" w:cstheme="minorBidi"/>
            <w:i w:val="0"/>
            <w:szCs w:val="22"/>
            <w:lang w:eastAsia="nl-BE"/>
          </w:rPr>
          <w:tab/>
        </w:r>
        <w:r w:rsidR="00267F36" w:rsidRPr="00A53E5E">
          <w:rPr>
            <w:rStyle w:val="Hyperlink"/>
          </w:rPr>
          <w:t>Kwaliteitscontrole van de applicaties</w:t>
        </w:r>
        <w:r w:rsidR="00267F36">
          <w:rPr>
            <w:webHidden/>
          </w:rPr>
          <w:tab/>
        </w:r>
        <w:r w:rsidR="00267F36">
          <w:rPr>
            <w:webHidden/>
          </w:rPr>
          <w:fldChar w:fldCharType="begin"/>
        </w:r>
        <w:r w:rsidR="00267F36">
          <w:rPr>
            <w:webHidden/>
          </w:rPr>
          <w:instrText xml:space="preserve"> PAGEREF _Toc514324988 \h </w:instrText>
        </w:r>
        <w:r w:rsidR="00267F36">
          <w:rPr>
            <w:webHidden/>
          </w:rPr>
        </w:r>
        <w:r w:rsidR="00267F36">
          <w:rPr>
            <w:webHidden/>
          </w:rPr>
          <w:fldChar w:fldCharType="separate"/>
        </w:r>
        <w:r w:rsidR="00267F36">
          <w:rPr>
            <w:webHidden/>
          </w:rPr>
          <w:t>16</w:t>
        </w:r>
        <w:r w:rsidR="00267F36">
          <w:rPr>
            <w:webHidden/>
          </w:rPr>
          <w:fldChar w:fldCharType="end"/>
        </w:r>
      </w:hyperlink>
    </w:p>
    <w:p w14:paraId="00C36B5C" w14:textId="383DFF19" w:rsidR="00267F36" w:rsidRDefault="00BD3B9F">
      <w:pPr>
        <w:pStyle w:val="Inhopg3"/>
        <w:tabs>
          <w:tab w:val="left" w:pos="1985"/>
        </w:tabs>
        <w:rPr>
          <w:rFonts w:asciiTheme="minorHAnsi" w:hAnsiTheme="minorHAnsi"/>
          <w:szCs w:val="22"/>
          <w:lang w:eastAsia="nl-BE"/>
        </w:rPr>
      </w:pPr>
      <w:hyperlink w:anchor="_Toc514324989" w:history="1">
        <w:r w:rsidR="00267F36" w:rsidRPr="00A53E5E">
          <w:rPr>
            <w:rStyle w:val="Hyperlink"/>
          </w:rPr>
          <w:t>2.5.1</w:t>
        </w:r>
        <w:r w:rsidR="00267F36">
          <w:rPr>
            <w:rFonts w:asciiTheme="minorHAnsi" w:hAnsiTheme="minorHAnsi"/>
            <w:szCs w:val="22"/>
            <w:lang w:eastAsia="nl-BE"/>
          </w:rPr>
          <w:tab/>
        </w:r>
        <w:r w:rsidR="00267F36" w:rsidRPr="00A53E5E">
          <w:rPr>
            <w:rStyle w:val="Hyperlink"/>
          </w:rPr>
          <w:t>Theoretisch</w:t>
        </w:r>
        <w:r w:rsidR="00267F36">
          <w:rPr>
            <w:webHidden/>
          </w:rPr>
          <w:tab/>
        </w:r>
        <w:r w:rsidR="00267F36">
          <w:rPr>
            <w:webHidden/>
          </w:rPr>
          <w:fldChar w:fldCharType="begin"/>
        </w:r>
        <w:r w:rsidR="00267F36">
          <w:rPr>
            <w:webHidden/>
          </w:rPr>
          <w:instrText xml:space="preserve"> PAGEREF _Toc514324989 \h </w:instrText>
        </w:r>
        <w:r w:rsidR="00267F36">
          <w:rPr>
            <w:webHidden/>
          </w:rPr>
        </w:r>
        <w:r w:rsidR="00267F36">
          <w:rPr>
            <w:webHidden/>
          </w:rPr>
          <w:fldChar w:fldCharType="separate"/>
        </w:r>
        <w:r w:rsidR="00267F36">
          <w:rPr>
            <w:webHidden/>
          </w:rPr>
          <w:t>16</w:t>
        </w:r>
        <w:r w:rsidR="00267F36">
          <w:rPr>
            <w:webHidden/>
          </w:rPr>
          <w:fldChar w:fldCharType="end"/>
        </w:r>
      </w:hyperlink>
    </w:p>
    <w:p w14:paraId="63FA5AC6" w14:textId="729AB73B" w:rsidR="00267F36" w:rsidRDefault="00BD3B9F">
      <w:pPr>
        <w:pStyle w:val="Inhopg3"/>
        <w:tabs>
          <w:tab w:val="left" w:pos="1985"/>
        </w:tabs>
        <w:rPr>
          <w:rFonts w:asciiTheme="minorHAnsi" w:hAnsiTheme="minorHAnsi"/>
          <w:szCs w:val="22"/>
          <w:lang w:eastAsia="nl-BE"/>
        </w:rPr>
      </w:pPr>
      <w:hyperlink w:anchor="_Toc514324990" w:history="1">
        <w:r w:rsidR="00267F36" w:rsidRPr="00A53E5E">
          <w:rPr>
            <w:rStyle w:val="Hyperlink"/>
          </w:rPr>
          <w:t>2.5.2</w:t>
        </w:r>
        <w:r w:rsidR="00267F36">
          <w:rPr>
            <w:rFonts w:asciiTheme="minorHAnsi" w:hAnsiTheme="minorHAnsi"/>
            <w:szCs w:val="22"/>
            <w:lang w:eastAsia="nl-BE"/>
          </w:rPr>
          <w:tab/>
        </w:r>
        <w:r w:rsidR="00267F36" w:rsidRPr="00A53E5E">
          <w:rPr>
            <w:rStyle w:val="Hyperlink"/>
          </w:rPr>
          <w:t>Hoe wordt dit praktisch gecontroleerd?</w:t>
        </w:r>
        <w:r w:rsidR="00267F36">
          <w:rPr>
            <w:webHidden/>
          </w:rPr>
          <w:tab/>
        </w:r>
        <w:r w:rsidR="00267F36">
          <w:rPr>
            <w:webHidden/>
          </w:rPr>
          <w:fldChar w:fldCharType="begin"/>
        </w:r>
        <w:r w:rsidR="00267F36">
          <w:rPr>
            <w:webHidden/>
          </w:rPr>
          <w:instrText xml:space="preserve"> PAGEREF _Toc514324990 \h </w:instrText>
        </w:r>
        <w:r w:rsidR="00267F36">
          <w:rPr>
            <w:webHidden/>
          </w:rPr>
        </w:r>
        <w:r w:rsidR="00267F36">
          <w:rPr>
            <w:webHidden/>
          </w:rPr>
          <w:fldChar w:fldCharType="separate"/>
        </w:r>
        <w:r w:rsidR="00267F36">
          <w:rPr>
            <w:webHidden/>
          </w:rPr>
          <w:t>17</w:t>
        </w:r>
        <w:r w:rsidR="00267F36">
          <w:rPr>
            <w:webHidden/>
          </w:rPr>
          <w:fldChar w:fldCharType="end"/>
        </w:r>
      </w:hyperlink>
    </w:p>
    <w:p w14:paraId="16793A2C" w14:textId="07BEA5C1" w:rsidR="00267F36" w:rsidRDefault="00BD3B9F">
      <w:pPr>
        <w:pStyle w:val="Inhopg1"/>
        <w:rPr>
          <w:rFonts w:asciiTheme="minorHAnsi" w:hAnsiTheme="minorHAnsi" w:cstheme="minorBidi"/>
          <w:b w:val="0"/>
          <w:szCs w:val="22"/>
          <w:lang w:eastAsia="nl-BE"/>
        </w:rPr>
      </w:pPr>
      <w:hyperlink w:anchor="_Toc514324991" w:history="1">
        <w:r w:rsidR="00267F36" w:rsidRPr="00A53E5E">
          <w:rPr>
            <w:rStyle w:val="Hyperlink"/>
          </w:rPr>
          <w:t>3</w:t>
        </w:r>
        <w:r w:rsidR="00267F36">
          <w:rPr>
            <w:rFonts w:asciiTheme="minorHAnsi" w:hAnsiTheme="minorHAnsi" w:cstheme="minorBidi"/>
            <w:b w:val="0"/>
            <w:szCs w:val="22"/>
            <w:lang w:eastAsia="nl-BE"/>
          </w:rPr>
          <w:tab/>
        </w:r>
        <w:r w:rsidR="00267F36" w:rsidRPr="00A53E5E">
          <w:rPr>
            <w:rStyle w:val="Hyperlink"/>
          </w:rPr>
          <w:t>Applicatie</w:t>
        </w:r>
        <w:r w:rsidR="00267F36">
          <w:rPr>
            <w:webHidden/>
          </w:rPr>
          <w:tab/>
        </w:r>
        <w:r w:rsidR="00267F36">
          <w:rPr>
            <w:webHidden/>
          </w:rPr>
          <w:fldChar w:fldCharType="begin"/>
        </w:r>
        <w:r w:rsidR="00267F36">
          <w:rPr>
            <w:webHidden/>
          </w:rPr>
          <w:instrText xml:space="preserve"> PAGEREF _Toc514324991 \h </w:instrText>
        </w:r>
        <w:r w:rsidR="00267F36">
          <w:rPr>
            <w:webHidden/>
          </w:rPr>
        </w:r>
        <w:r w:rsidR="00267F36">
          <w:rPr>
            <w:webHidden/>
          </w:rPr>
          <w:fldChar w:fldCharType="separate"/>
        </w:r>
        <w:r w:rsidR="00267F36">
          <w:rPr>
            <w:webHidden/>
          </w:rPr>
          <w:t>20</w:t>
        </w:r>
        <w:r w:rsidR="00267F36">
          <w:rPr>
            <w:webHidden/>
          </w:rPr>
          <w:fldChar w:fldCharType="end"/>
        </w:r>
      </w:hyperlink>
    </w:p>
    <w:p w14:paraId="43B95990" w14:textId="5074EF57" w:rsidR="00267F36" w:rsidRDefault="00BD3B9F">
      <w:pPr>
        <w:pStyle w:val="Inhopg1"/>
        <w:rPr>
          <w:rFonts w:asciiTheme="minorHAnsi" w:hAnsiTheme="minorHAnsi" w:cstheme="minorBidi"/>
          <w:b w:val="0"/>
          <w:szCs w:val="22"/>
          <w:lang w:eastAsia="nl-BE"/>
        </w:rPr>
      </w:pPr>
      <w:hyperlink w:anchor="_Toc514324992" w:history="1">
        <w:r w:rsidR="00267F36" w:rsidRPr="00A53E5E">
          <w:rPr>
            <w:rStyle w:val="Hyperlink"/>
          </w:rPr>
          <w:t>4</w:t>
        </w:r>
        <w:r w:rsidR="00267F36">
          <w:rPr>
            <w:rFonts w:asciiTheme="minorHAnsi" w:hAnsiTheme="minorHAnsi" w:cstheme="minorBidi"/>
            <w:b w:val="0"/>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_Toc514324992 \h </w:instrText>
        </w:r>
        <w:r w:rsidR="00267F36">
          <w:rPr>
            <w:webHidden/>
          </w:rPr>
        </w:r>
        <w:r w:rsidR="00267F36">
          <w:rPr>
            <w:webHidden/>
          </w:rPr>
          <w:fldChar w:fldCharType="separate"/>
        </w:r>
        <w:r w:rsidR="00267F36">
          <w:rPr>
            <w:webHidden/>
          </w:rPr>
          <w:t>21</w:t>
        </w:r>
        <w:r w:rsidR="00267F36">
          <w:rPr>
            <w:webHidden/>
          </w:rPr>
          <w:fldChar w:fldCharType="end"/>
        </w:r>
      </w:hyperlink>
    </w:p>
    <w:p w14:paraId="38ADD044" w14:textId="0949D7B9" w:rsidR="00267F36" w:rsidRDefault="00BD3B9F">
      <w:pPr>
        <w:pStyle w:val="Inhopg2"/>
        <w:rPr>
          <w:rFonts w:asciiTheme="minorHAnsi" w:hAnsiTheme="minorHAnsi" w:cstheme="minorBidi"/>
          <w:i w:val="0"/>
          <w:szCs w:val="22"/>
          <w:lang w:eastAsia="nl-BE"/>
        </w:rPr>
      </w:pPr>
      <w:hyperlink w:anchor="_Toc514324993" w:history="1">
        <w:r w:rsidR="00267F36" w:rsidRPr="00A53E5E">
          <w:rPr>
            <w:rStyle w:val="Hyperlink"/>
          </w:rPr>
          <w:t>4.1</w:t>
        </w:r>
        <w:r w:rsidR="00267F36">
          <w:rPr>
            <w:rFonts w:asciiTheme="minorHAnsi" w:hAnsiTheme="minorHAnsi" w:cstheme="minorBidi"/>
            <w:i w:val="0"/>
            <w:szCs w:val="22"/>
            <w:lang w:eastAsia="nl-BE"/>
          </w:rPr>
          <w:tab/>
        </w:r>
        <w:r w:rsidR="00267F36" w:rsidRPr="00A53E5E">
          <w:rPr>
            <w:rStyle w:val="Hyperlink"/>
          </w:rPr>
          <w:t>Development effort</w:t>
        </w:r>
        <w:r w:rsidR="00267F36">
          <w:rPr>
            <w:webHidden/>
          </w:rPr>
          <w:tab/>
        </w:r>
        <w:r w:rsidR="00267F36">
          <w:rPr>
            <w:webHidden/>
          </w:rPr>
          <w:fldChar w:fldCharType="begin"/>
        </w:r>
        <w:r w:rsidR="00267F36">
          <w:rPr>
            <w:webHidden/>
          </w:rPr>
          <w:instrText xml:space="preserve"> PAGEREF _Toc514324993 \h </w:instrText>
        </w:r>
        <w:r w:rsidR="00267F36">
          <w:rPr>
            <w:webHidden/>
          </w:rPr>
        </w:r>
        <w:r w:rsidR="00267F36">
          <w:rPr>
            <w:webHidden/>
          </w:rPr>
          <w:fldChar w:fldCharType="separate"/>
        </w:r>
        <w:r w:rsidR="00267F36">
          <w:rPr>
            <w:webHidden/>
          </w:rPr>
          <w:t>21</w:t>
        </w:r>
        <w:r w:rsidR="00267F36">
          <w:rPr>
            <w:webHidden/>
          </w:rPr>
          <w:fldChar w:fldCharType="end"/>
        </w:r>
      </w:hyperlink>
    </w:p>
    <w:p w14:paraId="7F1B8A34" w14:textId="0192F2FC" w:rsidR="00267F36" w:rsidRDefault="00BD3B9F">
      <w:pPr>
        <w:pStyle w:val="Inhopg3"/>
        <w:tabs>
          <w:tab w:val="left" w:pos="1985"/>
        </w:tabs>
        <w:rPr>
          <w:rFonts w:asciiTheme="minorHAnsi" w:hAnsiTheme="minorHAnsi"/>
          <w:szCs w:val="22"/>
          <w:lang w:eastAsia="nl-BE"/>
        </w:rPr>
      </w:pPr>
      <w:hyperlink w:anchor="_Toc514324994" w:history="1">
        <w:r w:rsidR="00267F36" w:rsidRPr="00A53E5E">
          <w:rPr>
            <w:rStyle w:val="Hyperlink"/>
          </w:rPr>
          <w:t>4.1.1</w:t>
        </w:r>
        <w:r w:rsidR="00267F36">
          <w:rPr>
            <w:rFonts w:asciiTheme="minorHAnsi" w:hAnsiTheme="minorHAnsi"/>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_Toc514324994 \h </w:instrText>
        </w:r>
        <w:r w:rsidR="00267F36">
          <w:rPr>
            <w:webHidden/>
          </w:rPr>
        </w:r>
        <w:r w:rsidR="00267F36">
          <w:rPr>
            <w:webHidden/>
          </w:rPr>
          <w:fldChar w:fldCharType="separate"/>
        </w:r>
        <w:r w:rsidR="00267F36">
          <w:rPr>
            <w:webHidden/>
          </w:rPr>
          <w:t>21</w:t>
        </w:r>
        <w:r w:rsidR="00267F36">
          <w:rPr>
            <w:webHidden/>
          </w:rPr>
          <w:fldChar w:fldCharType="end"/>
        </w:r>
      </w:hyperlink>
    </w:p>
    <w:p w14:paraId="5E91F45C" w14:textId="1A112B5D" w:rsidR="00267F36" w:rsidRDefault="00BD3B9F">
      <w:pPr>
        <w:pStyle w:val="Inhopg3"/>
        <w:tabs>
          <w:tab w:val="left" w:pos="1985"/>
        </w:tabs>
        <w:rPr>
          <w:rFonts w:asciiTheme="minorHAnsi" w:hAnsiTheme="minorHAnsi"/>
          <w:szCs w:val="22"/>
          <w:lang w:eastAsia="nl-BE"/>
        </w:rPr>
      </w:pPr>
      <w:hyperlink w:anchor="_Toc514324995" w:history="1">
        <w:r w:rsidR="00267F36" w:rsidRPr="00A53E5E">
          <w:rPr>
            <w:rStyle w:val="Hyperlink"/>
          </w:rPr>
          <w:t>4.1.2</w:t>
        </w:r>
        <w:r w:rsidR="00267F36">
          <w:rPr>
            <w:rFonts w:asciiTheme="minorHAnsi" w:hAnsiTheme="minorHAnsi"/>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_Toc514324995 \h </w:instrText>
        </w:r>
        <w:r w:rsidR="00267F36">
          <w:rPr>
            <w:webHidden/>
          </w:rPr>
        </w:r>
        <w:r w:rsidR="00267F36">
          <w:rPr>
            <w:webHidden/>
          </w:rPr>
          <w:fldChar w:fldCharType="separate"/>
        </w:r>
        <w:r w:rsidR="00267F36">
          <w:rPr>
            <w:webHidden/>
          </w:rPr>
          <w:t>23</w:t>
        </w:r>
        <w:r w:rsidR="00267F36">
          <w:rPr>
            <w:webHidden/>
          </w:rPr>
          <w:fldChar w:fldCharType="end"/>
        </w:r>
      </w:hyperlink>
    </w:p>
    <w:p w14:paraId="205856D9" w14:textId="2D320D82" w:rsidR="00267F36" w:rsidRDefault="00BD3B9F">
      <w:pPr>
        <w:pStyle w:val="Inhopg3"/>
        <w:tabs>
          <w:tab w:val="left" w:pos="1985"/>
        </w:tabs>
        <w:rPr>
          <w:rFonts w:asciiTheme="minorHAnsi" w:hAnsiTheme="minorHAnsi"/>
          <w:szCs w:val="22"/>
          <w:lang w:eastAsia="nl-BE"/>
        </w:rPr>
      </w:pPr>
      <w:hyperlink w:anchor="_Toc514324996" w:history="1">
        <w:r w:rsidR="00267F36" w:rsidRPr="00A53E5E">
          <w:rPr>
            <w:rStyle w:val="Hyperlink"/>
          </w:rPr>
          <w:t>4.1.3</w:t>
        </w:r>
        <w:r w:rsidR="00267F36">
          <w:rPr>
            <w:rFonts w:asciiTheme="minorHAnsi" w:hAnsiTheme="minorHAnsi"/>
            <w:szCs w:val="22"/>
            <w:lang w:eastAsia="nl-BE"/>
          </w:rPr>
          <w:tab/>
        </w:r>
        <w:r w:rsidR="00267F36" w:rsidRPr="00A53E5E">
          <w:rPr>
            <w:rStyle w:val="Hyperlink"/>
          </w:rPr>
          <w:t>Conclusies</w:t>
        </w:r>
        <w:r w:rsidR="00267F36">
          <w:rPr>
            <w:webHidden/>
          </w:rPr>
          <w:tab/>
        </w:r>
        <w:r w:rsidR="00267F36">
          <w:rPr>
            <w:webHidden/>
          </w:rPr>
          <w:fldChar w:fldCharType="begin"/>
        </w:r>
        <w:r w:rsidR="00267F36">
          <w:rPr>
            <w:webHidden/>
          </w:rPr>
          <w:instrText xml:space="preserve"> PAGEREF _Toc514324996 \h </w:instrText>
        </w:r>
        <w:r w:rsidR="00267F36">
          <w:rPr>
            <w:webHidden/>
          </w:rPr>
        </w:r>
        <w:r w:rsidR="00267F36">
          <w:rPr>
            <w:webHidden/>
          </w:rPr>
          <w:fldChar w:fldCharType="separate"/>
        </w:r>
        <w:r w:rsidR="00267F36">
          <w:rPr>
            <w:webHidden/>
          </w:rPr>
          <w:t>25</w:t>
        </w:r>
        <w:r w:rsidR="00267F36">
          <w:rPr>
            <w:webHidden/>
          </w:rPr>
          <w:fldChar w:fldCharType="end"/>
        </w:r>
      </w:hyperlink>
    </w:p>
    <w:p w14:paraId="78088C1C" w14:textId="54E3FDAD" w:rsidR="00267F36" w:rsidRDefault="00BD3B9F">
      <w:pPr>
        <w:pStyle w:val="Inhopg2"/>
        <w:rPr>
          <w:rFonts w:asciiTheme="minorHAnsi" w:hAnsiTheme="minorHAnsi" w:cstheme="minorBidi"/>
          <w:i w:val="0"/>
          <w:szCs w:val="22"/>
          <w:lang w:eastAsia="nl-BE"/>
        </w:rPr>
      </w:pPr>
      <w:hyperlink w:anchor="_Toc514324997" w:history="1">
        <w:r w:rsidR="00267F36" w:rsidRPr="00A53E5E">
          <w:rPr>
            <w:rStyle w:val="Hyperlink"/>
          </w:rPr>
          <w:t>4.2</w:t>
        </w:r>
        <w:r w:rsidR="00267F36">
          <w:rPr>
            <w:rFonts w:asciiTheme="minorHAnsi" w:hAnsiTheme="minorHAnsi" w:cstheme="minorBidi"/>
            <w:i w:val="0"/>
            <w:szCs w:val="22"/>
            <w:lang w:eastAsia="nl-BE"/>
          </w:rPr>
          <w:tab/>
        </w:r>
        <w:r w:rsidR="00267F36" w:rsidRPr="00A53E5E">
          <w:rPr>
            <w:rStyle w:val="Hyperlink"/>
          </w:rPr>
          <w:t>Snelheid</w:t>
        </w:r>
        <w:r w:rsidR="00267F36">
          <w:rPr>
            <w:webHidden/>
          </w:rPr>
          <w:tab/>
        </w:r>
        <w:r w:rsidR="00267F36">
          <w:rPr>
            <w:webHidden/>
          </w:rPr>
          <w:fldChar w:fldCharType="begin"/>
        </w:r>
        <w:r w:rsidR="00267F36">
          <w:rPr>
            <w:webHidden/>
          </w:rPr>
          <w:instrText xml:space="preserve"> PAGEREF _Toc514324997 \h </w:instrText>
        </w:r>
        <w:r w:rsidR="00267F36">
          <w:rPr>
            <w:webHidden/>
          </w:rPr>
        </w:r>
        <w:r w:rsidR="00267F36">
          <w:rPr>
            <w:webHidden/>
          </w:rPr>
          <w:fldChar w:fldCharType="separate"/>
        </w:r>
        <w:r w:rsidR="00267F36">
          <w:rPr>
            <w:webHidden/>
          </w:rPr>
          <w:t>26</w:t>
        </w:r>
        <w:r w:rsidR="00267F36">
          <w:rPr>
            <w:webHidden/>
          </w:rPr>
          <w:fldChar w:fldCharType="end"/>
        </w:r>
      </w:hyperlink>
    </w:p>
    <w:p w14:paraId="7AF400BC" w14:textId="66792C71" w:rsidR="00267F36" w:rsidRDefault="00BD3B9F">
      <w:pPr>
        <w:pStyle w:val="Inhopg3"/>
        <w:tabs>
          <w:tab w:val="left" w:pos="1985"/>
        </w:tabs>
        <w:rPr>
          <w:rFonts w:asciiTheme="minorHAnsi" w:hAnsiTheme="minorHAnsi"/>
          <w:szCs w:val="22"/>
          <w:lang w:eastAsia="nl-BE"/>
        </w:rPr>
      </w:pPr>
      <w:hyperlink w:anchor="_Toc514324998" w:history="1">
        <w:r w:rsidR="00267F36" w:rsidRPr="00A53E5E">
          <w:rPr>
            <w:rStyle w:val="Hyperlink"/>
          </w:rPr>
          <w:t>4.2.1</w:t>
        </w:r>
        <w:r w:rsidR="00267F36">
          <w:rPr>
            <w:rFonts w:asciiTheme="minorHAnsi" w:hAnsiTheme="minorHAnsi"/>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_Toc514324998 \h </w:instrText>
        </w:r>
        <w:r w:rsidR="00267F36">
          <w:rPr>
            <w:webHidden/>
          </w:rPr>
        </w:r>
        <w:r w:rsidR="00267F36">
          <w:rPr>
            <w:webHidden/>
          </w:rPr>
          <w:fldChar w:fldCharType="separate"/>
        </w:r>
        <w:r w:rsidR="00267F36">
          <w:rPr>
            <w:webHidden/>
          </w:rPr>
          <w:t>26</w:t>
        </w:r>
        <w:r w:rsidR="00267F36">
          <w:rPr>
            <w:webHidden/>
          </w:rPr>
          <w:fldChar w:fldCharType="end"/>
        </w:r>
      </w:hyperlink>
    </w:p>
    <w:p w14:paraId="7DCD2228" w14:textId="6295D583" w:rsidR="00267F36" w:rsidRDefault="00BD3B9F">
      <w:pPr>
        <w:pStyle w:val="Inhopg3"/>
        <w:tabs>
          <w:tab w:val="left" w:pos="1985"/>
        </w:tabs>
        <w:rPr>
          <w:rFonts w:asciiTheme="minorHAnsi" w:hAnsiTheme="minorHAnsi"/>
          <w:szCs w:val="22"/>
          <w:lang w:eastAsia="nl-BE"/>
        </w:rPr>
      </w:pPr>
      <w:hyperlink w:anchor="_Toc514324999" w:history="1">
        <w:r w:rsidR="00267F36" w:rsidRPr="00A53E5E">
          <w:rPr>
            <w:rStyle w:val="Hyperlink"/>
          </w:rPr>
          <w:t>4.2.2</w:t>
        </w:r>
        <w:r w:rsidR="00267F36">
          <w:rPr>
            <w:rFonts w:asciiTheme="minorHAnsi" w:hAnsiTheme="minorHAnsi"/>
            <w:szCs w:val="22"/>
            <w:lang w:eastAsia="nl-BE"/>
          </w:rPr>
          <w:tab/>
        </w:r>
        <w:r w:rsidR="00267F36" w:rsidRPr="00A53E5E">
          <w:rPr>
            <w:rStyle w:val="Hyperlink"/>
          </w:rPr>
          <w:t>Conclusie</w:t>
        </w:r>
        <w:r w:rsidR="00267F36">
          <w:rPr>
            <w:webHidden/>
          </w:rPr>
          <w:tab/>
        </w:r>
        <w:r w:rsidR="00267F36">
          <w:rPr>
            <w:webHidden/>
          </w:rPr>
          <w:fldChar w:fldCharType="begin"/>
        </w:r>
        <w:r w:rsidR="00267F36">
          <w:rPr>
            <w:webHidden/>
          </w:rPr>
          <w:instrText xml:space="preserve"> PAGEREF _Toc514324999 \h </w:instrText>
        </w:r>
        <w:r w:rsidR="00267F36">
          <w:rPr>
            <w:webHidden/>
          </w:rPr>
        </w:r>
        <w:r w:rsidR="00267F36">
          <w:rPr>
            <w:webHidden/>
          </w:rPr>
          <w:fldChar w:fldCharType="separate"/>
        </w:r>
        <w:r w:rsidR="00267F36">
          <w:rPr>
            <w:webHidden/>
          </w:rPr>
          <w:t>27</w:t>
        </w:r>
        <w:r w:rsidR="00267F36">
          <w:rPr>
            <w:webHidden/>
          </w:rPr>
          <w:fldChar w:fldCharType="end"/>
        </w:r>
      </w:hyperlink>
    </w:p>
    <w:p w14:paraId="41A44E18" w14:textId="0C2B3180" w:rsidR="00267F36" w:rsidRDefault="00BD3B9F">
      <w:pPr>
        <w:pStyle w:val="Inhopg2"/>
        <w:rPr>
          <w:rFonts w:asciiTheme="minorHAnsi" w:hAnsiTheme="minorHAnsi" w:cstheme="minorBidi"/>
          <w:i w:val="0"/>
          <w:szCs w:val="22"/>
          <w:lang w:eastAsia="nl-BE"/>
        </w:rPr>
      </w:pPr>
      <w:hyperlink w:anchor="_Toc514325000" w:history="1">
        <w:r w:rsidR="00267F36" w:rsidRPr="00A53E5E">
          <w:rPr>
            <w:rStyle w:val="Hyperlink"/>
            <w:highlight w:val="yellow"/>
          </w:rPr>
          <w:t>4.3</w:t>
        </w:r>
        <w:r w:rsidR="00267F36">
          <w:rPr>
            <w:rFonts w:asciiTheme="minorHAnsi" w:hAnsiTheme="minorHAnsi" w:cstheme="minorBidi"/>
            <w:i w:val="0"/>
            <w:szCs w:val="22"/>
            <w:lang w:eastAsia="nl-BE"/>
          </w:rPr>
          <w:tab/>
        </w:r>
        <w:r w:rsidR="00267F36" w:rsidRPr="00A53E5E">
          <w:rPr>
            <w:rStyle w:val="Hyperlink"/>
            <w:highlight w:val="yellow"/>
          </w:rPr>
          <w:t>Geheugen</w:t>
        </w:r>
        <w:r w:rsidR="00267F36">
          <w:rPr>
            <w:webHidden/>
          </w:rPr>
          <w:tab/>
        </w:r>
        <w:r w:rsidR="00267F36">
          <w:rPr>
            <w:webHidden/>
          </w:rPr>
          <w:fldChar w:fldCharType="begin"/>
        </w:r>
        <w:r w:rsidR="00267F36">
          <w:rPr>
            <w:webHidden/>
          </w:rPr>
          <w:instrText xml:space="preserve"> PAGEREF _Toc514325000 \h </w:instrText>
        </w:r>
        <w:r w:rsidR="00267F36">
          <w:rPr>
            <w:webHidden/>
          </w:rPr>
        </w:r>
        <w:r w:rsidR="00267F36">
          <w:rPr>
            <w:webHidden/>
          </w:rPr>
          <w:fldChar w:fldCharType="separate"/>
        </w:r>
        <w:r w:rsidR="00267F36">
          <w:rPr>
            <w:webHidden/>
          </w:rPr>
          <w:t>27</w:t>
        </w:r>
        <w:r w:rsidR="00267F36">
          <w:rPr>
            <w:webHidden/>
          </w:rPr>
          <w:fldChar w:fldCharType="end"/>
        </w:r>
      </w:hyperlink>
    </w:p>
    <w:p w14:paraId="5754C868" w14:textId="6786C836" w:rsidR="00267F36" w:rsidRDefault="00BD3B9F">
      <w:pPr>
        <w:pStyle w:val="Inhopg3"/>
        <w:tabs>
          <w:tab w:val="left" w:pos="1985"/>
        </w:tabs>
        <w:rPr>
          <w:rFonts w:asciiTheme="minorHAnsi" w:hAnsiTheme="minorHAnsi"/>
          <w:szCs w:val="22"/>
          <w:lang w:eastAsia="nl-BE"/>
        </w:rPr>
      </w:pPr>
      <w:hyperlink w:anchor="_Toc514325001" w:history="1">
        <w:r w:rsidR="00267F36" w:rsidRPr="00A53E5E">
          <w:rPr>
            <w:rStyle w:val="Hyperlink"/>
            <w:highlight w:val="yellow"/>
          </w:rPr>
          <w:t>4.3.1</w:t>
        </w:r>
        <w:r w:rsidR="00267F36">
          <w:rPr>
            <w:rFonts w:asciiTheme="minorHAnsi" w:hAnsiTheme="minorHAnsi"/>
            <w:szCs w:val="22"/>
            <w:lang w:eastAsia="nl-BE"/>
          </w:rPr>
          <w:tab/>
        </w:r>
        <w:r w:rsidR="00267F36" w:rsidRPr="00A53E5E">
          <w:rPr>
            <w:rStyle w:val="Hyperlink"/>
            <w:highlight w:val="yellow"/>
          </w:rPr>
          <w:t>Vergelijking</w:t>
        </w:r>
        <w:r w:rsidR="00267F36">
          <w:rPr>
            <w:webHidden/>
          </w:rPr>
          <w:tab/>
        </w:r>
        <w:r w:rsidR="00267F36">
          <w:rPr>
            <w:webHidden/>
          </w:rPr>
          <w:fldChar w:fldCharType="begin"/>
        </w:r>
        <w:r w:rsidR="00267F36">
          <w:rPr>
            <w:webHidden/>
          </w:rPr>
          <w:instrText xml:space="preserve"> PAGEREF _Toc514325001 \h </w:instrText>
        </w:r>
        <w:r w:rsidR="00267F36">
          <w:rPr>
            <w:webHidden/>
          </w:rPr>
        </w:r>
        <w:r w:rsidR="00267F36">
          <w:rPr>
            <w:webHidden/>
          </w:rPr>
          <w:fldChar w:fldCharType="separate"/>
        </w:r>
        <w:r w:rsidR="00267F36">
          <w:rPr>
            <w:webHidden/>
          </w:rPr>
          <w:t>27</w:t>
        </w:r>
        <w:r w:rsidR="00267F36">
          <w:rPr>
            <w:webHidden/>
          </w:rPr>
          <w:fldChar w:fldCharType="end"/>
        </w:r>
      </w:hyperlink>
    </w:p>
    <w:p w14:paraId="6A9927E1" w14:textId="7CA2249A" w:rsidR="00267F36" w:rsidRDefault="00BD3B9F">
      <w:pPr>
        <w:pStyle w:val="Inhopg3"/>
        <w:tabs>
          <w:tab w:val="left" w:pos="1985"/>
        </w:tabs>
        <w:rPr>
          <w:rFonts w:asciiTheme="minorHAnsi" w:hAnsiTheme="minorHAnsi"/>
          <w:szCs w:val="22"/>
          <w:lang w:eastAsia="nl-BE"/>
        </w:rPr>
      </w:pPr>
      <w:hyperlink w:anchor="_Toc514325002" w:history="1">
        <w:r w:rsidR="00267F36" w:rsidRPr="00A53E5E">
          <w:rPr>
            <w:rStyle w:val="Hyperlink"/>
            <w:highlight w:val="yellow"/>
          </w:rPr>
          <w:t>4.3.2</w:t>
        </w:r>
        <w:r w:rsidR="00267F36">
          <w:rPr>
            <w:rFonts w:asciiTheme="minorHAnsi" w:hAnsiTheme="minorHAnsi"/>
            <w:szCs w:val="22"/>
            <w:lang w:eastAsia="nl-BE"/>
          </w:rPr>
          <w:tab/>
        </w:r>
        <w:r w:rsidR="00267F36" w:rsidRPr="00A53E5E">
          <w:rPr>
            <w:rStyle w:val="Hyperlink"/>
            <w:highlight w:val="yellow"/>
          </w:rPr>
          <w:t>Conclusie</w:t>
        </w:r>
        <w:r w:rsidR="00267F36">
          <w:rPr>
            <w:webHidden/>
          </w:rPr>
          <w:tab/>
        </w:r>
        <w:r w:rsidR="00267F36">
          <w:rPr>
            <w:webHidden/>
          </w:rPr>
          <w:fldChar w:fldCharType="begin"/>
        </w:r>
        <w:r w:rsidR="00267F36">
          <w:rPr>
            <w:webHidden/>
          </w:rPr>
          <w:instrText xml:space="preserve"> PAGEREF _Toc514325002 \h </w:instrText>
        </w:r>
        <w:r w:rsidR="00267F36">
          <w:rPr>
            <w:webHidden/>
          </w:rPr>
        </w:r>
        <w:r w:rsidR="00267F36">
          <w:rPr>
            <w:webHidden/>
          </w:rPr>
          <w:fldChar w:fldCharType="separate"/>
        </w:r>
        <w:r w:rsidR="00267F36">
          <w:rPr>
            <w:webHidden/>
          </w:rPr>
          <w:t>28</w:t>
        </w:r>
        <w:r w:rsidR="00267F36">
          <w:rPr>
            <w:webHidden/>
          </w:rPr>
          <w:fldChar w:fldCharType="end"/>
        </w:r>
      </w:hyperlink>
    </w:p>
    <w:p w14:paraId="109BC460" w14:textId="2DCAB360" w:rsidR="00267F36" w:rsidRDefault="00BD3B9F">
      <w:pPr>
        <w:pStyle w:val="Inhopg2"/>
        <w:rPr>
          <w:rFonts w:asciiTheme="minorHAnsi" w:hAnsiTheme="minorHAnsi" w:cstheme="minorBidi"/>
          <w:i w:val="0"/>
          <w:szCs w:val="22"/>
          <w:lang w:eastAsia="nl-BE"/>
        </w:rPr>
      </w:pPr>
      <w:hyperlink w:anchor="_Toc514325003" w:history="1">
        <w:r w:rsidR="00267F36" w:rsidRPr="00A53E5E">
          <w:rPr>
            <w:rStyle w:val="Hyperlink"/>
            <w:highlight w:val="yellow"/>
          </w:rPr>
          <w:t>4.4</w:t>
        </w:r>
        <w:r w:rsidR="00267F36">
          <w:rPr>
            <w:rFonts w:asciiTheme="minorHAnsi" w:hAnsiTheme="minorHAnsi" w:cstheme="minorBidi"/>
            <w:i w:val="0"/>
            <w:szCs w:val="22"/>
            <w:lang w:eastAsia="nl-BE"/>
          </w:rPr>
          <w:tab/>
        </w:r>
        <w:r w:rsidR="00267F36" w:rsidRPr="00A53E5E">
          <w:rPr>
            <w:rStyle w:val="Hyperlink"/>
            <w:highlight w:val="yellow"/>
          </w:rPr>
          <w:t>User experience</w:t>
        </w:r>
        <w:r w:rsidR="00267F36">
          <w:rPr>
            <w:webHidden/>
          </w:rPr>
          <w:tab/>
        </w:r>
        <w:r w:rsidR="00267F36">
          <w:rPr>
            <w:webHidden/>
          </w:rPr>
          <w:fldChar w:fldCharType="begin"/>
        </w:r>
        <w:r w:rsidR="00267F36">
          <w:rPr>
            <w:webHidden/>
          </w:rPr>
          <w:instrText xml:space="preserve"> PAGEREF _Toc514325003 \h </w:instrText>
        </w:r>
        <w:r w:rsidR="00267F36">
          <w:rPr>
            <w:webHidden/>
          </w:rPr>
        </w:r>
        <w:r w:rsidR="00267F36">
          <w:rPr>
            <w:webHidden/>
          </w:rPr>
          <w:fldChar w:fldCharType="separate"/>
        </w:r>
        <w:r w:rsidR="00267F36">
          <w:rPr>
            <w:webHidden/>
          </w:rPr>
          <w:t>28</w:t>
        </w:r>
        <w:r w:rsidR="00267F36">
          <w:rPr>
            <w:webHidden/>
          </w:rPr>
          <w:fldChar w:fldCharType="end"/>
        </w:r>
      </w:hyperlink>
    </w:p>
    <w:p w14:paraId="42C93DFD" w14:textId="0BC1F264" w:rsidR="00267F36" w:rsidRDefault="00BD3B9F">
      <w:pPr>
        <w:pStyle w:val="Inhopg1"/>
        <w:rPr>
          <w:rFonts w:asciiTheme="minorHAnsi" w:hAnsiTheme="minorHAnsi" w:cstheme="minorBidi"/>
          <w:b w:val="0"/>
          <w:szCs w:val="22"/>
          <w:lang w:eastAsia="nl-BE"/>
        </w:rPr>
      </w:pPr>
      <w:hyperlink w:anchor="_Toc514325004" w:history="1">
        <w:r w:rsidR="00267F36" w:rsidRPr="00A53E5E">
          <w:rPr>
            <w:rStyle w:val="Hyperlink"/>
            <w:highlight w:val="yellow"/>
          </w:rPr>
          <w:t>5</w:t>
        </w:r>
        <w:r w:rsidR="00267F36">
          <w:rPr>
            <w:rFonts w:asciiTheme="minorHAnsi" w:hAnsiTheme="minorHAnsi" w:cstheme="minorBidi"/>
            <w:b w:val="0"/>
            <w:szCs w:val="22"/>
            <w:lang w:eastAsia="nl-BE"/>
          </w:rPr>
          <w:tab/>
        </w:r>
        <w:r w:rsidR="00267F36" w:rsidRPr="00A53E5E">
          <w:rPr>
            <w:rStyle w:val="Hyperlink"/>
            <w:highlight w:val="yellow"/>
          </w:rPr>
          <w:t>Besluit</w:t>
        </w:r>
        <w:r w:rsidR="00267F36">
          <w:rPr>
            <w:webHidden/>
          </w:rPr>
          <w:tab/>
        </w:r>
        <w:r w:rsidR="00267F36">
          <w:rPr>
            <w:webHidden/>
          </w:rPr>
          <w:fldChar w:fldCharType="begin"/>
        </w:r>
        <w:r w:rsidR="00267F36">
          <w:rPr>
            <w:webHidden/>
          </w:rPr>
          <w:instrText xml:space="preserve"> PAGEREF _Toc514325004 \h </w:instrText>
        </w:r>
        <w:r w:rsidR="00267F36">
          <w:rPr>
            <w:webHidden/>
          </w:rPr>
        </w:r>
        <w:r w:rsidR="00267F36">
          <w:rPr>
            <w:webHidden/>
          </w:rPr>
          <w:fldChar w:fldCharType="separate"/>
        </w:r>
        <w:r w:rsidR="00267F36">
          <w:rPr>
            <w:webHidden/>
          </w:rPr>
          <w:t>28</w:t>
        </w:r>
        <w:r w:rsidR="00267F36">
          <w:rPr>
            <w:webHidden/>
          </w:rPr>
          <w:fldChar w:fldCharType="end"/>
        </w:r>
      </w:hyperlink>
    </w:p>
    <w:p w14:paraId="3D5BE5B5" w14:textId="609FBDE3" w:rsidR="00267F36" w:rsidRDefault="00BD3B9F">
      <w:pPr>
        <w:pStyle w:val="Inhopg1"/>
        <w:rPr>
          <w:rFonts w:asciiTheme="minorHAnsi" w:hAnsiTheme="minorHAnsi" w:cstheme="minorBidi"/>
          <w:b w:val="0"/>
          <w:szCs w:val="22"/>
          <w:lang w:eastAsia="nl-BE"/>
        </w:rPr>
      </w:pPr>
      <w:hyperlink w:anchor="_Toc514325005" w:history="1">
        <w:r w:rsidR="00267F36" w:rsidRPr="00A53E5E">
          <w:rPr>
            <w:rStyle w:val="Hyperlink"/>
          </w:rPr>
          <w:t>6</w:t>
        </w:r>
        <w:r w:rsidR="00267F36">
          <w:rPr>
            <w:rFonts w:asciiTheme="minorHAnsi" w:hAnsiTheme="minorHAnsi" w:cstheme="minorBidi"/>
            <w:b w:val="0"/>
            <w:szCs w:val="22"/>
            <w:lang w:eastAsia="nl-BE"/>
          </w:rPr>
          <w:tab/>
        </w:r>
        <w:r w:rsidR="00267F36" w:rsidRPr="00A53E5E">
          <w:rPr>
            <w:rStyle w:val="Hyperlink"/>
            <w:lang w:val="nl-NL"/>
          </w:rPr>
          <w:t>Verwijzingen</w:t>
        </w:r>
        <w:r w:rsidR="00267F36">
          <w:rPr>
            <w:webHidden/>
          </w:rPr>
          <w:tab/>
        </w:r>
        <w:r w:rsidR="00267F36">
          <w:rPr>
            <w:webHidden/>
          </w:rPr>
          <w:fldChar w:fldCharType="begin"/>
        </w:r>
        <w:r w:rsidR="00267F36">
          <w:rPr>
            <w:webHidden/>
          </w:rPr>
          <w:instrText xml:space="preserve"> PAGEREF _Toc514325005 \h </w:instrText>
        </w:r>
        <w:r w:rsidR="00267F36">
          <w:rPr>
            <w:webHidden/>
          </w:rPr>
        </w:r>
        <w:r w:rsidR="00267F36">
          <w:rPr>
            <w:webHidden/>
          </w:rPr>
          <w:fldChar w:fldCharType="separate"/>
        </w:r>
        <w:r w:rsidR="00267F36">
          <w:rPr>
            <w:webHidden/>
          </w:rPr>
          <w:t>29</w:t>
        </w:r>
        <w:r w:rsidR="00267F36">
          <w:rPr>
            <w:webHidden/>
          </w:rPr>
          <w:fldChar w:fldCharType="end"/>
        </w:r>
      </w:hyperlink>
    </w:p>
    <w:p w14:paraId="09881F95" w14:textId="65F1EB4B" w:rsidR="00267F36" w:rsidRDefault="00BD3B9F">
      <w:pPr>
        <w:pStyle w:val="Inhopg1"/>
        <w:rPr>
          <w:rFonts w:asciiTheme="minorHAnsi" w:hAnsiTheme="minorHAnsi" w:cstheme="minorBidi"/>
          <w:b w:val="0"/>
          <w:szCs w:val="22"/>
          <w:lang w:eastAsia="nl-BE"/>
        </w:rPr>
      </w:pPr>
      <w:hyperlink w:anchor="_Toc514325006" w:history="1">
        <w:r w:rsidR="00267F36" w:rsidRPr="00A53E5E">
          <w:rPr>
            <w:rStyle w:val="Hyperlink"/>
          </w:rPr>
          <w:t>Bijlagen</w:t>
        </w:r>
        <w:r w:rsidR="00267F36">
          <w:rPr>
            <w:webHidden/>
          </w:rPr>
          <w:tab/>
        </w:r>
        <w:r w:rsidR="00267F36">
          <w:rPr>
            <w:webHidden/>
          </w:rPr>
          <w:fldChar w:fldCharType="begin"/>
        </w:r>
        <w:r w:rsidR="00267F36">
          <w:rPr>
            <w:webHidden/>
          </w:rPr>
          <w:instrText xml:space="preserve"> PAGEREF _Toc514325006 \h </w:instrText>
        </w:r>
        <w:r w:rsidR="00267F36">
          <w:rPr>
            <w:webHidden/>
          </w:rPr>
        </w:r>
        <w:r w:rsidR="00267F36">
          <w:rPr>
            <w:webHidden/>
          </w:rPr>
          <w:fldChar w:fldCharType="separate"/>
        </w:r>
        <w:r w:rsidR="00267F36">
          <w:rPr>
            <w:webHidden/>
          </w:rPr>
          <w:t>31</w:t>
        </w:r>
        <w:r w:rsidR="00267F36">
          <w:rPr>
            <w:webHidden/>
          </w:rPr>
          <w:fldChar w:fldCharType="end"/>
        </w:r>
      </w:hyperlink>
    </w:p>
    <w:p w14:paraId="453F7F83" w14:textId="094E7B24"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6" w:name="_Toc476121733"/>
    </w:p>
    <w:bookmarkEnd w:id="6"/>
    <w:p w14:paraId="65AB6306" w14:textId="77777777" w:rsidR="00E14583" w:rsidRDefault="007420BD" w:rsidP="00E14583">
      <w:pPr>
        <w:pStyle w:val="Titelinhoudsopgave"/>
      </w:pPr>
      <w:r>
        <w:lastRenderedPageBreak/>
        <w:t>Lijst met figure</w:t>
      </w:r>
      <w:r w:rsidR="00E14583">
        <w:t>n</w:t>
      </w:r>
    </w:p>
    <w:p w14:paraId="20A8BDB2" w14:textId="72675035" w:rsidR="00DE220B"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DE220B">
        <w:rPr>
          <w:noProof/>
        </w:rPr>
        <w:t>Figuur 2.1: de grafische architectuur van Qt [36]</w:t>
      </w:r>
      <w:r w:rsidR="00DE220B">
        <w:rPr>
          <w:noProof/>
        </w:rPr>
        <w:tab/>
      </w:r>
      <w:r w:rsidR="00DE220B">
        <w:rPr>
          <w:noProof/>
        </w:rPr>
        <w:fldChar w:fldCharType="begin"/>
      </w:r>
      <w:r w:rsidR="00DE220B">
        <w:rPr>
          <w:noProof/>
        </w:rPr>
        <w:instrText xml:space="preserve"> PAGEREF _Toc514361205 \h </w:instrText>
      </w:r>
      <w:r w:rsidR="00DE220B">
        <w:rPr>
          <w:noProof/>
        </w:rPr>
      </w:r>
      <w:r w:rsidR="00DE220B">
        <w:rPr>
          <w:noProof/>
        </w:rPr>
        <w:fldChar w:fldCharType="separate"/>
      </w:r>
      <w:r w:rsidR="00DE220B">
        <w:rPr>
          <w:noProof/>
        </w:rPr>
        <w:t>3</w:t>
      </w:r>
      <w:r w:rsidR="00DE220B">
        <w:rPr>
          <w:noProof/>
        </w:rPr>
        <w:fldChar w:fldCharType="end"/>
      </w:r>
    </w:p>
    <w:p w14:paraId="04822C6F" w14:textId="4D9C5B54" w:rsidR="00DE220B" w:rsidRDefault="00DE220B">
      <w:pPr>
        <w:pStyle w:val="Lijstmetafbeeldingen"/>
        <w:tabs>
          <w:tab w:val="right" w:leader="dot" w:pos="9060"/>
        </w:tabs>
        <w:rPr>
          <w:rFonts w:asciiTheme="minorHAnsi" w:hAnsiTheme="minorHAnsi"/>
          <w:noProof/>
          <w:szCs w:val="22"/>
        </w:rPr>
      </w:pPr>
      <w:r>
        <w:rPr>
          <w:noProof/>
        </w:rPr>
        <w:t xml:space="preserve">Figuur 2.2: Voorbeeld </w:t>
      </w:r>
      <w:r w:rsidRPr="008F2DD7">
        <w:rPr>
          <w:i/>
          <w:noProof/>
        </w:rPr>
        <w:t>‘signals and slots’</w:t>
      </w:r>
      <w:r>
        <w:rPr>
          <w:noProof/>
        </w:rPr>
        <w:t xml:space="preserve"> [8]</w:t>
      </w:r>
      <w:r>
        <w:rPr>
          <w:noProof/>
        </w:rPr>
        <w:tab/>
      </w:r>
      <w:r>
        <w:rPr>
          <w:noProof/>
        </w:rPr>
        <w:fldChar w:fldCharType="begin"/>
      </w:r>
      <w:r>
        <w:rPr>
          <w:noProof/>
        </w:rPr>
        <w:instrText xml:space="preserve"> PAGEREF _Toc514361206 \h </w:instrText>
      </w:r>
      <w:r>
        <w:rPr>
          <w:noProof/>
        </w:rPr>
      </w:r>
      <w:r>
        <w:rPr>
          <w:noProof/>
        </w:rPr>
        <w:fldChar w:fldCharType="separate"/>
      </w:r>
      <w:r>
        <w:rPr>
          <w:noProof/>
        </w:rPr>
        <w:t>4</w:t>
      </w:r>
      <w:r>
        <w:rPr>
          <w:noProof/>
        </w:rPr>
        <w:fldChar w:fldCharType="end"/>
      </w:r>
    </w:p>
    <w:p w14:paraId="10EF5ED7" w14:textId="3B603228" w:rsidR="00DE220B" w:rsidRDefault="00DE220B">
      <w:pPr>
        <w:pStyle w:val="Lijstmetafbeeldingen"/>
        <w:tabs>
          <w:tab w:val="right" w:leader="dot" w:pos="9060"/>
        </w:tabs>
        <w:rPr>
          <w:rFonts w:asciiTheme="minorHAnsi" w:hAnsiTheme="minorHAnsi"/>
          <w:noProof/>
          <w:szCs w:val="22"/>
        </w:rPr>
      </w:pPr>
      <w:r>
        <w:rPr>
          <w:noProof/>
        </w:rPr>
        <w:t>Figuur 2.4: Voorbeeld DOM</w:t>
      </w:r>
      <w:r>
        <w:rPr>
          <w:noProof/>
        </w:rPr>
        <w:tab/>
      </w:r>
      <w:r>
        <w:rPr>
          <w:noProof/>
        </w:rPr>
        <w:fldChar w:fldCharType="begin"/>
      </w:r>
      <w:r>
        <w:rPr>
          <w:noProof/>
        </w:rPr>
        <w:instrText xml:space="preserve"> PAGEREF _Toc514361207 \h </w:instrText>
      </w:r>
      <w:r>
        <w:rPr>
          <w:noProof/>
        </w:rPr>
      </w:r>
      <w:r>
        <w:rPr>
          <w:noProof/>
        </w:rPr>
        <w:fldChar w:fldCharType="separate"/>
      </w:r>
      <w:r>
        <w:rPr>
          <w:noProof/>
        </w:rPr>
        <w:t>7</w:t>
      </w:r>
      <w:r>
        <w:rPr>
          <w:noProof/>
        </w:rPr>
        <w:fldChar w:fldCharType="end"/>
      </w:r>
    </w:p>
    <w:p w14:paraId="4A1620A4" w14:textId="7A5864DF" w:rsidR="00DE220B" w:rsidRDefault="00DE220B">
      <w:pPr>
        <w:pStyle w:val="Lijstmetafbeeldingen"/>
        <w:tabs>
          <w:tab w:val="right" w:leader="dot" w:pos="9060"/>
        </w:tabs>
        <w:rPr>
          <w:rFonts w:asciiTheme="minorHAnsi" w:hAnsiTheme="minorHAnsi"/>
          <w:noProof/>
          <w:szCs w:val="22"/>
        </w:rPr>
      </w:pPr>
      <w:r>
        <w:rPr>
          <w:noProof/>
        </w:rPr>
        <w:t>Figuur 2.5: Voorbeeld MVC [14]</w:t>
      </w:r>
      <w:r>
        <w:rPr>
          <w:noProof/>
        </w:rPr>
        <w:tab/>
      </w:r>
      <w:r>
        <w:rPr>
          <w:noProof/>
        </w:rPr>
        <w:fldChar w:fldCharType="begin"/>
      </w:r>
      <w:r>
        <w:rPr>
          <w:noProof/>
        </w:rPr>
        <w:instrText xml:space="preserve"> PAGEREF _Toc514361208 \h </w:instrText>
      </w:r>
      <w:r>
        <w:rPr>
          <w:noProof/>
        </w:rPr>
      </w:r>
      <w:r>
        <w:rPr>
          <w:noProof/>
        </w:rPr>
        <w:fldChar w:fldCharType="separate"/>
      </w:r>
      <w:r>
        <w:rPr>
          <w:noProof/>
        </w:rPr>
        <w:t>8</w:t>
      </w:r>
      <w:r>
        <w:rPr>
          <w:noProof/>
        </w:rPr>
        <w:fldChar w:fldCharType="end"/>
      </w:r>
    </w:p>
    <w:p w14:paraId="4DEF18CE" w14:textId="5DA85EC7" w:rsidR="00DE220B" w:rsidRDefault="00DE220B">
      <w:pPr>
        <w:pStyle w:val="Lijstmetafbeeldingen"/>
        <w:tabs>
          <w:tab w:val="right" w:leader="dot" w:pos="9060"/>
        </w:tabs>
        <w:rPr>
          <w:rFonts w:asciiTheme="minorHAnsi" w:hAnsiTheme="minorHAnsi"/>
          <w:noProof/>
          <w:szCs w:val="22"/>
        </w:rPr>
      </w:pPr>
      <w:r>
        <w:rPr>
          <w:noProof/>
        </w:rPr>
        <w:t>Figuur 2.6 Complexer voorbeeld MVC [14]</w:t>
      </w:r>
      <w:r>
        <w:rPr>
          <w:noProof/>
        </w:rPr>
        <w:tab/>
      </w:r>
      <w:r>
        <w:rPr>
          <w:noProof/>
        </w:rPr>
        <w:fldChar w:fldCharType="begin"/>
      </w:r>
      <w:r>
        <w:rPr>
          <w:noProof/>
        </w:rPr>
        <w:instrText xml:space="preserve"> PAGEREF _Toc514361209 \h </w:instrText>
      </w:r>
      <w:r>
        <w:rPr>
          <w:noProof/>
        </w:rPr>
      </w:r>
      <w:r>
        <w:rPr>
          <w:noProof/>
        </w:rPr>
        <w:fldChar w:fldCharType="separate"/>
      </w:r>
      <w:r>
        <w:rPr>
          <w:noProof/>
        </w:rPr>
        <w:t>8</w:t>
      </w:r>
      <w:r>
        <w:rPr>
          <w:noProof/>
        </w:rPr>
        <w:fldChar w:fldCharType="end"/>
      </w:r>
    </w:p>
    <w:p w14:paraId="68977FE2" w14:textId="7ADD3F7A" w:rsidR="00DE220B" w:rsidRDefault="00DE220B">
      <w:pPr>
        <w:pStyle w:val="Lijstmetafbeeldingen"/>
        <w:tabs>
          <w:tab w:val="right" w:leader="dot" w:pos="9060"/>
        </w:tabs>
        <w:rPr>
          <w:rFonts w:asciiTheme="minorHAnsi" w:hAnsiTheme="minorHAnsi"/>
          <w:noProof/>
          <w:szCs w:val="22"/>
        </w:rPr>
      </w:pPr>
      <w:r>
        <w:rPr>
          <w:noProof/>
        </w:rPr>
        <w:t>Figuur 2.7: Voorbeeld Flux [14]</w:t>
      </w:r>
      <w:r>
        <w:rPr>
          <w:noProof/>
        </w:rPr>
        <w:tab/>
      </w:r>
      <w:r>
        <w:rPr>
          <w:noProof/>
        </w:rPr>
        <w:fldChar w:fldCharType="begin"/>
      </w:r>
      <w:r>
        <w:rPr>
          <w:noProof/>
        </w:rPr>
        <w:instrText xml:space="preserve"> PAGEREF _Toc514361210 \h </w:instrText>
      </w:r>
      <w:r>
        <w:rPr>
          <w:noProof/>
        </w:rPr>
      </w:r>
      <w:r>
        <w:rPr>
          <w:noProof/>
        </w:rPr>
        <w:fldChar w:fldCharType="separate"/>
      </w:r>
      <w:r>
        <w:rPr>
          <w:noProof/>
        </w:rPr>
        <w:t>9</w:t>
      </w:r>
      <w:r>
        <w:rPr>
          <w:noProof/>
        </w:rPr>
        <w:fldChar w:fldCharType="end"/>
      </w:r>
    </w:p>
    <w:p w14:paraId="1711F445" w14:textId="30C88D4D" w:rsidR="00DE220B" w:rsidRDefault="00DE220B">
      <w:pPr>
        <w:pStyle w:val="Lijstmetafbeeldingen"/>
        <w:tabs>
          <w:tab w:val="right" w:leader="dot" w:pos="9060"/>
        </w:tabs>
        <w:rPr>
          <w:rFonts w:asciiTheme="minorHAnsi" w:hAnsiTheme="minorHAnsi"/>
          <w:noProof/>
          <w:szCs w:val="22"/>
        </w:rPr>
      </w:pPr>
      <w:r>
        <w:rPr>
          <w:noProof/>
        </w:rPr>
        <w:t>Figuur 2.8: Complexer voorbeeld Flux [14]</w:t>
      </w:r>
      <w:r>
        <w:rPr>
          <w:noProof/>
        </w:rPr>
        <w:tab/>
      </w:r>
      <w:r>
        <w:rPr>
          <w:noProof/>
        </w:rPr>
        <w:fldChar w:fldCharType="begin"/>
      </w:r>
      <w:r>
        <w:rPr>
          <w:noProof/>
        </w:rPr>
        <w:instrText xml:space="preserve"> PAGEREF _Toc514361211 \h </w:instrText>
      </w:r>
      <w:r>
        <w:rPr>
          <w:noProof/>
        </w:rPr>
      </w:r>
      <w:r>
        <w:rPr>
          <w:noProof/>
        </w:rPr>
        <w:fldChar w:fldCharType="separate"/>
      </w:r>
      <w:r>
        <w:rPr>
          <w:noProof/>
        </w:rPr>
        <w:t>9</w:t>
      </w:r>
      <w:r>
        <w:rPr>
          <w:noProof/>
        </w:rPr>
        <w:fldChar w:fldCharType="end"/>
      </w:r>
    </w:p>
    <w:p w14:paraId="26D4B583" w14:textId="5011B795" w:rsidR="00DE220B" w:rsidRDefault="00DE220B">
      <w:pPr>
        <w:pStyle w:val="Lijstmetafbeeldingen"/>
        <w:tabs>
          <w:tab w:val="right" w:leader="dot" w:pos="9060"/>
        </w:tabs>
        <w:rPr>
          <w:rFonts w:asciiTheme="minorHAnsi" w:hAnsiTheme="minorHAnsi"/>
          <w:noProof/>
          <w:szCs w:val="22"/>
        </w:rPr>
      </w:pPr>
      <w:r>
        <w:rPr>
          <w:noProof/>
        </w:rPr>
        <w:t>Figuur 2.9: Opbouw Xamarin [19]</w:t>
      </w:r>
      <w:r>
        <w:rPr>
          <w:noProof/>
        </w:rPr>
        <w:tab/>
      </w:r>
      <w:r>
        <w:rPr>
          <w:noProof/>
        </w:rPr>
        <w:fldChar w:fldCharType="begin"/>
      </w:r>
      <w:r>
        <w:rPr>
          <w:noProof/>
        </w:rPr>
        <w:instrText xml:space="preserve"> PAGEREF _Toc514361212 \h </w:instrText>
      </w:r>
      <w:r>
        <w:rPr>
          <w:noProof/>
        </w:rPr>
      </w:r>
      <w:r>
        <w:rPr>
          <w:noProof/>
        </w:rPr>
        <w:fldChar w:fldCharType="separate"/>
      </w:r>
      <w:r>
        <w:rPr>
          <w:noProof/>
        </w:rPr>
        <w:t>11</w:t>
      </w:r>
      <w:r>
        <w:rPr>
          <w:noProof/>
        </w:rPr>
        <w:fldChar w:fldCharType="end"/>
      </w:r>
    </w:p>
    <w:p w14:paraId="49443024" w14:textId="7546F396" w:rsidR="00DE220B" w:rsidRDefault="00DE220B">
      <w:pPr>
        <w:pStyle w:val="Lijstmetafbeeldingen"/>
        <w:tabs>
          <w:tab w:val="right" w:leader="dot" w:pos="9060"/>
        </w:tabs>
        <w:rPr>
          <w:rFonts w:asciiTheme="minorHAnsi" w:hAnsiTheme="minorHAnsi"/>
          <w:noProof/>
          <w:szCs w:val="22"/>
        </w:rPr>
      </w:pPr>
      <w:r>
        <w:rPr>
          <w:noProof/>
        </w:rPr>
        <w:t>Figuur 2.10: Xamarin.Forms’ oplossing architectuur [19]</w:t>
      </w:r>
      <w:r>
        <w:rPr>
          <w:noProof/>
        </w:rPr>
        <w:tab/>
      </w:r>
      <w:r>
        <w:rPr>
          <w:noProof/>
        </w:rPr>
        <w:fldChar w:fldCharType="begin"/>
      </w:r>
      <w:r>
        <w:rPr>
          <w:noProof/>
        </w:rPr>
        <w:instrText xml:space="preserve"> PAGEREF _Toc514361213 \h </w:instrText>
      </w:r>
      <w:r>
        <w:rPr>
          <w:noProof/>
        </w:rPr>
      </w:r>
      <w:r>
        <w:rPr>
          <w:noProof/>
        </w:rPr>
        <w:fldChar w:fldCharType="separate"/>
      </w:r>
      <w:r>
        <w:rPr>
          <w:noProof/>
        </w:rPr>
        <w:t>12</w:t>
      </w:r>
      <w:r>
        <w:rPr>
          <w:noProof/>
        </w:rPr>
        <w:fldChar w:fldCharType="end"/>
      </w:r>
    </w:p>
    <w:p w14:paraId="57F7AED7" w14:textId="46E8AA5F" w:rsidR="00DE220B" w:rsidRDefault="00DE220B">
      <w:pPr>
        <w:pStyle w:val="Lijstmetafbeeldingen"/>
        <w:tabs>
          <w:tab w:val="right" w:leader="dot" w:pos="9060"/>
        </w:tabs>
        <w:rPr>
          <w:rFonts w:asciiTheme="minorHAnsi" w:hAnsiTheme="minorHAnsi"/>
          <w:noProof/>
          <w:szCs w:val="22"/>
        </w:rPr>
      </w:pPr>
      <w:r>
        <w:rPr>
          <w:noProof/>
        </w:rPr>
        <w:t>Figuur 2.11: De relaties tussen de 3 kerncomponenten van MVVM [21]</w:t>
      </w:r>
      <w:r>
        <w:rPr>
          <w:noProof/>
        </w:rPr>
        <w:tab/>
      </w:r>
      <w:r>
        <w:rPr>
          <w:noProof/>
        </w:rPr>
        <w:fldChar w:fldCharType="begin"/>
      </w:r>
      <w:r>
        <w:rPr>
          <w:noProof/>
        </w:rPr>
        <w:instrText xml:space="preserve"> PAGEREF _Toc514361214 \h </w:instrText>
      </w:r>
      <w:r>
        <w:rPr>
          <w:noProof/>
        </w:rPr>
      </w:r>
      <w:r>
        <w:rPr>
          <w:noProof/>
        </w:rPr>
        <w:fldChar w:fldCharType="separate"/>
      </w:r>
      <w:r>
        <w:rPr>
          <w:noProof/>
        </w:rPr>
        <w:t>13</w:t>
      </w:r>
      <w:r>
        <w:rPr>
          <w:noProof/>
        </w:rPr>
        <w:fldChar w:fldCharType="end"/>
      </w:r>
    </w:p>
    <w:p w14:paraId="53FB5F2C" w14:textId="67831EAA" w:rsidR="00DE220B" w:rsidRDefault="00DE220B">
      <w:pPr>
        <w:pStyle w:val="Lijstmetafbeeldingen"/>
        <w:tabs>
          <w:tab w:val="right" w:leader="dot" w:pos="9060"/>
        </w:tabs>
        <w:rPr>
          <w:rFonts w:asciiTheme="minorHAnsi" w:hAnsiTheme="minorHAnsi"/>
          <w:noProof/>
          <w:szCs w:val="22"/>
        </w:rPr>
      </w:pPr>
      <w:r>
        <w:rPr>
          <w:noProof/>
        </w:rPr>
        <w:t>Figuur 2.12: Architectuur van een Cordova applicatie [28]</w:t>
      </w:r>
      <w:r>
        <w:rPr>
          <w:noProof/>
        </w:rPr>
        <w:tab/>
      </w:r>
      <w:r>
        <w:rPr>
          <w:noProof/>
        </w:rPr>
        <w:fldChar w:fldCharType="begin"/>
      </w:r>
      <w:r>
        <w:rPr>
          <w:noProof/>
        </w:rPr>
        <w:instrText xml:space="preserve"> PAGEREF _Toc514361215 \h </w:instrText>
      </w:r>
      <w:r>
        <w:rPr>
          <w:noProof/>
        </w:rPr>
      </w:r>
      <w:r>
        <w:rPr>
          <w:noProof/>
        </w:rPr>
        <w:fldChar w:fldCharType="separate"/>
      </w:r>
      <w:r>
        <w:rPr>
          <w:noProof/>
        </w:rPr>
        <w:t>15</w:t>
      </w:r>
      <w:r>
        <w:rPr>
          <w:noProof/>
        </w:rPr>
        <w:fldChar w:fldCharType="end"/>
      </w:r>
    </w:p>
    <w:p w14:paraId="6D7EF87E" w14:textId="2431E39A" w:rsidR="00DE220B" w:rsidRDefault="00DE220B">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_Toc514361216 \h </w:instrText>
      </w:r>
      <w:r>
        <w:rPr>
          <w:noProof/>
        </w:rPr>
      </w:r>
      <w:r>
        <w:rPr>
          <w:noProof/>
        </w:rPr>
        <w:fldChar w:fldCharType="separate"/>
      </w:r>
      <w:r>
        <w:rPr>
          <w:noProof/>
        </w:rPr>
        <w:t>21</w:t>
      </w:r>
      <w:r>
        <w:rPr>
          <w:noProof/>
        </w:rPr>
        <w:fldChar w:fldCharType="end"/>
      </w:r>
    </w:p>
    <w:p w14:paraId="3B0FEDFD" w14:textId="041ED989" w:rsidR="00DE220B" w:rsidRDefault="00DE220B">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_Toc514361217 \h </w:instrText>
      </w:r>
      <w:r>
        <w:rPr>
          <w:noProof/>
        </w:rPr>
      </w:r>
      <w:r>
        <w:rPr>
          <w:noProof/>
        </w:rPr>
        <w:fldChar w:fldCharType="separate"/>
      </w:r>
      <w:r>
        <w:rPr>
          <w:noProof/>
        </w:rPr>
        <w:t>23</w:t>
      </w:r>
      <w:r>
        <w:rPr>
          <w:noProof/>
        </w:rPr>
        <w:fldChar w:fldCharType="end"/>
      </w:r>
    </w:p>
    <w:p w14:paraId="6D29D242" w14:textId="14385983" w:rsidR="00DE220B" w:rsidRDefault="00DE220B">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_Toc514361218 \h </w:instrText>
      </w:r>
      <w:r>
        <w:rPr>
          <w:noProof/>
        </w:rPr>
      </w:r>
      <w:r>
        <w:rPr>
          <w:noProof/>
        </w:rPr>
        <w:fldChar w:fldCharType="separate"/>
      </w:r>
      <w:r>
        <w:rPr>
          <w:noProof/>
        </w:rPr>
        <w:t>25</w:t>
      </w:r>
      <w:r>
        <w:rPr>
          <w:noProof/>
        </w:rPr>
        <w:fldChar w:fldCharType="end"/>
      </w:r>
    </w:p>
    <w:p w14:paraId="7CA64B09" w14:textId="0AF5A9EA"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7" w:name="_Toc476121734"/>
      <w:r>
        <w:lastRenderedPageBreak/>
        <w:t>Lijst met afkortingen</w:t>
      </w:r>
      <w:bookmarkEnd w:id="7"/>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D964B8"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D964B8"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16C0456E" w14:textId="5461B4BA" w:rsidR="00CD1C7C" w:rsidRDefault="00CD1C7C" w:rsidP="00EA4F95">
            <w:r>
              <w:t>OS</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r>
              <w:rPr>
                <w:lang w:val="en-US"/>
              </w:rPr>
              <w:t>Iphone Application A</w:t>
            </w:r>
            <w:r w:rsidR="00CD778E">
              <w:rPr>
                <w:lang w:val="en-US"/>
              </w:rPr>
              <w:t>rchive</w:t>
            </w:r>
          </w:p>
          <w:p w14:paraId="137AD73B" w14:textId="37F551FE" w:rsidR="00CD1C7C" w:rsidRPr="00DD1452" w:rsidRDefault="00CD1C7C" w:rsidP="00EA4F95">
            <w:pPr>
              <w:rPr>
                <w:lang w:val="en-US"/>
              </w:rPr>
            </w:pPr>
            <w:r>
              <w:rPr>
                <w:lang w:val="en-US"/>
              </w:rPr>
              <w:t>Operating system</w:t>
            </w:r>
          </w:p>
        </w:tc>
        <w:tc>
          <w:tcPr>
            <w:tcW w:w="1985" w:type="dxa"/>
          </w:tcPr>
          <w:p w14:paraId="6A9FACBA" w14:textId="77777777" w:rsidR="003601DE" w:rsidRPr="00DD1452" w:rsidRDefault="003601DE" w:rsidP="00EA4F95">
            <w:pPr>
              <w:rPr>
                <w:lang w:val="en-US"/>
              </w:rPr>
            </w:pPr>
          </w:p>
        </w:tc>
      </w:tr>
    </w:tbl>
    <w:p w14:paraId="1D08C5C7" w14:textId="359D8A7A" w:rsidR="00F01E7D" w:rsidRPr="00D964B8" w:rsidRDefault="00F01E7D" w:rsidP="00D27844">
      <w:pPr>
        <w:rPr>
          <w:lang w:val="en-US" w:eastAsia="en-US"/>
        </w:rPr>
        <w:sectPr w:rsidR="00F01E7D" w:rsidRPr="00D964B8"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8" w:name="_Toc499557189"/>
      <w:bookmarkStart w:id="9" w:name="_Toc514324961"/>
      <w:r>
        <w:t>Inleiding</w:t>
      </w:r>
      <w:bookmarkEnd w:id="8"/>
      <w:bookmarkEnd w:id="9"/>
    </w:p>
    <w:p w14:paraId="7ABA5224" w14:textId="77777777" w:rsidR="003601DE" w:rsidRDefault="003601DE" w:rsidP="003601DE">
      <w:pPr>
        <w:pStyle w:val="Kop2"/>
        <w:numPr>
          <w:ilvl w:val="0"/>
          <w:numId w:val="0"/>
        </w:numPr>
        <w:ind w:left="578" w:hanging="578"/>
      </w:pPr>
      <w:bookmarkStart w:id="10" w:name="_Toc499557190"/>
      <w:bookmarkStart w:id="11" w:name="_Toc514324962"/>
      <w:r>
        <w:t>Zappware</w:t>
      </w:r>
      <w:bookmarkEnd w:id="10"/>
      <w:bookmarkEnd w:id="11"/>
    </w:p>
    <w:p w14:paraId="42E0E2C4" w14:textId="491F939E" w:rsidR="003601DE" w:rsidRDefault="003601DE" w:rsidP="003601DE">
      <w:r>
        <w:t xml:space="preserve">Deze masterproef werd uitgevoerd bij Zappware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F5614E" w:rsidRPr="00F5614E">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2" w:name="_Toc499557191"/>
      <w:bookmarkStart w:id="13" w:name="_Toc514324963"/>
      <w:r>
        <w:t>Onderzoeksvraag</w:t>
      </w:r>
      <w:bookmarkEnd w:id="12"/>
      <w:bookmarkEnd w:id="13"/>
    </w:p>
    <w:p w14:paraId="1C6DC401" w14:textId="5E4C5916"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look and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framework</w:t>
      </w:r>
      <w:r>
        <w:t xml:space="preserve"> te vinden dat aan </w:t>
      </w:r>
      <w:r w:rsidR="00334A6E">
        <w:t>bepaalde</w:t>
      </w:r>
      <w:r>
        <w:t xml:space="preserv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4" w:name="_Toc499557192"/>
      <w:bookmarkStart w:id="15" w:name="_Toc514324964"/>
      <w:r>
        <w:lastRenderedPageBreak/>
        <w:t>Cross</w:t>
      </w:r>
      <w:r w:rsidR="0031414E">
        <w:t>-</w:t>
      </w:r>
      <w:r>
        <w:t>platform</w:t>
      </w:r>
      <w:bookmarkEnd w:id="14"/>
      <w:r w:rsidR="0031414E">
        <w:t xml:space="preserve"> frameworks</w:t>
      </w:r>
      <w:bookmarkEnd w:id="15"/>
    </w:p>
    <w:p w14:paraId="577F2081" w14:textId="77777777" w:rsidR="003601DE" w:rsidRDefault="003601DE" w:rsidP="003601DE">
      <w:pPr>
        <w:pStyle w:val="Kop2"/>
        <w:spacing w:before="120" w:after="120"/>
        <w:ind w:left="578" w:hanging="578"/>
      </w:pPr>
      <w:bookmarkStart w:id="16" w:name="_Toc499557193"/>
      <w:bookmarkStart w:id="17" w:name="_Toc514324965"/>
      <w:r>
        <w:t>Qt</w:t>
      </w:r>
      <w:bookmarkEnd w:id="16"/>
      <w:bookmarkEnd w:id="17"/>
    </w:p>
    <w:p w14:paraId="430ED42C" w14:textId="77777777" w:rsidR="003601DE" w:rsidRPr="0040512C" w:rsidRDefault="003601DE" w:rsidP="003601DE">
      <w:pPr>
        <w:pStyle w:val="Kop3"/>
        <w:spacing w:before="40"/>
      </w:pPr>
      <w:bookmarkStart w:id="18" w:name="_Toc499557194"/>
      <w:bookmarkStart w:id="19" w:name="_Toc514324966"/>
      <w:r>
        <w:t>Oorsprong</w:t>
      </w:r>
      <w:bookmarkEnd w:id="18"/>
      <w:bookmarkEnd w:id="19"/>
    </w:p>
    <w:p w14:paraId="2AEE77A0" w14:textId="026B13C2"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framework dat later </w:t>
      </w:r>
      <w:r w:rsidR="00533DEF">
        <w:t>gebouwd werd</w:t>
      </w:r>
      <w:r w:rsidR="00DD1452">
        <w:t xml:space="preserve"> </w:t>
      </w:r>
      <w:r w:rsidR="00533DEF">
        <w:t>onder de</w:t>
      </w:r>
      <w:r>
        <w:t xml:space="preserve"> naam Qt, Q-toolkit.</w:t>
      </w:r>
    </w:p>
    <w:p w14:paraId="196FEE39" w14:textId="46C8D478"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w:t>
      </w:r>
      <w:r w:rsidR="00F979B8">
        <w:t xml:space="preserve">zij </w:t>
      </w:r>
      <w:r>
        <w:t xml:space="preserve">streefden om Qt het </w:t>
      </w:r>
      <w:r w:rsidR="0031414E">
        <w:t>meest gebruikte</w:t>
      </w:r>
      <w:r>
        <w:t xml:space="preserve"> </w:t>
      </w:r>
      <w:r w:rsidR="00BF7399">
        <w:t>ontwikkelings</w:t>
      </w:r>
      <w:r>
        <w:t>platform te maken voor hun apparaten.</w:t>
      </w:r>
    </w:p>
    <w:p w14:paraId="7612C3EA" w14:textId="4041BF33"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w:t>
      </w:r>
      <w:r w:rsidR="004B1B33">
        <w:t>‘</w:t>
      </w:r>
      <w:r w:rsidRPr="00BF7399">
        <w:rPr>
          <w:i/>
        </w:rPr>
        <w:t>open-source</w:t>
      </w:r>
      <w:r>
        <w:t xml:space="preserve"> </w:t>
      </w:r>
      <w:r w:rsidRPr="00BF7399">
        <w:rPr>
          <w:i/>
        </w:rPr>
        <w:t>governance</w:t>
      </w:r>
      <w:r w:rsidR="004B1B33">
        <w:rPr>
          <w:i/>
        </w:rPr>
        <w:t>’</w:t>
      </w:r>
      <w:r>
        <w:t>,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F5614E" w:rsidRPr="00F5614E">
            <w:rPr>
              <w:noProof/>
            </w:rPr>
            <w:t>[2]</w:t>
          </w:r>
          <w:r w:rsidR="008F149C">
            <w:fldChar w:fldCharType="end"/>
          </w:r>
        </w:sdtContent>
      </w:sdt>
    </w:p>
    <w:p w14:paraId="48F2E596" w14:textId="55BFBA4E"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F5614E" w:rsidRPr="00F5614E">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0" w:name="_Toc499557195"/>
      <w:bookmarkStart w:id="21" w:name="_Toc514324967"/>
      <w:r>
        <w:t>Basis</w:t>
      </w:r>
      <w:bookmarkEnd w:id="20"/>
      <w:bookmarkEnd w:id="21"/>
    </w:p>
    <w:p w14:paraId="0168FD90" w14:textId="2C390C44" w:rsidR="003601DE" w:rsidRDefault="003601DE" w:rsidP="003601DE">
      <w:pPr>
        <w:jc w:val="left"/>
      </w:pPr>
      <w:r>
        <w:t xml:space="preserve">Qt is een cross-platform applicatie framework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iOS en WindowsPhone</w:t>
      </w:r>
      <w:r w:rsidR="003A5F0E" w:rsidRPr="00267FC2">
        <w:rPr>
          <w:highlight w:val="yellow"/>
        </w:rPr>
        <w:t xml:space="preserve"> </w:t>
      </w:r>
      <w:r w:rsidRPr="00267FC2">
        <w:rPr>
          <w:highlight w:val="yellow"/>
        </w:rPr>
        <w:t>ondersteunt</w:t>
      </w:r>
      <w:r>
        <w:t xml:space="preserve">. Het doel van Qt was om zonder codewijzigingen op elk platform zonder </w:t>
      </w:r>
      <w:r w:rsidR="00034E0B">
        <w:t>performantie</w:t>
      </w:r>
      <w:r>
        <w:t xml:space="preserve">-verlies te draaien en native te lijken. </w:t>
      </w:r>
      <w:r>
        <w:b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F5614E">
            <w:rPr>
              <w:noProof/>
            </w:rPr>
            <w:t xml:space="preserve"> </w:t>
          </w:r>
          <w:r w:rsidR="00F5614E" w:rsidRPr="00F5614E">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-taal die Javascript gebruikt voor de logica</w:t>
      </w:r>
      <w:r w:rsidR="00034E0B">
        <w:t xml:space="preserve"> mee op te bouwen</w:t>
      </w:r>
      <w:r>
        <w:t xml:space="preserve">. </w:t>
      </w:r>
    </w:p>
    <w:p w14:paraId="33D42ADF" w14:textId="6818035F" w:rsidR="003601DE" w:rsidRDefault="003601DE" w:rsidP="003601DE">
      <w:pPr>
        <w:jc w:val="left"/>
      </w:pPr>
      <w:r>
        <w:t xml:space="preserve">Qt dankt zijn cross-platform eigenschap aan het feit dat </w:t>
      </w:r>
      <w:r w:rsidR="0085105B">
        <w:t>door</w:t>
      </w:r>
      <w:r>
        <w:t xml:space="preserve"> de </w:t>
      </w:r>
      <w:r w:rsidR="00034E0B">
        <w:t>C-preprocessor</w:t>
      </w:r>
      <w:r>
        <w:t xml:space="preserve"> (</w:t>
      </w:r>
      <w:r w:rsidRPr="00E40BB7">
        <w:rPr>
          <w:i/>
        </w:rPr>
        <w:t>cpp</w:t>
      </w:r>
      <w:r>
        <w:t>) condities somm</w:t>
      </w:r>
      <w:r w:rsidR="0085105B">
        <w:t xml:space="preserve">ige code chuncks worden enabled of </w:t>
      </w:r>
      <w:r>
        <w:t xml:space="preserve">disabled afhankelijk van het platform. Het </w:t>
      </w:r>
      <w:r w:rsidR="00720468">
        <w:t>bouwproces</w:t>
      </w:r>
      <w:r>
        <w:t xml:space="preserve"> </w:t>
      </w:r>
      <w:r w:rsidR="00720468">
        <w:t xml:space="preserve">van het framework </w:t>
      </w:r>
      <w:r>
        <w:t xml:space="preserve">gaat configuratie scripts runnen om </w:t>
      </w:r>
      <w:r w:rsidRPr="00267FC2">
        <w:rPr>
          <w:highlight w:val="yellow"/>
        </w:rPr>
        <w:t xml:space="preserve">preprocessor </w:t>
      </w:r>
      <w:r w:rsidRPr="00267FC2">
        <w:rPr>
          <w:i/>
          <w:highlight w:val="yellow"/>
        </w:rPr>
        <w:t>flags</w:t>
      </w:r>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F5614E">
            <w:rPr>
              <w:noProof/>
              <w:highlight w:val="yellow"/>
            </w:rPr>
            <w:t xml:space="preserve"> </w:t>
          </w:r>
          <w:r w:rsidR="00F5614E" w:rsidRPr="00F5614E">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2" w:name="_Toc499557196"/>
      <w:bookmarkStart w:id="23" w:name="_Toc514324968"/>
      <w:r>
        <w:lastRenderedPageBreak/>
        <w:t>Grafische</w:t>
      </w:r>
      <w:r w:rsidR="003601DE">
        <w:t xml:space="preserve"> architectuur</w:t>
      </w:r>
      <w:bookmarkEnd w:id="22"/>
      <w:bookmarkEnd w:id="23"/>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5EB6F2A" w:rsidR="00BD3B9F" w:rsidRPr="00773215" w:rsidRDefault="00BD3B9F" w:rsidP="00C75CE0">
                            <w:pPr>
                              <w:pStyle w:val="Bijschrift"/>
                              <w:jc w:val="center"/>
                              <w:rPr>
                                <w:noProof/>
                              </w:rPr>
                            </w:pPr>
                            <w:bookmarkStart w:id="24" w:name="_Toc514361205"/>
                            <w:r>
                              <w:t xml:space="preserve">Figuur </w:t>
                            </w:r>
                            <w:fldSimple w:instr=" STYLEREF 1 \s ">
                              <w:r>
                                <w:rPr>
                                  <w:noProof/>
                                </w:rPr>
                                <w:t>2</w:t>
                              </w:r>
                            </w:fldSimple>
                            <w:r>
                              <w:t>.</w:t>
                            </w:r>
                            <w:fldSimple w:instr=" SEQ Figuur \* ARABIC \s 1 ">
                              <w:r>
                                <w:rPr>
                                  <w:noProof/>
                                </w:rPr>
                                <w:t>1</w:t>
                              </w:r>
                            </w:fldSimple>
                            <w:r>
                              <w:t>: de grafische architectuur van Qt</w:t>
                            </w:r>
                            <w:sdt>
                              <w:sdtPr>
                                <w:id w:val="981579344"/>
                                <w:citation/>
                              </w:sdtPr>
                              <w:sdtContent>
                                <w:r>
                                  <w:fldChar w:fldCharType="begin"/>
                                </w:r>
                                <w:r>
                                  <w:instrText xml:space="preserve"> CITATION Bri18 \l 2067 </w:instrText>
                                </w:r>
                                <w:r>
                                  <w:fldChar w:fldCharType="separate"/>
                                </w:r>
                                <w:r>
                                  <w:rPr>
                                    <w:noProof/>
                                  </w:rPr>
                                  <w:t xml:space="preserve"> </w:t>
                                </w:r>
                                <w:r w:rsidRPr="00F5614E">
                                  <w:rPr>
                                    <w:noProof/>
                                  </w:rPr>
                                  <w:t>[36]</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5EB6F2A" w:rsidR="00BD3B9F" w:rsidRPr="00773215" w:rsidRDefault="00BD3B9F" w:rsidP="00C75CE0">
                      <w:pPr>
                        <w:pStyle w:val="Bijschrift"/>
                        <w:jc w:val="center"/>
                        <w:rPr>
                          <w:noProof/>
                        </w:rPr>
                      </w:pPr>
                      <w:bookmarkStart w:id="25" w:name="_Toc514361205"/>
                      <w:r>
                        <w:t xml:space="preserve">Figuur </w:t>
                      </w:r>
                      <w:fldSimple w:instr=" STYLEREF 1 \s ">
                        <w:r>
                          <w:rPr>
                            <w:noProof/>
                          </w:rPr>
                          <w:t>2</w:t>
                        </w:r>
                      </w:fldSimple>
                      <w:r>
                        <w:t>.</w:t>
                      </w:r>
                      <w:fldSimple w:instr=" SEQ Figuur \* ARABIC \s 1 ">
                        <w:r>
                          <w:rPr>
                            <w:noProof/>
                          </w:rPr>
                          <w:t>1</w:t>
                        </w:r>
                      </w:fldSimple>
                      <w:r>
                        <w:t>: de grafische architectuur van Qt</w:t>
                      </w:r>
                      <w:sdt>
                        <w:sdtPr>
                          <w:id w:val="981579344"/>
                          <w:citation/>
                        </w:sdtPr>
                        <w:sdtContent>
                          <w:r>
                            <w:fldChar w:fldCharType="begin"/>
                          </w:r>
                          <w:r>
                            <w:instrText xml:space="preserve"> CITATION Bri18 \l 2067 </w:instrText>
                          </w:r>
                          <w:r>
                            <w:fldChar w:fldCharType="separate"/>
                          </w:r>
                          <w:r>
                            <w:rPr>
                              <w:noProof/>
                            </w:rPr>
                            <w:t xml:space="preserve"> </w:t>
                          </w:r>
                          <w:r w:rsidRPr="00F5614E">
                            <w:rPr>
                              <w:noProof/>
                            </w:rPr>
                            <w:t>[36]</w:t>
                          </w:r>
                          <w:r>
                            <w:fldChar w:fldCharType="end"/>
                          </w:r>
                        </w:sdtContent>
                      </w:sdt>
                      <w:bookmarkEnd w:id="25"/>
                    </w:p>
                  </w:txbxContent>
                </v:textbox>
                <w10:anchorlock/>
              </v:shape>
            </w:pict>
          </mc:Fallback>
        </mc:AlternateContent>
      </w:r>
    </w:p>
    <w:p w14:paraId="49C9B4B3" w14:textId="2E08AD23" w:rsidR="00AA1B12" w:rsidRDefault="00CD1C7C" w:rsidP="00720468">
      <w:pPr>
        <w:spacing w:before="120" w:after="0"/>
      </w:pPr>
      <w:r w:rsidRPr="00267FC2">
        <w:rPr>
          <w:highlight w:val="yellow"/>
        </w:rPr>
        <w:t>In Figuur 2-1 is de grafische architectuur te zien die toegepast wordt op Qt</w:t>
      </w:r>
      <w:r w:rsidR="00267FC2">
        <w:t xml:space="preserve">. </w:t>
      </w:r>
      <w:r w:rsidR="00267FC2" w:rsidRPr="00657D17">
        <w:rPr>
          <w:highlight w:val="yellow"/>
        </w:rPr>
        <w:t>Hierbij</w:t>
      </w:r>
      <w:r w:rsidRPr="00657D17">
        <w:rPr>
          <w:highlight w:val="yellow"/>
        </w:rPr>
        <w:t xml:space="preserve"> valt het op dat de manier waarop de UI gebouwd wordt bestaat uit twee systemen, het window systeem en het grafische systeem.</w:t>
      </w:r>
      <w:r>
        <w:t xml:space="preserve"> </w:t>
      </w:r>
      <w:r w:rsidR="003601DE">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F5614E">
            <w:rPr>
              <w:noProof/>
            </w:rPr>
            <w:t xml:space="preserve"> </w:t>
          </w:r>
          <w:r w:rsidR="00F5614E" w:rsidRPr="00F5614E">
            <w:rPr>
              <w:noProof/>
            </w:rPr>
            <w:t>[6]</w:t>
          </w:r>
          <w:r w:rsidR="00AB2A8F">
            <w:fldChar w:fldCharType="end"/>
          </w:r>
        </w:sdtContent>
      </w:sdt>
      <w:r w:rsidR="003601DE">
        <w:t xml:space="preserve"> </w:t>
      </w:r>
      <w:r w:rsidR="003601DE" w:rsidRPr="00657D17">
        <w:rPr>
          <w:highlight w:val="yellow"/>
        </w:rPr>
        <w:t xml:space="preserve">Dit terwijl het </w:t>
      </w:r>
      <w:r w:rsidR="003A5F0E" w:rsidRPr="00657D17">
        <w:rPr>
          <w:highlight w:val="yellow"/>
        </w:rPr>
        <w:t>w</w:t>
      </w:r>
      <w:r w:rsidR="003601DE" w:rsidRPr="00657D17">
        <w:rPr>
          <w:highlight w:val="yellow"/>
        </w:rPr>
        <w:t xml:space="preserve">indow systeem de </w:t>
      </w:r>
      <w:r w:rsidR="003A5F0E" w:rsidRPr="00657D17">
        <w:rPr>
          <w:highlight w:val="yellow"/>
        </w:rPr>
        <w:t>gebruikvensters</w:t>
      </w:r>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r w:rsidR="003A5F0E" w:rsidRPr="00657D17">
        <w:rPr>
          <w:highlight w:val="yellow"/>
        </w:rPr>
        <w:t>w</w:t>
      </w:r>
      <w:r w:rsidR="003601DE" w:rsidRPr="00657D17">
        <w:rPr>
          <w:highlight w:val="yellow"/>
        </w:rPr>
        <w:t>indow systeem heeft een eigen API voor programmeren,</w:t>
      </w:r>
      <w:r w:rsidR="003601DE">
        <w:t xml:space="preserve"> dat meestal in het OS is geïntegreerd zoals Microsoft Windows en MAC OS.</w:t>
      </w:r>
      <w:r w:rsidR="00DD1452">
        <w:t xml:space="preserve"> </w:t>
      </w:r>
    </w:p>
    <w:p w14:paraId="7F46FA24" w14:textId="03EFC189" w:rsidR="003601DE" w:rsidRDefault="003601DE" w:rsidP="003601DE">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F5614E">
            <w:rPr>
              <w:noProof/>
              <w:highlight w:val="yellow"/>
            </w:rPr>
            <w:t xml:space="preserve"> </w:t>
          </w:r>
          <w:r w:rsidR="00F5614E" w:rsidRPr="00F5614E">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OpenGL extensies.</w:t>
      </w:r>
    </w:p>
    <w:p w14:paraId="60F7419E" w14:textId="7C00FC56" w:rsidR="003601DE" w:rsidRDefault="003601DE" w:rsidP="003601DE">
      <w:pPr>
        <w:spacing w:before="120" w:after="0"/>
      </w:pPr>
      <w:r>
        <w:t>Qt zal op hetzelfde niv</w:t>
      </w:r>
      <w:r w:rsidR="00DE18DB">
        <w:t>eau als GLUT zowel het window</w:t>
      </w:r>
      <w:r>
        <w:t xml:space="preserve"> als het graphics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6" w:name="_Toc499557197"/>
      <w:bookmarkStart w:id="27" w:name="_Toc514324969"/>
      <w:r>
        <w:lastRenderedPageBreak/>
        <w:t xml:space="preserve">Main feature: </w:t>
      </w:r>
      <w:r w:rsidR="003601DE">
        <w:t>Signals and slots</w:t>
      </w:r>
      <w:bookmarkEnd w:id="26"/>
      <w:bookmarkEnd w:id="27"/>
    </w:p>
    <w:p w14:paraId="03F335E2" w14:textId="02EA90C6"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32F1FCC" w:rsidR="00BD3B9F" w:rsidRPr="003503E3" w:rsidRDefault="00BD3B9F" w:rsidP="00C75CE0">
                            <w:pPr>
                              <w:pStyle w:val="Bijschrift"/>
                              <w:jc w:val="center"/>
                              <w:rPr>
                                <w:noProof/>
                              </w:rPr>
                            </w:pPr>
                            <w:bookmarkStart w:id="28" w:name="_Toc514361206"/>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880310465"/>
                                <w:citation/>
                              </w:sdtPr>
                              <w:sdtContent>
                                <w:r>
                                  <w:fldChar w:fldCharType="begin"/>
                                </w:r>
                                <w:r>
                                  <w:instrText xml:space="preserve"> CITATION Qt18 \l 2067 </w:instrText>
                                </w:r>
                                <w:r>
                                  <w:fldChar w:fldCharType="separate"/>
                                </w:r>
                                <w:r w:rsidRPr="00F5614E">
                                  <w:rPr>
                                    <w:noProof/>
                                  </w:rPr>
                                  <w:t>[8]</w:t>
                                </w:r>
                                <w:r>
                                  <w:fldChar w:fldCharType="end"/>
                                </w:r>
                              </w:sdtContent>
                            </w:sdt>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32F1FCC" w:rsidR="00BD3B9F" w:rsidRPr="003503E3" w:rsidRDefault="00BD3B9F" w:rsidP="00C75CE0">
                      <w:pPr>
                        <w:pStyle w:val="Bijschrift"/>
                        <w:jc w:val="center"/>
                        <w:rPr>
                          <w:noProof/>
                        </w:rPr>
                      </w:pPr>
                      <w:bookmarkStart w:id="29" w:name="_Toc514361206"/>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880310465"/>
                          <w:citation/>
                        </w:sdtPr>
                        <w:sdtContent>
                          <w:r>
                            <w:fldChar w:fldCharType="begin"/>
                          </w:r>
                          <w:r>
                            <w:instrText xml:space="preserve"> CITATION Qt18 \l 2067 </w:instrText>
                          </w:r>
                          <w:r>
                            <w:fldChar w:fldCharType="separate"/>
                          </w:r>
                          <w:r w:rsidRPr="00F5614E">
                            <w:rPr>
                              <w:noProof/>
                            </w:rPr>
                            <w:t>[8]</w:t>
                          </w:r>
                          <w:r>
                            <w:fldChar w:fldCharType="end"/>
                          </w:r>
                        </w:sdtContent>
                      </w:sdt>
                      <w:bookmarkEnd w:id="29"/>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657D17" w:rsidRPr="00657D17">
        <w:rPr>
          <w:highlight w:val="yellow"/>
        </w:rPr>
        <w:t>oals op Figuur 2-2 te zien is</w:t>
      </w:r>
      <w:r w:rsidR="003601DE">
        <w:t xml:space="preserve"> wordt een signaal verzonden wanneer een bepaald evenement gebeurt of een verandering van status plaatsvindt. Een slot is een functie die opgeroepen wordt als er een bepaald signaal verzonden wordt. Deze signal-slot relatie zit </w:t>
      </w:r>
      <w:r w:rsidR="00343FD5">
        <w:t>reeds</w:t>
      </w:r>
      <w:r w:rsidR="003601DE">
        <w:t xml:space="preserve"> in vele Qt-widgets (interface objecten) ingebouwd, maar </w:t>
      </w:r>
      <w:r w:rsidR="00A213FD">
        <w:t xml:space="preserve">de mogelijkheid om </w:t>
      </w:r>
      <w:r w:rsidR="003601DE">
        <w:t xml:space="preserve">zelf slots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signal-slot gebruik is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F5614E">
            <w:rPr>
              <w:noProof/>
            </w:rPr>
            <w:t xml:space="preserve"> </w:t>
          </w:r>
          <w:r w:rsidR="00F5614E" w:rsidRPr="00F5614E">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signal-slot gebeuren: een eenvoudige </w:t>
      </w:r>
      <w:r w:rsidRPr="00657D17">
        <w:rPr>
          <w:i/>
        </w:rPr>
        <w:t>quit()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BD3B9F" w:rsidRPr="00D964B8" w:rsidRDefault="00BD3B9F"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BD3B9F" w:rsidRPr="00D964B8" w:rsidRDefault="00BD3B9F"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BD3B9F" w:rsidRPr="00D964B8" w:rsidRDefault="00BD3B9F"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BD3B9F" w:rsidRPr="00D964B8" w:rsidRDefault="00BD3B9F"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BD3B9F" w:rsidRPr="00D964B8" w:rsidRDefault="00BD3B9F"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BD3B9F" w:rsidRPr="00D964B8" w:rsidRDefault="00BD3B9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BD3B9F" w:rsidRPr="00D964B8" w:rsidRDefault="00BD3B9F"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‘clicked()’</w:t>
      </w:r>
      <w:r w:rsidRPr="00657D17">
        <w:rPr>
          <w:highlight w:val="yellow"/>
        </w:rPr>
        <w:t xml:space="preserve">. Hierdoor zal functie </w:t>
      </w:r>
      <w:r w:rsidRPr="00657D17">
        <w:rPr>
          <w:i/>
          <w:highlight w:val="yellow"/>
        </w:rPr>
        <w:t>quit()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30" w:name="_Toc514324970"/>
      <w:r>
        <w:lastRenderedPageBreak/>
        <w:t xml:space="preserve">Qt </w:t>
      </w:r>
      <w:r w:rsidR="00573705">
        <w:t>C</w:t>
      </w:r>
      <w:r>
        <w:t>reator</w:t>
      </w:r>
      <w:bookmarkEnd w:id="30"/>
      <w:r>
        <w:t xml:space="preserve"> </w:t>
      </w:r>
    </w:p>
    <w:p w14:paraId="2C639179" w14:textId="779D9202" w:rsidR="00C75CE0" w:rsidRDefault="00573705" w:rsidP="00C75CE0">
      <w:pPr>
        <w:keepNext/>
      </w:pPr>
      <w:r>
        <w:t>Qt Creator is het C++,</w:t>
      </w:r>
      <w:r w:rsidR="006847BE">
        <w:t xml:space="preserve"> </w:t>
      </w:r>
      <w:r>
        <w:t xml:space="preserve">JavaScript en QML IDE dat deel is van het SDK voor de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Voor commerciële doeleinden heeft Qt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31" w:name="_Toc514324971"/>
      <w:r>
        <w:t>Portfolio</w:t>
      </w:r>
      <w:bookmarkEnd w:id="31"/>
    </w:p>
    <w:p w14:paraId="35CEE5DB" w14:textId="17367CC4"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F5614E">
            <w:rPr>
              <w:noProof/>
            </w:rPr>
            <w:t xml:space="preserve"> </w:t>
          </w:r>
          <w:r w:rsidR="00F5614E" w:rsidRPr="00F5614E">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32" w:name="_Toc499557198"/>
      <w:bookmarkStart w:id="33" w:name="_Toc514324972"/>
      <w:r>
        <w:lastRenderedPageBreak/>
        <w:t>React Native</w:t>
      </w:r>
      <w:bookmarkEnd w:id="32"/>
      <w:bookmarkEnd w:id="33"/>
    </w:p>
    <w:p w14:paraId="1E8DA4C3" w14:textId="77777777" w:rsidR="003601DE" w:rsidRDefault="003601DE" w:rsidP="003601DE">
      <w:pPr>
        <w:pStyle w:val="Kop3"/>
        <w:spacing w:before="40"/>
      </w:pPr>
      <w:bookmarkStart w:id="34" w:name="_Toc514324973"/>
      <w:r>
        <w:t>Oorsprong</w:t>
      </w:r>
      <w:bookmarkEnd w:id="34"/>
    </w:p>
    <w:p w14:paraId="3AF6A089" w14:textId="29F95FDF" w:rsidR="003601DE" w:rsidRDefault="003601DE" w:rsidP="003601DE">
      <w:r>
        <w:t xml:space="preserve">React (soms geschreven als react.js of ReactJS) is een JavaScript library die gemaakt is om UI’s te bouwen. Gebouwd door Facebook en Instagram teams in 2013. Het doel van </w:t>
      </w:r>
      <w:r w:rsidR="002A7C95">
        <w:t>deze library</w:t>
      </w:r>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F5614E" w:rsidRPr="00F5614E">
            <w:rPr>
              <w:noProof/>
            </w:rPr>
            <w:t>[10]</w:t>
          </w:r>
          <w:r w:rsidR="00991191">
            <w:fldChar w:fldCharType="end"/>
          </w:r>
        </w:sdtContent>
      </w:sdt>
    </w:p>
    <w:p w14:paraId="22797D7D" w14:textId="74DBDF85"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F5614E">
            <w:rPr>
              <w:noProof/>
            </w:rPr>
            <w:t xml:space="preserve"> </w:t>
          </w:r>
          <w:r w:rsidR="00F5614E" w:rsidRPr="00F5614E">
            <w:rPr>
              <w:noProof/>
            </w:rPr>
            <w:t>[11]</w:t>
          </w:r>
          <w:r w:rsidR="00991191">
            <w:fldChar w:fldCharType="end"/>
          </w:r>
        </w:sdtContent>
      </w:sdt>
      <w:r>
        <w:t xml:space="preserve">. Na een jaar werken aan een prototype, kreeg </w:t>
      </w:r>
      <w:r w:rsidR="002A7C95">
        <w:t>het framework</w:t>
      </w:r>
      <w:r>
        <w:t xml:space="preserve"> zijn eerste job: een onafhankelijk werkende iOS ap</w:t>
      </w:r>
      <w:r w:rsidR="002A7C95">
        <w:t xml:space="preserve">p. Het doel was om een volledige </w:t>
      </w:r>
      <w:r>
        <w:t>app</w:t>
      </w:r>
      <w:r w:rsidR="002A7C95">
        <w:t>licatie</w:t>
      </w:r>
      <w:r>
        <w:t xml:space="preserve"> te maken die volgens user experience identiek was aan een app die in Objective-C geschreven was. Dit </w:t>
      </w:r>
      <w:r w:rsidR="003B0EC2">
        <w:t xml:space="preserve">doel werd behaald </w:t>
      </w:r>
      <w:r>
        <w:t xml:space="preserve">en er werd beslist om </w:t>
      </w:r>
      <w:r w:rsidR="002A7C95">
        <w:t>RN</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het framework</w:t>
      </w:r>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Content>
          <w:r w:rsidR="00991191">
            <w:fldChar w:fldCharType="begin"/>
          </w:r>
          <w:r w:rsidR="00991191">
            <w:instrText xml:space="preserve"> CITATION Rea18 \l 2067 </w:instrText>
          </w:r>
          <w:r w:rsidR="00991191">
            <w:fldChar w:fldCharType="separate"/>
          </w:r>
          <w:r w:rsidR="00F5614E">
            <w:rPr>
              <w:noProof/>
            </w:rPr>
            <w:t xml:space="preserve"> </w:t>
          </w:r>
          <w:r w:rsidR="00F5614E" w:rsidRPr="00F5614E">
            <w:rPr>
              <w:noProof/>
            </w:rPr>
            <w:t>[10]</w:t>
          </w:r>
          <w:r w:rsidR="00991191">
            <w:fldChar w:fldCharType="end"/>
          </w:r>
        </w:sdtContent>
      </w:sdt>
    </w:p>
    <w:p w14:paraId="29CFF675" w14:textId="77777777" w:rsidR="003601DE" w:rsidRPr="008F2439" w:rsidRDefault="003601DE" w:rsidP="003601DE">
      <w:pPr>
        <w:pStyle w:val="Kop3"/>
        <w:spacing w:before="40"/>
      </w:pPr>
      <w:bookmarkStart w:id="35" w:name="_Toc514324974"/>
      <w:r>
        <w:t>Basis</w:t>
      </w:r>
      <w:bookmarkEnd w:id="35"/>
    </w:p>
    <w:p w14:paraId="2A2EBC60" w14:textId="0AB6657C"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w:t>
      </w:r>
      <w:r w:rsidR="00215D30">
        <w:t>drie</w:t>
      </w:r>
      <w:r>
        <w:t xml:space="preserve">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2A7C95" w:rsidRPr="002A7C95">
        <w:rPr>
          <w:i/>
        </w:rPr>
        <w:t>‘</w:t>
      </w:r>
      <w:r w:rsidR="00BE54E1" w:rsidRPr="002A7C95">
        <w:rPr>
          <w:i/>
        </w:rPr>
        <w:t xml:space="preserve">look </w:t>
      </w:r>
      <w:r w:rsidR="002A7C95" w:rsidRPr="002A7C95">
        <w:rPr>
          <w:i/>
        </w:rPr>
        <w:t>and</w:t>
      </w:r>
      <w:r w:rsidR="00BE54E1" w:rsidRPr="002A7C95">
        <w:rPr>
          <w:i/>
        </w:rPr>
        <w:t xml:space="preserve"> feel</w:t>
      </w:r>
      <w:r w:rsidR="002A7C95" w:rsidRPr="002A7C95">
        <w:rPr>
          <w:i/>
        </w:rPr>
        <w:t>’</w:t>
      </w:r>
      <w:r w:rsidR="00BE54E1">
        <w:t xml:space="preserve">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F5614E">
            <w:rPr>
              <w:noProof/>
            </w:rPr>
            <w:t xml:space="preserve"> </w:t>
          </w:r>
          <w:r w:rsidR="00F5614E" w:rsidRPr="00F5614E">
            <w:rPr>
              <w:noProof/>
            </w:rPr>
            <w:t>[12]</w:t>
          </w:r>
          <w:r w:rsidR="00991191">
            <w:fldChar w:fldCharType="end"/>
          </w:r>
        </w:sdtContent>
      </w:sdt>
    </w:p>
    <w:p w14:paraId="5DFD687E" w14:textId="6F7BD5A6" w:rsidR="003601DE" w:rsidRDefault="003601DE" w:rsidP="003601DE">
      <w:pPr>
        <w:pStyle w:val="Kop3"/>
        <w:spacing w:before="40"/>
      </w:pPr>
      <w:bookmarkStart w:id="36" w:name="_Toc514324975"/>
      <w:r>
        <w:lastRenderedPageBreak/>
        <w:t>Features</w:t>
      </w:r>
      <w:bookmarkEnd w:id="36"/>
    </w:p>
    <w:p w14:paraId="5D9E9DC3" w14:textId="414354D7" w:rsidR="003601DE" w:rsidRDefault="003601DE" w:rsidP="003601DE">
      <w:pPr>
        <w:pStyle w:val="Kop4"/>
        <w:spacing w:before="40" w:after="0"/>
      </w:pPr>
      <w:r>
        <w:t>Virtual DOM</w:t>
      </w:r>
    </w:p>
    <w:p w14:paraId="29172293" w14:textId="5FC98196" w:rsidR="003601DE" w:rsidRDefault="005F268F" w:rsidP="003601DE">
      <w:pPr>
        <w:keepNext/>
      </w:pPr>
      <w:r>
        <w:rPr>
          <w:noProof/>
        </w:rPr>
        <w:drawing>
          <wp:anchor distT="0" distB="0" distL="114300" distR="114300" simplePos="0" relativeHeight="251658240" behindDoc="0" locked="0" layoutInCell="1" allowOverlap="1" wp14:anchorId="4D7D3B93" wp14:editId="09034C8C">
            <wp:simplePos x="0" y="0"/>
            <wp:positionH relativeFrom="margin">
              <wp:posOffset>1326487</wp:posOffset>
            </wp:positionH>
            <wp:positionV relativeFrom="paragraph">
              <wp:posOffset>598446</wp:posOffset>
            </wp:positionV>
            <wp:extent cx="2990850" cy="309435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F5614E" w:rsidRPr="00F5614E">
            <w:rPr>
              <w:noProof/>
            </w:rPr>
            <w:t>[13]</w:t>
          </w:r>
          <w:r w:rsidR="00273D03">
            <w:fldChar w:fldCharType="end"/>
          </w:r>
        </w:sdtContent>
      </w:sdt>
    </w:p>
    <w:p w14:paraId="779627FB" w14:textId="71FF7599" w:rsidR="003601DE" w:rsidRDefault="005F268F" w:rsidP="003601DE">
      <w:pPr>
        <w:keepNext/>
      </w:pPr>
      <w:r>
        <w:rPr>
          <w:noProof/>
        </w:rPr>
        <mc:AlternateContent>
          <mc:Choice Requires="wps">
            <w:drawing>
              <wp:anchor distT="0" distB="0" distL="114300" distR="114300" simplePos="0" relativeHeight="251658251" behindDoc="0" locked="0" layoutInCell="1" allowOverlap="1" wp14:anchorId="1B53A543" wp14:editId="637AC5D1">
                <wp:simplePos x="0" y="0"/>
                <wp:positionH relativeFrom="column">
                  <wp:posOffset>1278255</wp:posOffset>
                </wp:positionH>
                <wp:positionV relativeFrom="paragraph">
                  <wp:posOffset>3100705</wp:posOffset>
                </wp:positionV>
                <wp:extent cx="299085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6D74427" w:rsidR="00BD3B9F" w:rsidRPr="00E77034" w:rsidRDefault="00BD3B9F" w:rsidP="00C75CE0">
                            <w:pPr>
                              <w:pStyle w:val="Bijschrift"/>
                              <w:jc w:val="center"/>
                              <w:rPr>
                                <w:bCs/>
                                <w:noProof/>
                              </w:rPr>
                            </w:pPr>
                            <w:bookmarkStart w:id="37" w:name="_Toc514361207"/>
                            <w:r>
                              <w:t xml:space="preserve">Figuur </w:t>
                            </w:r>
                            <w:fldSimple w:instr=" STYLEREF 1 \s ">
                              <w:r>
                                <w:rPr>
                                  <w:noProof/>
                                </w:rPr>
                                <w:t>2</w:t>
                              </w:r>
                            </w:fldSimple>
                            <w:r>
                              <w:t>.</w:t>
                            </w:r>
                            <w:fldSimple w:instr=" SEQ Figuur \* ARABIC \s 1 ">
                              <w:r>
                                <w:rPr>
                                  <w:noProof/>
                                </w:rPr>
                                <w:t>4</w:t>
                              </w:r>
                            </w:fldSimple>
                            <w:r>
                              <w:t>: Voorbeeld DOM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100.65pt;margin-top:244.15pt;width:2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" stroked="f">
                <v:textbox style="mso-fit-shape-to-text:t" inset="0,0,0,0">
                  <w:txbxContent>
                    <w:p w14:paraId="7A62C494" w14:textId="06D74427" w:rsidR="00BD3B9F" w:rsidRPr="00E77034" w:rsidRDefault="00BD3B9F" w:rsidP="00C75CE0">
                      <w:pPr>
                        <w:pStyle w:val="Bijschrift"/>
                        <w:jc w:val="center"/>
                        <w:rPr>
                          <w:bCs/>
                          <w:noProof/>
                        </w:rPr>
                      </w:pPr>
                      <w:bookmarkStart w:id="38" w:name="_Toc514361207"/>
                      <w:r>
                        <w:t xml:space="preserve">Figuur </w:t>
                      </w:r>
                      <w:fldSimple w:instr=" STYLEREF 1 \s ">
                        <w:r>
                          <w:rPr>
                            <w:noProof/>
                          </w:rPr>
                          <w:t>2</w:t>
                        </w:r>
                      </w:fldSimple>
                      <w:r>
                        <w:t>.</w:t>
                      </w:r>
                      <w:fldSimple w:instr=" SEQ Figuur \* ARABIC \s 1 ">
                        <w:r>
                          <w:rPr>
                            <w:noProof/>
                          </w:rPr>
                          <w:t>4</w:t>
                        </w:r>
                      </w:fldSimple>
                      <w:r>
                        <w:t>: Voorbeeld DOM</w:t>
                      </w:r>
                      <w:bookmarkEnd w:id="38"/>
                    </w:p>
                  </w:txbxContent>
                </v:textbox>
                <w10:wrap type="topAndBottom"/>
              </v:shape>
            </w:pict>
          </mc:Fallback>
        </mc:AlternateContent>
      </w:r>
      <w:r w:rsidR="003601DE">
        <w:t xml:space="preserve">React onderhoudt een virtuele representatie van deze DOM, Virtual DOM dus. Samen met een ‘diffing’ algoritme, </w:t>
      </w:r>
      <w:r w:rsidR="00215D30">
        <w:t>die twee trees</w:t>
      </w:r>
      <w:r w:rsidR="003601DE">
        <w:t xml:space="preserve"> vergelijkt, kan RN het verschil t.o.v. de oorspronkelijke</w:t>
      </w:r>
      <w:r>
        <w:t xml:space="preserve"> </w:t>
      </w:r>
      <w:r w:rsidR="003601DE">
        <w:t>DOM bepalen en enkel het deel updaten</w:t>
      </w:r>
      <w:r w:rsidR="00976AE1">
        <w:t xml:space="preserve"> </w:t>
      </w:r>
      <w:r w:rsidR="003601DE">
        <w:t>dat</w:t>
      </w:r>
      <w:r w:rsidR="00976AE1">
        <w:t xml:space="preserve"> </w:t>
      </w:r>
      <w:r w:rsidR="00215D30">
        <w:t xml:space="preserve">tussentijds </w:t>
      </w:r>
      <w:r w:rsidR="003601DE">
        <w:t>veranderd is. Deze</w:t>
      </w:r>
      <w:r w:rsidR="00976AE1">
        <w:t xml:space="preserve"> </w:t>
      </w:r>
      <w:r w:rsidR="003601DE">
        <w:t>eigenschap is noodzakelijk voor real time applicaties die enige complexiteit bevatten.</w:t>
      </w:r>
      <w:r w:rsidR="00DD1452">
        <w:t xml:space="preserve"> </w:t>
      </w:r>
      <w:r w:rsidR="003601DE">
        <w:t xml:space="preserve"> </w:t>
      </w:r>
    </w:p>
    <w:p w14:paraId="46567187" w14:textId="78154079" w:rsidR="00A15926" w:rsidRDefault="00D144E6" w:rsidP="003601DE">
      <w:pPr>
        <w:keepNext/>
        <w:rPr>
          <w:noProof/>
        </w:rPr>
      </w:pPr>
      <w:r>
        <w:rPr>
          <w:noProof/>
        </w:rPr>
        <w:drawing>
          <wp:anchor distT="0" distB="0" distL="114300" distR="114300" simplePos="0" relativeHeight="251658247" behindDoc="0" locked="0" layoutInCell="1" allowOverlap="1" wp14:anchorId="237B4C0F" wp14:editId="5F6CC8EF">
            <wp:simplePos x="0" y="0"/>
            <wp:positionH relativeFrom="margin">
              <wp:posOffset>1224280</wp:posOffset>
            </wp:positionH>
            <wp:positionV relativeFrom="paragraph">
              <wp:posOffset>1457325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0">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6B0233EE" wp14:editId="6B65628C">
            <wp:simplePos x="0" y="0"/>
            <wp:positionH relativeFrom="margin">
              <wp:posOffset>1228090</wp:posOffset>
            </wp:positionH>
            <wp:positionV relativeFrom="paragraph">
              <wp:posOffset>2376805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3" behindDoc="0" locked="0" layoutInCell="1" allowOverlap="1" wp14:anchorId="75912C2C" wp14:editId="2B827A04">
                <wp:simplePos x="0" y="0"/>
                <wp:positionH relativeFrom="margin">
                  <wp:posOffset>1189355</wp:posOffset>
                </wp:positionH>
                <wp:positionV relativeFrom="paragraph">
                  <wp:posOffset>3411855</wp:posOffset>
                </wp:positionV>
                <wp:extent cx="3129473" cy="185862"/>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473" cy="185862"/>
                        </a:xfrm>
                        <a:prstGeom prst="rect">
                          <a:avLst/>
                        </a:prstGeom>
                        <a:solidFill>
                          <a:prstClr val="white"/>
                        </a:solidFill>
                        <a:ln>
                          <a:noFill/>
                        </a:ln>
                      </wps:spPr>
                      <wps:txbx>
                        <w:txbxContent>
                          <w:p w14:paraId="63C3BF9C" w14:textId="4D05579F" w:rsidR="00BD3B9F" w:rsidRPr="00991191" w:rsidRDefault="00BD3B9F"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F5614E">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3.65pt;margin-top:268.65pt;width:246.4pt;height:1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" stroked="f">
                <v:textbox inset="0,0,0,0">
                  <w:txbxContent>
                    <w:p w14:paraId="63C3BF9C" w14:textId="4D05579F" w:rsidR="00BD3B9F" w:rsidRPr="00991191" w:rsidRDefault="00BD3B9F"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F5614E">
                            <w:rPr>
                              <w:noProof/>
                              <w:highlight w:val="yellow"/>
                            </w:rPr>
                            <w:t>[12]</w:t>
                          </w:r>
                          <w:r w:rsidRPr="004B1B33">
                            <w:rPr>
                              <w:highlight w:val="yellow"/>
                            </w:rPr>
                            <w:fldChar w:fldCharType="end"/>
                          </w:r>
                        </w:sdtContent>
                      </w:sdt>
                    </w:p>
                  </w:txbxContent>
                </v:textbox>
                <w10:wrap type="topAndBottom" anchorx="margin"/>
              </v:shape>
            </w:pict>
          </mc:Fallback>
        </mc:AlternateContent>
      </w:r>
      <w:r w:rsidR="00187616">
        <w:t>In plaats van de veranderingen die gebeuren op een pagina direct te renderen zal React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 xml:space="preserve">guur 2-4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w:t>
      </w:r>
      <w:r w:rsidR="00550A89" w:rsidRPr="004B1B33">
        <w:rPr>
          <w:highlight w:val="yellow"/>
        </w:rPr>
        <w:lastRenderedPageBreak/>
        <w:t>dan ook het browser DOM aangepast, waarbij deze dan niet zijn geheel opnieuw moet renderen.</w:t>
      </w:r>
    </w:p>
    <w:p w14:paraId="2658A05F" w14:textId="4ED55990" w:rsidR="002B6381" w:rsidRDefault="006A74DE" w:rsidP="003601DE">
      <w:pPr>
        <w:keepNext/>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React een ander doel kon renderen dan de browser z’n DOM? </w:t>
      </w:r>
      <w:r w:rsidR="00EA327E" w:rsidRPr="00CE4433">
        <w:rPr>
          <w:highlight w:val="yellow"/>
        </w:rPr>
        <w:t xml:space="preserve">Met deze filosofie werd React Native gebouwd. </w:t>
      </w:r>
      <w:r w:rsidRPr="00CE4433">
        <w:rPr>
          <w:highlight w:val="yellow"/>
        </w:rPr>
        <w:t xml:space="preserve">In plaats van de browser z’n DOM te renderen, zal </w:t>
      </w:r>
      <w:r w:rsidR="00CE4433" w:rsidRPr="00CE4433">
        <w:rPr>
          <w:highlight w:val="yellow"/>
        </w:rPr>
        <w:t>RN</w:t>
      </w:r>
      <w:r w:rsidRPr="00CE4433">
        <w:rPr>
          <w:highlight w:val="yellow"/>
        </w:rPr>
        <w:t xml:space="preserve"> Objective-C API</w:t>
      </w:r>
      <w:r w:rsidR="00454E75" w:rsidRPr="00CE4433">
        <w:rPr>
          <w:highlight w:val="yellow"/>
        </w:rPr>
        <w:t>s</w:t>
      </w:r>
      <w:r w:rsidRPr="00CE4433">
        <w:rPr>
          <w:highlight w:val="yellow"/>
        </w:rPr>
        <w:t xml:space="preserve"> gebruiken om iOS componenten te renderen en analoog Java APIs om Android componenten te renderen</w:t>
      </w:r>
      <w:r>
        <w:t xml:space="preserve">. Met deze eigenschap onderscheidt RN zich van andere cross-platform development opties, die </w:t>
      </w:r>
      <w:r w:rsidR="00AA1B12">
        <w:t>meestal</w:t>
      </w:r>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F5614E" w:rsidRPr="00F5614E">
            <w:rPr>
              <w:noProof/>
            </w:rPr>
            <w:t>[12]</w:t>
          </w:r>
          <w:r w:rsidR="00273D03">
            <w:fldChar w:fldCharType="end"/>
          </w:r>
        </w:sdtContent>
      </w:sdt>
    </w:p>
    <w:p w14:paraId="515ED260" w14:textId="4F82A102" w:rsidR="003601DE" w:rsidRPr="00D964B8" w:rsidRDefault="003601DE" w:rsidP="003601DE">
      <w:pPr>
        <w:pStyle w:val="Kop4"/>
        <w:spacing w:before="40" w:after="0"/>
        <w:rPr>
          <w:lang w:val="en-US"/>
        </w:rPr>
      </w:pPr>
      <w:r w:rsidRPr="00D964B8">
        <w:rPr>
          <w:lang w:val="en-US"/>
        </w:rPr>
        <w:t>One-way data flow</w:t>
      </w:r>
      <w:r w:rsidR="002B6381" w:rsidRPr="00D964B8">
        <w:rPr>
          <w:lang w:val="en-US"/>
        </w:rPr>
        <w:t>: MVC – Flux - Redux</w:t>
      </w:r>
    </w:p>
    <w:p w14:paraId="083A8404" w14:textId="2DE31CC1"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07250BD3" w:rsidR="0008701E" w:rsidRDefault="0008701E" w:rsidP="0008701E">
      <w:pPr>
        <w:pStyle w:val="Bijschrift"/>
        <w:jc w:val="center"/>
      </w:pPr>
      <w:bookmarkStart w:id="39" w:name="_Toc514361208"/>
      <w:r>
        <w:t xml:space="preserve">Figuur </w:t>
      </w:r>
      <w:fldSimple w:instr=" STYLEREF 1 \s ">
        <w:r w:rsidR="00657D17">
          <w:rPr>
            <w:noProof/>
          </w:rPr>
          <w:t>2</w:t>
        </w:r>
      </w:fldSimple>
      <w:r w:rsidR="00657D17">
        <w:t>.</w:t>
      </w:r>
      <w:fldSimple w:instr=" SEQ Figuur \* ARABIC \s 1 ">
        <w:r w:rsidR="00657D17">
          <w:rPr>
            <w:noProof/>
          </w:rPr>
          <w:t>5</w:t>
        </w:r>
      </w:fldSimple>
      <w:r>
        <w:t xml:space="preserve">: </w:t>
      </w:r>
      <w:bookmarkStart w:id="40" w:name="_Ref509316668"/>
      <w:r>
        <w:t>Voorbeeld MVC</w:t>
      </w:r>
      <w:bookmarkEnd w:id="40"/>
      <w:r w:rsidRPr="00030C0A">
        <w:t xml:space="preserve"> </w:t>
      </w:r>
      <w:sdt>
        <w:sdtPr>
          <w:id w:val="-1821190442"/>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39"/>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AA352A8" w:rsidR="00C75CE0" w:rsidRDefault="00454E75" w:rsidP="00454E75">
      <w:pPr>
        <w:pStyle w:val="Bijschrift"/>
        <w:jc w:val="center"/>
      </w:pPr>
      <w:bookmarkStart w:id="41" w:name="_Toc514361209"/>
      <w:r>
        <w:t xml:space="preserve">Figuur </w:t>
      </w:r>
      <w:fldSimple w:instr=" STYLEREF 1 \s ">
        <w:r w:rsidR="00657D17">
          <w:rPr>
            <w:noProof/>
          </w:rPr>
          <w:t>2</w:t>
        </w:r>
      </w:fldSimple>
      <w:r w:rsidR="00657D17">
        <w:t>.</w:t>
      </w:r>
      <w:fldSimple w:instr=" SEQ Figuur \* ARABIC \s 1 ">
        <w:r w:rsidR="00657D17">
          <w:rPr>
            <w:noProof/>
          </w:rPr>
          <w:t>6</w:t>
        </w:r>
      </w:fldSimple>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41"/>
    </w:p>
    <w:p w14:paraId="30F77A08" w14:textId="06E7171D" w:rsidR="002B6381" w:rsidRDefault="002B6381" w:rsidP="003601DE"/>
    <w:p w14:paraId="3DB97ABA" w14:textId="39F0247C" w:rsidR="003601DE" w:rsidRDefault="00591A6A" w:rsidP="003601DE">
      <w:r w:rsidRPr="00BC4311">
        <w:rPr>
          <w:noProof/>
          <w:highlight w:val="yellow"/>
        </w:rPr>
        <w:lastRenderedPageBreak/>
        <w:drawing>
          <wp:anchor distT="0" distB="0" distL="114300" distR="114300" simplePos="0" relativeHeight="251658257" behindDoc="0" locked="0" layoutInCell="1" allowOverlap="1" wp14:anchorId="4D456C5A" wp14:editId="2F6AD3BE">
            <wp:simplePos x="0" y="0"/>
            <wp:positionH relativeFrom="column">
              <wp:posOffset>689859</wp:posOffset>
            </wp:positionH>
            <wp:positionV relativeFrom="paragraph">
              <wp:posOffset>1690923</wp:posOffset>
            </wp:positionV>
            <wp:extent cx="4343400" cy="1117449"/>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7449"/>
                    </a:xfrm>
                    <a:prstGeom prst="rect">
                      <a:avLst/>
                    </a:prstGeom>
                  </pic:spPr>
                </pic:pic>
              </a:graphicData>
            </a:graphic>
          </wp:anchor>
        </w:drawing>
      </w:r>
      <w:r w:rsidR="000D1F51" w:rsidRPr="00BC4311">
        <w:rPr>
          <w:highlight w:val="yellow"/>
        </w:rPr>
        <w:t xml:space="preserve">De Flux architectuur zorgt ervoor dat elke interactie met de </w:t>
      </w:r>
      <w:r w:rsidR="00BC4311">
        <w:rPr>
          <w:highlight w:val="yellow"/>
        </w:rPr>
        <w:t>View via één enkel pad naar de D</w:t>
      </w:r>
      <w:r w:rsidR="000D1F51" w:rsidRPr="00BC4311">
        <w:rPr>
          <w:highlight w:val="yellow"/>
        </w:rPr>
        <w:t xml:space="preserve">ispatcher gaat, deze is dan </w:t>
      </w:r>
      <w:r w:rsidR="00BC4311" w:rsidRPr="00BC4311">
        <w:rPr>
          <w:highlight w:val="yellow"/>
        </w:rPr>
        <w:t>het</w:t>
      </w:r>
      <w:r w:rsidR="000D1F51" w:rsidRPr="00BC4311">
        <w:rPr>
          <w:highlight w:val="yellow"/>
        </w:rPr>
        <w:t xml:space="preserve"> centraal punt </w:t>
      </w:r>
      <w:r w:rsidR="00BC4311">
        <w:rPr>
          <w:highlight w:val="yellow"/>
        </w:rPr>
        <w:t>die</w:t>
      </w:r>
      <w:r w:rsidR="000D1F51" w:rsidRPr="00BC4311">
        <w:rPr>
          <w:highlight w:val="yellow"/>
        </w:rPr>
        <w:t xml:space="preserve"> alle acties naar alle Stores </w:t>
      </w:r>
      <w:r w:rsidR="00BC4311" w:rsidRPr="00BC4311">
        <w:rPr>
          <w:highlight w:val="yellow"/>
        </w:rPr>
        <w:t>stuurt</w:t>
      </w:r>
      <w:r w:rsidR="000D1F51">
        <w:t>. De Stores zelf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Dispatcher.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p>
    <w:p w14:paraId="0AF74816" w14:textId="488D9B90" w:rsidR="00C75CE0" w:rsidRDefault="00C75CE0" w:rsidP="00C75CE0">
      <w:pPr>
        <w:keepNext/>
      </w:pPr>
    </w:p>
    <w:p w14:paraId="71595B7E" w14:textId="0081C26F" w:rsidR="002B6381" w:rsidRDefault="00BC4311" w:rsidP="00591A6A">
      <w:pPr>
        <w:pStyle w:val="Bijschrift"/>
        <w:jc w:val="center"/>
      </w:pPr>
      <w:bookmarkStart w:id="42" w:name="_Toc514361210"/>
      <w:r>
        <w:rPr>
          <w:noProof/>
        </w:rPr>
        <w:drawing>
          <wp:anchor distT="0" distB="0" distL="114300" distR="114300" simplePos="0" relativeHeight="251658258" behindDoc="0" locked="0" layoutInCell="1" allowOverlap="1" wp14:anchorId="328B2678" wp14:editId="70426E81">
            <wp:simplePos x="0" y="0"/>
            <wp:positionH relativeFrom="margin">
              <wp:align>center</wp:align>
            </wp:positionH>
            <wp:positionV relativeFrom="paragraph">
              <wp:posOffset>332740</wp:posOffset>
            </wp:positionV>
            <wp:extent cx="4391025" cy="3815042"/>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5042"/>
                    </a:xfrm>
                    <a:prstGeom prst="rect">
                      <a:avLst/>
                    </a:prstGeom>
                  </pic:spPr>
                </pic:pic>
              </a:graphicData>
            </a:graphic>
            <wp14:sizeRelH relativeFrom="page">
              <wp14:pctWidth>0</wp14:pctWidth>
            </wp14:sizeRelH>
            <wp14:sizeRelV relativeFrom="page">
              <wp14:pctHeight>0</wp14:pctHeight>
            </wp14:sizeRelV>
          </wp:anchor>
        </w:drawing>
      </w:r>
      <w:r w:rsidR="00C75CE0">
        <w:t xml:space="preserve">Figuur </w:t>
      </w:r>
      <w:fldSimple w:instr=" STYLEREF 1 \s ">
        <w:r w:rsidR="00657D17">
          <w:rPr>
            <w:noProof/>
          </w:rPr>
          <w:t>2</w:t>
        </w:r>
      </w:fldSimple>
      <w:r w:rsidR="00657D17">
        <w:t>.</w:t>
      </w:r>
      <w:fldSimple w:instr=" SEQ Figuur \* ARABIC \s 1 ">
        <w:r w:rsidR="00657D17">
          <w:rPr>
            <w:noProof/>
          </w:rPr>
          <w:t>7</w:t>
        </w:r>
      </w:fldSimple>
      <w:r w:rsidR="00C75CE0">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bookmarkEnd w:id="42"/>
    </w:p>
    <w:p w14:paraId="55407869" w14:textId="75043AB3" w:rsidR="00BC4311" w:rsidRDefault="00BC4311" w:rsidP="003601DE">
      <w:r>
        <w:rPr>
          <w:noProof/>
        </w:rPr>
        <mc:AlternateContent>
          <mc:Choice Requires="wps">
            <w:drawing>
              <wp:anchor distT="0" distB="0" distL="114300" distR="114300" simplePos="0" relativeHeight="251658259" behindDoc="1" locked="0" layoutInCell="1" allowOverlap="1" wp14:anchorId="6AA7A09B" wp14:editId="776C7F05">
                <wp:simplePos x="0" y="0"/>
                <wp:positionH relativeFrom="margin">
                  <wp:align>center</wp:align>
                </wp:positionH>
                <wp:positionV relativeFrom="paragraph">
                  <wp:posOffset>4232910</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6DE9F84" w:rsidR="00BD3B9F" w:rsidRPr="00537A09" w:rsidRDefault="00BD3B9F" w:rsidP="00591A6A">
                            <w:pPr>
                              <w:pStyle w:val="Bijschrift"/>
                              <w:jc w:val="center"/>
                              <w:rPr>
                                <w:noProof/>
                              </w:rPr>
                            </w:pPr>
                            <w:bookmarkStart w:id="43" w:name="_Toc514361211"/>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30742876"/>
                                <w:citation/>
                              </w:sdtPr>
                              <w:sdtContent>
                                <w:r>
                                  <w:fldChar w:fldCharType="begin"/>
                                </w:r>
                                <w:r>
                                  <w:instrText xml:space="preserve"> CITATION Mic18 \l 2067 </w:instrText>
                                </w:r>
                                <w:r>
                                  <w:fldChar w:fldCharType="separate"/>
                                </w:r>
                                <w:r w:rsidRPr="00F5614E">
                                  <w:rPr>
                                    <w:noProof/>
                                  </w:rPr>
                                  <w:t>[14]</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333.3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" stroked="f">
                <v:textbox style="mso-fit-shape-to-text:t" inset="0,0,0,0">
                  <w:txbxContent>
                    <w:p w14:paraId="09396FC5" w14:textId="46DE9F84" w:rsidR="00BD3B9F" w:rsidRPr="00537A09" w:rsidRDefault="00BD3B9F" w:rsidP="00591A6A">
                      <w:pPr>
                        <w:pStyle w:val="Bijschrift"/>
                        <w:jc w:val="center"/>
                        <w:rPr>
                          <w:noProof/>
                        </w:rPr>
                      </w:pPr>
                      <w:bookmarkStart w:id="44" w:name="_Toc514361211"/>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30742876"/>
                          <w:citation/>
                        </w:sdtPr>
                        <w:sdtContent>
                          <w:r>
                            <w:fldChar w:fldCharType="begin"/>
                          </w:r>
                          <w:r>
                            <w:instrText xml:space="preserve"> CITATION Mic18 \l 2067 </w:instrText>
                          </w:r>
                          <w:r>
                            <w:fldChar w:fldCharType="separate"/>
                          </w:r>
                          <w:r w:rsidRPr="00F5614E">
                            <w:rPr>
                              <w:noProof/>
                            </w:rPr>
                            <w:t>[14]</w:t>
                          </w:r>
                          <w:r>
                            <w:fldChar w:fldCharType="end"/>
                          </w:r>
                        </w:sdtContent>
                      </w:sdt>
                      <w:bookmarkEnd w:id="44"/>
                    </w:p>
                  </w:txbxContent>
                </v:textbox>
                <w10:wrap type="topAndBottom" anchorx="margin"/>
              </v:shape>
            </w:pict>
          </mc:Fallback>
        </mc:AlternateContent>
      </w:r>
    </w:p>
    <w:p w14:paraId="3E11500B" w14:textId="4A253796" w:rsidR="00BC4311" w:rsidRDefault="00BC4311" w:rsidP="003601DE"/>
    <w:p w14:paraId="3B75F358" w14:textId="20253917" w:rsidR="00BC4311" w:rsidRDefault="00BC4311" w:rsidP="003601DE"/>
    <w:p w14:paraId="12A83ADB" w14:textId="71B2D78D" w:rsidR="00BC4311" w:rsidRDefault="00BC4311" w:rsidP="003601DE"/>
    <w:p w14:paraId="5110D6E8" w14:textId="24DF89AE" w:rsidR="005F4B73" w:rsidRDefault="00EE773A" w:rsidP="003601DE">
      <w:r>
        <w:lastRenderedPageBreak/>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00E97E4D" w:rsidR="005F4B73" w:rsidRDefault="005F4B73" w:rsidP="009A0D12">
      <w:pPr>
        <w:pStyle w:val="Lijstalinea"/>
        <w:numPr>
          <w:ilvl w:val="0"/>
          <w:numId w:val="13"/>
        </w:numPr>
      </w:pPr>
      <w:r>
        <w:t>Het gebruikt geen Dispatcher en vertrouw</w:t>
      </w:r>
      <w:r w:rsidR="00591A6A">
        <w:t>t</w:t>
      </w:r>
      <w:r>
        <w:t xml:space="preserve">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F5614E">
            <w:rPr>
              <w:noProof/>
            </w:rPr>
            <w:t xml:space="preserve"> </w:t>
          </w:r>
          <w:r w:rsidR="00F5614E" w:rsidRPr="00F5614E">
            <w:rPr>
              <w:noProof/>
            </w:rPr>
            <w:t>[15]</w:t>
          </w:r>
          <w:r>
            <w:fldChar w:fldCharType="end"/>
          </w:r>
        </w:sdtContent>
      </w:sdt>
    </w:p>
    <w:p w14:paraId="1AA80854" w14:textId="1FBF7AEF"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Redux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aangezien het de verschillende states kan gebruiken als fail-safe</w:t>
      </w:r>
      <w:r w:rsidR="00D205BD" w:rsidRPr="00BC4311">
        <w:rPr>
          <w:highlight w:val="yellow"/>
        </w:rPr>
        <w:t>.</w:t>
      </w:r>
      <w:sdt>
        <w:sdtPr>
          <w:id w:val="-1588909778"/>
          <w:citation/>
        </w:sdtPr>
        <w:sdtContent>
          <w:r w:rsidR="00672C49">
            <w:fldChar w:fldCharType="begin"/>
          </w:r>
          <w:r w:rsidR="00672C49">
            <w:instrText xml:space="preserve"> CITATION Dan18 \l 2067 </w:instrText>
          </w:r>
          <w:r w:rsidR="00672C49">
            <w:fldChar w:fldCharType="separate"/>
          </w:r>
          <w:r w:rsidR="00F5614E">
            <w:rPr>
              <w:noProof/>
            </w:rPr>
            <w:t xml:space="preserve"> </w:t>
          </w:r>
          <w:r w:rsidR="00F5614E" w:rsidRPr="00F5614E">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45" w:name="_Toc514324976"/>
      <w:r>
        <w:t>Gebruik</w:t>
      </w:r>
      <w:bookmarkEnd w:id="45"/>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FE52C38"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 xml:space="preserve">Nu kan het project worden gecreëerd eveneens via de command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4B48440F" w14:textId="693630A1" w:rsidR="00AC1241" w:rsidRDefault="00A86707" w:rsidP="000859D6">
      <w:r>
        <w:t xml:space="preserve">Om een simulatie van die applicatie te kunnen verkrijgen zijn er enkele mogelijkheden. </w:t>
      </w:r>
      <w:del w:id="46"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47" w:author="Fien Van Bael" w:date="2018-04-11T15:11:00Z">
        <w:r w:rsidR="00751A60">
          <w:t>,</w:t>
        </w:r>
      </w:ins>
      <w:del w:id="48" w:author="Fien Van Bael" w:date="2018-04-11T15:11:00Z">
        <w:r w:rsidDel="00751A60">
          <w:delText xml:space="preserve">– </w:delText>
        </w:r>
      </w:del>
      <w:r>
        <w:t>die de terminal weergeeft bij het runnen van het project</w:t>
      </w:r>
      <w:ins w:id="49" w:author="Fien Van Bael" w:date="2018-04-11T15:11:00Z">
        <w:r w:rsidR="00751A60">
          <w:t>,</w:t>
        </w:r>
      </w:ins>
      <w:del w:id="50"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performantie, geheugen en snelheid.</w:t>
      </w:r>
    </w:p>
    <w:p w14:paraId="17303E70" w14:textId="77777777" w:rsidR="00BC4311" w:rsidRPr="000859D6" w:rsidRDefault="00BC4311" w:rsidP="000859D6"/>
    <w:p w14:paraId="0ACAF975" w14:textId="56D634F6" w:rsidR="00976AE1" w:rsidRDefault="00F43ED7" w:rsidP="003601DE">
      <w:pPr>
        <w:pStyle w:val="Kop3"/>
      </w:pPr>
      <w:bookmarkStart w:id="51" w:name="_Toc514324977"/>
      <w:r>
        <w:lastRenderedPageBreak/>
        <w:t>Portfolio</w:t>
      </w:r>
      <w:bookmarkEnd w:id="51"/>
    </w:p>
    <w:p w14:paraId="013A00A0" w14:textId="0EFE2F2A"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F5614E" w:rsidRPr="00F5614E">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ADBBE6F" w14:textId="7C4606A4" w:rsidR="000859D6" w:rsidRDefault="00FC2F51" w:rsidP="000859D6">
      <w:pPr>
        <w:pStyle w:val="Lijstalinea"/>
        <w:numPr>
          <w:ilvl w:val="0"/>
          <w:numId w:val="10"/>
        </w:numPr>
      </w:pPr>
      <w:r>
        <w:t>Tencent QQ (Android): het grootste messaging platform van China</w:t>
      </w:r>
    </w:p>
    <w:p w14:paraId="38B3480C" w14:textId="6E940A1E" w:rsidR="00F125CF" w:rsidRPr="0064714F" w:rsidRDefault="00F125CF" w:rsidP="003601DE"/>
    <w:p w14:paraId="6E7B3F0C" w14:textId="77777777" w:rsidR="003601DE" w:rsidRDefault="003601DE" w:rsidP="003601DE">
      <w:pPr>
        <w:pStyle w:val="Kop2"/>
        <w:spacing w:before="120" w:after="120"/>
        <w:ind w:left="578" w:hanging="578"/>
      </w:pPr>
      <w:bookmarkStart w:id="52" w:name="_Toc499557200"/>
      <w:bookmarkStart w:id="53" w:name="_Toc514324978"/>
      <w:r>
        <w:t>Xamarin</w:t>
      </w:r>
      <w:bookmarkEnd w:id="52"/>
      <w:bookmarkEnd w:id="53"/>
    </w:p>
    <w:p w14:paraId="092EB4BC" w14:textId="0942E0CF" w:rsidR="003601DE" w:rsidRDefault="00AC665C" w:rsidP="003601DE">
      <w:pPr>
        <w:pStyle w:val="Kop3"/>
        <w:spacing w:before="40"/>
      </w:pPr>
      <w:bookmarkStart w:id="54" w:name="_Toc514324979"/>
      <w:r>
        <w:t>Oorsprong</w:t>
      </w:r>
      <w:bookmarkEnd w:id="54"/>
    </w:p>
    <w:p w14:paraId="65B72988" w14:textId="35F0BA68"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had 2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F5614E">
            <w:rPr>
              <w:noProof/>
            </w:rPr>
            <w:t xml:space="preserve"> </w:t>
          </w:r>
          <w:r w:rsidR="00F5614E" w:rsidRPr="00F5614E">
            <w:rPr>
              <w:noProof/>
            </w:rPr>
            <w:t>[18]</w:t>
          </w:r>
          <w:r w:rsidR="00672C49">
            <w:fldChar w:fldCharType="end"/>
          </w:r>
        </w:sdtContent>
      </w:sdt>
    </w:p>
    <w:p w14:paraId="34D6D4B0" w14:textId="1FB657B2" w:rsidR="0052454B" w:rsidRDefault="00293F75" w:rsidP="00293F75">
      <w:pPr>
        <w:pStyle w:val="Kop3"/>
      </w:pPr>
      <w:bookmarkStart w:id="55" w:name="_Toc514324980"/>
      <w:r>
        <w:t>Basis</w:t>
      </w:r>
      <w:bookmarkEnd w:id="55"/>
    </w:p>
    <w:p w14:paraId="5FD8500F" w14:textId="64AAB0AB"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Onderliggend</w:t>
      </w:r>
      <w:r w:rsidR="00B20E4D">
        <w:t xml:space="preserve"> </w:t>
      </w:r>
      <w:r w:rsidR="00B20E4D" w:rsidRPr="00B20E4D">
        <w:rPr>
          <w:highlight w:val="yellow"/>
        </w:rPr>
        <w:t>aan</w:t>
      </w:r>
      <w:r w:rsidR="00204FAC">
        <w:t xml:space="preserve"> Xamarin.Android is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p>
    <w:p w14:paraId="04934E20" w14:textId="00EC8389" w:rsidR="00C75CE0" w:rsidRDefault="00C75CE0" w:rsidP="00C75CE0">
      <w:pPr>
        <w:keepNext/>
      </w:pPr>
    </w:p>
    <w:p w14:paraId="7BB3BEA7" w14:textId="56307D0E" w:rsidR="007016A4" w:rsidRDefault="00C75CE0" w:rsidP="005E2DE3">
      <w:pPr>
        <w:pStyle w:val="Bijschrift"/>
        <w:jc w:val="center"/>
      </w:pPr>
      <w:bookmarkStart w:id="56" w:name="_Toc514361212"/>
      <w:r>
        <w:t xml:space="preserve">Figuur </w:t>
      </w:r>
      <w:fldSimple w:instr=" STYLEREF 1 \s ">
        <w:r w:rsidR="00657D17">
          <w:rPr>
            <w:noProof/>
          </w:rPr>
          <w:t>2</w:t>
        </w:r>
      </w:fldSimple>
      <w:r w:rsidR="00657D17">
        <w:t>.</w:t>
      </w:r>
      <w:fldSimple w:instr=" SEQ Figuur \* ARABIC \s 1 ">
        <w:r w:rsidR="00657D17">
          <w:rPr>
            <w:noProof/>
          </w:rPr>
          <w:t>9</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56"/>
    </w:p>
    <w:p w14:paraId="32ECED76" w14:textId="532B0C14" w:rsidR="00095BBD" w:rsidRDefault="00095BBD" w:rsidP="00F2712D">
      <w:pPr>
        <w:pStyle w:val="Kop3"/>
      </w:pPr>
      <w:bookmarkStart w:id="57" w:name="_Toc514324981"/>
      <w:r>
        <w:lastRenderedPageBreak/>
        <w:t>Features</w:t>
      </w:r>
      <w:bookmarkEnd w:id="57"/>
    </w:p>
    <w:p w14:paraId="365AA182" w14:textId="6B6453B4" w:rsidR="00F2712D" w:rsidRDefault="00F2712D" w:rsidP="00095BBD">
      <w:pPr>
        <w:pStyle w:val="Kop4"/>
      </w:pPr>
      <w:r>
        <w:t>Xamarin.Forms</w:t>
      </w:r>
    </w:p>
    <w:p w14:paraId="54111A19" w14:textId="77777777" w:rsidR="00941534"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p>
    <w:p w14:paraId="414E95B5" w14:textId="4803375B" w:rsidR="003F1402" w:rsidRDefault="00A97086" w:rsidP="00F2712D">
      <w:r>
        <w:t>Xamarin.</w:t>
      </w:r>
      <w:r w:rsidR="00B760C5">
        <w:t>Android en Xamarin.</w:t>
      </w:r>
      <w:r>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 zoals aangetoond op figuur 2-11,</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5C1CACD" w:rsidR="00C75CE0" w:rsidRDefault="00C75CE0" w:rsidP="005E2DE3">
      <w:pPr>
        <w:pStyle w:val="Bijschrift"/>
        <w:jc w:val="center"/>
      </w:pPr>
      <w:bookmarkStart w:id="58" w:name="_Toc514361213"/>
      <w:r>
        <w:t xml:space="preserve">Figuur </w:t>
      </w:r>
      <w:fldSimple w:instr=" STYLEREF 1 \s ">
        <w:r w:rsidR="00657D17">
          <w:rPr>
            <w:noProof/>
          </w:rPr>
          <w:t>2</w:t>
        </w:r>
      </w:fldSimple>
      <w:r w:rsidR="00657D17">
        <w:t>.</w:t>
      </w:r>
      <w:fldSimple w:instr=" SEQ Figuur \* ARABIC \s 1 ">
        <w:r w:rsidR="00657D17">
          <w:rPr>
            <w:noProof/>
          </w:rPr>
          <w:t>10</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58"/>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0F5AF333" w14:textId="0DF75481" w:rsidR="004C0C4D" w:rsidRDefault="004C0C4D" w:rsidP="003601DE"/>
    <w:p w14:paraId="6471A178" w14:textId="64D7D6DB" w:rsidR="002B48FA" w:rsidRDefault="002B48FA" w:rsidP="003601DE"/>
    <w:p w14:paraId="475A857F" w14:textId="04B5C1A2" w:rsidR="002B48FA" w:rsidRDefault="002B48FA" w:rsidP="003601DE"/>
    <w:p w14:paraId="4BD222DE" w14:textId="08FB035B" w:rsidR="002B48FA" w:rsidRDefault="002B48FA" w:rsidP="003601DE"/>
    <w:p w14:paraId="20BC66CB" w14:textId="77777777" w:rsidR="002B48FA" w:rsidRDefault="002B48FA" w:rsidP="003601DE"/>
    <w:p w14:paraId="53943443" w14:textId="474BB287" w:rsidR="00095BBD" w:rsidRDefault="00095BBD" w:rsidP="00095BBD">
      <w:pPr>
        <w:pStyle w:val="Kop4"/>
      </w:pPr>
      <w:r>
        <w:lastRenderedPageBreak/>
        <w:t>MVVM (Model-View-View</w:t>
      </w:r>
      <w:r w:rsidR="00D13666">
        <w:t>model)</w:t>
      </w:r>
    </w:p>
    <w:p w14:paraId="3E0CC95F" w14:textId="49684E1A" w:rsidR="001023FE" w:rsidRPr="001023FE" w:rsidRDefault="001023FE" w:rsidP="001023FE">
      <w:r>
        <w:t>De Xamarin.Forms ontwikkelaar creëert zijn UI typisch in XAML</w:t>
      </w:r>
      <w:r w:rsidR="008F3F33">
        <w:t>, en voegt daarna zijn back-end code toe dat op de user interface werkt</w:t>
      </w:r>
      <w:r>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7FF4E6E9" w14:textId="12DC164F" w:rsidR="001023FE" w:rsidRDefault="005E2DE3" w:rsidP="00D13666">
      <w:r>
        <w:rPr>
          <w:noProof/>
        </w:rPr>
        <w:drawing>
          <wp:anchor distT="0" distB="0" distL="114300" distR="114300" simplePos="0" relativeHeight="251658262" behindDoc="0" locked="0" layoutInCell="1" allowOverlap="1" wp14:anchorId="2A3422AA" wp14:editId="0567C4B5">
            <wp:simplePos x="0" y="0"/>
            <wp:positionH relativeFrom="margin">
              <wp:align>center</wp:align>
            </wp:positionH>
            <wp:positionV relativeFrom="paragraph">
              <wp:posOffset>1008711</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D13666">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F5614E">
            <w:rPr>
              <w:noProof/>
            </w:rPr>
            <w:t xml:space="preserve"> </w:t>
          </w:r>
          <w:r w:rsidR="00F5614E" w:rsidRPr="00F5614E">
            <w:rPr>
              <w:noProof/>
            </w:rPr>
            <w:t>[20]</w:t>
          </w:r>
          <w:r w:rsidR="00C576B3">
            <w:fldChar w:fldCharType="end"/>
          </w:r>
        </w:sdtContent>
      </w:sdt>
      <w:r w:rsidR="00C576B3">
        <w:t xml:space="preserve"> </w:t>
      </w:r>
    </w:p>
    <w:p w14:paraId="108008CB" w14:textId="4D3018A3" w:rsidR="001023FE" w:rsidRDefault="001023FE" w:rsidP="001023FE">
      <w:pPr>
        <w:keepNext/>
      </w:pPr>
    </w:p>
    <w:p w14:paraId="05B42D1F" w14:textId="23D0FB03" w:rsidR="001023FE" w:rsidRDefault="001023FE" w:rsidP="005E2DE3">
      <w:pPr>
        <w:pStyle w:val="Bijschrift"/>
        <w:jc w:val="center"/>
      </w:pPr>
      <w:bookmarkStart w:id="59" w:name="_Toc514361214"/>
      <w:r>
        <w:t xml:space="preserve">Figuur </w:t>
      </w:r>
      <w:fldSimple w:instr=" STYLEREF 1 \s ">
        <w:r w:rsidR="00657D17">
          <w:rPr>
            <w:noProof/>
          </w:rPr>
          <w:t>2</w:t>
        </w:r>
      </w:fldSimple>
      <w:r w:rsidR="00657D17">
        <w:t>.</w:t>
      </w:r>
      <w:fldSimple w:instr=" SEQ Figuur \* ARABIC \s 1 ">
        <w:r w:rsidR="00657D17">
          <w:rPr>
            <w:noProof/>
          </w:rPr>
          <w:t>11</w:t>
        </w:r>
      </w:fldSimple>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Content>
          <w:r w:rsidR="006D21B1">
            <w:rPr>
              <w:noProof/>
            </w:rPr>
            <w:fldChar w:fldCharType="begin"/>
          </w:r>
          <w:r w:rsidR="006D21B1">
            <w:rPr>
              <w:noProof/>
            </w:rPr>
            <w:instrText xml:space="preserve"> CITATION Mic182 \l 2067 </w:instrText>
          </w:r>
          <w:r w:rsidR="006D21B1">
            <w:rPr>
              <w:noProof/>
            </w:rPr>
            <w:fldChar w:fldCharType="separate"/>
          </w:r>
          <w:r w:rsidR="00F5614E">
            <w:rPr>
              <w:noProof/>
            </w:rPr>
            <w:t xml:space="preserve"> </w:t>
          </w:r>
          <w:r w:rsidR="00F5614E" w:rsidRPr="00F5614E">
            <w:rPr>
              <w:noProof/>
            </w:rPr>
            <w:t>[21]</w:t>
          </w:r>
          <w:r w:rsidR="006D21B1">
            <w:rPr>
              <w:noProof/>
            </w:rPr>
            <w:fldChar w:fldCharType="end"/>
          </w:r>
        </w:sdtContent>
      </w:sdt>
      <w:bookmarkEnd w:id="59"/>
    </w:p>
    <w:p w14:paraId="294BE242" w14:textId="30105B2E"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15836955"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Content>
          <w:r>
            <w:fldChar w:fldCharType="begin"/>
          </w:r>
          <w:r>
            <w:instrText xml:space="preserve"> CITATION Und18 \l 2067 </w:instrText>
          </w:r>
          <w:r>
            <w:fldChar w:fldCharType="separate"/>
          </w:r>
          <w:r w:rsidR="00F5614E">
            <w:rPr>
              <w:noProof/>
            </w:rPr>
            <w:t xml:space="preserve"> </w:t>
          </w:r>
          <w:r w:rsidR="00F5614E" w:rsidRPr="00F5614E">
            <w:rPr>
              <w:noProof/>
            </w:rPr>
            <w:t>[22]</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Het model, de back-end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78CC5C1E" w14:textId="1FBB3950" w:rsidR="00D13666" w:rsidRDefault="001032AE" w:rsidP="006D21B1">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F5614E" w:rsidRPr="00F5614E">
            <w:rPr>
              <w:noProof/>
            </w:rPr>
            <w:t>[23]</w:t>
          </w:r>
          <w:r w:rsidR="006D21B1">
            <w:fldChar w:fldCharType="end"/>
          </w:r>
        </w:sdtContent>
      </w:sdt>
    </w:p>
    <w:p w14:paraId="524D2B43" w14:textId="77777777" w:rsidR="002B48FA" w:rsidRDefault="002B48FA" w:rsidP="002B48FA"/>
    <w:p w14:paraId="29FFC7E9" w14:textId="4C65E480" w:rsidR="00201610" w:rsidRDefault="00201610" w:rsidP="00201610">
      <w:pPr>
        <w:pStyle w:val="Kop3"/>
      </w:pPr>
      <w:bookmarkStart w:id="60" w:name="_Toc514324982"/>
      <w:r>
        <w:lastRenderedPageBreak/>
        <w:t>Gebruik</w:t>
      </w:r>
      <w:bookmarkEnd w:id="60"/>
    </w:p>
    <w:p w14:paraId="7BAF76D4" w14:textId="2006DAE1" w:rsidR="00083CD6" w:rsidRDefault="00083CD6" w:rsidP="00083CD6">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in de editor van Visual Studio.</w:t>
      </w:r>
    </w:p>
    <w:p w14:paraId="7446E831" w14:textId="30412629" w:rsidR="00FB04EF" w:rsidRPr="00646301" w:rsidRDefault="00083CD6" w:rsidP="00646301">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61" w:name="_Toc514324983"/>
      <w:r>
        <w:t>Portfolio</w:t>
      </w:r>
      <w:bookmarkEnd w:id="61"/>
    </w:p>
    <w:p w14:paraId="6FD3F9D7" w14:textId="5F8DE0A2" w:rsidR="002D1D4E" w:rsidRDefault="002F7844" w:rsidP="003601DE">
      <w:r>
        <w:t>Lijst van applicaties developed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F5614E">
            <w:rPr>
              <w:noProof/>
            </w:rPr>
            <w:t xml:space="preserve"> </w:t>
          </w:r>
          <w:r w:rsidR="00F5614E" w:rsidRPr="00F5614E">
            <w:rPr>
              <w:noProof/>
            </w:rPr>
            <w:t>[24]</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06141316" w14:textId="20932612" w:rsidR="002B48FA" w:rsidRPr="006A267E" w:rsidRDefault="002B48FA" w:rsidP="003601DE"/>
    <w:p w14:paraId="5480C767" w14:textId="0A7EA7DA" w:rsidR="003601DE" w:rsidRDefault="003601DE" w:rsidP="007A44EB">
      <w:pPr>
        <w:pStyle w:val="Kop2"/>
        <w:spacing w:before="120" w:after="120"/>
        <w:ind w:left="578" w:hanging="578"/>
      </w:pPr>
      <w:bookmarkStart w:id="62" w:name="_Toc499557202"/>
      <w:bookmarkStart w:id="63" w:name="_Toc514324984"/>
      <w:r>
        <w:t>Apache Cordova</w:t>
      </w:r>
      <w:bookmarkEnd w:id="62"/>
      <w:r w:rsidR="003F04EE">
        <w:t>/PhoneGap</w:t>
      </w:r>
      <w:bookmarkEnd w:id="63"/>
    </w:p>
    <w:p w14:paraId="6B6E9FB8" w14:textId="40DD4BA6" w:rsidR="003601DE" w:rsidRDefault="007A44EB" w:rsidP="007A44EB">
      <w:pPr>
        <w:pStyle w:val="Kop3"/>
      </w:pPr>
      <w:bookmarkStart w:id="64" w:name="_Toc514324985"/>
      <w:r>
        <w:t>Oorsprong</w:t>
      </w:r>
      <w:bookmarkEnd w:id="64"/>
    </w:p>
    <w:p w14:paraId="1702E0BB" w14:textId="0D79860E"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F5614E" w:rsidRPr="00F5614E">
            <w:rPr>
              <w:noProof/>
            </w:rPr>
            <w:t>[25]</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F5614E">
            <w:rPr>
              <w:noProof/>
            </w:rPr>
            <w:t xml:space="preserve"> </w:t>
          </w:r>
          <w:r w:rsidR="00F5614E" w:rsidRPr="00F5614E">
            <w:rPr>
              <w:noProof/>
            </w:rPr>
            <w:t>[26]</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F5614E">
            <w:rPr>
              <w:noProof/>
            </w:rPr>
            <w:t xml:space="preserve"> </w:t>
          </w:r>
          <w:r w:rsidR="00F5614E" w:rsidRPr="00F5614E">
            <w:rPr>
              <w:noProof/>
            </w:rPr>
            <w:t>[27]</w:t>
          </w:r>
          <w:r w:rsidR="00FD1E32">
            <w:fldChar w:fldCharType="end"/>
          </w:r>
        </w:sdtContent>
      </w:sdt>
    </w:p>
    <w:p w14:paraId="226EF80B" w14:textId="7A6F3E19" w:rsidR="003601DE" w:rsidRDefault="008117F0" w:rsidP="008117F0">
      <w:pPr>
        <w:pStyle w:val="Kop3"/>
      </w:pPr>
      <w:bookmarkStart w:id="65" w:name="_Toc514324986"/>
      <w:r>
        <w:t>Basis</w:t>
      </w:r>
      <w:bookmarkEnd w:id="65"/>
    </w:p>
    <w:p w14:paraId="47E3D7E6" w14:textId="1D954C97"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F5614E" w:rsidRPr="00F5614E">
            <w:rPr>
              <w:noProof/>
            </w:rPr>
            <w:t>[28]</w:t>
          </w:r>
          <w:r w:rsidR="00747A3C">
            <w:fldChar w:fldCharType="end"/>
          </w:r>
        </w:sdtContent>
      </w:sdt>
    </w:p>
    <w:p w14:paraId="61649703" w14:textId="30DA8138" w:rsidR="005E2DE3" w:rsidRPr="005E2DE3" w:rsidRDefault="005E2DE3" w:rsidP="005E2DE3">
      <w:pPr>
        <w:pStyle w:val="Kop3"/>
      </w:pPr>
      <w:bookmarkStart w:id="66" w:name="_Toc514324987"/>
      <w:r>
        <w:rPr>
          <w:noProof/>
        </w:rPr>
        <w:lastRenderedPageBreak/>
        <w:drawing>
          <wp:anchor distT="0" distB="0" distL="114300" distR="114300" simplePos="0" relativeHeight="251658263" behindDoc="0" locked="0" layoutInCell="1" allowOverlap="1" wp14:anchorId="24497A95" wp14:editId="2A0FF604">
            <wp:simplePos x="0" y="0"/>
            <wp:positionH relativeFrom="margin">
              <wp:align>center</wp:align>
            </wp:positionH>
            <wp:positionV relativeFrom="paragraph">
              <wp:posOffset>645795</wp:posOffset>
            </wp:positionV>
            <wp:extent cx="3090545" cy="2442845"/>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545"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66"/>
    </w:p>
    <w:p w14:paraId="7B7CC0D4" w14:textId="300E54DD" w:rsidR="00747A3C" w:rsidRDefault="00747A3C" w:rsidP="00747A3C">
      <w:pPr>
        <w:keepNext/>
      </w:pPr>
    </w:p>
    <w:p w14:paraId="16850D5E" w14:textId="7F3E02B6" w:rsidR="00747A3C" w:rsidRDefault="00747A3C" w:rsidP="005E2DE3">
      <w:pPr>
        <w:pStyle w:val="Bijschrift"/>
        <w:jc w:val="center"/>
      </w:pPr>
      <w:bookmarkStart w:id="67" w:name="_Toc514361215"/>
      <w:r>
        <w:t xml:space="preserve">Figuur </w:t>
      </w:r>
      <w:fldSimple w:instr=" STYLEREF 1 \s ">
        <w:r w:rsidR="00657D17">
          <w:rPr>
            <w:noProof/>
          </w:rPr>
          <w:t>2</w:t>
        </w:r>
      </w:fldSimple>
      <w:r w:rsidR="00657D17">
        <w:t>.</w:t>
      </w:r>
      <w:fldSimple w:instr=" SEQ Figuur \* ARABIC \s 1 ">
        <w:r w:rsidR="00657D17">
          <w:rPr>
            <w:noProof/>
          </w:rPr>
          <w:t>12</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F5614E" w:rsidRPr="00F5614E">
            <w:rPr>
              <w:noProof/>
            </w:rPr>
            <w:t>[28]</w:t>
          </w:r>
          <w:r w:rsidR="00A01473">
            <w:fldChar w:fldCharType="end"/>
          </w:r>
        </w:sdtContent>
      </w:sdt>
      <w:bookmarkEnd w:id="67"/>
    </w:p>
    <w:p w14:paraId="351BE0B1" w14:textId="6E498ADF" w:rsidR="00CB3DE6"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 xml:space="preserve">applicatie code zit. De applicatie zelf is geïmplementeerd als een </w:t>
      </w:r>
      <w:r w:rsidR="00882292">
        <w:rPr>
          <w:lang w:eastAsia="en-US"/>
        </w:rPr>
        <w:t>webpagina</w:t>
      </w:r>
      <w:r w:rsidR="002D2CAC">
        <w:rPr>
          <w:lang w:eastAsia="en-US"/>
        </w:rPr>
        <w:t xml:space="preserve">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F5614E" w:rsidRPr="00F5614E">
            <w:rPr>
              <w:noProof/>
            </w:rPr>
            <w:t>[28]</w:t>
          </w:r>
          <w:r w:rsidR="00AB1071">
            <w:fldChar w:fldCharType="end"/>
          </w:r>
        </w:sdtContent>
      </w:sdt>
    </w:p>
    <w:p w14:paraId="2758A867" w14:textId="6469FEC9" w:rsidR="00882292" w:rsidRDefault="00882292" w:rsidP="00A01473"/>
    <w:p w14:paraId="51606033" w14:textId="7AC336C6" w:rsidR="00882292" w:rsidRDefault="00882292" w:rsidP="00A01473"/>
    <w:p w14:paraId="2E19324E" w14:textId="01D071D3" w:rsidR="00882292" w:rsidRPr="00882292" w:rsidRDefault="00882292" w:rsidP="00A01473">
      <w:pPr>
        <w:rPr>
          <w:b/>
        </w:rPr>
      </w:pPr>
    </w:p>
    <w:p w14:paraId="34AB5FA7" w14:textId="1257D7C3" w:rsidR="00882292" w:rsidRPr="00882292" w:rsidRDefault="00882292" w:rsidP="00882292">
      <w:pPr>
        <w:pStyle w:val="Lijstalinea"/>
        <w:rPr>
          <w:b/>
        </w:rPr>
      </w:pPr>
      <w:r w:rsidRPr="00882292">
        <w:rPr>
          <w:b/>
        </w:rPr>
        <w:t>Features, gebruik, portfolio.</w:t>
      </w:r>
    </w:p>
    <w:p w14:paraId="25C0BAD7" w14:textId="0C888A42" w:rsidR="00882292" w:rsidRDefault="00882292" w:rsidP="00A01473"/>
    <w:p w14:paraId="6D2CBC99" w14:textId="341FD471" w:rsidR="00882292" w:rsidRDefault="00882292" w:rsidP="00A01473"/>
    <w:p w14:paraId="4425CE8A" w14:textId="64BC6CEA" w:rsidR="00882292" w:rsidRDefault="00882292" w:rsidP="00A01473"/>
    <w:p w14:paraId="2BAB2EB7" w14:textId="6EF94602" w:rsidR="00882292" w:rsidRDefault="00882292" w:rsidP="00A01473"/>
    <w:p w14:paraId="6BFFB53B" w14:textId="29991BA4" w:rsidR="00882292" w:rsidRDefault="00882292" w:rsidP="00A01473"/>
    <w:p w14:paraId="71C62F60" w14:textId="14DF18FD" w:rsidR="00882292" w:rsidRDefault="00882292" w:rsidP="00A01473"/>
    <w:p w14:paraId="4DCE6485" w14:textId="6C359A2D" w:rsidR="00882292" w:rsidRDefault="00882292" w:rsidP="00A01473"/>
    <w:p w14:paraId="5F68A190" w14:textId="77777777" w:rsidR="00882292" w:rsidRPr="00A01473" w:rsidRDefault="00882292" w:rsidP="00A01473"/>
    <w:p w14:paraId="183F1186" w14:textId="38BE629F" w:rsidR="00A01473" w:rsidRDefault="00FC34E6" w:rsidP="00FC34E6">
      <w:pPr>
        <w:pStyle w:val="Kop2"/>
        <w:rPr>
          <w:lang w:eastAsia="en-US"/>
        </w:rPr>
      </w:pPr>
      <w:bookmarkStart w:id="68" w:name="_Toc514324988"/>
      <w:r>
        <w:rPr>
          <w:lang w:eastAsia="en-US"/>
        </w:rPr>
        <w:lastRenderedPageBreak/>
        <w:t>Kwaliteitscontrole van de applicaties</w:t>
      </w:r>
      <w:bookmarkEnd w:id="68"/>
    </w:p>
    <w:p w14:paraId="7ADA5010" w14:textId="3C4025AA" w:rsidR="00FC34E6" w:rsidRDefault="00FC34E6" w:rsidP="00FC34E6">
      <w:pPr>
        <w:pStyle w:val="Kop3"/>
        <w:rPr>
          <w:lang w:eastAsia="en-US"/>
        </w:rPr>
      </w:pPr>
      <w:bookmarkStart w:id="69" w:name="_Toc514324989"/>
      <w:r>
        <w:rPr>
          <w:lang w:eastAsia="en-US"/>
        </w:rPr>
        <w:t>Theoretisch</w:t>
      </w:r>
      <w:bookmarkEnd w:id="69"/>
    </w:p>
    <w:p w14:paraId="03F1BCF5" w14:textId="20CD6F74"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Default="00136E99" w:rsidP="00C5544B">
            <w:pPr>
              <w:jc w:val="left"/>
              <w:rPr>
                <w:lang w:eastAsia="en-US"/>
              </w:rPr>
            </w:pPr>
            <w:r>
              <w:rPr>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B1427CB"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[29]</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Default="00136E99" w:rsidP="00C5544B">
            <w:pPr>
              <w:jc w:val="left"/>
              <w:rPr>
                <w:lang w:eastAsia="en-US"/>
              </w:rPr>
            </w:pPr>
            <w:r>
              <w:rPr>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08F302E1"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Pr="00136E99">
                  <w:rPr>
                    <w:highlight w:val="yellow"/>
                    <w:lang w:eastAsia="en-US"/>
                  </w:rPr>
                  <w:instrText xml:space="preserve"> CITATION 18Ap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[30]</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bepaalde restricties wegvallen vanaf 250/45</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[31]</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Default="00136E99" w:rsidP="00C5544B">
            <w:pPr>
              <w:jc w:val="left"/>
              <w:rPr>
                <w:lang w:eastAsia="en-US"/>
              </w:rPr>
            </w:pPr>
            <w:r>
              <w:rPr>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42F7D29F"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F5614E" w:rsidRPr="00F5614E">
                  <w:rPr>
                    <w:noProof/>
                    <w:highlight w:val="yellow"/>
                    <w:lang w:eastAsia="en-US"/>
                  </w:rPr>
                  <w:t>[32]</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[33]</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Default="00136E99" w:rsidP="00C5544B">
            <w:pPr>
              <w:jc w:val="left"/>
              <w:rPr>
                <w:lang w:eastAsia="en-US"/>
              </w:rPr>
            </w:pPr>
            <w:r>
              <w:rPr>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(is WebView gebaseerd.)</w:t>
            </w:r>
          </w:p>
        </w:tc>
        <w:tc>
          <w:tcPr>
            <w:tcW w:w="4278" w:type="dxa"/>
          </w:tcPr>
          <w:p w14:paraId="28B93971" w14:textId="5469DE03"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F5614E" w:rsidRPr="00F5614E">
                  <w:rPr>
                    <w:noProof/>
                    <w:highlight w:val="yellow"/>
                    <w:lang w:eastAsia="en-US"/>
                  </w:rPr>
                  <w:t>[34]</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3E2372">
      <w:pPr>
        <w:rPr>
          <w:lang w:eastAsia="en-US"/>
        </w:rPr>
      </w:pPr>
      <w:r>
        <w:rPr>
          <w:lang w:eastAsia="en-US"/>
        </w:rPr>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55CAF43C" w:rsidR="00C5544B" w:rsidRDefault="00C5544B" w:rsidP="00264241">
      <w:pPr>
        <w:rPr>
          <w:lang w:eastAsia="en-US"/>
        </w:rPr>
      </w:pPr>
      <w:r w:rsidRPr="00372BEC">
        <w:rPr>
          <w:highlight w:val="yellow"/>
          <w:lang w:eastAsia="en-US"/>
        </w:rPr>
        <w:lastRenderedPageBreak/>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zowel de opstarttijd en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326BA858" w14:textId="0FCFCDB7" w:rsidR="00577961" w:rsidRPr="008A1146" w:rsidRDefault="00577961" w:rsidP="00FC34E6">
      <w:pPr>
        <w:pStyle w:val="Kop3"/>
        <w:rPr>
          <w:highlight w:val="yellow"/>
          <w:lang w:eastAsia="en-US"/>
        </w:rPr>
      </w:pPr>
      <w:r w:rsidRPr="008A1146">
        <w:rPr>
          <w:highlight w:val="yellow"/>
          <w:lang w:eastAsia="en-US"/>
        </w:rPr>
        <w:t>Tool</w:t>
      </w:r>
    </w:p>
    <w:p w14:paraId="2C5508A6" w14:textId="6C26B60A" w:rsidR="00131338" w:rsidRPr="008A1146" w:rsidRDefault="00131338" w:rsidP="00131338">
      <w:pPr>
        <w:rPr>
          <w:highlight w:val="yellow"/>
          <w:lang w:eastAsia="en-US"/>
        </w:rPr>
      </w:pPr>
      <w:r w:rsidRPr="008A1146">
        <w:rPr>
          <w:highlight w:val="yellow"/>
          <w:lang w:eastAsia="en-US"/>
        </w:rPr>
        <w:t xml:space="preserve">Om de praktische controles uit te voeren wordt er gebruik gemaakt van een </w:t>
      </w:r>
      <w:r w:rsidR="007A61F6" w:rsidRPr="008A1146">
        <w:rPr>
          <w:highlight w:val="yellow"/>
          <w:lang w:eastAsia="en-US"/>
        </w:rPr>
        <w:t>bepaald</w:t>
      </w:r>
      <w:r w:rsidRPr="008A1146">
        <w:rPr>
          <w:highlight w:val="yellow"/>
          <w:lang w:eastAsia="en-US"/>
        </w:rPr>
        <w:t xml:space="preserve"> tool. Deze </w:t>
      </w:r>
      <w:r w:rsidR="007A61F6" w:rsidRPr="008A1146">
        <w:rPr>
          <w:highlight w:val="yellow"/>
          <w:lang w:eastAsia="en-US"/>
        </w:rPr>
        <w:t>zal</w:t>
      </w:r>
      <w:r w:rsidRPr="008A1146">
        <w:rPr>
          <w:highlight w:val="yellow"/>
          <w:lang w:eastAsia="en-US"/>
        </w:rPr>
        <w:t xml:space="preserve"> helpen bij </w:t>
      </w:r>
      <w:r w:rsidR="000324FA" w:rsidRPr="008A1146">
        <w:rPr>
          <w:highlight w:val="yellow"/>
          <w:lang w:eastAsia="en-US"/>
        </w:rPr>
        <w:t xml:space="preserve">het vergelijken in termen van performantie. Eerst </w:t>
      </w:r>
      <w:r w:rsidR="007A61F6" w:rsidRPr="008A1146">
        <w:rPr>
          <w:highlight w:val="yellow"/>
          <w:lang w:eastAsia="en-US"/>
        </w:rPr>
        <w:t>wordt</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7A61F6" w:rsidRPr="008A1146">
        <w:rPr>
          <w:highlight w:val="yellow"/>
          <w:lang w:eastAsia="en-US"/>
        </w:rPr>
        <w:t>dit</w:t>
      </w:r>
      <w:r w:rsidR="00690F84" w:rsidRPr="008A1146">
        <w:rPr>
          <w:highlight w:val="yellow"/>
          <w:lang w:eastAsia="en-US"/>
        </w:rPr>
        <w:t xml:space="preserve"> hulpmiddel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7A61F6" w:rsidRPr="008A1146">
        <w:rPr>
          <w:highlight w:val="yellow"/>
          <w:lang w:eastAsia="en-US"/>
        </w:rPr>
        <w:t>het</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2947D71E" w:rsidR="006770E3" w:rsidRPr="008A1146" w:rsidRDefault="00DE220B" w:rsidP="003C01F8">
      <w:pPr>
        <w:rPr>
          <w:highlight w:val="yellow"/>
          <w:lang w:eastAsia="en-US"/>
        </w:rPr>
      </w:pPr>
      <w:r w:rsidRPr="008A1146">
        <w:rPr>
          <w:highlight w:val="yellow"/>
          <w:lang w:eastAsia="en-US"/>
        </w:rPr>
        <w:t>Www.testobject.com</w:t>
      </w:r>
      <w:r w:rsidR="003C01F8" w:rsidRPr="008A1146">
        <w:rPr>
          <w:highlight w:val="yellow"/>
          <w:lang w:eastAsia="en-US"/>
        </w:rPr>
        <w:t xml:space="preserve"> is een</w:t>
      </w:r>
      <w:r w:rsidR="00182827" w:rsidRPr="008A1146">
        <w:rPr>
          <w:highlight w:val="yellow"/>
          <w:lang w:eastAsia="en-US"/>
        </w:rPr>
        <w:t xml:space="preserve"> online</w:t>
      </w:r>
      <w:r w:rsidR="003C01F8" w:rsidRPr="008A1146">
        <w:rPr>
          <w:highlight w:val="yellow"/>
          <w:lang w:eastAsia="en-US"/>
        </w:rPr>
        <w:t xml:space="preserve"> test-API die via een cloud verzekert dat de Android </w:t>
      </w:r>
      <w:r w:rsidR="002744A1" w:rsidRPr="008A1146">
        <w:rPr>
          <w:highlight w:val="yellow"/>
          <w:lang w:eastAsia="en-US"/>
        </w:rPr>
        <w:t xml:space="preserve">of iOS </w:t>
      </w:r>
      <w:r w:rsidR="003C01F8" w:rsidRPr="008A1146">
        <w:rPr>
          <w:highlight w:val="yellow"/>
          <w:lang w:eastAsia="en-US"/>
        </w:rPr>
        <w:t xml:space="preserve">applicaties die </w:t>
      </w:r>
      <w:r w:rsidR="00900D19" w:rsidRPr="008A1146">
        <w:rPr>
          <w:highlight w:val="yellow"/>
          <w:lang w:eastAsia="en-US"/>
        </w:rPr>
        <w:t xml:space="preserve">je </w:t>
      </w:r>
      <w:r w:rsidR="003C01F8" w:rsidRPr="008A1146">
        <w:rPr>
          <w:highlight w:val="yellow"/>
          <w:lang w:eastAsia="en-US"/>
        </w:rPr>
        <w:t xml:space="preserve">ontwikkeld </w:t>
      </w:r>
      <w:r w:rsidR="00900D19" w:rsidRPr="008A1146">
        <w:rPr>
          <w:highlight w:val="yellow"/>
          <w:lang w:eastAsia="en-US"/>
        </w:rPr>
        <w:t>hebt</w:t>
      </w:r>
      <w:r w:rsidR="003C01F8" w:rsidRPr="008A1146">
        <w:rPr>
          <w:highlight w:val="yellow"/>
          <w:lang w:eastAsia="en-US"/>
        </w:rPr>
        <w:t>, vlot werken op een bereik van verschillende devices.</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Sauce Labs</w:t>
      </w:r>
      <w:r w:rsidR="0068622D" w:rsidRPr="008A1146">
        <w:rPr>
          <w:highlight w:val="yellow"/>
          <w:lang w:eastAsia="en-US"/>
        </w:rPr>
        <w:t xml:space="preserve">, die eerder al implementaties van </w:t>
      </w:r>
      <w:r w:rsidR="00403AA2" w:rsidRPr="008A1146">
        <w:rPr>
          <w:highlight w:val="yellow"/>
          <w:lang w:eastAsia="en-US"/>
        </w:rPr>
        <w:t>cloud-hosted,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genaamd Open Sauce en een gratis trial voor nieuwe gebruikers.</w:t>
      </w:r>
      <w:r w:rsidR="00CE64F2" w:rsidRPr="008A1146">
        <w:rPr>
          <w:highlight w:val="yellow"/>
          <w:lang w:eastAsia="en-US"/>
        </w:rPr>
        <w:t xml:space="preserve"> </w:t>
      </w:r>
      <w:sdt>
        <w:sdtPr>
          <w:rPr>
            <w:highlight w:val="yellow"/>
            <w:lang w:eastAsia="en-US"/>
          </w:rPr>
          <w:id w:val="765262230"/>
          <w:citation/>
        </w:sdt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FE6E56" w:rsidRPr="00FE6E56">
            <w:rPr>
              <w:noProof/>
              <w:highlight w:val="yellow"/>
              <w:lang w:eastAsia="en-US"/>
            </w:rPr>
            <w:t>[35]</w:t>
          </w:r>
          <w:r w:rsidR="00FE6E56">
            <w:rPr>
              <w:highlight w:val="yellow"/>
              <w:lang w:eastAsia="en-US"/>
            </w:rPr>
            <w:fldChar w:fldCharType="end"/>
          </w:r>
        </w:sdtContent>
      </w:sdt>
    </w:p>
    <w:p w14:paraId="24A65CA4" w14:textId="5DA17D30" w:rsidR="00B949B5" w:rsidRPr="008A1146" w:rsidRDefault="00DE220B" w:rsidP="003C01F8">
      <w:pPr>
        <w:rPr>
          <w:highlight w:val="yellow"/>
          <w:lang w:eastAsia="en-US"/>
        </w:rPr>
      </w:pPr>
      <w:r>
        <w:rPr>
          <w:highlight w:val="yellow"/>
          <w:lang w:eastAsia="en-US"/>
        </w:rPr>
        <w:t xml:space="preserve">Deze gecreëerde </w:t>
      </w:r>
      <w:r w:rsidR="00CB03CB" w:rsidRPr="008A1146">
        <w:rPr>
          <w:highlight w:val="yellow"/>
          <w:lang w:eastAsia="en-US"/>
        </w:rPr>
        <w:t>.</w:t>
      </w:r>
      <w:r>
        <w:rPr>
          <w:highlight w:val="yellow"/>
          <w:lang w:eastAsia="en-US"/>
        </w:rPr>
        <w:t>apk</w:t>
      </w:r>
      <w:r w:rsidR="00C85199" w:rsidRPr="008A1146">
        <w:rPr>
          <w:highlight w:val="yellow"/>
          <w:lang w:eastAsia="en-US"/>
        </w:rPr>
        <w:t xml:space="preserve"> of </w:t>
      </w:r>
      <w:r w:rsidR="00CB03CB" w:rsidRPr="008A1146">
        <w:rPr>
          <w:highlight w:val="yellow"/>
          <w:lang w:eastAsia="en-US"/>
        </w:rPr>
        <w:t>.</w:t>
      </w:r>
      <w:r>
        <w:rPr>
          <w:highlight w:val="yellow"/>
          <w:lang w:eastAsia="en-US"/>
        </w:rPr>
        <w:t>ipa</w:t>
      </w:r>
      <w:r w:rsidR="00C85199" w:rsidRPr="008A1146">
        <w:rPr>
          <w:highlight w:val="yellow"/>
          <w:lang w:eastAsia="en-US"/>
        </w:rPr>
        <w:t xml:space="preserve"> files, respectievelijk voor Android en iOS, wordt geüpload op de cloud.</w:t>
      </w:r>
      <w:r w:rsidR="00F2673C" w:rsidRPr="008A1146">
        <w:rPr>
          <w:highlight w:val="yellow"/>
          <w:lang w:eastAsia="en-US"/>
        </w:rPr>
        <w:t xml:space="preserve"> Deze </w:t>
      </w:r>
      <w:r w:rsidR="00CB03CB" w:rsidRPr="008A1146">
        <w:rPr>
          <w:highlight w:val="yellow"/>
          <w:lang w:eastAsia="en-US"/>
        </w:rPr>
        <w:t>bestanden zullen</w:t>
      </w:r>
      <w:r w:rsidR="00C85199"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1CB58CD0" w:rsidR="00577961" w:rsidRPr="00577961" w:rsidRDefault="00271EF4" w:rsidP="00577961">
      <w:pPr>
        <w:rPr>
          <w:lang w:eastAsia="en-US"/>
        </w:rPr>
      </w:pPr>
      <w:r w:rsidRPr="008A1146">
        <w:rPr>
          <w:highlight w:val="yellow"/>
          <w:lang w:eastAsia="en-US"/>
        </w:rPr>
        <w:t xml:space="preserve">Deze rapporten </w:t>
      </w:r>
      <w:r w:rsidR="00DF1B6B" w:rsidRPr="008A1146">
        <w:rPr>
          <w:highlight w:val="yellow"/>
          <w:lang w:eastAsia="en-US"/>
        </w:rPr>
        <w:t xml:space="preserve">zullen in de vorm van logs aangegeven worden, waarbij </w:t>
      </w:r>
      <w:r w:rsidR="00B949B5" w:rsidRPr="008A1146">
        <w:rPr>
          <w:highlight w:val="yellow"/>
          <w:lang w:eastAsia="en-US"/>
        </w:rPr>
        <w:t>de installatietijd en opstartsnelheid makkelijk af te leiden zal zijn</w:t>
      </w:r>
      <w:r w:rsidR="001A7EC5" w:rsidRPr="008A1146">
        <w:rPr>
          <w:highlight w:val="yellow"/>
          <w:lang w:eastAsia="en-US"/>
        </w:rPr>
        <w:t xml:space="preserve"> door de timestamps</w:t>
      </w:r>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7C81DA62" w14:textId="51C94BBE" w:rsidR="00FC34E6" w:rsidRDefault="00272011" w:rsidP="00FC34E6">
      <w:pPr>
        <w:pStyle w:val="Kop3"/>
        <w:rPr>
          <w:lang w:eastAsia="en-US"/>
        </w:rPr>
      </w:pPr>
      <w:r>
        <w:rPr>
          <w:lang w:eastAsia="en-US"/>
        </w:rPr>
        <w:lastRenderedPageBreak/>
        <w:t>Praktisch</w:t>
      </w:r>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45DAFBD" w14:textId="60022136"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31FD0518" w14:textId="77777777" w:rsidR="006B1190" w:rsidRPr="006B1190" w:rsidRDefault="006B1190" w:rsidP="006B1190">
      <w:pPr>
        <w:rPr>
          <w:lang w:eastAsia="en-US"/>
        </w:rPr>
      </w:pPr>
    </w:p>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99D6363" w14:textId="31713C0F" w:rsidR="00FC34E6" w:rsidRDefault="00FC34E6" w:rsidP="00FC34E6">
      <w:r>
        <w:t xml:space="preserve">Om de snelheid van onze applicaties te testen </w:t>
      </w:r>
      <w:r w:rsidR="00BB2E84">
        <w:t xml:space="preserve">wordt er </w:t>
      </w:r>
      <w:r>
        <w:t xml:space="preserve">gebruik </w:t>
      </w:r>
      <w:r w:rsidR="00BB2E84">
        <w:t>gemaakt</w:t>
      </w:r>
      <w:r>
        <w:t xml:space="preserve"> van </w:t>
      </w:r>
      <w:r w:rsidR="00E00B9C">
        <w:rPr>
          <w:i/>
        </w:rPr>
        <w:t>testobject</w:t>
      </w:r>
      <w:r w:rsidRPr="00EE2D24">
        <w:rPr>
          <w:i/>
        </w:rPr>
        <w:t>.com</w:t>
      </w:r>
      <w:r w:rsidR="0009093E">
        <w:t>.</w:t>
      </w:r>
      <w:r w:rsidR="006673D5">
        <w:t xml:space="preserve"> Zoals besproken in sectie</w:t>
      </w:r>
      <w:r w:rsidR="00121808">
        <w:t xml:space="preserve"> 2.5.2.1.</w:t>
      </w:r>
      <w:r>
        <w:t xml:space="preserve"> </w:t>
      </w:r>
      <w:r w:rsidR="0009093E">
        <w:t>Eén</w:t>
      </w:r>
      <w:r w:rsidR="005776AE">
        <w:t xml:space="preserve"> van </w:t>
      </w:r>
      <w:r w:rsidR="00955D1D">
        <w:t>de</w:t>
      </w:r>
      <w:r w:rsidR="005776AE">
        <w:t xml:space="preserve"> devices</w:t>
      </w:r>
      <w:r w:rsidR="00604D2E">
        <w:t xml:space="preserve"> </w:t>
      </w:r>
      <w:r w:rsidR="00955D1D">
        <w:t>die hierop beschikbaar is</w:t>
      </w:r>
      <w:r w:rsidR="00BF54D5">
        <w:t xml:space="preserve">: </w:t>
      </w:r>
      <w:r>
        <w:t>de Motorola Moto E (2nd generation)</w:t>
      </w:r>
      <w:r w:rsidR="00DB6F12">
        <w:t>,</w:t>
      </w:r>
      <w:r>
        <w:t xml:space="preserve"> gratis te gebruiken en </w:t>
      </w:r>
      <w:r w:rsidR="00604D2E">
        <w:t xml:space="preserve">leunt </w:t>
      </w:r>
      <w:r w:rsidR="00BF54D5">
        <w:t xml:space="preserve">dicht </w:t>
      </w:r>
      <w:r w:rsidR="00DB6F12">
        <w:t>aan</w:t>
      </w:r>
      <w:r w:rsidR="0009093E">
        <w:t xml:space="preserve"> bij</w:t>
      </w:r>
      <w:r w:rsidR="00DB6F12">
        <w:t xml:space="preserve"> </w:t>
      </w:r>
      <w:r w:rsidR="00D40B5B">
        <w:t>het</w:t>
      </w:r>
      <w:r>
        <w:t xml:space="preserve"> eigen apparaat</w:t>
      </w:r>
      <w:r w:rsidR="00604D2E">
        <w:t xml:space="preserve">. </w:t>
      </w:r>
      <w:r>
        <w:t xml:space="preserve">De belangrijkste specificaties van </w:t>
      </w:r>
      <w:r w:rsidR="00DB6F12">
        <w:t>dit device</w:t>
      </w:r>
      <w:r>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8095529" w14:textId="6B6AC027" w:rsidR="00FC34E6" w:rsidRDefault="006B1190" w:rsidP="00FC34E6">
      <w:pPr>
        <w:rPr>
          <w:lang w:val="en-US"/>
        </w:rPr>
      </w:pPr>
      <w:r w:rsidRPr="00D144E6">
        <w:rPr>
          <w:b/>
          <w:lang w:val="en-US"/>
        </w:rPr>
        <w:t>RAM</w:t>
      </w:r>
      <w:r w:rsidRPr="00D144E6">
        <w:rPr>
          <w:lang w:val="en-US"/>
        </w:rPr>
        <w:t>: 1024 MB</w:t>
      </w:r>
    </w:p>
    <w:p w14:paraId="795A9811" w14:textId="2388C6C7" w:rsidR="0047632D" w:rsidRDefault="0047632D" w:rsidP="00FC34E6">
      <w:pPr>
        <w:rPr>
          <w:lang w:val="en-US"/>
        </w:rPr>
      </w:pPr>
    </w:p>
    <w:p w14:paraId="513E8AD9" w14:textId="67617667" w:rsidR="0047632D" w:rsidRDefault="0047632D" w:rsidP="00FC34E6">
      <w:pPr>
        <w:rPr>
          <w:lang w:val="en-US"/>
        </w:rPr>
      </w:pPr>
    </w:p>
    <w:p w14:paraId="210849E0" w14:textId="5606E4E6" w:rsidR="0047632D" w:rsidRDefault="0047632D" w:rsidP="00FC34E6">
      <w:pPr>
        <w:rPr>
          <w:lang w:val="en-US"/>
        </w:rPr>
      </w:pPr>
    </w:p>
    <w:p w14:paraId="6188332E" w14:textId="41204D91" w:rsidR="0047632D" w:rsidRDefault="0047632D" w:rsidP="00FC34E6">
      <w:pPr>
        <w:rPr>
          <w:lang w:val="en-US"/>
        </w:rPr>
      </w:pPr>
    </w:p>
    <w:p w14:paraId="2241450D" w14:textId="3069B38B" w:rsidR="0047632D" w:rsidRPr="00D144E6" w:rsidRDefault="0047632D" w:rsidP="00FC34E6">
      <w:pPr>
        <w:rPr>
          <w:lang w:val="en-US"/>
        </w:rPr>
      </w:pPr>
      <w:r>
        <w:rPr>
          <w:lang w:val="en-US"/>
        </w:rPr>
        <w:br/>
      </w:r>
    </w:p>
    <w:p w14:paraId="1CDC376A" w14:textId="510E395C" w:rsidR="00604D2E" w:rsidRDefault="00604D2E" w:rsidP="00604D2E">
      <w:pPr>
        <w:pStyle w:val="Bijschrift"/>
      </w:pPr>
      <w:r>
        <w:lastRenderedPageBreak/>
        <w:t>iOS</w:t>
      </w:r>
    </w:p>
    <w:p w14:paraId="29BB4FA5" w14:textId="6670E8AD" w:rsidR="0075099F" w:rsidRDefault="008C6223" w:rsidP="0075099F">
      <w:pPr>
        <w:rPr>
          <w:highlight w:val="yellow"/>
          <w:lang w:eastAsia="en-US"/>
        </w:rPr>
      </w:pPr>
      <w:r>
        <w:rPr>
          <w:highlight w:val="yellow"/>
          <w:lang w:eastAsia="en-US"/>
        </w:rPr>
        <w:t xml:space="preserve">De snelheid van de iOS applicatie </w:t>
      </w:r>
      <w:r w:rsidR="00D86C4F">
        <w:rPr>
          <w:highlight w:val="yellow"/>
          <w:lang w:eastAsia="en-US"/>
        </w:rPr>
        <w:t xml:space="preserve">testen gebeurd eveneens met behulp van </w:t>
      </w:r>
      <w:r w:rsidR="00D86C4F" w:rsidRPr="00D86C4F">
        <w:rPr>
          <w:i/>
          <w:highlight w:val="yellow"/>
          <w:lang w:eastAsia="en-US"/>
        </w:rPr>
        <w:t>testobject.com</w:t>
      </w:r>
      <w:r w:rsidR="000B4279">
        <w:rPr>
          <w:highlight w:val="yellow"/>
          <w:lang w:eastAsia="en-US"/>
        </w:rPr>
        <w:t xml:space="preserve">. Het device dat hiervoor gebruikt wordt is de </w:t>
      </w:r>
      <w:r w:rsidR="00F7369B">
        <w:rPr>
          <w:highlight w:val="yellow"/>
          <w:lang w:eastAsia="en-US"/>
        </w:rPr>
        <w:t xml:space="preserve">Apple </w:t>
      </w:r>
      <w:r w:rsidR="004416D5">
        <w:rPr>
          <w:highlight w:val="yellow"/>
          <w:lang w:eastAsia="en-US"/>
        </w:rPr>
        <w:t>Iphone SE</w:t>
      </w:r>
      <w:r w:rsidR="00395403">
        <w:rPr>
          <w:highlight w:val="yellow"/>
          <w:lang w:eastAsia="en-US"/>
        </w:rPr>
        <w:t xml:space="preserve">. Dit is eveneens </w:t>
      </w:r>
      <w:r w:rsidR="004272A8">
        <w:rPr>
          <w:highlight w:val="yellow"/>
          <w:lang w:eastAsia="en-US"/>
        </w:rPr>
        <w:t>hetzelfde device dat ter ons beschikking is gesteld. De belangrijkste specificaties van dit device:</w:t>
      </w:r>
    </w:p>
    <w:p w14:paraId="419FCD7A" w14:textId="18E89ADD" w:rsidR="004272A8" w:rsidRPr="003402CF" w:rsidRDefault="004272A8" w:rsidP="004272A8">
      <w:pPr>
        <w:rPr>
          <w:highlight w:val="yellow"/>
        </w:rPr>
      </w:pPr>
      <w:r w:rsidRPr="003402CF">
        <w:rPr>
          <w:b/>
          <w:highlight w:val="yellow"/>
        </w:rPr>
        <w:t>OS</w:t>
      </w:r>
      <w:r w:rsidRPr="003402CF">
        <w:rPr>
          <w:highlight w:val="yellow"/>
        </w:rPr>
        <w:t>: iOS</w:t>
      </w:r>
      <w:r w:rsidR="00B7705C" w:rsidRPr="003402CF">
        <w:rPr>
          <w:highlight w:val="yellow"/>
        </w:rPr>
        <w:t xml:space="preserve"> 11.3</w:t>
      </w:r>
    </w:p>
    <w:p w14:paraId="091EC389" w14:textId="36336326" w:rsidR="004272A8" w:rsidRPr="00D964B8" w:rsidRDefault="004272A8" w:rsidP="004272A8">
      <w:pPr>
        <w:rPr>
          <w:highlight w:val="yellow"/>
        </w:rPr>
      </w:pPr>
      <w:r w:rsidRPr="00D964B8">
        <w:rPr>
          <w:b/>
          <w:highlight w:val="yellow"/>
        </w:rPr>
        <w:t>CPU</w:t>
      </w:r>
      <w:r w:rsidRPr="00D964B8">
        <w:rPr>
          <w:highlight w:val="yellow"/>
        </w:rPr>
        <w:t xml:space="preserve">: </w:t>
      </w:r>
      <w:r w:rsidR="00B7705C" w:rsidRPr="00D964B8">
        <w:rPr>
          <w:highlight w:val="yellow"/>
        </w:rPr>
        <w:t>Dual-core 1.84 GHz Twister</w:t>
      </w:r>
    </w:p>
    <w:p w14:paraId="7C400607" w14:textId="22E98050" w:rsidR="004272A8" w:rsidRPr="00D964B8" w:rsidRDefault="004272A8" w:rsidP="004272A8">
      <w:r w:rsidRPr="00D964B8">
        <w:rPr>
          <w:b/>
          <w:highlight w:val="yellow"/>
        </w:rPr>
        <w:t>RAM</w:t>
      </w:r>
      <w:r w:rsidRPr="00D964B8">
        <w:rPr>
          <w:highlight w:val="yellow"/>
        </w:rPr>
        <w:t xml:space="preserve">: </w:t>
      </w:r>
      <w:r w:rsidR="00B7705C" w:rsidRPr="00D964B8">
        <w:rPr>
          <w:highlight w:val="yellow"/>
        </w:rPr>
        <w:t>2</w:t>
      </w:r>
      <w:r w:rsidRPr="00D964B8">
        <w:rPr>
          <w:highlight w:val="yellow"/>
        </w:rPr>
        <w:t>0</w:t>
      </w:r>
      <w:r w:rsidR="00B7705C" w:rsidRPr="00D964B8">
        <w:rPr>
          <w:highlight w:val="yellow"/>
        </w:rPr>
        <w:t>48</w:t>
      </w:r>
      <w:r w:rsidRPr="00D964B8">
        <w:rPr>
          <w:highlight w:val="yellow"/>
        </w:rPr>
        <w:t xml:space="preserve"> MB</w:t>
      </w:r>
    </w:p>
    <w:p w14:paraId="72EC399A" w14:textId="77777777" w:rsidR="0047632D" w:rsidRPr="00D964B8" w:rsidRDefault="0047632D" w:rsidP="004272A8"/>
    <w:p w14:paraId="15C04A37" w14:textId="63BAA332" w:rsidR="0047632D" w:rsidRDefault="0047632D" w:rsidP="0047632D">
      <w:r>
        <w:t>Maar aangezien wij onze applicaties vergelijken met hetzelfde apparaat zal dit in onze vergelijkende studie niet uitmaken voor zowel Android als iOS.</w:t>
      </w:r>
    </w:p>
    <w:p w14:paraId="0CEBE6F1" w14:textId="77777777" w:rsidR="0047632D" w:rsidRDefault="0047632D" w:rsidP="0047632D">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51075F8D" w14:textId="77777777" w:rsidR="0047632D" w:rsidRDefault="0047632D" w:rsidP="0047632D">
      <w:r w:rsidRPr="006179D5">
        <w:rPr>
          <w:highlight w:val="yellow"/>
        </w:rPr>
        <w:t xml:space="preserve">Opvallend is dat bij het latere onderdeel </w:t>
      </w:r>
      <w:r w:rsidRPr="006179D5">
        <w:rPr>
          <w:i/>
          <w:highlight w:val="yellow"/>
        </w:rPr>
        <w:t>user experience</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60BF694E" w14:textId="09CA3F7E" w:rsidR="00293D1B" w:rsidRDefault="00362699" w:rsidP="00293D1B">
      <w:pPr>
        <w:rPr>
          <w:lang w:eastAsia="en-US"/>
        </w:rPr>
      </w:pPr>
      <w:r>
        <w:rPr>
          <w:lang w:eastAsia="en-US"/>
        </w:rPr>
        <w:t xml:space="preserve">Hier </w:t>
      </w:r>
      <w:r w:rsidR="00BB2E84">
        <w:rPr>
          <w:lang w:eastAsia="en-US"/>
        </w:rPr>
        <w:t xml:space="preserve">wordt </w:t>
      </w:r>
      <w:r>
        <w:rPr>
          <w:lang w:eastAsia="en-US"/>
        </w:rPr>
        <w:t xml:space="preserve">het cache-geheugen, het RAM-geheugen en het interne geheugen </w:t>
      </w:r>
      <w:r w:rsidR="00BB2E84">
        <w:rPr>
          <w:lang w:eastAsia="en-US"/>
        </w:rPr>
        <w:t>met elkaar</w:t>
      </w:r>
      <w:r>
        <w:rPr>
          <w:lang w:eastAsia="en-US"/>
        </w:rPr>
        <w:t xml:space="preserve"> </w:t>
      </w:r>
      <w:r w:rsidR="0017768B">
        <w:rPr>
          <w:lang w:eastAsia="en-US"/>
        </w:rPr>
        <w:t>vergeleken</w:t>
      </w:r>
      <w:r>
        <w:rPr>
          <w:lang w:eastAsia="en-US"/>
        </w:rPr>
        <w:t>. Hoe minder geheugen er gebruikt wordt, hoe beter.</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Iphone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D964B8" w:rsidRDefault="003402CF" w:rsidP="003402CF">
      <w:pPr>
        <w:rPr>
          <w:highlight w:val="yellow"/>
          <w:lang w:val="en-US"/>
        </w:rPr>
      </w:pPr>
      <w:r w:rsidRPr="00D964B8">
        <w:rPr>
          <w:b/>
          <w:highlight w:val="yellow"/>
          <w:lang w:val="en-US"/>
        </w:rPr>
        <w:t>OS</w:t>
      </w:r>
      <w:r w:rsidRPr="00D964B8">
        <w:rPr>
          <w:highlight w:val="yellow"/>
          <w:lang w:val="en-US"/>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77777777" w:rsidR="003402CF" w:rsidRPr="00D964B8" w:rsidRDefault="003402CF" w:rsidP="003402CF">
      <w:pPr>
        <w:rPr>
          <w:highlight w:val="yellow"/>
        </w:rPr>
      </w:pPr>
      <w:r w:rsidRPr="00D964B8">
        <w:rPr>
          <w:b/>
          <w:highlight w:val="yellow"/>
        </w:rPr>
        <w:t>RAM</w:t>
      </w:r>
      <w:r w:rsidRPr="00D964B8">
        <w:rPr>
          <w:highlight w:val="yellow"/>
        </w:rPr>
        <w:t>: 2048 MB</w:t>
      </w:r>
    </w:p>
    <w:p w14:paraId="2BF12968" w14:textId="66F3D3B0" w:rsidR="0075099F" w:rsidRPr="00AC638C" w:rsidRDefault="00C1282E" w:rsidP="0075099F">
      <w:pPr>
        <w:rPr>
          <w:lang w:eastAsia="en-US"/>
        </w:rPr>
      </w:pPr>
      <w:r w:rsidRPr="00095A1A">
        <w:rPr>
          <w:highlight w:val="yellow"/>
          <w:lang w:eastAsia="en-US"/>
        </w:rPr>
        <w:t>Maar</w:t>
      </w:r>
      <w:r w:rsidR="004C02B0" w:rsidRPr="00095A1A">
        <w:rPr>
          <w:highlight w:val="yellow"/>
          <w:lang w:eastAsia="en-US"/>
        </w:rPr>
        <w:t xml:space="preserve"> aangezien iOS geen optie heeft om RAM en cache te bekijken, moest dit gebeuren via</w:t>
      </w:r>
      <w:r w:rsidR="004B1AF1" w:rsidRPr="00095A1A">
        <w:rPr>
          <w:highlight w:val="yellow"/>
          <w:lang w:eastAsia="en-US"/>
        </w:rPr>
        <w:t xml:space="preserve"> </w:t>
      </w:r>
      <w:r w:rsidR="004B1AF1" w:rsidRPr="00095A1A">
        <w:rPr>
          <w:i/>
          <w:highlight w:val="yellow"/>
          <w:lang w:eastAsia="en-US"/>
        </w:rPr>
        <w:t>Monitor Memory Usage</w:t>
      </w:r>
      <w:r w:rsidR="004B1AF1" w:rsidRPr="00095A1A">
        <w:rPr>
          <w:highlight w:val="yellow"/>
          <w:lang w:eastAsia="en-US"/>
        </w:rPr>
        <w:t>.</w:t>
      </w:r>
      <w:r w:rsidR="00EC22E8" w:rsidRPr="00095A1A">
        <w:rPr>
          <w:highlight w:val="yellow"/>
          <w:lang w:eastAsia="en-US"/>
        </w:rPr>
        <w:t xml:space="preserve"> Hierbij wordt</w:t>
      </w:r>
      <w:r w:rsidR="00B658F0" w:rsidRPr="00095A1A">
        <w:rPr>
          <w:highlight w:val="yellow"/>
          <w:lang w:eastAsia="en-US"/>
        </w:rPr>
        <w:t xml:space="preserve"> het algemeen geheugengebruik gemonitord via een tool die in Xcode is verwerkt. </w:t>
      </w:r>
      <w:r w:rsidR="00AA7B3C" w:rsidRPr="00095A1A">
        <w:rPr>
          <w:highlight w:val="yellow"/>
          <w:lang w:eastAsia="en-US"/>
        </w:rPr>
        <w:t xml:space="preserve">In essentie blijft deze actie wel vergelijkbaar met </w:t>
      </w:r>
      <w:r w:rsidR="004D2EB9" w:rsidRPr="00095A1A">
        <w:rPr>
          <w:highlight w:val="yellow"/>
          <w:lang w:eastAsia="en-US"/>
        </w:rPr>
        <w:t>de Android variant.</w:t>
      </w:r>
    </w:p>
    <w:p w14:paraId="2B976EA8" w14:textId="2F91CCB1" w:rsidR="00716499" w:rsidRPr="006179D5" w:rsidRDefault="00FC34E6" w:rsidP="00716499">
      <w:pPr>
        <w:pStyle w:val="Kop4"/>
        <w:rPr>
          <w:highlight w:val="yellow"/>
          <w:lang w:eastAsia="en-US"/>
        </w:rPr>
      </w:pPr>
      <w:r w:rsidRPr="006179D5">
        <w:rPr>
          <w:highlight w:val="yellow"/>
          <w:lang w:eastAsia="en-US"/>
        </w:rPr>
        <w:lastRenderedPageBreak/>
        <w:t>User experienc</w:t>
      </w:r>
      <w:r w:rsidR="00716499" w:rsidRPr="006179D5">
        <w:rPr>
          <w:highlight w:val="yellow"/>
          <w:lang w:eastAsia="en-US"/>
        </w:rPr>
        <w:t>e</w:t>
      </w:r>
    </w:p>
    <w:p w14:paraId="53982F4E" w14:textId="5CC2024E" w:rsidR="00716499" w:rsidRPr="006179D5"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xml:space="preserve">. Daarom wordt de gebruikerservaring getest met behulp van een enquête waarbij een aantal personen met verschillende achtergronden de applicaties gaan beoordelen op bepaalde factoren. Deze factoren </w:t>
      </w:r>
      <w:r w:rsidR="006179D5">
        <w:rPr>
          <w:highlight w:val="yellow"/>
          <w:lang w:eastAsia="en-US"/>
        </w:rPr>
        <w:t xml:space="preserve">worden getest via </w:t>
      </w:r>
      <w:r w:rsidRPr="006179D5">
        <w:rPr>
          <w:highlight w:val="yellow"/>
          <w:lang w:eastAsia="en-US"/>
        </w:rPr>
        <w:t xml:space="preserve">bepaalde vragen waarop de deelnemers een score van </w:t>
      </w:r>
      <w:r w:rsidR="00FE0ECF" w:rsidRPr="006179D5">
        <w:rPr>
          <w:highlight w:val="yellow"/>
          <w:lang w:eastAsia="en-US"/>
        </w:rPr>
        <w:t>één tot vijf</w:t>
      </w:r>
      <w:r w:rsidRPr="006179D5">
        <w:rPr>
          <w:highlight w:val="yellow"/>
          <w:lang w:eastAsia="en-US"/>
        </w:rPr>
        <w:t xml:space="preserve"> geven. Die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Pr="006179D5">
        <w:rPr>
          <w:highlight w:val="yellow"/>
          <w:lang w:eastAsia="en-US"/>
        </w:rPr>
        <w:t xml:space="preserve"> applicaties getest worden.</w:t>
      </w:r>
    </w:p>
    <w:p w14:paraId="2C8C6E13" w14:textId="2ABE4D16" w:rsidR="00716499" w:rsidRPr="006179D5" w:rsidRDefault="00716499" w:rsidP="00716499">
      <w:pPr>
        <w:rPr>
          <w:highlight w:val="yellow"/>
          <w:lang w:eastAsia="en-US"/>
        </w:rPr>
      </w:pPr>
      <w:r w:rsidRPr="006179D5">
        <w:rPr>
          <w:highlight w:val="yellow"/>
          <w:lang w:eastAsia="en-US"/>
        </w:rPr>
        <w:t>De lijst met deze te beoordelen onderdelen</w:t>
      </w:r>
      <w:r w:rsidR="001636D9" w:rsidRPr="006179D5">
        <w:rPr>
          <w:highlight w:val="yellow"/>
          <w:lang w:eastAsia="en-US"/>
        </w:rPr>
        <w:t xml:space="preserve"> voor Android</w:t>
      </w:r>
      <w:r w:rsidRPr="006179D5">
        <w:rPr>
          <w:highlight w:val="yellow"/>
          <w:lang w:eastAsia="en-US"/>
        </w:rPr>
        <w:t xml:space="preserve"> ziet er als volgt uit</w:t>
      </w:r>
      <w:r w:rsidR="001636D9" w:rsidRPr="006179D5">
        <w:rPr>
          <w:highlight w:val="yellow"/>
          <w:lang w:eastAsia="en-US"/>
        </w:rPr>
        <w:t xml:space="preserve">, voor iOS is dit </w:t>
      </w:r>
      <w:r w:rsidR="00BD4D5D">
        <w:rPr>
          <w:highlight w:val="yellow"/>
          <w:lang w:eastAsia="en-US"/>
        </w:rPr>
        <w:t>dezelfde lijst vragen</w:t>
      </w:r>
      <w:r w:rsidRPr="006179D5">
        <w:rPr>
          <w:highlight w:val="yellow"/>
          <w:lang w:eastAsia="en-US"/>
        </w:rPr>
        <w:t>:</w:t>
      </w:r>
    </w:p>
    <w:p w14:paraId="7217C118" w14:textId="0D798454" w:rsidR="0007692C" w:rsidRPr="006179D5" w:rsidRDefault="0007692C" w:rsidP="00716499">
      <w:pPr>
        <w:rPr>
          <w:i/>
          <w:highlight w:val="yellow"/>
          <w:lang w:eastAsia="en-US"/>
        </w:rPr>
      </w:pPr>
      <w:bookmarkStart w:id="70" w:name="_Hlk514264255"/>
      <w:r w:rsidRPr="006179D5">
        <w:rPr>
          <w:i/>
          <w:highlight w:val="yellow"/>
          <w:lang w:eastAsia="en-US"/>
        </w:rPr>
        <w:t>Geef een score van één tot vijf op de volgend vragen.</w:t>
      </w:r>
    </w:p>
    <w:p w14:paraId="09D6536D" w14:textId="28A48EE5" w:rsidR="001636D9" w:rsidRPr="006179D5" w:rsidRDefault="001636D9" w:rsidP="001636D9">
      <w:pPr>
        <w:jc w:val="center"/>
        <w:rPr>
          <w:b/>
          <w:highlight w:val="yellow"/>
          <w:lang w:eastAsia="en-US"/>
        </w:rPr>
      </w:pPr>
      <w:r w:rsidRPr="006179D5">
        <w:rPr>
          <w:b/>
          <w:highlight w:val="yellow"/>
          <w:lang w:eastAsia="en-US"/>
        </w:rPr>
        <w:t>Android</w:t>
      </w:r>
      <w:r w:rsidR="001704B0">
        <w:rPr>
          <w:b/>
          <w:highlight w:val="yellow"/>
          <w:lang w:eastAsia="en-US"/>
        </w:rPr>
        <w:t>/iOS</w:t>
      </w:r>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6179D5" w:rsidRDefault="001636D9" w:rsidP="001636D9">
            <w:pPr>
              <w:rPr>
                <w:i/>
                <w:highlight w:val="yellow"/>
                <w:lang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70"/>
    </w:tbl>
    <w:p w14:paraId="518B8F20" w14:textId="77777777" w:rsidR="00FE0ECF" w:rsidRPr="00716499" w:rsidRDefault="00FE0ECF" w:rsidP="00716499">
      <w:pPr>
        <w:rPr>
          <w:lang w:eastAsia="en-US"/>
        </w:rPr>
      </w:pPr>
    </w:p>
    <w:p w14:paraId="79ABA94F" w14:textId="61A01397" w:rsidR="001636D9" w:rsidRDefault="001636D9" w:rsidP="003601DE">
      <w:pPr>
        <w:spacing w:before="120" w:after="0"/>
      </w:pPr>
    </w:p>
    <w:p w14:paraId="551C7673" w14:textId="3FF8F783" w:rsidR="00BD4D5D" w:rsidRDefault="00BD4D5D" w:rsidP="003601DE">
      <w:pPr>
        <w:spacing w:before="120" w:after="0"/>
      </w:pPr>
    </w:p>
    <w:p w14:paraId="4D3C3F58" w14:textId="700383E0" w:rsidR="00BD4D5D" w:rsidRDefault="00BD4D5D" w:rsidP="003601DE">
      <w:pPr>
        <w:spacing w:before="120" w:after="0"/>
      </w:pPr>
    </w:p>
    <w:p w14:paraId="51E71D7D" w14:textId="6F88B25F" w:rsidR="00BD4D5D" w:rsidRDefault="00BD4D5D" w:rsidP="003601DE">
      <w:pPr>
        <w:spacing w:before="120" w:after="0"/>
      </w:pPr>
    </w:p>
    <w:p w14:paraId="6A2FC91D" w14:textId="7B70F514" w:rsidR="00BD4D5D" w:rsidRDefault="00BD4D5D" w:rsidP="003601DE">
      <w:pPr>
        <w:spacing w:before="120" w:after="0"/>
      </w:pPr>
    </w:p>
    <w:p w14:paraId="3776FC59" w14:textId="3160C2CB" w:rsidR="00BD4D5D" w:rsidRDefault="00BD4D5D" w:rsidP="003601DE">
      <w:pPr>
        <w:spacing w:before="120" w:after="0"/>
      </w:pPr>
    </w:p>
    <w:p w14:paraId="681DB35F" w14:textId="77777777" w:rsidR="00BD4D5D" w:rsidRDefault="00BD4D5D" w:rsidP="003601DE">
      <w:pPr>
        <w:spacing w:before="120" w:after="0"/>
      </w:pPr>
    </w:p>
    <w:p w14:paraId="03759162" w14:textId="5310955C" w:rsidR="00777A83" w:rsidRPr="00BD4D5D" w:rsidRDefault="003601DE" w:rsidP="004E7A76">
      <w:pPr>
        <w:pStyle w:val="Kop1"/>
        <w:spacing w:before="240" w:after="480"/>
        <w:ind w:left="431" w:hanging="431"/>
      </w:pPr>
      <w:bookmarkStart w:id="71" w:name="_Toc499557203"/>
      <w:bookmarkStart w:id="72" w:name="_Toc514324991"/>
      <w:r>
        <w:lastRenderedPageBreak/>
        <w:t>Applicatie</w:t>
      </w:r>
      <w:bookmarkEnd w:id="71"/>
      <w:bookmarkEnd w:id="72"/>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7F9A02F" w:rsidR="00BD3B9F" w:rsidRPr="007D40A2" w:rsidRDefault="00BD3B9F" w:rsidP="00E14583">
                            <w:pPr>
                              <w:pStyle w:val="Bijschrift"/>
                              <w:jc w:val="center"/>
                              <w:rPr>
                                <w:noProof/>
                                <w:color w:val="000000"/>
                              </w:rPr>
                            </w:pPr>
                            <w:bookmarkStart w:id="73" w:name="_Toc514361216"/>
                            <w:r>
                              <w:t xml:space="preserve">Figuur </w:t>
                            </w:r>
                            <w:fldSimple w:instr=" STYLEREF 1 \s ">
                              <w:r>
                                <w:rPr>
                                  <w:noProof/>
                                </w:rPr>
                                <w:t>3</w:t>
                              </w:r>
                            </w:fldSimple>
                            <w:r>
                              <w:t>.</w:t>
                            </w:r>
                            <w:fldSimple w:instr=" SEQ Figuur \* ARABIC \s 1 ">
                              <w:r>
                                <w:rPr>
                                  <w:noProof/>
                                </w:rPr>
                                <w:t>1</w:t>
                              </w:r>
                            </w:fldSimple>
                            <w:r>
                              <w:t>: Einddoel applicatie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37"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0BBjYyAgAAZwQAAA4AAAAAAAAAAAAA&#10;AAAALgIAAGRycy9lMm9Eb2MueG1sUEsBAi0AFAAGAAgAAAAhAKjLTxviAAAACwEAAA8AAAAAAAAA&#10;AAAAAAAAjAQAAGRycy9kb3ducmV2LnhtbFBLBQYAAAAABAAEAPMAAACbBQAAAAA=&#10;" stroked="f">
                <v:textbox style="mso-fit-shape-to-text:t" inset="0,0,0,0">
                  <w:txbxContent>
                    <w:p w14:paraId="4D6A6071" w14:textId="57F9A02F" w:rsidR="00BD3B9F" w:rsidRPr="007D40A2" w:rsidRDefault="00BD3B9F" w:rsidP="00E14583">
                      <w:pPr>
                        <w:pStyle w:val="Bijschrift"/>
                        <w:jc w:val="center"/>
                        <w:rPr>
                          <w:noProof/>
                          <w:color w:val="000000"/>
                        </w:rPr>
                      </w:pPr>
                      <w:bookmarkStart w:id="74" w:name="_Toc514361216"/>
                      <w:r>
                        <w:t xml:space="preserve">Figuur </w:t>
                      </w:r>
                      <w:fldSimple w:instr=" STYLEREF 1 \s ">
                        <w:r>
                          <w:rPr>
                            <w:noProof/>
                          </w:rPr>
                          <w:t>3</w:t>
                        </w:r>
                      </w:fldSimple>
                      <w:r>
                        <w:t>.</w:t>
                      </w:r>
                      <w:fldSimple w:instr=" SEQ Figuur \* ARABIC \s 1 ">
                        <w:r>
                          <w:rPr>
                            <w:noProof/>
                          </w:rPr>
                          <w:t>1</w:t>
                        </w:r>
                      </w:fldSimple>
                      <w:r>
                        <w:t>: Einddoel applicatie</w:t>
                      </w:r>
                      <w:bookmarkEnd w:id="74"/>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75" w:name="_Toc514324992"/>
      <w:r>
        <w:lastRenderedPageBreak/>
        <w:t>V</w:t>
      </w:r>
      <w:r w:rsidR="00C906D6">
        <w:t>ergelijking</w:t>
      </w:r>
      <w:bookmarkEnd w:id="75"/>
    </w:p>
    <w:p w14:paraId="06A61D33" w14:textId="444112D7" w:rsidR="003601DE" w:rsidRDefault="003601DE" w:rsidP="003601DE">
      <w:pPr>
        <w:pStyle w:val="Kop2"/>
        <w:spacing w:before="120" w:after="120"/>
        <w:ind w:left="578" w:hanging="578"/>
      </w:pPr>
      <w:bookmarkStart w:id="76" w:name="_Toc499557205"/>
      <w:bookmarkStart w:id="77" w:name="_Toc514324993"/>
      <w:r>
        <w:t>Development effort</w:t>
      </w:r>
      <w:bookmarkEnd w:id="76"/>
      <w:bookmarkEnd w:id="77"/>
    </w:p>
    <w:p w14:paraId="14DF3F71" w14:textId="02051824" w:rsidR="009E2E5A" w:rsidRDefault="009E2E5A" w:rsidP="009E2E5A">
      <w:pPr>
        <w:pStyle w:val="Kop3"/>
      </w:pPr>
      <w:bookmarkStart w:id="78" w:name="_Toc514324994"/>
      <w:r>
        <w:t>React Native</w:t>
      </w:r>
      <w:bookmarkEnd w:id="78"/>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887883F"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 xml:space="preserve">Wat opviel bij het gebruiken van </w:t>
      </w:r>
      <w:r w:rsidR="00093A99">
        <w:t>het</w:t>
      </w:r>
      <w:r w:rsidR="00174F6F">
        <w:t xml:space="preserv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my-release-key.keystore</w:t>
      </w:r>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r w:rsidR="00B96B68">
        <w:t>een .ipa</w:t>
      </w:r>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48BDB9A0" w:rsidR="00BD3B9F" w:rsidRPr="00DC5A1C" w:rsidRDefault="00BD3B9F" w:rsidP="005E2DE3">
                            <w:pPr>
                              <w:pStyle w:val="Bijschrift"/>
                              <w:jc w:val="center"/>
                            </w:pPr>
                            <w:bookmarkStart w:id="79" w:name="_Toc514361217"/>
                            <w:r>
                              <w:t xml:space="preserve">Figuur </w:t>
                            </w:r>
                            <w:fldSimple w:instr=" STYLEREF 1 \s ">
                              <w:r>
                                <w:rPr>
                                  <w:noProof/>
                                </w:rPr>
                                <w:t>4</w:t>
                              </w:r>
                            </w:fldSimple>
                            <w:r>
                              <w:t>.</w:t>
                            </w:r>
                            <w:fldSimple w:instr=" SEQ Figuur \* ARABIC \s 1 ">
                              <w:r>
                                <w:rPr>
                                  <w:noProof/>
                                </w:rPr>
                                <w:t>1</w:t>
                              </w:r>
                            </w:fldSimple>
                            <w:r>
                              <w:t>: React Native applicatie</w:t>
                            </w:r>
                            <w:bookmarkEnd w:id="79"/>
                          </w:p>
                          <w:p w14:paraId="5EFF0CCD" w14:textId="67C9A083" w:rsidR="00BD3B9F" w:rsidRPr="00C83BAF" w:rsidRDefault="00BD3B9F"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38"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LNNw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Xgy4NxBfUL4HvoGCo6vFV54x0J8ZB47BmHhFMQHXKSGtqJwtihp&#10;wP/4mz/lo5AYpaTFDqxo+H5gXlCiv1qUOLXrYPjB2A2GPZgVINQxzpfj2cQDPurBlB7MEw7HMt2C&#10;IWY53lXROJir2M8BDhcXy2VOwqZ0LN7ZjeOp9EDstnti3p1liSjoPQy9yWav1Olze5qXhwhSZekS&#10;sT2LZ76xobM+5+FLE/PrPme9/CIWPwE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khlCzTcCAABqBAAADgAAAAAAAAAAAAAA&#10;AAAuAgAAZHJzL2Uyb0RvYy54bWxQSwECLQAUAAYACAAAACEAzgHALtwAAAAIAQAADwAAAAAAAAAA&#10;AAAAAACRBAAAZHJzL2Rvd25yZXYueG1sUEsFBgAAAAAEAAQA8wAAAJoFAAAAAA==&#10;" stroked="f">
                <v:textbox inset="0,0,0,0">
                  <w:txbxContent>
                    <w:p w14:paraId="12B5798D" w14:textId="48BDB9A0" w:rsidR="00BD3B9F" w:rsidRPr="00DC5A1C" w:rsidRDefault="00BD3B9F" w:rsidP="005E2DE3">
                      <w:pPr>
                        <w:pStyle w:val="Bijschrift"/>
                        <w:jc w:val="center"/>
                      </w:pPr>
                      <w:bookmarkStart w:id="80" w:name="_Toc514361217"/>
                      <w:r>
                        <w:t xml:space="preserve">Figuur </w:t>
                      </w:r>
                      <w:fldSimple w:instr=" STYLEREF 1 \s ">
                        <w:r>
                          <w:rPr>
                            <w:noProof/>
                          </w:rPr>
                          <w:t>4</w:t>
                        </w:r>
                      </w:fldSimple>
                      <w:r>
                        <w:t>.</w:t>
                      </w:r>
                      <w:fldSimple w:instr=" SEQ Figuur \* ARABIC \s 1 ">
                        <w:r>
                          <w:rPr>
                            <w:noProof/>
                          </w:rPr>
                          <w:t>1</w:t>
                        </w:r>
                      </w:fldSimple>
                      <w:r>
                        <w:t>: React Native applicatie</w:t>
                      </w:r>
                      <w:bookmarkEnd w:id="80"/>
                    </w:p>
                    <w:p w14:paraId="5EFF0CCD" w14:textId="67C9A083" w:rsidR="00BD3B9F" w:rsidRPr="00C83BAF" w:rsidRDefault="00BD3B9F"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81" w:name="_Toc514324995"/>
      <w:r>
        <w:lastRenderedPageBreak/>
        <w:t>Xamarin</w:t>
      </w:r>
      <w:bookmarkEnd w:id="81"/>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5D82EDD5" w14:textId="18B4CDA5" w:rsidR="003055CB" w:rsidRDefault="004F23EB" w:rsidP="00204822">
      <w:pPr>
        <w:rPr>
          <w:highlight w:val="yellow"/>
        </w:rPr>
      </w:pPr>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6B41F39A" w14:textId="5C2B51C8" w:rsidR="009A7FE7" w:rsidRDefault="009A7FE7" w:rsidP="00204822"/>
    <w:p w14:paraId="04ED42CC" w14:textId="77777777" w:rsidR="009A7FE7" w:rsidRDefault="009A7FE7" w:rsidP="00204822"/>
    <w:p w14:paraId="11ADC2F0" w14:textId="2446DAE5" w:rsidR="00784687" w:rsidRDefault="00784687" w:rsidP="00784687">
      <w:pPr>
        <w:pStyle w:val="Kop4"/>
      </w:pPr>
      <w:r>
        <w:lastRenderedPageBreak/>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287F3D4A" w:rsidR="0090271E" w:rsidRDefault="0090271E" w:rsidP="0090271E">
      <w:pPr>
        <w:pStyle w:val="Lijstalinea"/>
        <w:numPr>
          <w:ilvl w:val="1"/>
          <w:numId w:val="12"/>
        </w:numPr>
      </w:pPr>
      <w:r>
        <w:t>Rechts: &lt;Button&gt; met een standaard eigenschap onClicked die via een C# functie te verbinden is met de gegeven functionaliteit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4BC17CC7" w14:textId="63202849" w:rsidR="00A40038" w:rsidRDefault="00A40038" w:rsidP="00A40038">
      <w:r>
        <w:t>Meer niet-geïmplementeerde onderdelen:</w:t>
      </w:r>
    </w:p>
    <w:p w14:paraId="4052D0BA" w14:textId="46705D19" w:rsidR="004E24DC" w:rsidRDefault="00A40038" w:rsidP="003055CB">
      <w:pPr>
        <w:pStyle w:val="Lijstalinea"/>
        <w:numPr>
          <w:ilvl w:val="0"/>
          <w:numId w:val="18"/>
        </w:numPr>
      </w:pPr>
      <w:r>
        <w:t>Een tijdsbalk die aangeeft hoever het programma gevorderd is.</w:t>
      </w:r>
      <w:r w:rsidR="005E2DE3" w:rsidRPr="00C1628B">
        <w:rPr>
          <w:noProof/>
        </w:rPr>
        <w:drawing>
          <wp:anchor distT="0" distB="0" distL="114300" distR="114300" simplePos="0" relativeHeight="251658265" behindDoc="0" locked="0" layoutInCell="1" allowOverlap="1" wp14:anchorId="4853E6F5" wp14:editId="348AE6A4">
            <wp:simplePos x="0" y="0"/>
            <wp:positionH relativeFrom="margin">
              <wp:align>center</wp:align>
            </wp:positionH>
            <wp:positionV relativeFrom="paragraph">
              <wp:posOffset>374539</wp:posOffset>
            </wp:positionV>
            <wp:extent cx="2316215" cy="411771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6215" cy="4117715"/>
                    </a:xfrm>
                    <a:prstGeom prst="rect">
                      <a:avLst/>
                    </a:prstGeom>
                  </pic:spPr>
                </pic:pic>
              </a:graphicData>
            </a:graphic>
            <wp14:sizeRelH relativeFrom="page">
              <wp14:pctWidth>0</wp14:pctWidth>
            </wp14:sizeRelH>
            <wp14:sizeRelV relativeFrom="page">
              <wp14:pctHeight>0</wp14:pctHeight>
            </wp14:sizeRelV>
          </wp:anchor>
        </w:drawing>
      </w:r>
    </w:p>
    <w:p w14:paraId="191738A0" w14:textId="1B61ECE3" w:rsidR="00C1628B" w:rsidRDefault="00C1628B" w:rsidP="00C1628B">
      <w:pPr>
        <w:keepNext/>
      </w:pPr>
    </w:p>
    <w:p w14:paraId="584E94F3" w14:textId="7DB933AA" w:rsidR="00C1628B" w:rsidRDefault="00C1628B" w:rsidP="005E2DE3">
      <w:pPr>
        <w:pStyle w:val="Bijschrift"/>
        <w:jc w:val="center"/>
      </w:pPr>
      <w:bookmarkStart w:id="82" w:name="_Toc514361218"/>
      <w:r>
        <w:t xml:space="preserve">Figuur </w:t>
      </w:r>
      <w:fldSimple w:instr=" STYLEREF 1 \s ">
        <w:r w:rsidR="00657D17">
          <w:rPr>
            <w:noProof/>
          </w:rPr>
          <w:t>4</w:t>
        </w:r>
      </w:fldSimple>
      <w:r w:rsidR="00657D17">
        <w:t>.</w:t>
      </w:r>
      <w:fldSimple w:instr=" SEQ Figuur \* ARABIC \s 1 ">
        <w:r w:rsidR="00657D17">
          <w:rPr>
            <w:noProof/>
          </w:rPr>
          <w:t>2</w:t>
        </w:r>
      </w:fldSimple>
      <w:r>
        <w:t>: Xamarin applicatie</w:t>
      </w:r>
      <w:bookmarkEnd w:id="82"/>
    </w:p>
    <w:p w14:paraId="2C16349E" w14:textId="77777777" w:rsidR="00A40038" w:rsidRDefault="00A40038" w:rsidP="00A40038"/>
    <w:p w14:paraId="4122A3D2" w14:textId="001D1694" w:rsidR="006F67CE" w:rsidRDefault="00FE1D0B" w:rsidP="00FE1D0B">
      <w:pPr>
        <w:pStyle w:val="Kop3"/>
      </w:pPr>
      <w:bookmarkStart w:id="83" w:name="_Toc514324996"/>
      <w:r>
        <w:lastRenderedPageBreak/>
        <w:t>Conclusies</w:t>
      </w:r>
      <w:bookmarkEnd w:id="83"/>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-architectuur. Bij Xamarin zorgt MVVM ervoor dat de back-end en de front-end mooi gescheiden blijft, en werkt met een tussenstation voor het versturen van de data. Terwijl voor R</w:t>
      </w:r>
      <w:r w:rsidR="008800FE">
        <w:t xml:space="preserve">eact </w:t>
      </w:r>
      <w:r w:rsidR="00B64E4A">
        <w:t>N</w:t>
      </w:r>
      <w:r w:rsidR="008800FE">
        <w:t>ative</w:t>
      </w:r>
      <w:r w:rsidR="00B64E4A">
        <w:t xml:space="preserve">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155C1F70" w14:textId="52DD9C8B" w:rsidR="009147E8" w:rsidRDefault="00585545" w:rsidP="00FE1D0B">
      <w:pPr>
        <w:rPr>
          <w:highlight w:val="yellow"/>
        </w:rPr>
      </w:pPr>
      <w:r w:rsidRPr="009147E8">
        <w:rPr>
          <w:highlight w:val="yellow"/>
        </w:rPr>
        <w:t xml:space="preserve">Het deployment </w:t>
      </w:r>
      <w:r w:rsidR="00103956" w:rsidRPr="009147E8">
        <w:rPr>
          <w:highlight w:val="yellow"/>
        </w:rPr>
        <w:t>in Android was bi</w:t>
      </w:r>
      <w:r w:rsidR="00BA5E84" w:rsidRPr="009147E8">
        <w:rPr>
          <w:highlight w:val="yellow"/>
        </w:rPr>
        <w:t xml:space="preserve">j </w:t>
      </w:r>
      <w:r w:rsidR="008800FE" w:rsidRPr="009147E8">
        <w:rPr>
          <w:highlight w:val="yellow"/>
        </w:rPr>
        <w:t xml:space="preserve">React Native en </w:t>
      </w:r>
      <w:r w:rsidR="00654AF9" w:rsidRPr="009147E8">
        <w:rPr>
          <w:highlight w:val="yellow"/>
        </w:rPr>
        <w:t>Xamarin exact hetzelfde proces, die beiden zeer goed gedocumenteerd waren.</w:t>
      </w:r>
      <w:r w:rsidR="00A85BF1" w:rsidRPr="009147E8">
        <w:rPr>
          <w:highlight w:val="yellow"/>
        </w:rPr>
        <w:t xml:space="preserve"> Enkel bij Xamarin werkte de .apk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React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Xcode open gedaan worden. </w:t>
      </w:r>
      <w:r w:rsidR="00FC7C23" w:rsidRPr="009147E8">
        <w:rPr>
          <w:highlight w:val="yellow"/>
        </w:rPr>
        <w:t>Om dit dan werkende te krijgen</w:t>
      </w:r>
      <w:r w:rsidR="00F31FF7" w:rsidRPr="009147E8">
        <w:rPr>
          <w:highlight w:val="yellow"/>
        </w:rPr>
        <w:t xml:space="preserve"> waren verschillende aanpassingen aan de instellingen in Xcode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Xcode enkel als tussenpoort </w:t>
      </w:r>
      <w:r w:rsidR="00E50CDF" w:rsidRPr="009147E8">
        <w:rPr>
          <w:highlight w:val="yellow"/>
        </w:rPr>
        <w:t>moest dienen om de .ipa file aan te maken en de applicatie op het device te krijgen.</w:t>
      </w:r>
    </w:p>
    <w:p w14:paraId="1ACB55D8" w14:textId="05A8EEAD" w:rsidR="00095A1A" w:rsidRDefault="00095A1A" w:rsidP="00FE1D0B"/>
    <w:p w14:paraId="3CD926F5" w14:textId="71B8631C" w:rsidR="00095A1A" w:rsidRDefault="00095A1A" w:rsidP="00FE1D0B"/>
    <w:p w14:paraId="49BF2EC5" w14:textId="4672104F" w:rsidR="00095A1A" w:rsidRDefault="00095A1A" w:rsidP="00FE1D0B"/>
    <w:p w14:paraId="20E89140" w14:textId="151902F8" w:rsidR="00095A1A" w:rsidRDefault="00095A1A" w:rsidP="00FE1D0B"/>
    <w:p w14:paraId="7B9398D7" w14:textId="685B6B83" w:rsidR="00095A1A" w:rsidRDefault="00095A1A" w:rsidP="00FE1D0B"/>
    <w:p w14:paraId="163860BA" w14:textId="0BE374C6" w:rsidR="00095A1A" w:rsidRDefault="00095A1A" w:rsidP="00FE1D0B"/>
    <w:p w14:paraId="3003820F" w14:textId="77777777" w:rsidR="00095A1A" w:rsidRDefault="00095A1A" w:rsidP="00FE1D0B"/>
    <w:p w14:paraId="724C5BE8" w14:textId="45A14BFB" w:rsidR="00A15CF5" w:rsidRDefault="00A15CF5" w:rsidP="00FE1D0B">
      <w:r>
        <w:lastRenderedPageBreak/>
        <w:t xml:space="preserve">Uit deze </w:t>
      </w:r>
      <w:r w:rsidR="00A25050">
        <w:t>ervaring</w:t>
      </w:r>
      <w:r>
        <w:t xml:space="preserve"> kan er een tabel gemaakt worden die kort weergeeft wat de voor- en nadelen zijn van onze twee cross-platform frameworks</w:t>
      </w:r>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06FF9CB4" w:rsidR="00D501C1" w:rsidRPr="00095A1A" w:rsidRDefault="008F7FD5" w:rsidP="00475F05">
            <w:pPr>
              <w:jc w:val="center"/>
              <w:rPr>
                <w:highlight w:val="yellow"/>
              </w:rPr>
            </w:pPr>
            <w:r w:rsidRPr="00095A1A">
              <w:rPr>
                <w:highlight w:val="yellow"/>
              </w:rPr>
              <w:t>Na instelling-wijzigingen</w:t>
            </w:r>
            <w:r w:rsidR="00A81AA0">
              <w:rPr>
                <w:highlight w:val="yellow"/>
              </w:rPr>
              <w:t>:</w:t>
            </w:r>
            <w:r w:rsidRPr="00095A1A">
              <w:rPr>
                <w:highlight w:val="yellow"/>
              </w:rPr>
              <w:t xml:space="preserve"> </w:t>
            </w:r>
            <w:r w:rsidR="00BF6F8D" w:rsidRPr="00095A1A">
              <w:rPr>
                <w:highlight w:val="yellow"/>
              </w:rPr>
              <w:t>straig</w:t>
            </w:r>
            <w:r w:rsidR="00A81AA0">
              <w:rPr>
                <w:highlight w:val="yellow"/>
              </w:rPr>
              <w:t>h</w:t>
            </w:r>
            <w:r w:rsidR="00BF6F8D" w:rsidRPr="00095A1A">
              <w:rPr>
                <w:highlight w:val="yellow"/>
              </w:rPr>
              <w:t>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36E8D5C6" w14:textId="45EBA74B" w:rsidR="00095BBD" w:rsidRDefault="00A15CF5" w:rsidP="00FE1D0B">
      <w:r>
        <w:t>Bij deze vergelijking kan er geconcludeerd worden dat RN het betere cross-platform framework kan beschouwd worden wat de ontwikkeling zelf betreft.</w:t>
      </w:r>
      <w:r w:rsidR="00577861">
        <w:t xml:space="preserve"> Dit </w:t>
      </w:r>
      <w:r w:rsidR="006C7C08">
        <w:t xml:space="preserve">kan gebaseerd worden op het feit dat Xamarin geen </w:t>
      </w:r>
      <w:r w:rsidR="00E85751">
        <w:t>echte voordelen lijkt te hebben op RN, terwijl het andersom wel het geval blijkt. Al blijft er hier nog een zekere voorkeur aan verbonden wat een individuele ontwikkelaar betreft. Hierdoor is een eindige conclusie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84" w:name="_Toc514324997"/>
      <w:bookmarkStart w:id="85" w:name="_Toc499557206"/>
      <w:r>
        <w:t>Snelheid</w:t>
      </w:r>
      <w:bookmarkEnd w:id="84"/>
      <w:r>
        <w:t xml:space="preserve"> </w:t>
      </w:r>
      <w:bookmarkEnd w:id="85"/>
    </w:p>
    <w:p w14:paraId="6F89B455" w14:textId="3FC49332" w:rsidR="00BD0EA9" w:rsidRPr="00BD0EA9" w:rsidRDefault="00BD0EA9" w:rsidP="00BD0EA9">
      <w:pPr>
        <w:pStyle w:val="Kop3"/>
      </w:pPr>
      <w:bookmarkStart w:id="86" w:name="_Toc514324998"/>
      <w:r>
        <w:t>Vergelijking</w:t>
      </w:r>
      <w:bookmarkEnd w:id="86"/>
    </w:p>
    <w:p w14:paraId="07BFF16D" w14:textId="734FB7F5" w:rsidR="00BD0EA9" w:rsidRPr="00BD0EA9" w:rsidRDefault="00BD0EA9" w:rsidP="00BD0EA9">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142978DD" w14:textId="464B59D6" w:rsidR="00BD0EA9" w:rsidRDefault="00BD0EA9" w:rsidP="00BD0EA9">
      <w:pPr>
        <w:rPr>
          <w:lang w:eastAsia="en-US"/>
        </w:rPr>
      </w:pPr>
      <w:r>
        <w:rPr>
          <w:lang w:eastAsia="en-US"/>
        </w:rPr>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op de Motorola Moto E (2nd generation) </w:t>
      </w:r>
      <w:r w:rsidR="00E330BA">
        <w:rPr>
          <w:lang w:eastAsia="en-US"/>
        </w:rPr>
        <w:t xml:space="preserve">getest </w:t>
      </w:r>
      <w:r>
        <w:rPr>
          <w:lang w:eastAsia="en-US"/>
        </w:rPr>
        <w:t>en vergelijken we deze met elkaar.</w:t>
      </w:r>
      <w:r w:rsidR="00A81AA0">
        <w:rPr>
          <w:lang w:eastAsia="en-US"/>
        </w:rPr>
        <w:t xml:space="preserve"> Hiervoor werd de tool </w:t>
      </w:r>
      <w:r w:rsidR="00A81AA0" w:rsidRPr="00A81AA0">
        <w:rPr>
          <w:i/>
          <w:lang w:eastAsia="en-US"/>
        </w:rPr>
        <w:t>Testobject</w:t>
      </w:r>
      <w:r w:rsidR="00A81AA0">
        <w:rPr>
          <w:lang w:eastAsia="en-US"/>
        </w:rPr>
        <w:t xml:space="preserve"> gebruikt.</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r>
              <w:rPr>
                <w:lang w:eastAsia="en-US"/>
              </w:rPr>
              <w:t>React Native</w:t>
            </w:r>
          </w:p>
        </w:tc>
        <w:tc>
          <w:tcPr>
            <w:tcW w:w="2266" w:type="dxa"/>
          </w:tcPr>
          <w:p w14:paraId="55D28161" w14:textId="13260CAC" w:rsidR="00BD0EA9" w:rsidRDefault="00BD0EA9" w:rsidP="00BD0EA9">
            <w:pPr>
              <w:rPr>
                <w:lang w:eastAsia="en-US"/>
              </w:rPr>
            </w:pPr>
            <w:r>
              <w:rPr>
                <w:lang w:eastAsia="en-US"/>
              </w:rPr>
              <w:t>Xamarin</w:t>
            </w:r>
          </w:p>
        </w:tc>
      </w:tr>
      <w:tr w:rsidR="00BD0EA9" w14:paraId="38F222B6" w14:textId="77777777" w:rsidTr="00BD0EA9">
        <w:tc>
          <w:tcPr>
            <w:tcW w:w="2265" w:type="dxa"/>
          </w:tcPr>
          <w:p w14:paraId="111EDB16" w14:textId="2FB9A7F3" w:rsidR="00BD0EA9" w:rsidRDefault="00BD0EA9" w:rsidP="00BD0EA9">
            <w:pPr>
              <w:rPr>
                <w:lang w:eastAsia="en-US"/>
              </w:rPr>
            </w:pPr>
            <w:r>
              <w:rPr>
                <w:lang w:eastAsia="en-US"/>
              </w:rPr>
              <w:t>Installatietijd</w:t>
            </w:r>
            <w:r w:rsidR="007F2263">
              <w:rPr>
                <w:lang w:eastAsia="en-US"/>
              </w:rPr>
              <w:t xml:space="preserve"> </w:t>
            </w:r>
            <w:r w:rsidR="00A81AA0">
              <w:rPr>
                <w:lang w:eastAsia="en-US"/>
              </w:rPr>
              <w:t>[s]</w:t>
            </w:r>
          </w:p>
        </w:tc>
        <w:tc>
          <w:tcPr>
            <w:tcW w:w="2265" w:type="dxa"/>
          </w:tcPr>
          <w:p w14:paraId="67C78819" w14:textId="4968B933" w:rsidR="00BD0EA9" w:rsidRDefault="002B7F62" w:rsidP="00BD0EA9">
            <w:pPr>
              <w:rPr>
                <w:lang w:eastAsia="en-US"/>
              </w:rPr>
            </w:pPr>
            <m:oMathPara>
              <m:oMath>
                <m:r>
                  <w:rPr>
                    <w:rFonts w:ascii="Cambria Math" w:hAnsi="Cambria Math"/>
                    <w:lang w:eastAsia="en-US"/>
                  </w:rPr>
                  <m:t xml:space="preserve">26.59 </m:t>
                </m:r>
              </m:oMath>
            </m:oMathPara>
          </w:p>
        </w:tc>
        <w:tc>
          <w:tcPr>
            <w:tcW w:w="2266" w:type="dxa"/>
          </w:tcPr>
          <w:p w14:paraId="6CBD0E42" w14:textId="3CE7F116" w:rsidR="007F2263" w:rsidRDefault="007F2263" w:rsidP="00BD0EA9">
            <w:pPr>
              <w:rPr>
                <w:lang w:eastAsia="en-US"/>
              </w:rPr>
            </w:pPr>
            <m:oMathPara>
              <m:oMath>
                <m:r>
                  <w:rPr>
                    <w:rFonts w:ascii="Cambria Math" w:hAnsi="Cambria Math"/>
                    <w:lang w:eastAsia="en-US"/>
                  </w:rPr>
                  <m:t xml:space="preserve">9 </m:t>
                </m:r>
              </m:oMath>
            </m:oMathPara>
          </w:p>
        </w:tc>
        <w:tc>
          <w:tcPr>
            <w:tcW w:w="2266" w:type="dxa"/>
          </w:tcPr>
          <w:p w14:paraId="2BD8D863" w14:textId="4950BA05" w:rsidR="00BD0EA9" w:rsidRDefault="007F2263" w:rsidP="00BD0EA9">
            <w:pPr>
              <w:rPr>
                <w:lang w:eastAsia="en-US"/>
              </w:rPr>
            </w:pPr>
            <m:oMathPara>
              <m:oMath>
                <m:r>
                  <w:rPr>
                    <w:rFonts w:ascii="Cambria Math" w:hAnsi="Cambria Math"/>
                    <w:lang w:eastAsia="en-US"/>
                  </w:rPr>
                  <m:t xml:space="preserve">10.75 </m:t>
                </m:r>
              </m:oMath>
            </m:oMathPara>
          </w:p>
        </w:tc>
      </w:tr>
      <w:tr w:rsidR="00BD0EA9" w14:paraId="0BA05115" w14:textId="77777777" w:rsidTr="00BD0EA9">
        <w:tc>
          <w:tcPr>
            <w:tcW w:w="2265" w:type="dxa"/>
          </w:tcPr>
          <w:p w14:paraId="3C2A644D" w14:textId="56C7DCC1" w:rsidR="00BD0EA9" w:rsidRDefault="00BD0EA9" w:rsidP="00BD0EA9">
            <w:pPr>
              <w:rPr>
                <w:lang w:eastAsia="en-US"/>
              </w:rPr>
            </w:pPr>
            <w:r>
              <w:rPr>
                <w:lang w:eastAsia="en-US"/>
              </w:rPr>
              <w:t>Opstarttijd</w:t>
            </w:r>
            <w:r w:rsidR="007F2263">
              <w:rPr>
                <w:lang w:eastAsia="en-US"/>
              </w:rPr>
              <w:t xml:space="preserve"> </w:t>
            </w:r>
            <w:r w:rsidR="00A81AA0">
              <w:rPr>
                <w:lang w:eastAsia="en-US"/>
              </w:rPr>
              <w:t>[s]</w:t>
            </w:r>
          </w:p>
        </w:tc>
        <w:tc>
          <w:tcPr>
            <w:tcW w:w="2265" w:type="dxa"/>
          </w:tcPr>
          <w:p w14:paraId="4156C30D" w14:textId="5649ABC4" w:rsidR="00BD0EA9" w:rsidRDefault="002B7F62" w:rsidP="00BD0EA9">
            <w:pPr>
              <w:rPr>
                <w:lang w:eastAsia="en-US"/>
              </w:rPr>
            </w:pPr>
            <m:oMathPara>
              <m:oMath>
                <m:r>
                  <w:rPr>
                    <w:rFonts w:ascii="Cambria Math" w:hAnsi="Cambria Math"/>
                    <w:lang w:eastAsia="en-US"/>
                  </w:rPr>
                  <m:t xml:space="preserve">1.12 </m:t>
                </m:r>
              </m:oMath>
            </m:oMathPara>
          </w:p>
        </w:tc>
        <w:tc>
          <w:tcPr>
            <w:tcW w:w="2266" w:type="dxa"/>
          </w:tcPr>
          <w:p w14:paraId="3885A4D6" w14:textId="2554AD06" w:rsidR="00BD0EA9" w:rsidRDefault="007F2263" w:rsidP="00BD0EA9">
            <w:pPr>
              <w:rPr>
                <w:lang w:eastAsia="en-US"/>
              </w:rPr>
            </w:pPr>
            <m:oMathPara>
              <m:oMath>
                <m:r>
                  <w:rPr>
                    <w:rFonts w:ascii="Cambria Math" w:hAnsi="Cambria Math"/>
                    <w:lang w:eastAsia="en-US"/>
                  </w:rPr>
                  <m:t xml:space="preserve">0.4 </m:t>
                </m:r>
              </m:oMath>
            </m:oMathPara>
          </w:p>
        </w:tc>
        <w:tc>
          <w:tcPr>
            <w:tcW w:w="2266" w:type="dxa"/>
          </w:tcPr>
          <w:p w14:paraId="7A117AC8" w14:textId="3CEA07B9" w:rsidR="00BD0EA9" w:rsidRDefault="007F2263" w:rsidP="00BD0EA9">
            <w:pPr>
              <w:rPr>
                <w:lang w:eastAsia="en-US"/>
              </w:rPr>
            </w:pPr>
            <m:oMathPara>
              <m:oMath>
                <m:r>
                  <w:rPr>
                    <w:rFonts w:ascii="Cambria Math" w:hAnsi="Cambria Math"/>
                    <w:lang w:eastAsia="en-US"/>
                  </w:rPr>
                  <m:t xml:space="preserve">5.92 </m:t>
                </m:r>
              </m:oMath>
            </m:oMathPara>
          </w:p>
        </w:tc>
      </w:tr>
    </w:tbl>
    <w:p w14:paraId="3CDB6193" w14:textId="24A01258" w:rsidR="008B17A8" w:rsidRPr="00BD0EA9" w:rsidRDefault="008B17A8" w:rsidP="00BD0EA9">
      <w:pPr>
        <w:rPr>
          <w:lang w:eastAsia="en-US"/>
        </w:rPr>
      </w:pPr>
    </w:p>
    <w:p w14:paraId="7CF91683" w14:textId="36A3C56D" w:rsidR="00980CF2" w:rsidRDefault="00980CF2" w:rsidP="00980CF2">
      <w:pPr>
        <w:pStyle w:val="Bijschrift"/>
      </w:pPr>
      <w:r>
        <w:lastRenderedPageBreak/>
        <w:t>iOS</w:t>
      </w:r>
    </w:p>
    <w:p w14:paraId="43D9A503" w14:textId="558293DA" w:rsidR="00BD3B9F" w:rsidRPr="00BD3B9F" w:rsidRDefault="00BD3B9F" w:rsidP="00BD3B9F">
      <w:pPr>
        <w:rPr>
          <w:lang w:eastAsia="en-US"/>
        </w:rPr>
      </w:pPr>
      <w:r>
        <w:rPr>
          <w:lang w:eastAsia="en-US"/>
        </w:rPr>
        <w:t xml:space="preserve">Voor iOS werd Testobject </w:t>
      </w:r>
      <w:r w:rsidR="0037540B">
        <w:rPr>
          <w:lang w:eastAsia="en-US"/>
        </w:rPr>
        <w:t>gebruikt met als echt device de Iphone SE.</w:t>
      </w:r>
    </w:p>
    <w:tbl>
      <w:tblPr>
        <w:tblStyle w:val="Tabelraster"/>
        <w:tblW w:w="0" w:type="auto"/>
        <w:tblLook w:val="04A0" w:firstRow="1" w:lastRow="0" w:firstColumn="1" w:lastColumn="0" w:noHBand="0" w:noVBand="1"/>
      </w:tblPr>
      <w:tblGrid>
        <w:gridCol w:w="2265"/>
        <w:gridCol w:w="2265"/>
        <w:gridCol w:w="2266"/>
        <w:gridCol w:w="2266"/>
      </w:tblGrid>
      <w:tr w:rsidR="00A81AA0" w14:paraId="17BF48FD" w14:textId="77777777" w:rsidTr="00BD3B9F">
        <w:tc>
          <w:tcPr>
            <w:tcW w:w="2265" w:type="dxa"/>
          </w:tcPr>
          <w:p w14:paraId="510BB6D6" w14:textId="77777777" w:rsidR="00A81AA0" w:rsidRDefault="00A81AA0" w:rsidP="00BD3B9F">
            <w:pPr>
              <w:rPr>
                <w:lang w:eastAsia="en-US"/>
              </w:rPr>
            </w:pPr>
          </w:p>
        </w:tc>
        <w:tc>
          <w:tcPr>
            <w:tcW w:w="2265" w:type="dxa"/>
          </w:tcPr>
          <w:p w14:paraId="49720B9B" w14:textId="5B85012F" w:rsidR="00A81AA0" w:rsidRDefault="00A81AA0" w:rsidP="00BD3B9F">
            <w:pPr>
              <w:rPr>
                <w:lang w:eastAsia="en-US"/>
              </w:rPr>
            </w:pPr>
            <w:r>
              <w:rPr>
                <w:lang w:eastAsia="en-US"/>
              </w:rPr>
              <w:t>Native (iOS)</w:t>
            </w:r>
          </w:p>
        </w:tc>
        <w:tc>
          <w:tcPr>
            <w:tcW w:w="2266" w:type="dxa"/>
          </w:tcPr>
          <w:p w14:paraId="3734074F" w14:textId="77777777" w:rsidR="00A81AA0" w:rsidRDefault="00A81AA0" w:rsidP="00BD3B9F">
            <w:pPr>
              <w:rPr>
                <w:lang w:eastAsia="en-US"/>
              </w:rPr>
            </w:pPr>
            <w:r>
              <w:rPr>
                <w:lang w:eastAsia="en-US"/>
              </w:rPr>
              <w:t>React Native</w:t>
            </w:r>
          </w:p>
        </w:tc>
        <w:tc>
          <w:tcPr>
            <w:tcW w:w="2266" w:type="dxa"/>
          </w:tcPr>
          <w:p w14:paraId="62093EE9" w14:textId="77777777" w:rsidR="00A81AA0" w:rsidRDefault="00A81AA0" w:rsidP="00BD3B9F">
            <w:pPr>
              <w:rPr>
                <w:lang w:eastAsia="en-US"/>
              </w:rPr>
            </w:pPr>
            <w:r>
              <w:rPr>
                <w:lang w:eastAsia="en-US"/>
              </w:rPr>
              <w:t>Xamarin</w:t>
            </w:r>
          </w:p>
        </w:tc>
      </w:tr>
      <w:tr w:rsidR="00A81AA0" w14:paraId="4871BFAC" w14:textId="77777777" w:rsidTr="00BD3B9F">
        <w:tc>
          <w:tcPr>
            <w:tcW w:w="2265" w:type="dxa"/>
          </w:tcPr>
          <w:p w14:paraId="205FCB4F" w14:textId="3E9542A7" w:rsidR="00A81AA0" w:rsidRDefault="00A81AA0" w:rsidP="00BD3B9F">
            <w:pPr>
              <w:rPr>
                <w:lang w:eastAsia="en-US"/>
              </w:rPr>
            </w:pPr>
            <w:r>
              <w:rPr>
                <w:lang w:eastAsia="en-US"/>
              </w:rPr>
              <w:t>Installatietijd [s]</w:t>
            </w:r>
          </w:p>
        </w:tc>
        <w:tc>
          <w:tcPr>
            <w:tcW w:w="2265" w:type="dxa"/>
          </w:tcPr>
          <w:p w14:paraId="16074E6C" w14:textId="61DF85AC" w:rsidR="00A81AA0" w:rsidRDefault="00A81AA0" w:rsidP="00BD3B9F">
            <w:pPr>
              <w:rPr>
                <w:lang w:eastAsia="en-US"/>
              </w:rPr>
            </w:pPr>
            <m:oMathPara>
              <m:oMath>
                <m:r>
                  <w:rPr>
                    <w:rFonts w:ascii="Cambria Math" w:hAnsi="Cambria Math"/>
                    <w:lang w:eastAsia="en-US"/>
                  </w:rPr>
                  <m:t xml:space="preserve">15.13 </m:t>
                </m:r>
              </m:oMath>
            </m:oMathPara>
          </w:p>
        </w:tc>
        <w:tc>
          <w:tcPr>
            <w:tcW w:w="2266" w:type="dxa"/>
          </w:tcPr>
          <w:p w14:paraId="31584BF8" w14:textId="1C9C97A9" w:rsidR="00A81AA0" w:rsidRDefault="0037540B" w:rsidP="00BD3B9F">
            <w:pPr>
              <w:rPr>
                <w:lang w:eastAsia="en-US"/>
              </w:rPr>
            </w:pPr>
            <m:oMathPara>
              <m:oMath>
                <m:r>
                  <w:rPr>
                    <w:rFonts w:ascii="Cambria Math" w:hAnsi="Cambria Math"/>
                    <w:lang w:eastAsia="en-US"/>
                  </w:rPr>
                  <m:t>4.13</m:t>
                </m:r>
                <m:r>
                  <w:rPr>
                    <w:rFonts w:ascii="Cambria Math" w:hAnsi="Cambria Math"/>
                    <w:lang w:eastAsia="en-US"/>
                  </w:rPr>
                  <m:t xml:space="preserve"> </m:t>
                </m:r>
              </m:oMath>
            </m:oMathPara>
          </w:p>
        </w:tc>
        <w:tc>
          <w:tcPr>
            <w:tcW w:w="2266" w:type="dxa"/>
          </w:tcPr>
          <w:p w14:paraId="23672E8E" w14:textId="4B155EEB" w:rsidR="00A81AA0" w:rsidRDefault="0037540B" w:rsidP="00BD3B9F">
            <w:pPr>
              <w:rPr>
                <w:lang w:eastAsia="en-US"/>
              </w:rPr>
            </w:pPr>
            <m:oMathPara>
              <m:oMath>
                <m:r>
                  <w:rPr>
                    <w:rFonts w:ascii="Cambria Math" w:hAnsi="Cambria Math"/>
                    <w:lang w:eastAsia="en-US"/>
                  </w:rPr>
                  <m:t>7.46</m:t>
                </m:r>
                <m:r>
                  <w:rPr>
                    <w:rFonts w:ascii="Cambria Math" w:hAnsi="Cambria Math"/>
                    <w:lang w:eastAsia="en-US"/>
                  </w:rPr>
                  <m:t xml:space="preserve"> </m:t>
                </m:r>
              </m:oMath>
            </m:oMathPara>
          </w:p>
        </w:tc>
      </w:tr>
      <w:tr w:rsidR="00A81AA0" w14:paraId="7B699792" w14:textId="77777777" w:rsidTr="00BD3B9F">
        <w:tc>
          <w:tcPr>
            <w:tcW w:w="2265" w:type="dxa"/>
          </w:tcPr>
          <w:p w14:paraId="4ED30B44" w14:textId="079E76D5" w:rsidR="00A81AA0" w:rsidRDefault="00A81AA0" w:rsidP="00BD3B9F">
            <w:pPr>
              <w:rPr>
                <w:lang w:eastAsia="en-US"/>
              </w:rPr>
            </w:pPr>
            <w:r>
              <w:rPr>
                <w:lang w:eastAsia="en-US"/>
              </w:rPr>
              <w:t>Opstarttijd [s]</w:t>
            </w:r>
          </w:p>
        </w:tc>
        <w:tc>
          <w:tcPr>
            <w:tcW w:w="2265" w:type="dxa"/>
          </w:tcPr>
          <w:p w14:paraId="11640B1E" w14:textId="4CBC159C" w:rsidR="00A81AA0" w:rsidRDefault="0037540B" w:rsidP="00BD3B9F">
            <w:pPr>
              <w:rPr>
                <w:lang w:eastAsia="en-US"/>
              </w:rPr>
            </w:pPr>
            <m:oMathPara>
              <m:oMath>
                <m:r>
                  <w:rPr>
                    <w:rFonts w:ascii="Cambria Math" w:hAnsi="Cambria Math"/>
                    <w:lang w:eastAsia="en-US"/>
                  </w:rPr>
                  <m:t>0.59</m:t>
                </m:r>
                <m:r>
                  <w:rPr>
                    <w:rFonts w:ascii="Cambria Math" w:hAnsi="Cambria Math"/>
                    <w:lang w:eastAsia="en-US"/>
                  </w:rPr>
                  <m:t xml:space="preserve"> </m:t>
                </m:r>
              </m:oMath>
            </m:oMathPara>
          </w:p>
        </w:tc>
        <w:tc>
          <w:tcPr>
            <w:tcW w:w="2266" w:type="dxa"/>
          </w:tcPr>
          <w:p w14:paraId="460B4874" w14:textId="4840D9D6" w:rsidR="00A81AA0" w:rsidRDefault="0037540B" w:rsidP="00BD3B9F">
            <w:pPr>
              <w:rPr>
                <w:lang w:eastAsia="en-US"/>
              </w:rPr>
            </w:pPr>
            <m:oMathPara>
              <m:oMath>
                <m:r>
                  <w:rPr>
                    <w:rFonts w:ascii="Cambria Math" w:hAnsi="Cambria Math"/>
                    <w:lang w:eastAsia="en-US"/>
                  </w:rPr>
                  <m:t>0.3</m:t>
                </m:r>
                <m:r>
                  <w:rPr>
                    <w:rFonts w:ascii="Cambria Math" w:hAnsi="Cambria Math"/>
                    <w:lang w:eastAsia="en-US"/>
                  </w:rPr>
                  <m:t xml:space="preserve"> </m:t>
                </m:r>
              </m:oMath>
            </m:oMathPara>
          </w:p>
        </w:tc>
        <w:tc>
          <w:tcPr>
            <w:tcW w:w="2266" w:type="dxa"/>
          </w:tcPr>
          <w:p w14:paraId="39E759B7" w14:textId="70FE615F" w:rsidR="00A81AA0" w:rsidRDefault="0037540B" w:rsidP="00BD3B9F">
            <w:pPr>
              <w:rPr>
                <w:lang w:eastAsia="en-US"/>
              </w:rPr>
            </w:pPr>
            <m:oMathPara>
              <m:oMath>
                <m:r>
                  <w:rPr>
                    <w:rFonts w:ascii="Cambria Math" w:hAnsi="Cambria Math"/>
                    <w:lang w:eastAsia="en-US"/>
                  </w:rPr>
                  <m:t>1.52</m:t>
                </m:r>
              </m:oMath>
            </m:oMathPara>
          </w:p>
        </w:tc>
      </w:tr>
    </w:tbl>
    <w:p w14:paraId="662B05DD" w14:textId="6A7E1F56" w:rsidR="00604D2E" w:rsidRDefault="00604D2E" w:rsidP="00604D2E">
      <w:pPr>
        <w:rPr>
          <w:lang w:eastAsia="en-US"/>
        </w:rPr>
      </w:pPr>
    </w:p>
    <w:p w14:paraId="06DDF654" w14:textId="025A22FF" w:rsidR="00604D2E" w:rsidRDefault="00604D2E" w:rsidP="00604D2E">
      <w:pPr>
        <w:pStyle w:val="Kop3"/>
        <w:rPr>
          <w:lang w:eastAsia="en-US"/>
        </w:rPr>
      </w:pPr>
      <w:bookmarkStart w:id="87" w:name="_Toc514324999"/>
      <w:r>
        <w:rPr>
          <w:lang w:eastAsia="en-US"/>
        </w:rPr>
        <w:t>Conclusie</w:t>
      </w:r>
      <w:bookmarkEnd w:id="87"/>
    </w:p>
    <w:p w14:paraId="49D2FB97" w14:textId="77777777" w:rsidR="0037540B" w:rsidRDefault="0037540B" w:rsidP="0037540B">
      <w:pPr>
        <w:rPr>
          <w:lang w:eastAsia="en-US"/>
        </w:rPr>
      </w:pPr>
      <w:r>
        <w:rPr>
          <w:lang w:eastAsia="en-US"/>
        </w:rPr>
        <w:t xml:space="preserve">Bij deze is het ook belangrijk te realiseren dat de grootte en uitgebreidheid van de drie applicaties verschillen. De complexiteit van de native app is groter dan die van RN, en de RN app is vollediger dan die van Xamarin. Hierdoor is het toch opvallend dat de RN applicatie veel beter scoort op snelheid dan degene gebouwd met Xamarin. </w:t>
      </w:r>
    </w:p>
    <w:p w14:paraId="3E0A9AB6" w14:textId="77777777" w:rsidR="0037540B" w:rsidRPr="005776AE" w:rsidRDefault="0037540B" w:rsidP="0037540B">
      <w:pPr>
        <w:rPr>
          <w:i/>
          <w:lang w:eastAsia="en-US"/>
        </w:rPr>
      </w:pPr>
      <w:r w:rsidRPr="00F21FA5">
        <w:rPr>
          <w:highlight w:val="yellow"/>
          <w:lang w:eastAsia="en-US"/>
        </w:rPr>
        <w:t xml:space="preserve">// Dit zou kunnen verklaard worden met het feit dat RN de lijst maar deels inlaadt bij de opstart. Terwijl bij Xamarin de volledige lijst bij de start van de applicatie wordt ingeladen. Hierdoor zal het toch opvallen dat bij RN de applicatie in het begin moeilijker zijn lijst volledig zal kunnen laten zien als er door de lijst gescrold wordt. Dit wordt dan ook bevestigd bij het komende onderdeel </w:t>
      </w:r>
      <w:r w:rsidRPr="00F21FA5">
        <w:rPr>
          <w:i/>
          <w:highlight w:val="yellow"/>
          <w:lang w:eastAsia="en-US"/>
        </w:rPr>
        <w:t>user experience.</w:t>
      </w:r>
    </w:p>
    <w:p w14:paraId="56FD501A" w14:textId="77777777" w:rsidR="0037540B" w:rsidRPr="0037540B" w:rsidRDefault="0037540B" w:rsidP="0037540B">
      <w:pPr>
        <w:rPr>
          <w:lang w:eastAsia="en-US"/>
        </w:rPr>
      </w:pPr>
    </w:p>
    <w:p w14:paraId="57F96914" w14:textId="1297AB9A" w:rsidR="0018756B" w:rsidRPr="00F21FA5" w:rsidRDefault="0018756B" w:rsidP="0018756B">
      <w:pPr>
        <w:pStyle w:val="Kop2"/>
        <w:rPr>
          <w:highlight w:val="yellow"/>
        </w:rPr>
      </w:pPr>
      <w:bookmarkStart w:id="88" w:name="_Toc514325000"/>
      <w:r w:rsidRPr="00F21FA5">
        <w:rPr>
          <w:highlight w:val="yellow"/>
        </w:rPr>
        <w:t>Geheugen</w:t>
      </w:r>
      <w:bookmarkEnd w:id="88"/>
    </w:p>
    <w:p w14:paraId="5F9EFB40" w14:textId="4025BD22"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w:t>
      </w:r>
      <w:bookmarkStart w:id="89" w:name="_GoBack"/>
      <w:bookmarkEnd w:id="89"/>
      <w:r w:rsidRPr="00F21FA5">
        <w:rPr>
          <w:highlight w:val="yellow"/>
        </w:rPr>
        <w:t xml:space="preserve">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cross-platform gebouwde apps. De React Native en Xamarin resultaten zijn ongeveer dezelfde als dit bekeken wordt vanuit een geheugen standpunt. Zij verschillen enkel in hoe het zijn data haalt. RN haalt dit uit een JSON die online staat 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90" w:name="_Toc514325001"/>
      <w:r w:rsidRPr="00F21FA5">
        <w:rPr>
          <w:highlight w:val="yellow"/>
        </w:rPr>
        <w:t>Vergelijking</w:t>
      </w:r>
      <w:bookmarkEnd w:id="90"/>
    </w:p>
    <w:p w14:paraId="46B8566D" w14:textId="3D5C0313" w:rsidR="004508C3" w:rsidRPr="00F21FA5" w:rsidRDefault="00D527AB" w:rsidP="004508C3">
      <w:pPr>
        <w:pStyle w:val="Bijschrift"/>
        <w:rPr>
          <w:highlight w:val="yellow"/>
        </w:rPr>
      </w:pPr>
      <w:r w:rsidRPr="00F21FA5">
        <w:rPr>
          <w:highlight w:val="yellow"/>
        </w:rPr>
        <w:t>Android</w:t>
      </w:r>
    </w:p>
    <w:p w14:paraId="0DEECE8A" w14:textId="0C5812F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wordt de interne opslag en het cache-geheugen rechtstreeks uitgelezen. Voor het RAM-geheugen wordt een maximale waarde gebruikt</w:t>
      </w:r>
      <w:r w:rsidR="00BE330D" w:rsidRPr="00F21FA5">
        <w:rPr>
          <w:highlight w:val="yellow"/>
          <w:lang w:eastAsia="en-US"/>
        </w:rPr>
        <w:t xml:space="preserve">, die de GSM zelf </w:t>
      </w:r>
      <w:r w:rsidR="00BE330D" w:rsidRPr="00F21FA5">
        <w:rPr>
          <w:highlight w:val="yellow"/>
          <w:lang w:eastAsia="en-US"/>
        </w:rPr>
        <w:lastRenderedPageBreak/>
        <w:t xml:space="preserve">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005CDE">
        <w:tc>
          <w:tcPr>
            <w:tcW w:w="2265" w:type="dxa"/>
          </w:tcPr>
          <w:p w14:paraId="09005557" w14:textId="77777777" w:rsidR="00005CDE" w:rsidRPr="00F21FA5" w:rsidRDefault="00005CDE" w:rsidP="00FD3F97">
            <w:pPr>
              <w:rPr>
                <w:highlight w:val="yellow"/>
                <w:lang w:eastAsia="en-US"/>
              </w:rPr>
            </w:pPr>
          </w:p>
        </w:tc>
        <w:tc>
          <w:tcPr>
            <w:tcW w:w="2265"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66"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66"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005CDE">
        <w:tc>
          <w:tcPr>
            <w:tcW w:w="2265"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005CDE">
        <w:tc>
          <w:tcPr>
            <w:tcW w:w="2265"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4EDD3A7A" w14:textId="40C733D6" w:rsidR="00005CDE" w:rsidRPr="00F21FA5" w:rsidRDefault="00371262" w:rsidP="00371262">
            <w:pPr>
              <w:jc w:val="center"/>
              <w:rPr>
                <w:highlight w:val="yellow"/>
                <w:lang w:eastAsia="en-US"/>
              </w:rPr>
            </w:pPr>
            <w:r>
              <w:rPr>
                <w:highlight w:val="yellow"/>
                <w:lang w:eastAsia="en-US"/>
              </w:rPr>
              <w:t>105</w:t>
            </w:r>
          </w:p>
        </w:tc>
        <w:tc>
          <w:tcPr>
            <w:tcW w:w="2266"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005CDE">
        <w:tc>
          <w:tcPr>
            <w:tcW w:w="2265"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66"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tbl>
      <w:tblPr>
        <w:tblStyle w:val="Tabelraster"/>
        <w:tblW w:w="0" w:type="auto"/>
        <w:tblLook w:val="04A0" w:firstRow="1" w:lastRow="0" w:firstColumn="1" w:lastColumn="0" w:noHBand="0" w:noVBand="1"/>
      </w:tblPr>
      <w:tblGrid>
        <w:gridCol w:w="2323"/>
        <w:gridCol w:w="2244"/>
        <w:gridCol w:w="2246"/>
        <w:gridCol w:w="2249"/>
      </w:tblGrid>
      <w:tr w:rsidR="006875AC" w:rsidRPr="00F21FA5" w14:paraId="2CABF341" w14:textId="77777777" w:rsidTr="00604988">
        <w:tc>
          <w:tcPr>
            <w:tcW w:w="2265" w:type="dxa"/>
          </w:tcPr>
          <w:p w14:paraId="51F0DA11" w14:textId="77777777" w:rsidR="006875AC" w:rsidRPr="00F21FA5" w:rsidRDefault="006875AC" w:rsidP="00604988">
            <w:pPr>
              <w:rPr>
                <w:highlight w:val="yellow"/>
                <w:lang w:eastAsia="en-US"/>
              </w:rPr>
            </w:pPr>
          </w:p>
        </w:tc>
        <w:tc>
          <w:tcPr>
            <w:tcW w:w="2265"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6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66"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604988">
        <w:tc>
          <w:tcPr>
            <w:tcW w:w="2265"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F8A754A" w14:textId="6145CB95" w:rsidR="006875AC" w:rsidRPr="00F21FA5" w:rsidRDefault="003A1607" w:rsidP="00604988">
            <w:pPr>
              <w:rPr>
                <w:highlight w:val="yellow"/>
                <w:lang w:eastAsia="en-US"/>
              </w:rPr>
            </w:pPr>
            <m:oMathPara>
              <m:oMath>
                <m:r>
                  <w:rPr>
                    <w:rFonts w:ascii="Cambria Math" w:hAnsi="Cambria Math"/>
                    <w:highlight w:val="yellow"/>
                    <w:lang w:eastAsia="en-US"/>
                  </w:rPr>
                  <m:t>108</m:t>
                </m:r>
              </m:oMath>
            </m:oMathPara>
          </w:p>
        </w:tc>
        <w:tc>
          <w:tcPr>
            <w:tcW w:w="2266" w:type="dxa"/>
          </w:tcPr>
          <w:p w14:paraId="1DC25421" w14:textId="210270EA" w:rsidR="006875AC" w:rsidRPr="00F21FA5" w:rsidRDefault="008D302D" w:rsidP="00604988">
            <w:pPr>
              <w:rPr>
                <w:highlight w:val="yellow"/>
                <w:lang w:eastAsia="en-US"/>
              </w:rPr>
            </w:pPr>
            <m:oMathPara>
              <m:oMath>
                <m:r>
                  <w:rPr>
                    <w:rFonts w:ascii="Cambria Math" w:hAnsi="Cambria Math"/>
                    <w:highlight w:val="yellow"/>
                    <w:lang w:eastAsia="en-US"/>
                  </w:rPr>
                  <m:t xml:space="preserve">28,8 </m:t>
                </m:r>
              </m:oMath>
            </m:oMathPara>
          </w:p>
        </w:tc>
        <w:tc>
          <w:tcPr>
            <w:tcW w:w="2266" w:type="dxa"/>
          </w:tcPr>
          <w:p w14:paraId="43222AF6" w14:textId="19653954" w:rsidR="006875AC" w:rsidRPr="00F21FA5" w:rsidRDefault="008D302D" w:rsidP="00604988">
            <w:pPr>
              <w:rPr>
                <w:highlight w:val="yellow"/>
                <w:lang w:eastAsia="en-US"/>
              </w:rPr>
            </w:pPr>
            <m:oMathPara>
              <m:oMath>
                <m:r>
                  <w:rPr>
                    <w:rFonts w:ascii="Cambria Math" w:hAnsi="Cambria Math"/>
                    <w:highlight w:val="yellow"/>
                    <w:lang w:eastAsia="en-US"/>
                  </w:rPr>
                  <m:t xml:space="preserve">28,1 </m:t>
                </m:r>
              </m:oMath>
            </m:oMathPara>
          </w:p>
        </w:tc>
      </w:tr>
      <w:tr w:rsidR="006875AC" w:rsidRPr="00F21FA5" w14:paraId="784BC7F4" w14:textId="77777777" w:rsidTr="00604988">
        <w:tc>
          <w:tcPr>
            <w:tcW w:w="2265"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604988">
        <w:tc>
          <w:tcPr>
            <w:tcW w:w="2265" w:type="dxa"/>
          </w:tcPr>
          <w:p w14:paraId="0E42CFA2" w14:textId="3C6470F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34243439" w14:textId="00B0D64C" w:rsidR="006875AC" w:rsidRPr="00F21FA5" w:rsidRDefault="006875AC" w:rsidP="00604988">
            <w:pPr>
              <w:rPr>
                <w:highlight w:val="yellow"/>
                <w:lang w:eastAsia="en-US"/>
              </w:rPr>
            </w:pPr>
          </w:p>
        </w:tc>
        <w:tc>
          <w:tcPr>
            <w:tcW w:w="226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0,02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91" w:name="_Toc514325002"/>
      <w:r w:rsidRPr="00F21FA5">
        <w:rPr>
          <w:highlight w:val="yellow"/>
          <w:lang w:eastAsia="en-US"/>
        </w:rPr>
        <w:t>Conclusie</w:t>
      </w:r>
      <w:bookmarkEnd w:id="91"/>
    </w:p>
    <w:p w14:paraId="76312B34" w14:textId="77777777" w:rsidR="003601DE" w:rsidRPr="00F21FA5" w:rsidRDefault="003601DE" w:rsidP="003601DE">
      <w:pPr>
        <w:pStyle w:val="Kop2"/>
        <w:spacing w:before="120" w:after="120"/>
        <w:ind w:left="578" w:hanging="578"/>
        <w:rPr>
          <w:highlight w:val="yellow"/>
        </w:rPr>
      </w:pPr>
      <w:bookmarkStart w:id="92" w:name="_Toc499557207"/>
      <w:bookmarkStart w:id="93" w:name="_Toc514325003"/>
      <w:r w:rsidRPr="00F21FA5">
        <w:rPr>
          <w:highlight w:val="yellow"/>
        </w:rPr>
        <w:t>User experience</w:t>
      </w:r>
      <w:bookmarkEnd w:id="92"/>
      <w:bookmarkEnd w:id="93"/>
    </w:p>
    <w:p w14:paraId="3517381B" w14:textId="77777777" w:rsidR="003601DE" w:rsidRPr="00F21FA5" w:rsidRDefault="003601DE" w:rsidP="003601DE">
      <w:pPr>
        <w:pStyle w:val="Kop1"/>
        <w:spacing w:before="240" w:after="480"/>
        <w:ind w:left="431" w:hanging="431"/>
        <w:rPr>
          <w:highlight w:val="yellow"/>
        </w:rPr>
      </w:pPr>
      <w:bookmarkStart w:id="94" w:name="_Toc499557209"/>
      <w:bookmarkStart w:id="95" w:name="_Toc514325004"/>
      <w:r w:rsidRPr="00F21FA5">
        <w:rPr>
          <w:highlight w:val="yellow"/>
        </w:rPr>
        <w:t>Besluit</w:t>
      </w:r>
      <w:bookmarkEnd w:id="94"/>
      <w:bookmarkEnd w:id="95"/>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3"/>
          <w:footerReference w:type="even" r:id="rId44"/>
          <w:footerReference w:type="default" r:id="rId45"/>
          <w:pgSz w:w="11906" w:h="16838" w:code="9"/>
          <w:pgMar w:top="1417" w:right="1417" w:bottom="1417" w:left="1417" w:header="708" w:footer="708" w:gutter="0"/>
          <w:pgNumType w:start="1"/>
          <w:cols w:space="708"/>
          <w:docGrid w:linePitch="360"/>
        </w:sectPr>
      </w:pPr>
    </w:p>
    <w:bookmarkStart w:id="96" w:name="_Toc514325005"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96"/>
        </w:p>
        <w:sdt>
          <w:sdtPr>
            <w:id w:val="-573587230"/>
            <w:bibliography/>
          </w:sdtPr>
          <w:sdtContent>
            <w:p w14:paraId="4CD21DE1" w14:textId="0B0D4F6D" w:rsidR="00A81AA0" w:rsidRPr="00A35962" w:rsidRDefault="00A81AA0">
              <w:pPr>
                <w:rPr>
                  <w:rStyle w:val="Hyperlink"/>
                  <w:noProof/>
                  <w:sz w:val="20"/>
                </w:rPr>
              </w:pPr>
              <w:r>
                <w:rPr>
                  <w:noProof/>
                  <w:sz w:val="20"/>
                </w:rPr>
                <w:fldChar w:fldCharType="begin"/>
              </w:r>
              <w:r w:rsidR="00FF7A49">
                <w:rPr>
                  <w:noProof/>
                  <w:sz w:val="20"/>
                </w:rPr>
                <w:instrText>HYPERLINK "H:\\Documents\\</w:instrText>
              </w:r>
              <w:r w:rsidR="00FF7A49">
                <w:rPr>
                  <w:noProof/>
                  <w:sz w:val="20"/>
                </w:rPr>
                <w:cr/>
              </w:r>
              <w:r w:rsidR="00FF7A49">
                <w:rPr>
                  <w:noProof/>
                  <w:sz w:val="20"/>
                </w:rPr>
                <w:cr/>
                <w:instrText>"</w:instrText>
              </w:r>
              <w:r w:rsidR="00FF7A49">
                <w:rPr>
                  <w:noProof/>
                  <w:sz w:val="20"/>
                </w:rPr>
              </w:r>
              <w:r>
                <w:rPr>
                  <w:noProof/>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81AA0" w:rsidRPr="00A35962" w14:paraId="4AE43282" w14:textId="77777777">
                <w:trPr>
                  <w:divId w:val="512232090"/>
                  <w:tblCellSpacing w:w="15" w:type="dxa"/>
                </w:trPr>
                <w:tc>
                  <w:tcPr>
                    <w:tcW w:w="50" w:type="pct"/>
                    <w:hideMark/>
                  </w:tcPr>
                  <w:p w14:paraId="33D12CC9" w14:textId="77777777" w:rsidR="00A81AA0" w:rsidRPr="00A35962" w:rsidRDefault="00A81AA0">
                    <w:pPr>
                      <w:pStyle w:val="Bibliografie"/>
                      <w:rPr>
                        <w:rStyle w:val="Hyperlink"/>
                        <w:noProof/>
                        <w:sz w:val="24"/>
                        <w:szCs w:val="24"/>
                        <w:lang w:val="nl-NL"/>
                      </w:rPr>
                    </w:pPr>
                    <w:r w:rsidRPr="00A35962">
                      <w:rPr>
                        <w:rStyle w:val="Hyperlink"/>
                        <w:noProof/>
                        <w:lang w:val="nl-NL"/>
                      </w:rPr>
                      <w:t xml:space="preserve">[1] </w:t>
                    </w:r>
                  </w:p>
                </w:tc>
                <w:tc>
                  <w:tcPr>
                    <w:tcW w:w="0" w:type="auto"/>
                    <w:hideMark/>
                  </w:tcPr>
                  <w:p w14:paraId="7AAFF202" w14:textId="77777777" w:rsidR="00A81AA0" w:rsidRPr="00A35962" w:rsidRDefault="00A81AA0">
                    <w:pPr>
                      <w:pStyle w:val="Bibliografie"/>
                      <w:rPr>
                        <w:rStyle w:val="Hyperlink"/>
                        <w:noProof/>
                        <w:lang w:val="nl-NL"/>
                      </w:rPr>
                    </w:pPr>
                    <w:r w:rsidRPr="00A35962">
                      <w:rPr>
                        <w:rStyle w:val="Hyperlink"/>
                        <w:noProof/>
                        <w:lang w:val="nl-NL"/>
                      </w:rPr>
                      <w:t>Zappware NV, „Info over Zappware NV,” [Online]. Available: https://zappware.com/.</w:t>
                    </w:r>
                  </w:p>
                </w:tc>
              </w:tr>
              <w:tr w:rsidR="00A81AA0" w:rsidRPr="00A35962" w14:paraId="431FC249" w14:textId="77777777">
                <w:trPr>
                  <w:divId w:val="512232090"/>
                  <w:tblCellSpacing w:w="15" w:type="dxa"/>
                </w:trPr>
                <w:tc>
                  <w:tcPr>
                    <w:tcW w:w="50" w:type="pct"/>
                    <w:hideMark/>
                  </w:tcPr>
                  <w:p w14:paraId="2F7281C4" w14:textId="77777777" w:rsidR="00A81AA0" w:rsidRPr="00A35962" w:rsidRDefault="00A81AA0">
                    <w:pPr>
                      <w:pStyle w:val="Bibliografie"/>
                      <w:rPr>
                        <w:rStyle w:val="Hyperlink"/>
                        <w:noProof/>
                        <w:lang w:val="nl-NL"/>
                      </w:rPr>
                    </w:pPr>
                    <w:r w:rsidRPr="00A35962">
                      <w:rPr>
                        <w:rStyle w:val="Hyperlink"/>
                        <w:noProof/>
                        <w:lang w:val="nl-NL"/>
                      </w:rPr>
                      <w:t xml:space="preserve">[2] </w:t>
                    </w:r>
                  </w:p>
                </w:tc>
                <w:tc>
                  <w:tcPr>
                    <w:tcW w:w="0" w:type="auto"/>
                    <w:hideMark/>
                  </w:tcPr>
                  <w:p w14:paraId="56E8FC31" w14:textId="77777777" w:rsidR="00A81AA0" w:rsidRPr="00A35962" w:rsidRDefault="00A81AA0">
                    <w:pPr>
                      <w:pStyle w:val="Bibliografie"/>
                      <w:rPr>
                        <w:rStyle w:val="Hyperlink"/>
                        <w:noProof/>
                        <w:lang w:val="nl-NL"/>
                      </w:rPr>
                    </w:pPr>
                    <w:r w:rsidRPr="00A35962">
                      <w:rPr>
                        <w:rStyle w:val="Hyperlink"/>
                        <w:noProof/>
                        <w:lang w:val="en-US"/>
                      </w:rPr>
                      <w:t xml:space="preserve">„Qt (software),” [Online]. Available: https://en.wikipedia.org/wiki/Qt_(software). </w:t>
                    </w:r>
                    <w:r w:rsidRPr="00A35962">
                      <w:rPr>
                        <w:rStyle w:val="Hyperlink"/>
                        <w:noProof/>
                        <w:lang w:val="nl-NL"/>
                      </w:rPr>
                      <w:t>[Geopend Maart 2018].</w:t>
                    </w:r>
                  </w:p>
                </w:tc>
              </w:tr>
              <w:tr w:rsidR="00A81AA0" w:rsidRPr="00A35962" w14:paraId="3C9B7C60" w14:textId="77777777">
                <w:trPr>
                  <w:divId w:val="512232090"/>
                  <w:tblCellSpacing w:w="15" w:type="dxa"/>
                </w:trPr>
                <w:tc>
                  <w:tcPr>
                    <w:tcW w:w="50" w:type="pct"/>
                    <w:hideMark/>
                  </w:tcPr>
                  <w:p w14:paraId="346D463C" w14:textId="77777777" w:rsidR="00A81AA0" w:rsidRPr="00A35962" w:rsidRDefault="00A81AA0">
                    <w:pPr>
                      <w:pStyle w:val="Bibliografie"/>
                      <w:rPr>
                        <w:rStyle w:val="Hyperlink"/>
                        <w:noProof/>
                        <w:lang w:val="nl-NL"/>
                      </w:rPr>
                    </w:pPr>
                    <w:r w:rsidRPr="00A35962">
                      <w:rPr>
                        <w:rStyle w:val="Hyperlink"/>
                        <w:noProof/>
                        <w:lang w:val="nl-NL"/>
                      </w:rPr>
                      <w:t xml:space="preserve">[3] </w:t>
                    </w:r>
                  </w:p>
                </w:tc>
                <w:tc>
                  <w:tcPr>
                    <w:tcW w:w="0" w:type="auto"/>
                    <w:hideMark/>
                  </w:tcPr>
                  <w:p w14:paraId="5F2C2BDC" w14:textId="77777777" w:rsidR="00A81AA0" w:rsidRPr="00A35962" w:rsidRDefault="00A81AA0">
                    <w:pPr>
                      <w:pStyle w:val="Bibliografie"/>
                      <w:rPr>
                        <w:rStyle w:val="Hyperlink"/>
                        <w:noProof/>
                        <w:lang w:val="nl-NL"/>
                      </w:rPr>
                    </w:pPr>
                    <w:r w:rsidRPr="00A35962">
                      <w:rPr>
                        <w:rStyle w:val="Hyperlink"/>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A35962">
                      <w:rPr>
                        <w:rStyle w:val="Hyperlink"/>
                        <w:noProof/>
                        <w:lang w:val="nl-NL"/>
                      </w:rPr>
                      <w:t>[Geopend Maart 2018].</w:t>
                    </w:r>
                  </w:p>
                </w:tc>
              </w:tr>
              <w:tr w:rsidR="00A81AA0" w:rsidRPr="00A35962" w14:paraId="093C56D7" w14:textId="77777777">
                <w:trPr>
                  <w:divId w:val="512232090"/>
                  <w:tblCellSpacing w:w="15" w:type="dxa"/>
                </w:trPr>
                <w:tc>
                  <w:tcPr>
                    <w:tcW w:w="50" w:type="pct"/>
                    <w:hideMark/>
                  </w:tcPr>
                  <w:p w14:paraId="33FF4678" w14:textId="77777777" w:rsidR="00A81AA0" w:rsidRPr="00A35962" w:rsidRDefault="00A81AA0">
                    <w:pPr>
                      <w:pStyle w:val="Bibliografie"/>
                      <w:rPr>
                        <w:rStyle w:val="Hyperlink"/>
                        <w:noProof/>
                        <w:lang w:val="nl-NL"/>
                      </w:rPr>
                    </w:pPr>
                    <w:r w:rsidRPr="00A35962">
                      <w:rPr>
                        <w:rStyle w:val="Hyperlink"/>
                        <w:noProof/>
                        <w:lang w:val="nl-NL"/>
                      </w:rPr>
                      <w:t xml:space="preserve">[4] </w:t>
                    </w:r>
                  </w:p>
                </w:tc>
                <w:tc>
                  <w:tcPr>
                    <w:tcW w:w="0" w:type="auto"/>
                    <w:hideMark/>
                  </w:tcPr>
                  <w:p w14:paraId="633F2A08" w14:textId="77777777" w:rsidR="00A81AA0" w:rsidRPr="00A35962" w:rsidRDefault="00A81AA0">
                    <w:pPr>
                      <w:pStyle w:val="Bibliografie"/>
                      <w:rPr>
                        <w:rStyle w:val="Hyperlink"/>
                        <w:noProof/>
                        <w:lang w:val="en-US"/>
                      </w:rPr>
                    </w:pPr>
                    <w:r w:rsidRPr="00A35962">
                      <w:rPr>
                        <w:rStyle w:val="Hyperlink"/>
                        <w:noProof/>
                        <w:lang w:val="en-US"/>
                      </w:rPr>
                      <w:t>N. Mehrotra, „Qt: What’s best about the cross-platform development toolkit,” [Online]. Available: http://opensourceforu.com/2017/06/qt-cross-platform-development-toolkit/. [Geopend Maart 2018].</w:t>
                    </w:r>
                  </w:p>
                </w:tc>
              </w:tr>
              <w:tr w:rsidR="00A81AA0" w:rsidRPr="00A35962" w14:paraId="617ED34D" w14:textId="77777777">
                <w:trPr>
                  <w:divId w:val="512232090"/>
                  <w:tblCellSpacing w:w="15" w:type="dxa"/>
                </w:trPr>
                <w:tc>
                  <w:tcPr>
                    <w:tcW w:w="50" w:type="pct"/>
                    <w:hideMark/>
                  </w:tcPr>
                  <w:p w14:paraId="6ADC3917" w14:textId="77777777" w:rsidR="00A81AA0" w:rsidRPr="00A35962" w:rsidRDefault="00A81AA0">
                    <w:pPr>
                      <w:pStyle w:val="Bibliografie"/>
                      <w:rPr>
                        <w:rStyle w:val="Hyperlink"/>
                        <w:noProof/>
                        <w:lang w:val="nl-NL"/>
                      </w:rPr>
                    </w:pPr>
                    <w:r w:rsidRPr="00A35962">
                      <w:rPr>
                        <w:rStyle w:val="Hyperlink"/>
                        <w:noProof/>
                        <w:lang w:val="nl-NL"/>
                      </w:rPr>
                      <w:t xml:space="preserve">[5] </w:t>
                    </w:r>
                  </w:p>
                </w:tc>
                <w:tc>
                  <w:tcPr>
                    <w:tcW w:w="0" w:type="auto"/>
                    <w:hideMark/>
                  </w:tcPr>
                  <w:p w14:paraId="1D871008" w14:textId="77777777" w:rsidR="00A81AA0" w:rsidRPr="00A35962" w:rsidRDefault="00A81AA0">
                    <w:pPr>
                      <w:pStyle w:val="Bibliografie"/>
                      <w:rPr>
                        <w:rStyle w:val="Hyperlink"/>
                        <w:noProof/>
                        <w:lang w:val="nl-NL"/>
                      </w:rPr>
                    </w:pPr>
                    <w:r w:rsidRPr="00A35962">
                      <w:rPr>
                        <w:rStyle w:val="Hyperlink"/>
                        <w:noProof/>
                        <w:lang w:val="en-US"/>
                      </w:rPr>
                      <w:t xml:space="preserve">B. Starynkevitch, „How is QT cross-platform,” [Online]. Available: https://www.quora.com/How-is-QT-cross-platform. </w:t>
                    </w:r>
                    <w:r w:rsidRPr="00A35962">
                      <w:rPr>
                        <w:rStyle w:val="Hyperlink"/>
                        <w:noProof/>
                        <w:lang w:val="nl-NL"/>
                      </w:rPr>
                      <w:t>[Geopend Maart 2018].</w:t>
                    </w:r>
                  </w:p>
                </w:tc>
              </w:tr>
              <w:tr w:rsidR="00A81AA0" w:rsidRPr="00A35962" w14:paraId="1FFA49C9" w14:textId="77777777">
                <w:trPr>
                  <w:divId w:val="512232090"/>
                  <w:tblCellSpacing w:w="15" w:type="dxa"/>
                </w:trPr>
                <w:tc>
                  <w:tcPr>
                    <w:tcW w:w="50" w:type="pct"/>
                    <w:hideMark/>
                  </w:tcPr>
                  <w:p w14:paraId="597D2D5A" w14:textId="77777777" w:rsidR="00A81AA0" w:rsidRPr="00A35962" w:rsidRDefault="00A81AA0">
                    <w:pPr>
                      <w:pStyle w:val="Bibliografie"/>
                      <w:rPr>
                        <w:rStyle w:val="Hyperlink"/>
                        <w:noProof/>
                        <w:lang w:val="nl-NL"/>
                      </w:rPr>
                    </w:pPr>
                    <w:r w:rsidRPr="00A35962">
                      <w:rPr>
                        <w:rStyle w:val="Hyperlink"/>
                        <w:noProof/>
                        <w:lang w:val="nl-NL"/>
                      </w:rPr>
                      <w:t xml:space="preserve">[6] </w:t>
                    </w:r>
                  </w:p>
                </w:tc>
                <w:tc>
                  <w:tcPr>
                    <w:tcW w:w="0" w:type="auto"/>
                    <w:hideMark/>
                  </w:tcPr>
                  <w:p w14:paraId="3241C39E" w14:textId="77777777" w:rsidR="00A81AA0" w:rsidRPr="00A35962" w:rsidRDefault="00A81AA0">
                    <w:pPr>
                      <w:pStyle w:val="Bibliografie"/>
                      <w:rPr>
                        <w:rStyle w:val="Hyperlink"/>
                        <w:noProof/>
                        <w:lang w:val="nl-NL"/>
                      </w:rPr>
                    </w:pPr>
                    <w:r w:rsidRPr="00A35962">
                      <w:rPr>
                        <w:rStyle w:val="Hyperlink"/>
                        <w:noProof/>
                        <w:lang w:val="en-US"/>
                      </w:rPr>
                      <w:t xml:space="preserve">„OpenGL,” [Online]. Available: https://en.wikipedia.org/wiki/OpenGL. </w:t>
                    </w:r>
                    <w:r w:rsidRPr="00A35962">
                      <w:rPr>
                        <w:rStyle w:val="Hyperlink"/>
                        <w:noProof/>
                        <w:lang w:val="nl-NL"/>
                      </w:rPr>
                      <w:t>[Geopend Maart 2018].</w:t>
                    </w:r>
                  </w:p>
                </w:tc>
              </w:tr>
              <w:tr w:rsidR="00A81AA0" w:rsidRPr="00A35962" w14:paraId="13963370" w14:textId="77777777">
                <w:trPr>
                  <w:divId w:val="512232090"/>
                  <w:tblCellSpacing w:w="15" w:type="dxa"/>
                </w:trPr>
                <w:tc>
                  <w:tcPr>
                    <w:tcW w:w="50" w:type="pct"/>
                    <w:hideMark/>
                  </w:tcPr>
                  <w:p w14:paraId="5FED5F23" w14:textId="77777777" w:rsidR="00A81AA0" w:rsidRPr="00A35962" w:rsidRDefault="00A81AA0">
                    <w:pPr>
                      <w:pStyle w:val="Bibliografie"/>
                      <w:rPr>
                        <w:rStyle w:val="Hyperlink"/>
                        <w:noProof/>
                        <w:lang w:val="nl-NL"/>
                      </w:rPr>
                    </w:pPr>
                    <w:r w:rsidRPr="00A35962">
                      <w:rPr>
                        <w:rStyle w:val="Hyperlink"/>
                        <w:noProof/>
                        <w:lang w:val="nl-NL"/>
                      </w:rPr>
                      <w:t xml:space="preserve">[7] </w:t>
                    </w:r>
                  </w:p>
                </w:tc>
                <w:tc>
                  <w:tcPr>
                    <w:tcW w:w="0" w:type="auto"/>
                    <w:hideMark/>
                  </w:tcPr>
                  <w:p w14:paraId="3067A79E" w14:textId="77777777" w:rsidR="00A81AA0" w:rsidRPr="00A35962" w:rsidRDefault="00A81AA0">
                    <w:pPr>
                      <w:pStyle w:val="Bibliografie"/>
                      <w:rPr>
                        <w:rStyle w:val="Hyperlink"/>
                        <w:noProof/>
                        <w:lang w:val="nl-NL"/>
                      </w:rPr>
                    </w:pPr>
                    <w:r w:rsidRPr="00A35962">
                      <w:rPr>
                        <w:rStyle w:val="Hyperlink"/>
                        <w:noProof/>
                        <w:lang w:val="en-US"/>
                      </w:rPr>
                      <w:t xml:space="preserve">„GLUT - The OpenGL Utility Toolkit,” [Online]. Available: https://www.opengl.org/resources/libraries/glut/. </w:t>
                    </w:r>
                    <w:r w:rsidRPr="00A35962">
                      <w:rPr>
                        <w:rStyle w:val="Hyperlink"/>
                        <w:noProof/>
                        <w:lang w:val="nl-NL"/>
                      </w:rPr>
                      <w:t>[Geopend Maart 2018].</w:t>
                    </w:r>
                  </w:p>
                </w:tc>
              </w:tr>
              <w:tr w:rsidR="00A81AA0" w:rsidRPr="00A35962" w14:paraId="0867E20A" w14:textId="77777777">
                <w:trPr>
                  <w:divId w:val="512232090"/>
                  <w:tblCellSpacing w:w="15" w:type="dxa"/>
                </w:trPr>
                <w:tc>
                  <w:tcPr>
                    <w:tcW w:w="50" w:type="pct"/>
                    <w:hideMark/>
                  </w:tcPr>
                  <w:p w14:paraId="04401DC4" w14:textId="77777777" w:rsidR="00A81AA0" w:rsidRPr="00A35962" w:rsidRDefault="00A81AA0">
                    <w:pPr>
                      <w:pStyle w:val="Bibliografie"/>
                      <w:rPr>
                        <w:rStyle w:val="Hyperlink"/>
                        <w:noProof/>
                        <w:lang w:val="nl-NL"/>
                      </w:rPr>
                    </w:pPr>
                    <w:r w:rsidRPr="00A35962">
                      <w:rPr>
                        <w:rStyle w:val="Hyperlink"/>
                        <w:noProof/>
                        <w:lang w:val="nl-NL"/>
                      </w:rPr>
                      <w:t xml:space="preserve">[8] </w:t>
                    </w:r>
                  </w:p>
                </w:tc>
                <w:tc>
                  <w:tcPr>
                    <w:tcW w:w="0" w:type="auto"/>
                    <w:hideMark/>
                  </w:tcPr>
                  <w:p w14:paraId="2AC2A605" w14:textId="77777777" w:rsidR="00A81AA0" w:rsidRPr="00A35962" w:rsidRDefault="00A81AA0">
                    <w:pPr>
                      <w:pStyle w:val="Bibliografie"/>
                      <w:rPr>
                        <w:rStyle w:val="Hyperlink"/>
                        <w:noProof/>
                        <w:lang w:val="nl-NL"/>
                      </w:rPr>
                    </w:pPr>
                    <w:r w:rsidRPr="00A35962">
                      <w:rPr>
                        <w:rStyle w:val="Hyperlink"/>
                        <w:noProof/>
                        <w:lang w:val="nl-NL"/>
                      </w:rPr>
                      <w:t>Qt, „Signals &amp; slots,” [Online]. Available: http://doc.qt.io/archives/qt-4.8/signalsandslots.html. [Geopend Maart 2018].</w:t>
                    </w:r>
                  </w:p>
                </w:tc>
              </w:tr>
              <w:tr w:rsidR="00A81AA0" w:rsidRPr="00A35962" w14:paraId="054C82AE" w14:textId="77777777">
                <w:trPr>
                  <w:divId w:val="512232090"/>
                  <w:tblCellSpacing w:w="15" w:type="dxa"/>
                </w:trPr>
                <w:tc>
                  <w:tcPr>
                    <w:tcW w:w="50" w:type="pct"/>
                    <w:hideMark/>
                  </w:tcPr>
                  <w:p w14:paraId="14575368" w14:textId="77777777" w:rsidR="00A81AA0" w:rsidRPr="00A35962" w:rsidRDefault="00A81AA0">
                    <w:pPr>
                      <w:pStyle w:val="Bibliografie"/>
                      <w:rPr>
                        <w:rStyle w:val="Hyperlink"/>
                        <w:noProof/>
                        <w:lang w:val="nl-NL"/>
                      </w:rPr>
                    </w:pPr>
                    <w:r w:rsidRPr="00A35962">
                      <w:rPr>
                        <w:rStyle w:val="Hyperlink"/>
                        <w:noProof/>
                        <w:lang w:val="nl-NL"/>
                      </w:rPr>
                      <w:t xml:space="preserve">[9] </w:t>
                    </w:r>
                  </w:p>
                </w:tc>
                <w:tc>
                  <w:tcPr>
                    <w:tcW w:w="0" w:type="auto"/>
                    <w:hideMark/>
                  </w:tcPr>
                  <w:p w14:paraId="752771FA" w14:textId="77777777" w:rsidR="00A81AA0" w:rsidRPr="00A35962" w:rsidRDefault="00A81AA0">
                    <w:pPr>
                      <w:pStyle w:val="Bibliografie"/>
                      <w:rPr>
                        <w:rStyle w:val="Hyperlink"/>
                        <w:noProof/>
                        <w:lang w:val="nl-NL"/>
                      </w:rPr>
                    </w:pPr>
                    <w:r w:rsidRPr="00A35962">
                      <w:rPr>
                        <w:rStyle w:val="Hyperlink"/>
                        <w:noProof/>
                        <w:lang w:val="en-US"/>
                      </w:rPr>
                      <w:t xml:space="preserve">„Applications using Qt,” [Online]. Available: https://en.wikipedia.org/wiki/Qt_(software)#Applications_using_Qt. </w:t>
                    </w:r>
                    <w:r w:rsidRPr="00A35962">
                      <w:rPr>
                        <w:rStyle w:val="Hyperlink"/>
                        <w:noProof/>
                        <w:lang w:val="nl-NL"/>
                      </w:rPr>
                      <w:t>[Geopend Maart 2018].</w:t>
                    </w:r>
                  </w:p>
                </w:tc>
              </w:tr>
              <w:tr w:rsidR="00A81AA0" w:rsidRPr="00A35962" w14:paraId="03AB45F6" w14:textId="77777777">
                <w:trPr>
                  <w:divId w:val="512232090"/>
                  <w:tblCellSpacing w:w="15" w:type="dxa"/>
                </w:trPr>
                <w:tc>
                  <w:tcPr>
                    <w:tcW w:w="50" w:type="pct"/>
                    <w:hideMark/>
                  </w:tcPr>
                  <w:p w14:paraId="633DEE41" w14:textId="77777777" w:rsidR="00A81AA0" w:rsidRPr="00A35962" w:rsidRDefault="00A81AA0">
                    <w:pPr>
                      <w:pStyle w:val="Bibliografie"/>
                      <w:rPr>
                        <w:rStyle w:val="Hyperlink"/>
                        <w:noProof/>
                        <w:lang w:val="nl-NL"/>
                      </w:rPr>
                    </w:pPr>
                    <w:r w:rsidRPr="00A35962">
                      <w:rPr>
                        <w:rStyle w:val="Hyperlink"/>
                        <w:noProof/>
                        <w:lang w:val="nl-NL"/>
                      </w:rPr>
                      <w:t xml:space="preserve">[10] </w:t>
                    </w:r>
                  </w:p>
                </w:tc>
                <w:tc>
                  <w:tcPr>
                    <w:tcW w:w="0" w:type="auto"/>
                    <w:hideMark/>
                  </w:tcPr>
                  <w:p w14:paraId="59EA116C" w14:textId="77777777" w:rsidR="00A81AA0" w:rsidRPr="00A35962" w:rsidRDefault="00A81AA0">
                    <w:pPr>
                      <w:pStyle w:val="Bibliografie"/>
                      <w:rPr>
                        <w:rStyle w:val="Hyperlink"/>
                        <w:noProof/>
                        <w:lang w:val="nl-NL"/>
                      </w:rPr>
                    </w:pPr>
                    <w:r w:rsidRPr="00A35962">
                      <w:rPr>
                        <w:rStyle w:val="Hyperlink"/>
                        <w:noProof/>
                        <w:lang w:val="en-US"/>
                      </w:rPr>
                      <w:t xml:space="preserve">„React (JavaScript library),” [Online]. Available: https://en.wikipedia.org/wiki/React_(JavaScript_library). </w:t>
                    </w:r>
                    <w:r w:rsidRPr="00A35962">
                      <w:rPr>
                        <w:rStyle w:val="Hyperlink"/>
                        <w:noProof/>
                        <w:lang w:val="nl-NL"/>
                      </w:rPr>
                      <w:t>[Geopend Maart 2018].</w:t>
                    </w:r>
                  </w:p>
                </w:tc>
              </w:tr>
              <w:tr w:rsidR="00A81AA0" w:rsidRPr="00A35962" w14:paraId="5B9F8CF5" w14:textId="77777777">
                <w:trPr>
                  <w:divId w:val="512232090"/>
                  <w:tblCellSpacing w:w="15" w:type="dxa"/>
                </w:trPr>
                <w:tc>
                  <w:tcPr>
                    <w:tcW w:w="50" w:type="pct"/>
                    <w:hideMark/>
                  </w:tcPr>
                  <w:p w14:paraId="5CA7AD28" w14:textId="77777777" w:rsidR="00A81AA0" w:rsidRPr="00A35962" w:rsidRDefault="00A81AA0">
                    <w:pPr>
                      <w:pStyle w:val="Bibliografie"/>
                      <w:rPr>
                        <w:rStyle w:val="Hyperlink"/>
                        <w:noProof/>
                        <w:lang w:val="nl-NL"/>
                      </w:rPr>
                    </w:pPr>
                    <w:r w:rsidRPr="00A35962">
                      <w:rPr>
                        <w:rStyle w:val="Hyperlink"/>
                        <w:noProof/>
                        <w:lang w:val="nl-NL"/>
                      </w:rPr>
                      <w:t xml:space="preserve">[11] </w:t>
                    </w:r>
                  </w:p>
                </w:tc>
                <w:tc>
                  <w:tcPr>
                    <w:tcW w:w="0" w:type="auto"/>
                    <w:hideMark/>
                  </w:tcPr>
                  <w:p w14:paraId="27AAB99D" w14:textId="77777777" w:rsidR="00A81AA0" w:rsidRPr="00A35962" w:rsidRDefault="00A81AA0">
                    <w:pPr>
                      <w:pStyle w:val="Bibliografie"/>
                      <w:rPr>
                        <w:rStyle w:val="Hyperlink"/>
                        <w:noProof/>
                        <w:lang w:val="nl-NL"/>
                      </w:rPr>
                    </w:pPr>
                    <w:r w:rsidRPr="00A35962">
                      <w:rPr>
                        <w:rStyle w:val="Hyperlink"/>
                        <w:noProof/>
                        <w:lang w:val="en-US"/>
                      </w:rPr>
                      <w:t xml:space="preserve">M. Konicek, „React Native: A year in review,” [Online]. Available: https://code.facebook.com/posts/597378980427792/react-native-a-year-in-review/. </w:t>
                    </w:r>
                    <w:r w:rsidRPr="00A35962">
                      <w:rPr>
                        <w:rStyle w:val="Hyperlink"/>
                        <w:noProof/>
                        <w:lang w:val="nl-NL"/>
                      </w:rPr>
                      <w:t>[Geopend Maart 2018].</w:t>
                    </w:r>
                  </w:p>
                </w:tc>
              </w:tr>
              <w:tr w:rsidR="00A81AA0" w:rsidRPr="00A35962" w14:paraId="4C88E0D8" w14:textId="77777777">
                <w:trPr>
                  <w:divId w:val="512232090"/>
                  <w:tblCellSpacing w:w="15" w:type="dxa"/>
                </w:trPr>
                <w:tc>
                  <w:tcPr>
                    <w:tcW w:w="50" w:type="pct"/>
                    <w:hideMark/>
                  </w:tcPr>
                  <w:p w14:paraId="12EF7371" w14:textId="77777777" w:rsidR="00A81AA0" w:rsidRPr="00A35962" w:rsidRDefault="00A81AA0">
                    <w:pPr>
                      <w:pStyle w:val="Bibliografie"/>
                      <w:rPr>
                        <w:rStyle w:val="Hyperlink"/>
                        <w:noProof/>
                        <w:lang w:val="nl-NL"/>
                      </w:rPr>
                    </w:pPr>
                    <w:r w:rsidRPr="00A35962">
                      <w:rPr>
                        <w:rStyle w:val="Hyperlink"/>
                        <w:noProof/>
                        <w:lang w:val="nl-NL"/>
                      </w:rPr>
                      <w:t xml:space="preserve">[12] </w:t>
                    </w:r>
                  </w:p>
                </w:tc>
                <w:tc>
                  <w:tcPr>
                    <w:tcW w:w="0" w:type="auto"/>
                    <w:hideMark/>
                  </w:tcPr>
                  <w:p w14:paraId="072C60C4" w14:textId="77777777" w:rsidR="00A81AA0" w:rsidRPr="00A35962" w:rsidRDefault="00A81AA0">
                    <w:pPr>
                      <w:pStyle w:val="Bibliografie"/>
                      <w:rPr>
                        <w:rStyle w:val="Hyperlink"/>
                        <w:noProof/>
                        <w:lang w:val="en-US"/>
                      </w:rPr>
                    </w:pPr>
                    <w:r w:rsidRPr="00A35962">
                      <w:rPr>
                        <w:rStyle w:val="Hyperlink"/>
                        <w:noProof/>
                        <w:lang w:val="en-US"/>
                      </w:rPr>
                      <w:t xml:space="preserve">B. Eisenman, Learning React Native, O'Reilly Media, Incc., 2016. </w:t>
                    </w:r>
                  </w:p>
                </w:tc>
              </w:tr>
              <w:tr w:rsidR="00A81AA0" w:rsidRPr="00A35962" w14:paraId="6EE958BD" w14:textId="77777777">
                <w:trPr>
                  <w:divId w:val="512232090"/>
                  <w:tblCellSpacing w:w="15" w:type="dxa"/>
                </w:trPr>
                <w:tc>
                  <w:tcPr>
                    <w:tcW w:w="50" w:type="pct"/>
                    <w:hideMark/>
                  </w:tcPr>
                  <w:p w14:paraId="3A26ADAA" w14:textId="77777777" w:rsidR="00A81AA0" w:rsidRPr="00A35962" w:rsidRDefault="00A81AA0">
                    <w:pPr>
                      <w:pStyle w:val="Bibliografie"/>
                      <w:rPr>
                        <w:rStyle w:val="Hyperlink"/>
                        <w:noProof/>
                        <w:lang w:val="nl-NL"/>
                      </w:rPr>
                    </w:pPr>
                    <w:r w:rsidRPr="00A35962">
                      <w:rPr>
                        <w:rStyle w:val="Hyperlink"/>
                        <w:noProof/>
                        <w:lang w:val="nl-NL"/>
                      </w:rPr>
                      <w:t xml:space="preserve">[13] </w:t>
                    </w:r>
                  </w:p>
                </w:tc>
                <w:tc>
                  <w:tcPr>
                    <w:tcW w:w="0" w:type="auto"/>
                    <w:hideMark/>
                  </w:tcPr>
                  <w:p w14:paraId="78E11B83" w14:textId="77777777" w:rsidR="00A81AA0" w:rsidRPr="00A35962" w:rsidRDefault="00A81AA0">
                    <w:pPr>
                      <w:pStyle w:val="Bibliografie"/>
                      <w:rPr>
                        <w:rStyle w:val="Hyperlink"/>
                        <w:noProof/>
                        <w:lang w:val="nl-NL"/>
                      </w:rPr>
                    </w:pPr>
                    <w:r w:rsidRPr="00A35962">
                      <w:rPr>
                        <w:rStyle w:val="Hyperlink"/>
                        <w:noProof/>
                        <w:lang w:val="nl-NL"/>
                      </w:rPr>
                      <w:t>„Document Object Model,” [Online]. Available: https://en.wikipedia.org/wiki/Document_Object_Model. [Geopend Maart 2018].</w:t>
                    </w:r>
                  </w:p>
                </w:tc>
              </w:tr>
              <w:tr w:rsidR="00A81AA0" w:rsidRPr="00A35962" w14:paraId="160B2A22" w14:textId="77777777">
                <w:trPr>
                  <w:divId w:val="512232090"/>
                  <w:tblCellSpacing w:w="15" w:type="dxa"/>
                </w:trPr>
                <w:tc>
                  <w:tcPr>
                    <w:tcW w:w="50" w:type="pct"/>
                    <w:hideMark/>
                  </w:tcPr>
                  <w:p w14:paraId="08FE3716" w14:textId="77777777" w:rsidR="00A81AA0" w:rsidRPr="00A35962" w:rsidRDefault="00A81AA0">
                    <w:pPr>
                      <w:pStyle w:val="Bibliografie"/>
                      <w:rPr>
                        <w:rStyle w:val="Hyperlink"/>
                        <w:noProof/>
                        <w:lang w:val="nl-NL"/>
                      </w:rPr>
                    </w:pPr>
                    <w:r w:rsidRPr="00A35962">
                      <w:rPr>
                        <w:rStyle w:val="Hyperlink"/>
                        <w:noProof/>
                        <w:lang w:val="nl-NL"/>
                      </w:rPr>
                      <w:t xml:space="preserve">[14] </w:t>
                    </w:r>
                  </w:p>
                </w:tc>
                <w:tc>
                  <w:tcPr>
                    <w:tcW w:w="0" w:type="auto"/>
                    <w:hideMark/>
                  </w:tcPr>
                  <w:p w14:paraId="1B93F42D" w14:textId="77777777" w:rsidR="00A81AA0" w:rsidRPr="00A35962" w:rsidRDefault="00A81AA0">
                    <w:pPr>
                      <w:pStyle w:val="Bibliografie"/>
                      <w:rPr>
                        <w:rStyle w:val="Hyperlink"/>
                        <w:noProof/>
                        <w:lang w:val="en-US"/>
                      </w:rPr>
                    </w:pPr>
                    <w:r w:rsidRPr="00A35962">
                      <w:rPr>
                        <w:rStyle w:val="Hyperlink"/>
                        <w:noProof/>
                        <w:lang w:val="en-US"/>
                      </w:rPr>
                      <w:t>M. Tilley, „What is Flux?,” [Online]. Available: http://fluxxor.com/what-is-flux.html. [Geopend Maart 2018].</w:t>
                    </w:r>
                  </w:p>
                </w:tc>
              </w:tr>
              <w:tr w:rsidR="00A81AA0" w:rsidRPr="00A35962" w14:paraId="4C2367AC" w14:textId="77777777">
                <w:trPr>
                  <w:divId w:val="512232090"/>
                  <w:tblCellSpacing w:w="15" w:type="dxa"/>
                </w:trPr>
                <w:tc>
                  <w:tcPr>
                    <w:tcW w:w="50" w:type="pct"/>
                    <w:hideMark/>
                  </w:tcPr>
                  <w:p w14:paraId="455C0E47" w14:textId="77777777" w:rsidR="00A81AA0" w:rsidRPr="00A35962" w:rsidRDefault="00A81AA0">
                    <w:pPr>
                      <w:pStyle w:val="Bibliografie"/>
                      <w:rPr>
                        <w:rStyle w:val="Hyperlink"/>
                        <w:noProof/>
                        <w:lang w:val="nl-NL"/>
                      </w:rPr>
                    </w:pPr>
                    <w:r w:rsidRPr="00A35962">
                      <w:rPr>
                        <w:rStyle w:val="Hyperlink"/>
                        <w:noProof/>
                        <w:lang w:val="nl-NL"/>
                      </w:rPr>
                      <w:t xml:space="preserve">[15] </w:t>
                    </w:r>
                  </w:p>
                </w:tc>
                <w:tc>
                  <w:tcPr>
                    <w:tcW w:w="0" w:type="auto"/>
                    <w:hideMark/>
                  </w:tcPr>
                  <w:p w14:paraId="779C8EE9" w14:textId="77777777" w:rsidR="00A81AA0" w:rsidRPr="00A35962" w:rsidRDefault="00A81AA0">
                    <w:pPr>
                      <w:pStyle w:val="Bibliografie"/>
                      <w:rPr>
                        <w:rStyle w:val="Hyperlink"/>
                        <w:noProof/>
                        <w:lang w:val="nl-NL"/>
                      </w:rPr>
                    </w:pPr>
                    <w:r w:rsidRPr="00A35962">
                      <w:rPr>
                        <w:rStyle w:val="Hyperlink"/>
                        <w:noProof/>
                        <w:lang w:val="en-US"/>
                      </w:rPr>
                      <w:t xml:space="preserve">Redux, [Online]. Available: https://redux.js.org/introduction/prior-art. </w:t>
                    </w:r>
                    <w:r w:rsidRPr="00A35962">
                      <w:rPr>
                        <w:rStyle w:val="Hyperlink"/>
                        <w:noProof/>
                        <w:lang w:val="nl-NL"/>
                      </w:rPr>
                      <w:t>[Geopend Maart 2018].</w:t>
                    </w:r>
                  </w:p>
                </w:tc>
              </w:tr>
              <w:tr w:rsidR="00A81AA0" w:rsidRPr="00A35962" w14:paraId="08806D9A" w14:textId="77777777">
                <w:trPr>
                  <w:divId w:val="512232090"/>
                  <w:tblCellSpacing w:w="15" w:type="dxa"/>
                </w:trPr>
                <w:tc>
                  <w:tcPr>
                    <w:tcW w:w="50" w:type="pct"/>
                    <w:hideMark/>
                  </w:tcPr>
                  <w:p w14:paraId="054D0209" w14:textId="77777777" w:rsidR="00A81AA0" w:rsidRPr="00A35962" w:rsidRDefault="00A81AA0">
                    <w:pPr>
                      <w:pStyle w:val="Bibliografie"/>
                      <w:rPr>
                        <w:rStyle w:val="Hyperlink"/>
                        <w:noProof/>
                        <w:lang w:val="nl-NL"/>
                      </w:rPr>
                    </w:pPr>
                    <w:r w:rsidRPr="00A35962">
                      <w:rPr>
                        <w:rStyle w:val="Hyperlink"/>
                        <w:noProof/>
                        <w:lang w:val="nl-NL"/>
                      </w:rPr>
                      <w:t xml:space="preserve">[16] </w:t>
                    </w:r>
                  </w:p>
                </w:tc>
                <w:tc>
                  <w:tcPr>
                    <w:tcW w:w="0" w:type="auto"/>
                    <w:hideMark/>
                  </w:tcPr>
                  <w:p w14:paraId="7653D0DC" w14:textId="77777777" w:rsidR="00A81AA0" w:rsidRPr="00A35962" w:rsidRDefault="00A81AA0">
                    <w:pPr>
                      <w:pStyle w:val="Bibliografie"/>
                      <w:rPr>
                        <w:rStyle w:val="Hyperlink"/>
                        <w:noProof/>
                        <w:lang w:val="nl-NL"/>
                      </w:rPr>
                    </w:pPr>
                    <w:r w:rsidRPr="00A35962">
                      <w:rPr>
                        <w:rStyle w:val="Hyperlink"/>
                        <w:noProof/>
                        <w:lang w:val="en-US"/>
                      </w:rPr>
                      <w:t xml:space="preserve">D. Abramov, „Why use Redux over Facebook Flux?,” [Online]. Available: https://stackoverflow.com/questions/32461229/why-use-redux-over-facebook-flux. </w:t>
                    </w:r>
                    <w:r w:rsidRPr="00A35962">
                      <w:rPr>
                        <w:rStyle w:val="Hyperlink"/>
                        <w:noProof/>
                        <w:lang w:val="nl-NL"/>
                      </w:rPr>
                      <w:t>[Geopend Maart 2018].</w:t>
                    </w:r>
                  </w:p>
                </w:tc>
              </w:tr>
              <w:tr w:rsidR="00A81AA0" w:rsidRPr="00A35962" w14:paraId="7C286655" w14:textId="77777777">
                <w:trPr>
                  <w:divId w:val="512232090"/>
                  <w:tblCellSpacing w:w="15" w:type="dxa"/>
                </w:trPr>
                <w:tc>
                  <w:tcPr>
                    <w:tcW w:w="50" w:type="pct"/>
                    <w:hideMark/>
                  </w:tcPr>
                  <w:p w14:paraId="41F97327" w14:textId="77777777" w:rsidR="00A81AA0" w:rsidRPr="00A35962" w:rsidRDefault="00A81AA0">
                    <w:pPr>
                      <w:pStyle w:val="Bibliografie"/>
                      <w:rPr>
                        <w:rStyle w:val="Hyperlink"/>
                        <w:noProof/>
                        <w:lang w:val="nl-NL"/>
                      </w:rPr>
                    </w:pPr>
                    <w:r w:rsidRPr="00A35962">
                      <w:rPr>
                        <w:rStyle w:val="Hyperlink"/>
                        <w:noProof/>
                        <w:lang w:val="nl-NL"/>
                      </w:rPr>
                      <w:t xml:space="preserve">[17] </w:t>
                    </w:r>
                  </w:p>
                </w:tc>
                <w:tc>
                  <w:tcPr>
                    <w:tcW w:w="0" w:type="auto"/>
                    <w:hideMark/>
                  </w:tcPr>
                  <w:p w14:paraId="19C38094" w14:textId="77777777" w:rsidR="00A81AA0" w:rsidRPr="00A35962" w:rsidRDefault="00A81AA0">
                    <w:pPr>
                      <w:pStyle w:val="Bibliografie"/>
                      <w:rPr>
                        <w:rStyle w:val="Hyperlink"/>
                        <w:noProof/>
                        <w:lang w:val="en-US"/>
                      </w:rPr>
                    </w:pPr>
                    <w:r w:rsidRPr="00A35962">
                      <w:rPr>
                        <w:rStyle w:val="Hyperlink"/>
                        <w:noProof/>
                        <w:lang w:val="en-US"/>
                      </w:rPr>
                      <w:t>React Native, „Who's using React Native?,” [Online]. Available: http://facebook.github.io/react-native/showcase.html. [Geopend Maart 2018].</w:t>
                    </w:r>
                  </w:p>
                </w:tc>
              </w:tr>
              <w:tr w:rsidR="00A81AA0" w:rsidRPr="00A35962" w14:paraId="3D549F57" w14:textId="77777777">
                <w:trPr>
                  <w:divId w:val="512232090"/>
                  <w:tblCellSpacing w:w="15" w:type="dxa"/>
                </w:trPr>
                <w:tc>
                  <w:tcPr>
                    <w:tcW w:w="50" w:type="pct"/>
                    <w:hideMark/>
                  </w:tcPr>
                  <w:p w14:paraId="34EAD067" w14:textId="77777777" w:rsidR="00A81AA0" w:rsidRPr="00A35962" w:rsidRDefault="00A81AA0">
                    <w:pPr>
                      <w:pStyle w:val="Bibliografie"/>
                      <w:rPr>
                        <w:rStyle w:val="Hyperlink"/>
                        <w:noProof/>
                        <w:lang w:val="nl-NL"/>
                      </w:rPr>
                    </w:pPr>
                    <w:r w:rsidRPr="00A35962">
                      <w:rPr>
                        <w:rStyle w:val="Hyperlink"/>
                        <w:noProof/>
                        <w:lang w:val="nl-NL"/>
                      </w:rPr>
                      <w:t xml:space="preserve">[18] </w:t>
                    </w:r>
                  </w:p>
                </w:tc>
                <w:tc>
                  <w:tcPr>
                    <w:tcW w:w="0" w:type="auto"/>
                    <w:hideMark/>
                  </w:tcPr>
                  <w:p w14:paraId="2F49CD45" w14:textId="77777777" w:rsidR="00A81AA0" w:rsidRPr="00A35962" w:rsidRDefault="00A81AA0">
                    <w:pPr>
                      <w:pStyle w:val="Bibliografie"/>
                      <w:rPr>
                        <w:rStyle w:val="Hyperlink"/>
                        <w:noProof/>
                        <w:lang w:val="nl-NL"/>
                      </w:rPr>
                    </w:pPr>
                    <w:r w:rsidRPr="00A35962">
                      <w:rPr>
                        <w:rStyle w:val="Hyperlink"/>
                        <w:noProof/>
                        <w:lang w:val="en-US"/>
                      </w:rPr>
                      <w:t xml:space="preserve">„Xamarin,” [Online]. Available: https://en.wikipedia.org/wiki/Xamarin. </w:t>
                    </w:r>
                    <w:r w:rsidRPr="00A35962">
                      <w:rPr>
                        <w:rStyle w:val="Hyperlink"/>
                        <w:noProof/>
                        <w:lang w:val="nl-NL"/>
                      </w:rPr>
                      <w:t>[Geopend Maart 2018].</w:t>
                    </w:r>
                  </w:p>
                </w:tc>
              </w:tr>
              <w:tr w:rsidR="00A81AA0" w:rsidRPr="00A35962" w14:paraId="46C1A08B" w14:textId="77777777">
                <w:trPr>
                  <w:divId w:val="512232090"/>
                  <w:tblCellSpacing w:w="15" w:type="dxa"/>
                </w:trPr>
                <w:tc>
                  <w:tcPr>
                    <w:tcW w:w="50" w:type="pct"/>
                    <w:hideMark/>
                  </w:tcPr>
                  <w:p w14:paraId="7271AD2F" w14:textId="77777777" w:rsidR="00A81AA0" w:rsidRPr="00A35962" w:rsidRDefault="00A81AA0">
                    <w:pPr>
                      <w:pStyle w:val="Bibliografie"/>
                      <w:rPr>
                        <w:rStyle w:val="Hyperlink"/>
                        <w:noProof/>
                        <w:lang w:val="nl-NL"/>
                      </w:rPr>
                    </w:pPr>
                    <w:r w:rsidRPr="00A35962">
                      <w:rPr>
                        <w:rStyle w:val="Hyperlink"/>
                        <w:noProof/>
                        <w:lang w:val="nl-NL"/>
                      </w:rPr>
                      <w:t xml:space="preserve">[19] </w:t>
                    </w:r>
                  </w:p>
                </w:tc>
                <w:tc>
                  <w:tcPr>
                    <w:tcW w:w="0" w:type="auto"/>
                    <w:hideMark/>
                  </w:tcPr>
                  <w:p w14:paraId="0E0DE973" w14:textId="77777777" w:rsidR="00A81AA0" w:rsidRPr="00A35962" w:rsidRDefault="00A81AA0">
                    <w:pPr>
                      <w:pStyle w:val="Bibliografie"/>
                      <w:rPr>
                        <w:rStyle w:val="Hyperlink"/>
                        <w:noProof/>
                        <w:lang w:val="en-US"/>
                      </w:rPr>
                    </w:pPr>
                    <w:r w:rsidRPr="00A35962">
                      <w:rPr>
                        <w:rStyle w:val="Hyperlink"/>
                        <w:noProof/>
                        <w:lang w:val="en-US"/>
                      </w:rPr>
                      <w:t xml:space="preserve">D. Hermes, Xamarin Mobile Application Development - Cross-platform C# and Xamarin.Forms Fundamentals, Apress, 2015. </w:t>
                    </w:r>
                  </w:p>
                </w:tc>
              </w:tr>
              <w:tr w:rsidR="00A81AA0" w:rsidRPr="00A35962" w14:paraId="4E3E4A1F" w14:textId="77777777">
                <w:trPr>
                  <w:divId w:val="512232090"/>
                  <w:tblCellSpacing w:w="15" w:type="dxa"/>
                </w:trPr>
                <w:tc>
                  <w:tcPr>
                    <w:tcW w:w="50" w:type="pct"/>
                    <w:hideMark/>
                  </w:tcPr>
                  <w:p w14:paraId="0D38BE14" w14:textId="77777777" w:rsidR="00A81AA0" w:rsidRPr="00A35962" w:rsidRDefault="00A81AA0">
                    <w:pPr>
                      <w:pStyle w:val="Bibliografie"/>
                      <w:rPr>
                        <w:rStyle w:val="Hyperlink"/>
                        <w:noProof/>
                        <w:lang w:val="nl-NL"/>
                      </w:rPr>
                    </w:pPr>
                    <w:r w:rsidRPr="00A35962">
                      <w:rPr>
                        <w:rStyle w:val="Hyperlink"/>
                        <w:noProof/>
                        <w:lang w:val="nl-NL"/>
                      </w:rPr>
                      <w:lastRenderedPageBreak/>
                      <w:t xml:space="preserve">[20] </w:t>
                    </w:r>
                  </w:p>
                </w:tc>
                <w:tc>
                  <w:tcPr>
                    <w:tcW w:w="0" w:type="auto"/>
                    <w:hideMark/>
                  </w:tcPr>
                  <w:p w14:paraId="54E0C6FA" w14:textId="77777777" w:rsidR="00A81AA0" w:rsidRPr="00A35962" w:rsidRDefault="00A81AA0">
                    <w:pPr>
                      <w:pStyle w:val="Bibliografie"/>
                      <w:rPr>
                        <w:rStyle w:val="Hyperlink"/>
                        <w:noProof/>
                        <w:lang w:val="nl-NL"/>
                      </w:rPr>
                    </w:pPr>
                    <w:r w:rsidRPr="00A35962">
                      <w:rPr>
                        <w:rStyle w:val="Hyperlink"/>
                        <w:noProof/>
                        <w:lang w:val="en-US"/>
                      </w:rPr>
                      <w:t xml:space="preserve">„Model-View-Viewmodel,” [Online]. Available: https://en.wikipedia.org/wiki/Model%E2%80%93view%E2%80%93viewmodel. </w:t>
                    </w:r>
                    <w:r w:rsidRPr="00A35962">
                      <w:rPr>
                        <w:rStyle w:val="Hyperlink"/>
                        <w:noProof/>
                        <w:lang w:val="nl-NL"/>
                      </w:rPr>
                      <w:t>[Geopend April 2018].</w:t>
                    </w:r>
                  </w:p>
                </w:tc>
              </w:tr>
              <w:tr w:rsidR="00A81AA0" w:rsidRPr="00A35962" w14:paraId="083F6BEE" w14:textId="77777777">
                <w:trPr>
                  <w:divId w:val="512232090"/>
                  <w:tblCellSpacing w:w="15" w:type="dxa"/>
                </w:trPr>
                <w:tc>
                  <w:tcPr>
                    <w:tcW w:w="50" w:type="pct"/>
                    <w:hideMark/>
                  </w:tcPr>
                  <w:p w14:paraId="46AE7748" w14:textId="77777777" w:rsidR="00A81AA0" w:rsidRPr="00A35962" w:rsidRDefault="00A81AA0">
                    <w:pPr>
                      <w:pStyle w:val="Bibliografie"/>
                      <w:rPr>
                        <w:rStyle w:val="Hyperlink"/>
                        <w:noProof/>
                        <w:lang w:val="nl-NL"/>
                      </w:rPr>
                    </w:pPr>
                    <w:r w:rsidRPr="00A35962">
                      <w:rPr>
                        <w:rStyle w:val="Hyperlink"/>
                        <w:noProof/>
                        <w:lang w:val="nl-NL"/>
                      </w:rPr>
                      <w:t xml:space="preserve">[21] </w:t>
                    </w:r>
                  </w:p>
                </w:tc>
                <w:tc>
                  <w:tcPr>
                    <w:tcW w:w="0" w:type="auto"/>
                    <w:hideMark/>
                  </w:tcPr>
                  <w:p w14:paraId="2E22CDD7" w14:textId="77777777" w:rsidR="00A81AA0" w:rsidRPr="00A35962" w:rsidRDefault="00A81AA0">
                    <w:pPr>
                      <w:pStyle w:val="Bibliografie"/>
                      <w:rPr>
                        <w:rStyle w:val="Hyperlink"/>
                        <w:noProof/>
                        <w:lang w:val="en-US"/>
                      </w:rPr>
                    </w:pPr>
                    <w:r w:rsidRPr="00A35962">
                      <w:rPr>
                        <w:rStyle w:val="Hyperlink"/>
                        <w:noProof/>
                        <w:lang w:val="en-US"/>
                      </w:rPr>
                      <w:t>Microsoft, „The MVVM Pattern,” [Online]. Available: https://msdn.microsoft.com/en-us/library/hh848246.aspx. [Geopend April 2018].</w:t>
                    </w:r>
                  </w:p>
                </w:tc>
              </w:tr>
              <w:tr w:rsidR="00A81AA0" w:rsidRPr="00A35962" w14:paraId="2C044E62" w14:textId="77777777">
                <w:trPr>
                  <w:divId w:val="512232090"/>
                  <w:tblCellSpacing w:w="15" w:type="dxa"/>
                </w:trPr>
                <w:tc>
                  <w:tcPr>
                    <w:tcW w:w="50" w:type="pct"/>
                    <w:hideMark/>
                  </w:tcPr>
                  <w:p w14:paraId="041C2D21" w14:textId="77777777" w:rsidR="00A81AA0" w:rsidRPr="00A35962" w:rsidRDefault="00A81AA0">
                    <w:pPr>
                      <w:pStyle w:val="Bibliografie"/>
                      <w:rPr>
                        <w:rStyle w:val="Hyperlink"/>
                        <w:noProof/>
                        <w:lang w:val="nl-NL"/>
                      </w:rPr>
                    </w:pPr>
                    <w:r w:rsidRPr="00A35962">
                      <w:rPr>
                        <w:rStyle w:val="Hyperlink"/>
                        <w:noProof/>
                        <w:lang w:val="nl-NL"/>
                      </w:rPr>
                      <w:t xml:space="preserve">[22] </w:t>
                    </w:r>
                  </w:p>
                </w:tc>
                <w:tc>
                  <w:tcPr>
                    <w:tcW w:w="0" w:type="auto"/>
                    <w:hideMark/>
                  </w:tcPr>
                  <w:p w14:paraId="47FC1026" w14:textId="77777777" w:rsidR="00A81AA0" w:rsidRPr="00A35962" w:rsidRDefault="00A81AA0">
                    <w:pPr>
                      <w:pStyle w:val="Bibliografie"/>
                      <w:rPr>
                        <w:rStyle w:val="Hyperlink"/>
                        <w:noProof/>
                        <w:lang w:val="nl-NL"/>
                      </w:rPr>
                    </w:pPr>
                    <w:r w:rsidRPr="00A35962">
                      <w:rPr>
                        <w:rStyle w:val="Hyperlink"/>
                        <w:noProof/>
                        <w:lang w:val="en-US"/>
                      </w:rPr>
                      <w:t xml:space="preserve">„Understanding MVC, MVP and MVVM Design Patterns,” [Online]. Available: http://www.dotnettricks.com/learn/designpatterns/understanding-mvc-mvp-and-mvvm-design-patterns. </w:t>
                    </w:r>
                    <w:r w:rsidRPr="00A35962">
                      <w:rPr>
                        <w:rStyle w:val="Hyperlink"/>
                        <w:noProof/>
                        <w:lang w:val="nl-NL"/>
                      </w:rPr>
                      <w:t>[Geopend April 2018].</w:t>
                    </w:r>
                  </w:p>
                </w:tc>
              </w:tr>
              <w:tr w:rsidR="00A81AA0" w:rsidRPr="00A35962" w14:paraId="171779F0" w14:textId="77777777">
                <w:trPr>
                  <w:divId w:val="512232090"/>
                  <w:tblCellSpacing w:w="15" w:type="dxa"/>
                </w:trPr>
                <w:tc>
                  <w:tcPr>
                    <w:tcW w:w="50" w:type="pct"/>
                    <w:hideMark/>
                  </w:tcPr>
                  <w:p w14:paraId="3C3FD181" w14:textId="77777777" w:rsidR="00A81AA0" w:rsidRPr="00A35962" w:rsidRDefault="00A81AA0">
                    <w:pPr>
                      <w:pStyle w:val="Bibliografie"/>
                      <w:rPr>
                        <w:rStyle w:val="Hyperlink"/>
                        <w:noProof/>
                        <w:lang w:val="nl-NL"/>
                      </w:rPr>
                    </w:pPr>
                    <w:r w:rsidRPr="00A35962">
                      <w:rPr>
                        <w:rStyle w:val="Hyperlink"/>
                        <w:noProof/>
                        <w:lang w:val="nl-NL"/>
                      </w:rPr>
                      <w:t xml:space="preserve">[23] </w:t>
                    </w:r>
                  </w:p>
                </w:tc>
                <w:tc>
                  <w:tcPr>
                    <w:tcW w:w="0" w:type="auto"/>
                    <w:hideMark/>
                  </w:tcPr>
                  <w:p w14:paraId="77551BC6" w14:textId="77777777" w:rsidR="00A81AA0" w:rsidRPr="00A35962" w:rsidRDefault="00A81AA0">
                    <w:pPr>
                      <w:pStyle w:val="Bibliografie"/>
                      <w:rPr>
                        <w:rStyle w:val="Hyperlink"/>
                        <w:noProof/>
                        <w:lang w:val="nl-NL"/>
                      </w:rPr>
                    </w:pPr>
                    <w:r w:rsidRPr="00A35962">
                      <w:rPr>
                        <w:rStyle w:val="Hyperlink"/>
                        <w:noProof/>
                        <w:lang w:val="en-US"/>
                      </w:rPr>
                      <w:t xml:space="preserve">Microsoft, „MVVM,” [Online]. Available: https://docs.microsoft.com/en-us/xamarin/xamarin-forms/enterprise-application-patterns/mvvm. </w:t>
                    </w:r>
                    <w:r w:rsidRPr="00A35962">
                      <w:rPr>
                        <w:rStyle w:val="Hyperlink"/>
                        <w:noProof/>
                        <w:lang w:val="nl-NL"/>
                      </w:rPr>
                      <w:t>[Geopend April 2018].</w:t>
                    </w:r>
                  </w:p>
                </w:tc>
              </w:tr>
              <w:tr w:rsidR="00A81AA0" w:rsidRPr="00A35962" w14:paraId="705C9A0F" w14:textId="77777777">
                <w:trPr>
                  <w:divId w:val="512232090"/>
                  <w:tblCellSpacing w:w="15" w:type="dxa"/>
                </w:trPr>
                <w:tc>
                  <w:tcPr>
                    <w:tcW w:w="50" w:type="pct"/>
                    <w:hideMark/>
                  </w:tcPr>
                  <w:p w14:paraId="7AAD9B2A" w14:textId="77777777" w:rsidR="00A81AA0" w:rsidRPr="00A35962" w:rsidRDefault="00A81AA0">
                    <w:pPr>
                      <w:pStyle w:val="Bibliografie"/>
                      <w:rPr>
                        <w:rStyle w:val="Hyperlink"/>
                        <w:noProof/>
                        <w:lang w:val="nl-NL"/>
                      </w:rPr>
                    </w:pPr>
                    <w:r w:rsidRPr="00A35962">
                      <w:rPr>
                        <w:rStyle w:val="Hyperlink"/>
                        <w:noProof/>
                        <w:lang w:val="nl-NL"/>
                      </w:rPr>
                      <w:t xml:space="preserve">[24] </w:t>
                    </w:r>
                  </w:p>
                </w:tc>
                <w:tc>
                  <w:tcPr>
                    <w:tcW w:w="0" w:type="auto"/>
                    <w:hideMark/>
                  </w:tcPr>
                  <w:p w14:paraId="71269630" w14:textId="77777777" w:rsidR="00A81AA0" w:rsidRPr="00A35962" w:rsidRDefault="00A81AA0">
                    <w:pPr>
                      <w:pStyle w:val="Bibliografie"/>
                      <w:rPr>
                        <w:rStyle w:val="Hyperlink"/>
                        <w:noProof/>
                        <w:lang w:val="nl-NL"/>
                      </w:rPr>
                    </w:pPr>
                    <w:r w:rsidRPr="00A35962">
                      <w:rPr>
                        <w:rStyle w:val="Hyperlink"/>
                        <w:noProof/>
                        <w:lang w:val="en-US"/>
                      </w:rPr>
                      <w:t xml:space="preserve">Xamarin, [Online]. Available: https://www.xamarin.com/customers. </w:t>
                    </w:r>
                    <w:r w:rsidRPr="00A35962">
                      <w:rPr>
                        <w:rStyle w:val="Hyperlink"/>
                        <w:noProof/>
                        <w:lang w:val="nl-NL"/>
                      </w:rPr>
                      <w:t>[Geopend Maart 2018].</w:t>
                    </w:r>
                  </w:p>
                </w:tc>
              </w:tr>
              <w:tr w:rsidR="00A81AA0" w:rsidRPr="00A35962" w14:paraId="1DCFD92C" w14:textId="77777777">
                <w:trPr>
                  <w:divId w:val="512232090"/>
                  <w:tblCellSpacing w:w="15" w:type="dxa"/>
                </w:trPr>
                <w:tc>
                  <w:tcPr>
                    <w:tcW w:w="50" w:type="pct"/>
                    <w:hideMark/>
                  </w:tcPr>
                  <w:p w14:paraId="2B8F1D93" w14:textId="77777777" w:rsidR="00A81AA0" w:rsidRPr="00A35962" w:rsidRDefault="00A81AA0">
                    <w:pPr>
                      <w:pStyle w:val="Bibliografie"/>
                      <w:rPr>
                        <w:rStyle w:val="Hyperlink"/>
                        <w:noProof/>
                        <w:lang w:val="nl-NL"/>
                      </w:rPr>
                    </w:pPr>
                    <w:r w:rsidRPr="00A35962">
                      <w:rPr>
                        <w:rStyle w:val="Hyperlink"/>
                        <w:noProof/>
                        <w:lang w:val="nl-NL"/>
                      </w:rPr>
                      <w:t xml:space="preserve">[25] </w:t>
                    </w:r>
                  </w:p>
                </w:tc>
                <w:tc>
                  <w:tcPr>
                    <w:tcW w:w="0" w:type="auto"/>
                    <w:hideMark/>
                  </w:tcPr>
                  <w:p w14:paraId="2C6E4813" w14:textId="77777777" w:rsidR="00A81AA0" w:rsidRPr="00A35962" w:rsidRDefault="00A81AA0">
                    <w:pPr>
                      <w:pStyle w:val="Bibliografie"/>
                      <w:rPr>
                        <w:rStyle w:val="Hyperlink"/>
                        <w:noProof/>
                        <w:lang w:val="nl-NL"/>
                      </w:rPr>
                    </w:pPr>
                    <w:r w:rsidRPr="00A35962">
                      <w:rPr>
                        <w:rStyle w:val="Hyperlink"/>
                        <w:noProof/>
                        <w:lang w:val="en-US"/>
                      </w:rPr>
                      <w:t xml:space="preserve">„Apache Cordova,” [Online]. Available: https://en.wikipedia.org/wiki/Apache_Cordova. </w:t>
                    </w:r>
                    <w:r w:rsidRPr="00A35962">
                      <w:rPr>
                        <w:rStyle w:val="Hyperlink"/>
                        <w:noProof/>
                        <w:lang w:val="nl-NL"/>
                      </w:rPr>
                      <w:t>[Geopend April 2018].</w:t>
                    </w:r>
                  </w:p>
                </w:tc>
              </w:tr>
              <w:tr w:rsidR="00A81AA0" w:rsidRPr="00A35962" w14:paraId="3B785D0E" w14:textId="77777777">
                <w:trPr>
                  <w:divId w:val="512232090"/>
                  <w:tblCellSpacing w:w="15" w:type="dxa"/>
                </w:trPr>
                <w:tc>
                  <w:tcPr>
                    <w:tcW w:w="50" w:type="pct"/>
                    <w:hideMark/>
                  </w:tcPr>
                  <w:p w14:paraId="49CB1F69" w14:textId="77777777" w:rsidR="00A81AA0" w:rsidRPr="00A35962" w:rsidRDefault="00A81AA0">
                    <w:pPr>
                      <w:pStyle w:val="Bibliografie"/>
                      <w:rPr>
                        <w:rStyle w:val="Hyperlink"/>
                        <w:noProof/>
                        <w:lang w:val="nl-NL"/>
                      </w:rPr>
                    </w:pPr>
                    <w:r w:rsidRPr="00A35962">
                      <w:rPr>
                        <w:rStyle w:val="Hyperlink"/>
                        <w:noProof/>
                        <w:lang w:val="nl-NL"/>
                      </w:rPr>
                      <w:t xml:space="preserve">[26] </w:t>
                    </w:r>
                  </w:p>
                </w:tc>
                <w:tc>
                  <w:tcPr>
                    <w:tcW w:w="0" w:type="auto"/>
                    <w:hideMark/>
                  </w:tcPr>
                  <w:p w14:paraId="1080E25A" w14:textId="77777777" w:rsidR="00A81AA0" w:rsidRPr="00A35962" w:rsidRDefault="00A81AA0">
                    <w:pPr>
                      <w:pStyle w:val="Bibliografie"/>
                      <w:rPr>
                        <w:rStyle w:val="Hyperlink"/>
                        <w:noProof/>
                        <w:lang w:val="nl-NL"/>
                      </w:rPr>
                    </w:pPr>
                    <w:r w:rsidRPr="00A35962">
                      <w:rPr>
                        <w:rStyle w:val="Hyperlink"/>
                        <w:noProof/>
                        <w:lang w:val="en-US"/>
                      </w:rPr>
                      <w:t xml:space="preserve">B. LeRoux, „PhoneGap, Cordova, and what's in a name?,” [Online]. Available: https://phonegap.com/blog/2012/03/19/phonegap-cordova-and-whate28099s-in-a-name/. </w:t>
                    </w:r>
                    <w:r w:rsidRPr="00A35962">
                      <w:rPr>
                        <w:rStyle w:val="Hyperlink"/>
                        <w:noProof/>
                        <w:lang w:val="nl-NL"/>
                      </w:rPr>
                      <w:t>[Geopend April 2018].</w:t>
                    </w:r>
                  </w:p>
                </w:tc>
              </w:tr>
              <w:tr w:rsidR="00A81AA0" w:rsidRPr="00A35962" w14:paraId="6ADC018E" w14:textId="77777777">
                <w:trPr>
                  <w:divId w:val="512232090"/>
                  <w:tblCellSpacing w:w="15" w:type="dxa"/>
                </w:trPr>
                <w:tc>
                  <w:tcPr>
                    <w:tcW w:w="50" w:type="pct"/>
                    <w:hideMark/>
                  </w:tcPr>
                  <w:p w14:paraId="1396AB12" w14:textId="77777777" w:rsidR="00A81AA0" w:rsidRPr="00A35962" w:rsidRDefault="00A81AA0">
                    <w:pPr>
                      <w:pStyle w:val="Bibliografie"/>
                      <w:rPr>
                        <w:rStyle w:val="Hyperlink"/>
                        <w:noProof/>
                        <w:lang w:val="nl-NL"/>
                      </w:rPr>
                    </w:pPr>
                    <w:r w:rsidRPr="00A35962">
                      <w:rPr>
                        <w:rStyle w:val="Hyperlink"/>
                        <w:noProof/>
                        <w:lang w:val="nl-NL"/>
                      </w:rPr>
                      <w:t xml:space="preserve">[27] </w:t>
                    </w:r>
                  </w:p>
                </w:tc>
                <w:tc>
                  <w:tcPr>
                    <w:tcW w:w="0" w:type="auto"/>
                    <w:hideMark/>
                  </w:tcPr>
                  <w:p w14:paraId="162D81DF" w14:textId="77777777" w:rsidR="00A81AA0" w:rsidRPr="00A35962" w:rsidRDefault="00A81AA0">
                    <w:pPr>
                      <w:pStyle w:val="Bibliografie"/>
                      <w:rPr>
                        <w:rStyle w:val="Hyperlink"/>
                        <w:noProof/>
                        <w:lang w:val="en-US"/>
                      </w:rPr>
                    </w:pPr>
                    <w:r w:rsidRPr="00A35962">
                      <w:rPr>
                        <w:rStyle w:val="Hyperlink"/>
                        <w:noProof/>
                        <w:lang w:val="en-US"/>
                      </w:rPr>
                      <w:t xml:space="preserve">S. A. Wilkins Fernandez, Beginning App Development with Parse and PhoneGap, Apress, 2015. </w:t>
                    </w:r>
                  </w:p>
                </w:tc>
              </w:tr>
              <w:tr w:rsidR="00A81AA0" w:rsidRPr="00A35962" w14:paraId="78220D55" w14:textId="77777777">
                <w:trPr>
                  <w:divId w:val="512232090"/>
                  <w:tblCellSpacing w:w="15" w:type="dxa"/>
                </w:trPr>
                <w:tc>
                  <w:tcPr>
                    <w:tcW w:w="50" w:type="pct"/>
                    <w:hideMark/>
                  </w:tcPr>
                  <w:p w14:paraId="1534919C" w14:textId="77777777" w:rsidR="00A81AA0" w:rsidRPr="00A35962" w:rsidRDefault="00A81AA0">
                    <w:pPr>
                      <w:pStyle w:val="Bibliografie"/>
                      <w:rPr>
                        <w:rStyle w:val="Hyperlink"/>
                        <w:noProof/>
                        <w:lang w:val="nl-NL"/>
                      </w:rPr>
                    </w:pPr>
                    <w:r w:rsidRPr="00A35962">
                      <w:rPr>
                        <w:rStyle w:val="Hyperlink"/>
                        <w:noProof/>
                        <w:lang w:val="nl-NL"/>
                      </w:rPr>
                      <w:t xml:space="preserve">[28] </w:t>
                    </w:r>
                  </w:p>
                </w:tc>
                <w:tc>
                  <w:tcPr>
                    <w:tcW w:w="0" w:type="auto"/>
                    <w:hideMark/>
                  </w:tcPr>
                  <w:p w14:paraId="1CC2CC3D" w14:textId="77777777" w:rsidR="00A81AA0" w:rsidRPr="00A35962" w:rsidRDefault="00A81AA0">
                    <w:pPr>
                      <w:pStyle w:val="Bibliografie"/>
                      <w:rPr>
                        <w:rStyle w:val="Hyperlink"/>
                        <w:noProof/>
                        <w:lang w:val="nl-NL"/>
                      </w:rPr>
                    </w:pPr>
                    <w:r w:rsidRPr="00A35962">
                      <w:rPr>
                        <w:rStyle w:val="Hyperlink"/>
                        <w:noProof/>
                        <w:lang w:val="en-US"/>
                      </w:rPr>
                      <w:t xml:space="preserve">Apache Cordova, „Overview Apache Cordova,” [Online]. Available: https://cordova.apache.org/docs/en/latest/guide/overview/. </w:t>
                    </w:r>
                    <w:r w:rsidRPr="00A35962">
                      <w:rPr>
                        <w:rStyle w:val="Hyperlink"/>
                        <w:noProof/>
                        <w:lang w:val="nl-NL"/>
                      </w:rPr>
                      <w:t>[Geopend April 2018].</w:t>
                    </w:r>
                  </w:p>
                </w:tc>
              </w:tr>
              <w:tr w:rsidR="00A81AA0" w:rsidRPr="00A35962" w14:paraId="13C9AB35" w14:textId="77777777">
                <w:trPr>
                  <w:divId w:val="512232090"/>
                  <w:tblCellSpacing w:w="15" w:type="dxa"/>
                </w:trPr>
                <w:tc>
                  <w:tcPr>
                    <w:tcW w:w="50" w:type="pct"/>
                    <w:hideMark/>
                  </w:tcPr>
                  <w:p w14:paraId="4D667987" w14:textId="77777777" w:rsidR="00A81AA0" w:rsidRPr="00A35962" w:rsidRDefault="00A81AA0">
                    <w:pPr>
                      <w:pStyle w:val="Bibliografie"/>
                      <w:rPr>
                        <w:rStyle w:val="Hyperlink"/>
                        <w:noProof/>
                        <w:lang w:val="nl-NL"/>
                      </w:rPr>
                    </w:pPr>
                    <w:r w:rsidRPr="00A35962">
                      <w:rPr>
                        <w:rStyle w:val="Hyperlink"/>
                        <w:noProof/>
                        <w:lang w:val="nl-NL"/>
                      </w:rPr>
                      <w:t xml:space="preserve">[29] </w:t>
                    </w:r>
                  </w:p>
                </w:tc>
                <w:tc>
                  <w:tcPr>
                    <w:tcW w:w="0" w:type="auto"/>
                    <w:hideMark/>
                  </w:tcPr>
                  <w:p w14:paraId="6F510F6D" w14:textId="77777777" w:rsidR="00A81AA0" w:rsidRPr="00A35962" w:rsidRDefault="00A81AA0">
                    <w:pPr>
                      <w:pStyle w:val="Bibliografie"/>
                      <w:rPr>
                        <w:rStyle w:val="Hyperlink"/>
                        <w:noProof/>
                        <w:lang w:val="nl-NL"/>
                      </w:rPr>
                    </w:pPr>
                    <w:r w:rsidRPr="00A35962">
                      <w:rPr>
                        <w:rStyle w:val="Hyperlink"/>
                        <w:noProof/>
                        <w:lang w:val="en-US"/>
                      </w:rPr>
                      <w:t xml:space="preserve">„License React Native,” [Online]. Available: https://github.com/facebook/react-native/blob/master/LICENSE. </w:t>
                    </w:r>
                    <w:r w:rsidRPr="00A35962">
                      <w:rPr>
                        <w:rStyle w:val="Hyperlink"/>
                        <w:noProof/>
                        <w:lang w:val="nl-NL"/>
                      </w:rPr>
                      <w:t>[Geopend April 2018].</w:t>
                    </w:r>
                  </w:p>
                </w:tc>
              </w:tr>
              <w:tr w:rsidR="00A81AA0" w:rsidRPr="00A35962" w14:paraId="64358F82" w14:textId="77777777">
                <w:trPr>
                  <w:divId w:val="512232090"/>
                  <w:tblCellSpacing w:w="15" w:type="dxa"/>
                </w:trPr>
                <w:tc>
                  <w:tcPr>
                    <w:tcW w:w="50" w:type="pct"/>
                    <w:hideMark/>
                  </w:tcPr>
                  <w:p w14:paraId="3AB9C53B" w14:textId="77777777" w:rsidR="00A81AA0" w:rsidRPr="00A35962" w:rsidRDefault="00A81AA0">
                    <w:pPr>
                      <w:pStyle w:val="Bibliografie"/>
                      <w:rPr>
                        <w:rStyle w:val="Hyperlink"/>
                        <w:noProof/>
                        <w:lang w:val="nl-NL"/>
                      </w:rPr>
                    </w:pPr>
                    <w:r w:rsidRPr="00A35962">
                      <w:rPr>
                        <w:rStyle w:val="Hyperlink"/>
                        <w:noProof/>
                        <w:lang w:val="nl-NL"/>
                      </w:rPr>
                      <w:t xml:space="preserve">[30] </w:t>
                    </w:r>
                  </w:p>
                </w:tc>
                <w:tc>
                  <w:tcPr>
                    <w:tcW w:w="0" w:type="auto"/>
                    <w:hideMark/>
                  </w:tcPr>
                  <w:p w14:paraId="03D02C06" w14:textId="77777777" w:rsidR="00A81AA0" w:rsidRPr="00A35962" w:rsidRDefault="00A81AA0">
                    <w:pPr>
                      <w:pStyle w:val="Bibliografie"/>
                      <w:rPr>
                        <w:rStyle w:val="Hyperlink"/>
                        <w:noProof/>
                        <w:lang w:val="nl-NL"/>
                      </w:rPr>
                    </w:pPr>
                    <w:r w:rsidRPr="00A35962">
                      <w:rPr>
                        <w:rStyle w:val="Hyperlink"/>
                        <w:noProof/>
                        <w:lang w:val="en-US"/>
                      </w:rPr>
                      <w:t xml:space="preserve">[Online]. Available: https://blog.xamarin.com/xamarin-for-all/. </w:t>
                    </w:r>
                    <w:r w:rsidRPr="00A35962">
                      <w:rPr>
                        <w:rStyle w:val="Hyperlink"/>
                        <w:noProof/>
                        <w:lang w:val="nl-NL"/>
                      </w:rPr>
                      <w:t>[Geopend April 2018].</w:t>
                    </w:r>
                  </w:p>
                </w:tc>
              </w:tr>
              <w:tr w:rsidR="00A81AA0" w:rsidRPr="00A35962" w14:paraId="532AB754" w14:textId="77777777">
                <w:trPr>
                  <w:divId w:val="512232090"/>
                  <w:tblCellSpacing w:w="15" w:type="dxa"/>
                </w:trPr>
                <w:tc>
                  <w:tcPr>
                    <w:tcW w:w="50" w:type="pct"/>
                    <w:hideMark/>
                  </w:tcPr>
                  <w:p w14:paraId="75CF6A4E" w14:textId="77777777" w:rsidR="00A81AA0" w:rsidRPr="00A35962" w:rsidRDefault="00A81AA0">
                    <w:pPr>
                      <w:pStyle w:val="Bibliografie"/>
                      <w:rPr>
                        <w:rStyle w:val="Hyperlink"/>
                        <w:noProof/>
                        <w:lang w:val="nl-NL"/>
                      </w:rPr>
                    </w:pPr>
                    <w:r w:rsidRPr="00A35962">
                      <w:rPr>
                        <w:rStyle w:val="Hyperlink"/>
                        <w:noProof/>
                        <w:lang w:val="nl-NL"/>
                      </w:rPr>
                      <w:t xml:space="preserve">[31] </w:t>
                    </w:r>
                  </w:p>
                </w:tc>
                <w:tc>
                  <w:tcPr>
                    <w:tcW w:w="0" w:type="auto"/>
                    <w:hideMark/>
                  </w:tcPr>
                  <w:p w14:paraId="312E2ABF" w14:textId="77777777" w:rsidR="00A81AA0" w:rsidRPr="00A35962" w:rsidRDefault="00A81AA0">
                    <w:pPr>
                      <w:pStyle w:val="Bibliografie"/>
                      <w:rPr>
                        <w:rStyle w:val="Hyperlink"/>
                        <w:noProof/>
                        <w:lang w:val="nl-NL"/>
                      </w:rPr>
                    </w:pPr>
                    <w:r w:rsidRPr="00A35962">
                      <w:rPr>
                        <w:rStyle w:val="Hyperlink"/>
                        <w:noProof/>
                        <w:lang w:val="en-US"/>
                      </w:rPr>
                      <w:t xml:space="preserve">„Pricing Visual Studio Licenses,” [Online]. Available: https://www.visualstudio.com/vs/pricing/. </w:t>
                    </w:r>
                    <w:r w:rsidRPr="00A35962">
                      <w:rPr>
                        <w:rStyle w:val="Hyperlink"/>
                        <w:noProof/>
                        <w:lang w:val="nl-NL"/>
                      </w:rPr>
                      <w:t>[Geopend April 2018].</w:t>
                    </w:r>
                  </w:p>
                </w:tc>
              </w:tr>
              <w:tr w:rsidR="00A81AA0" w:rsidRPr="00A35962" w14:paraId="3595E931" w14:textId="77777777">
                <w:trPr>
                  <w:divId w:val="512232090"/>
                  <w:tblCellSpacing w:w="15" w:type="dxa"/>
                </w:trPr>
                <w:tc>
                  <w:tcPr>
                    <w:tcW w:w="50" w:type="pct"/>
                    <w:hideMark/>
                  </w:tcPr>
                  <w:p w14:paraId="28C7F878" w14:textId="77777777" w:rsidR="00A81AA0" w:rsidRPr="00A35962" w:rsidRDefault="00A81AA0">
                    <w:pPr>
                      <w:pStyle w:val="Bibliografie"/>
                      <w:rPr>
                        <w:rStyle w:val="Hyperlink"/>
                        <w:noProof/>
                        <w:lang w:val="nl-NL"/>
                      </w:rPr>
                    </w:pPr>
                    <w:r w:rsidRPr="00A35962">
                      <w:rPr>
                        <w:rStyle w:val="Hyperlink"/>
                        <w:noProof/>
                        <w:lang w:val="nl-NL"/>
                      </w:rPr>
                      <w:t xml:space="preserve">[32] </w:t>
                    </w:r>
                  </w:p>
                </w:tc>
                <w:tc>
                  <w:tcPr>
                    <w:tcW w:w="0" w:type="auto"/>
                    <w:hideMark/>
                  </w:tcPr>
                  <w:p w14:paraId="1A93DD1A" w14:textId="77777777" w:rsidR="00A81AA0" w:rsidRPr="00A35962" w:rsidRDefault="00A81AA0">
                    <w:pPr>
                      <w:pStyle w:val="Bibliografie"/>
                      <w:rPr>
                        <w:rStyle w:val="Hyperlink"/>
                        <w:noProof/>
                        <w:lang w:val="en-US"/>
                      </w:rPr>
                    </w:pPr>
                    <w:r w:rsidRPr="00A35962">
                      <w:rPr>
                        <w:rStyle w:val="Hyperlink"/>
                        <w:noProof/>
                        <w:lang w:val="en-US"/>
                      </w:rPr>
                      <w:t>„Open source licenseQt,” [Online]. Available: http://doc.qt.io/qt-5/opensourcelicense.html. [Geopend April 2018].</w:t>
                    </w:r>
                  </w:p>
                </w:tc>
              </w:tr>
              <w:tr w:rsidR="00A81AA0" w:rsidRPr="00A35962" w14:paraId="000968E2" w14:textId="77777777">
                <w:trPr>
                  <w:divId w:val="512232090"/>
                  <w:tblCellSpacing w:w="15" w:type="dxa"/>
                </w:trPr>
                <w:tc>
                  <w:tcPr>
                    <w:tcW w:w="50" w:type="pct"/>
                    <w:hideMark/>
                  </w:tcPr>
                  <w:p w14:paraId="531FBFDC" w14:textId="77777777" w:rsidR="00A81AA0" w:rsidRPr="00A35962" w:rsidRDefault="00A81AA0">
                    <w:pPr>
                      <w:pStyle w:val="Bibliografie"/>
                      <w:rPr>
                        <w:rStyle w:val="Hyperlink"/>
                        <w:noProof/>
                        <w:lang w:val="nl-NL"/>
                      </w:rPr>
                    </w:pPr>
                    <w:r w:rsidRPr="00A35962">
                      <w:rPr>
                        <w:rStyle w:val="Hyperlink"/>
                        <w:noProof/>
                        <w:lang w:val="nl-NL"/>
                      </w:rPr>
                      <w:t xml:space="preserve">[33] </w:t>
                    </w:r>
                  </w:p>
                </w:tc>
                <w:tc>
                  <w:tcPr>
                    <w:tcW w:w="0" w:type="auto"/>
                    <w:hideMark/>
                  </w:tcPr>
                  <w:p w14:paraId="04104A92" w14:textId="77777777" w:rsidR="00A81AA0" w:rsidRPr="00A35962" w:rsidRDefault="00A81AA0">
                    <w:pPr>
                      <w:pStyle w:val="Bibliografie"/>
                      <w:rPr>
                        <w:rStyle w:val="Hyperlink"/>
                        <w:noProof/>
                        <w:lang w:val="nl-NL"/>
                      </w:rPr>
                    </w:pPr>
                    <w:r w:rsidRPr="00A35962">
                      <w:rPr>
                        <w:rStyle w:val="Hyperlink"/>
                        <w:noProof/>
                        <w:lang w:val="en-US"/>
                      </w:rPr>
                      <w:t xml:space="preserve">„Licensing comparison Qt,” [Online]. Available: https://www1.qt.io/licensing-comparison/. </w:t>
                    </w:r>
                    <w:r w:rsidRPr="00A35962">
                      <w:rPr>
                        <w:rStyle w:val="Hyperlink"/>
                        <w:noProof/>
                        <w:lang w:val="nl-NL"/>
                      </w:rPr>
                      <w:t>[Geopend April 2018].</w:t>
                    </w:r>
                  </w:p>
                </w:tc>
              </w:tr>
              <w:tr w:rsidR="00A81AA0" w:rsidRPr="00A35962" w14:paraId="417EB4EE" w14:textId="77777777">
                <w:trPr>
                  <w:divId w:val="512232090"/>
                  <w:tblCellSpacing w:w="15" w:type="dxa"/>
                </w:trPr>
                <w:tc>
                  <w:tcPr>
                    <w:tcW w:w="50" w:type="pct"/>
                    <w:hideMark/>
                  </w:tcPr>
                  <w:p w14:paraId="04094F2B" w14:textId="77777777" w:rsidR="00A81AA0" w:rsidRPr="00A35962" w:rsidRDefault="00A81AA0">
                    <w:pPr>
                      <w:pStyle w:val="Bibliografie"/>
                      <w:rPr>
                        <w:rStyle w:val="Hyperlink"/>
                        <w:noProof/>
                        <w:lang w:val="nl-NL"/>
                      </w:rPr>
                    </w:pPr>
                    <w:r w:rsidRPr="00A35962">
                      <w:rPr>
                        <w:rStyle w:val="Hyperlink"/>
                        <w:noProof/>
                        <w:lang w:val="nl-NL"/>
                      </w:rPr>
                      <w:t xml:space="preserve">[34] </w:t>
                    </w:r>
                  </w:p>
                </w:tc>
                <w:tc>
                  <w:tcPr>
                    <w:tcW w:w="0" w:type="auto"/>
                    <w:hideMark/>
                  </w:tcPr>
                  <w:p w14:paraId="742EC66A" w14:textId="77777777" w:rsidR="00A81AA0" w:rsidRPr="00A35962" w:rsidRDefault="00A81AA0">
                    <w:pPr>
                      <w:pStyle w:val="Bibliografie"/>
                      <w:rPr>
                        <w:rStyle w:val="Hyperlink"/>
                        <w:noProof/>
                        <w:lang w:val="nl-NL"/>
                      </w:rPr>
                    </w:pPr>
                    <w:r w:rsidRPr="00A35962">
                      <w:rPr>
                        <w:rStyle w:val="Hyperlink"/>
                        <w:noProof/>
                        <w:lang w:val="en-US"/>
                      </w:rPr>
                      <w:t xml:space="preserve">„License Apache Cordova,” [Online]. Available: https://github.com/apache/cordova-android/blob/master/LICENSE. </w:t>
                    </w:r>
                    <w:r w:rsidRPr="00A35962">
                      <w:rPr>
                        <w:rStyle w:val="Hyperlink"/>
                        <w:noProof/>
                        <w:lang w:val="nl-NL"/>
                      </w:rPr>
                      <w:t>[Geopend April 2018].</w:t>
                    </w:r>
                  </w:p>
                </w:tc>
              </w:tr>
              <w:tr w:rsidR="00A81AA0" w:rsidRPr="00A35962" w14:paraId="6AA72765" w14:textId="77777777">
                <w:trPr>
                  <w:divId w:val="512232090"/>
                  <w:tblCellSpacing w:w="15" w:type="dxa"/>
                </w:trPr>
                <w:tc>
                  <w:tcPr>
                    <w:tcW w:w="50" w:type="pct"/>
                    <w:hideMark/>
                  </w:tcPr>
                  <w:p w14:paraId="34EFEFCB" w14:textId="77777777" w:rsidR="00A81AA0" w:rsidRPr="00A35962" w:rsidRDefault="00A81AA0">
                    <w:pPr>
                      <w:pStyle w:val="Bibliografie"/>
                      <w:rPr>
                        <w:rStyle w:val="Hyperlink"/>
                        <w:noProof/>
                        <w:lang w:val="nl-NL"/>
                      </w:rPr>
                    </w:pPr>
                    <w:r w:rsidRPr="00A35962">
                      <w:rPr>
                        <w:rStyle w:val="Hyperlink"/>
                        <w:noProof/>
                        <w:lang w:val="nl-NL"/>
                      </w:rPr>
                      <w:t xml:space="preserve">[35] </w:t>
                    </w:r>
                  </w:p>
                </w:tc>
                <w:tc>
                  <w:tcPr>
                    <w:tcW w:w="0" w:type="auto"/>
                    <w:hideMark/>
                  </w:tcPr>
                  <w:p w14:paraId="73CF16B6" w14:textId="77777777" w:rsidR="00A81AA0" w:rsidRPr="00A35962" w:rsidRDefault="00A81AA0">
                    <w:pPr>
                      <w:pStyle w:val="Bibliografie"/>
                      <w:rPr>
                        <w:rStyle w:val="Hyperlink"/>
                        <w:noProof/>
                        <w:lang w:val="en-US"/>
                      </w:rPr>
                    </w:pPr>
                    <w:r w:rsidRPr="00A35962">
                      <w:rPr>
                        <w:rStyle w:val="Hyperlink"/>
                        <w:noProof/>
                        <w:lang w:val="en-US"/>
                      </w:rPr>
                      <w:t xml:space="preserve">M. S. Jasmin Blanchette, C++ GUI Programming with Qt 4, Trolltech Press, 2006. </w:t>
                    </w:r>
                  </w:p>
                </w:tc>
              </w:tr>
              <w:tr w:rsidR="00A81AA0" w:rsidRPr="00A35962" w14:paraId="359D1CD3" w14:textId="77777777">
                <w:trPr>
                  <w:divId w:val="512232090"/>
                  <w:tblCellSpacing w:w="15" w:type="dxa"/>
                </w:trPr>
                <w:tc>
                  <w:tcPr>
                    <w:tcW w:w="50" w:type="pct"/>
                    <w:hideMark/>
                  </w:tcPr>
                  <w:p w14:paraId="299F4175" w14:textId="77777777" w:rsidR="00A81AA0" w:rsidRPr="00A35962" w:rsidRDefault="00A81AA0">
                    <w:pPr>
                      <w:pStyle w:val="Bibliografie"/>
                      <w:rPr>
                        <w:rStyle w:val="Hyperlink"/>
                        <w:noProof/>
                        <w:lang w:val="nl-NL"/>
                      </w:rPr>
                    </w:pPr>
                    <w:r w:rsidRPr="00A35962">
                      <w:rPr>
                        <w:rStyle w:val="Hyperlink"/>
                        <w:noProof/>
                        <w:lang w:val="nl-NL"/>
                      </w:rPr>
                      <w:t xml:space="preserve">[36] </w:t>
                    </w:r>
                  </w:p>
                </w:tc>
                <w:tc>
                  <w:tcPr>
                    <w:tcW w:w="0" w:type="auto"/>
                    <w:hideMark/>
                  </w:tcPr>
                  <w:p w14:paraId="5D9EF154" w14:textId="77777777" w:rsidR="00A81AA0" w:rsidRPr="00A35962" w:rsidRDefault="00A81AA0">
                    <w:pPr>
                      <w:pStyle w:val="Bibliografie"/>
                      <w:rPr>
                        <w:rStyle w:val="Hyperlink"/>
                        <w:noProof/>
                        <w:lang w:val="nl-NL"/>
                      </w:rPr>
                    </w:pPr>
                    <w:r w:rsidRPr="00A35962">
                      <w:rPr>
                        <w:rStyle w:val="Hyperlink"/>
                        <w:noProof/>
                        <w:lang w:val="en-US"/>
                      </w:rPr>
                      <w:t xml:space="preserve">B. C. Daniels, „QT – Introduction C++ GUI Programming with Qt 4,” [Online]. </w:t>
                    </w:r>
                    <w:r w:rsidRPr="00A35962">
                      <w:rPr>
                        <w:rStyle w:val="Hyperlink"/>
                        <w:noProof/>
                        <w:lang w:val="nl-NL"/>
                      </w:rPr>
                      <w:t>Available: http://slideplayer.com/slide/7747920/. [Geopend Maart 2018].</w:t>
                    </w:r>
                  </w:p>
                </w:tc>
              </w:tr>
            </w:tbl>
            <w:p w14:paraId="6767A769" w14:textId="77777777" w:rsidR="00A81AA0" w:rsidRPr="00A35962" w:rsidRDefault="00A81AA0">
              <w:pPr>
                <w:divId w:val="512232090"/>
                <w:rPr>
                  <w:rStyle w:val="Hyperlink"/>
                  <w:rFonts w:eastAsia="Times New Roman"/>
                  <w:noProof/>
                </w:rPr>
              </w:pPr>
            </w:p>
            <w:p w14:paraId="7B2BE037" w14:textId="0E8E6268" w:rsidR="00312224" w:rsidRDefault="00A81AA0">
              <w:r>
                <w:rPr>
                  <w:noProof/>
                  <w:sz w:val="20"/>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97" w:name="_Toc514325006"/>
      <w:r w:rsidRPr="002532A4">
        <w:t>Bijlagen</w:t>
      </w:r>
      <w:bookmarkEnd w:id="97"/>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5197038D" w:rsidR="00CB22B1" w:rsidRDefault="00CB22B1" w:rsidP="004B5FF3">
      <w:r>
        <w:t xml:space="preserve">Bijlage C </w:t>
      </w:r>
      <w:r>
        <w:tab/>
        <w:t>C#-code van de Xamarin applicatie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5549F56C" w14:textId="3D6B9B9B" w:rsidR="00BC48F6" w:rsidRDefault="00BC48F6" w:rsidP="004B5FF3">
      <w:r>
        <w:t>A.</w:t>
      </w:r>
    </w:p>
    <w:p w14:paraId="1FA4966A" w14:textId="77777777" w:rsidR="00BC48F6" w:rsidRDefault="00BC48F6" w:rsidP="004B5FF3"/>
    <w:p w14:paraId="2DB76355" w14:textId="77777777" w:rsidR="00461064" w:rsidRDefault="00461064" w:rsidP="006901D1">
      <w:pPr>
        <w:rPr>
          <w:rFonts w:ascii="Courier New" w:hAnsi="Courier New" w:cs="Courier New"/>
        </w:rPr>
        <w:sectPr w:rsidR="00461064" w:rsidSect="00461064">
          <w:footerReference w:type="default" r:id="rId51"/>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CB22B1">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 StyleSheet,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calculatePercentageAnder(start,end){</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today = today.getDate()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global.vandaag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componentWillMount()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this.fetchData();</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response.json();</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t>renderdate(){</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(this.state.date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this.state.date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r w:rsidRPr="006901D1">
              <w:rPr>
                <w:rFonts w:ascii="Courier New" w:hAnsi="Courier New" w:cs="Courier New"/>
              </w:rPr>
              <w:t>uri: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uri: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style={styles.overallcontainer}&gt;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visible={this.state.modalVisible}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this.state.results.map((result,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&amp;&amp; !(result instanceof Array) ? 'gold object!' :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date={this.renderdate()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{this.setState({date: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style={styles.video}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style={styles.channel}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data={this.state.data}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title={item.node.eventsAt.TVitem.title}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style={styles.totalbox}&gt;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style={styles.viewboxoverhead}&gt;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this.searchBar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handleResults={this._handleResults}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doSearchopen(){</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this.searchBar.show();</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doSearchclose(){</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this.searchBar.hide();</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C6327C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height: 40,</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totalbox:{</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2"/>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D964B8"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xmlns:local="clr-namespace:XamarinProjectWerkNuIs"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x:Name="myList"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3"/>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System.Collections.Generic;</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System.Collections.ObjectModel;</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HttpClient();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MainPage()</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InitializeComponent();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ItemListViewModel();</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406123D5" w14:textId="77777777" w:rsidR="00CB22B1" w:rsidRPr="00CB22B1" w:rsidRDefault="00CB22B1" w:rsidP="00CB22B1"/>
    <w:p w14:paraId="7BA49EBD" w14:textId="15EB9232" w:rsidR="00201610" w:rsidRDefault="00201610" w:rsidP="006901D1">
      <w:pPr>
        <w:pStyle w:val="Titel"/>
        <w:ind w:left="0" w:firstLine="0"/>
      </w:pPr>
    </w:p>
    <w:p w14:paraId="17126CC3" w14:textId="09543D97" w:rsidR="00725403" w:rsidRPr="00201610" w:rsidRDefault="00725403" w:rsidP="00201610">
      <w:pPr>
        <w:tabs>
          <w:tab w:val="left" w:pos="1318"/>
        </w:tabs>
        <w:sectPr w:rsidR="00725403" w:rsidRPr="00201610" w:rsidSect="00461064">
          <w:footerReference w:type="default" r:id="rId54"/>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BD3B9F"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E6E5C" w14:textId="77777777" w:rsidR="0080389D" w:rsidRDefault="0080389D" w:rsidP="00986956">
      <w:pPr>
        <w:spacing w:line="240" w:lineRule="auto"/>
      </w:pPr>
      <w:r>
        <w:separator/>
      </w:r>
    </w:p>
  </w:endnote>
  <w:endnote w:type="continuationSeparator" w:id="0">
    <w:p w14:paraId="1E714ED1" w14:textId="77777777" w:rsidR="0080389D" w:rsidRDefault="0080389D" w:rsidP="00986956">
      <w:pPr>
        <w:spacing w:line="240" w:lineRule="auto"/>
      </w:pPr>
      <w:r>
        <w:continuationSeparator/>
      </w:r>
    </w:p>
  </w:endnote>
  <w:endnote w:type="continuationNotice" w:id="1">
    <w:p w14:paraId="4352E55B" w14:textId="77777777" w:rsidR="0080389D" w:rsidRDefault="008038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BD3B9F" w14:paraId="7CF5BA2F" w14:textId="77777777" w:rsidTr="000739D3">
      <w:trPr>
        <w:trHeight w:hRule="exact" w:val="2268"/>
      </w:trPr>
      <w:tc>
        <w:tcPr>
          <w:tcW w:w="11170" w:type="dxa"/>
          <w:shd w:val="clear" w:color="auto" w:fill="auto"/>
        </w:tcPr>
        <w:p w14:paraId="50B64EB1" w14:textId="77777777" w:rsidR="00BD3B9F" w:rsidRDefault="00BD3B9F" w:rsidP="000E50CE">
          <w:pPr>
            <w:pStyle w:val="Koptekst"/>
          </w:pPr>
        </w:p>
      </w:tc>
    </w:tr>
  </w:tbl>
  <w:p w14:paraId="79F48DC3" w14:textId="77777777" w:rsidR="00BD3B9F" w:rsidRDefault="00BD3B9F"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BD3B9F" w:rsidRPr="00456A6F" w:rsidRDefault="00BD3B9F"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0"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BD3B9F" w:rsidRPr="00456A6F" w:rsidRDefault="00BD3B9F"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BD3B9F" w:rsidRPr="001D78C1" w:rsidRDefault="00BD3B9F"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Content>
      <w:p w14:paraId="53D5152C" w14:textId="77777777" w:rsidR="00BD3B9F" w:rsidRDefault="00BD3B9F">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BD3B9F" w:rsidRDefault="00BD3B9F">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Content>
      <w:p w14:paraId="4B23614D" w14:textId="4121DACD" w:rsidR="00BD3B9F" w:rsidRDefault="00BD3B9F" w:rsidP="00EA4F95">
        <w:pPr>
          <w:pStyle w:val="Voettekst"/>
          <w:jc w:val="center"/>
        </w:pPr>
        <w:r>
          <w:fldChar w:fldCharType="begin"/>
        </w:r>
        <w:r>
          <w:instrText>PAGE   \* MERGEFORMAT</w:instrText>
        </w:r>
        <w:r>
          <w:fldChar w:fldCharType="separate"/>
        </w:r>
        <w:r w:rsidR="00FF7A49" w:rsidRPr="00FF7A49">
          <w:rPr>
            <w:noProof/>
            <w:lang w:val="nl-NL"/>
          </w:rPr>
          <w:t>29</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BD3B9F" w:rsidRPr="009F4468" w:rsidRDefault="00BD3B9F"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45222FB8" w:rsidR="00BD3B9F" w:rsidRDefault="00BD3B9F" w:rsidP="00EA4F95">
        <w:pPr>
          <w:pStyle w:val="Voettekst"/>
          <w:jc w:val="center"/>
        </w:pPr>
        <w:r>
          <w:fldChar w:fldCharType="begin"/>
        </w:r>
        <w:r>
          <w:instrText>PAGE   \* MERGEFORMAT</w:instrText>
        </w:r>
        <w:r>
          <w:fldChar w:fldCharType="separate"/>
        </w:r>
        <w:r w:rsidR="00FF7A49" w:rsidRPr="00FF7A49">
          <w:rPr>
            <w:noProof/>
            <w:lang w:val="nl-NL"/>
          </w:rPr>
          <w:t>33</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BD3B9F" w:rsidRPr="001D78C1" w:rsidRDefault="00BD3B9F" w:rsidP="000E50CE">
    <w:pPr>
      <w:pStyle w:val="Voettekst"/>
    </w:pPr>
    <w:r>
      <w:fldChar w:fldCharType="begin"/>
    </w:r>
    <w:r w:rsidRPr="00533DEF">
      <w:rPr>
        <w:rPrChange w:id="98"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64780544" w:rsidR="00BD3B9F" w:rsidRDefault="00BD3B9F" w:rsidP="00EA4F95">
        <w:pPr>
          <w:pStyle w:val="Voettekst"/>
          <w:jc w:val="center"/>
        </w:pPr>
        <w:r>
          <w:t>A.</w:t>
        </w:r>
        <w:r>
          <w:fldChar w:fldCharType="begin"/>
        </w:r>
        <w:r>
          <w:instrText>PAGE   \* MERGEFORMAT</w:instrText>
        </w:r>
        <w:r>
          <w:fldChar w:fldCharType="separate"/>
        </w:r>
        <w:r w:rsidR="00FF7A49" w:rsidRPr="00FF7A49">
          <w:rPr>
            <w:noProof/>
            <w:lang w:val="nl-NL"/>
          </w:rPr>
          <w:t>4</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BD3B9F" w:rsidRPr="00251CAB" w:rsidRDefault="00BD3B9F"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BD3B9F" w:rsidRPr="00251CAB" w:rsidRDefault="00BD3B9F"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BD3B9F" w:rsidRPr="00251CAB" w:rsidRDefault="00BD3B9F"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BD3B9F" w:rsidRDefault="00BD3B9F"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BD3B9F" w:rsidRPr="00456A6F" w:rsidRDefault="00BD3B9F"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2"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BD3B9F" w:rsidRPr="00456A6F" w:rsidRDefault="00BD3B9F"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BD3B9F" w:rsidRPr="0004429D" w:rsidRDefault="00BD3B9F"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BD3B9F" w:rsidRPr="00394CF7" w:rsidRDefault="00BD3B9F"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3"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930391" w:rsidRPr="00394CF7" w:rsidRDefault="00930391"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BD3B9F" w:rsidRPr="002F050E" w:rsidRDefault="00BD3B9F"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BD3B9F" w:rsidRPr="00394CF7" w:rsidRDefault="00BD3B9F"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4"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930391" w:rsidRPr="00394CF7" w:rsidRDefault="00930391"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BD3B9F" w:rsidRPr="008B1D1F" w:rsidRDefault="00BD3B9F"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BD3B9F" w:rsidRPr="00251CAB" w:rsidRDefault="00BD3B9F"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BD3B9F" w:rsidRPr="00DC647F" w:rsidRDefault="00BD3B9F" w:rsidP="000E50CE">
    <w:pPr>
      <w:pStyle w:val="Voettekst"/>
    </w:pPr>
    <w:r>
      <w:fldChar w:fldCharType="begin"/>
    </w:r>
    <w:r w:rsidRPr="00533DEF">
      <w:rPr>
        <w:rPrChange w:id="0"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BD3B9F" w:rsidRPr="009F4468" w:rsidRDefault="00BD3B9F"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404420F1" w:rsidR="00BD3B9F" w:rsidRPr="00251CAB" w:rsidRDefault="00BD3B9F" w:rsidP="00F01E7D">
        <w:pPr>
          <w:pStyle w:val="Voettekst"/>
          <w:jc w:val="center"/>
        </w:pPr>
        <w:r>
          <w:fldChar w:fldCharType="begin"/>
        </w:r>
        <w:r>
          <w:instrText>PAGE   \* MERGEFORMAT</w:instrText>
        </w:r>
        <w:r>
          <w:fldChar w:fldCharType="separate"/>
        </w:r>
        <w:r w:rsidR="0037540B" w:rsidRPr="0037540B">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BD3B9F" w:rsidRPr="001D78C1" w:rsidRDefault="00BD3B9F" w:rsidP="000E50CE">
    <w:pPr>
      <w:pStyle w:val="Voettekst"/>
    </w:pPr>
    <w:r>
      <w:fldChar w:fldCharType="begin"/>
    </w:r>
    <w:r w:rsidRPr="00533DEF">
      <w:rPr>
        <w:rPrChange w:id="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BD3B9F" w:rsidRPr="007A0E17" w:rsidRDefault="00BD3B9F"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47EBC" w14:textId="77777777" w:rsidR="0080389D" w:rsidRDefault="0080389D" w:rsidP="00986956">
      <w:pPr>
        <w:spacing w:line="240" w:lineRule="auto"/>
      </w:pPr>
      <w:r>
        <w:separator/>
      </w:r>
    </w:p>
  </w:footnote>
  <w:footnote w:type="continuationSeparator" w:id="0">
    <w:p w14:paraId="13C5D762" w14:textId="77777777" w:rsidR="0080389D" w:rsidRDefault="0080389D" w:rsidP="00986956">
      <w:pPr>
        <w:spacing w:line="240" w:lineRule="auto"/>
      </w:pPr>
      <w:r>
        <w:continuationSeparator/>
      </w:r>
    </w:p>
  </w:footnote>
  <w:footnote w:type="continuationNotice" w:id="1">
    <w:p w14:paraId="0474EF0D" w14:textId="77777777" w:rsidR="0080389D" w:rsidRDefault="008038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BD3B9F" w:rsidRDefault="00BD3B9F" w:rsidP="000E50CE">
    <w:pPr>
      <w:pStyle w:val="Koptekst"/>
    </w:pPr>
  </w:p>
  <w:p w14:paraId="42E1C550" w14:textId="77777777" w:rsidR="00BD3B9F" w:rsidRDefault="00BD3B9F"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BD3B9F" w:rsidRPr="00394CF7" w:rsidRDefault="00BD3B9F" w:rsidP="00394CF7">
                          <w:pPr>
                            <w:pStyle w:val="CoverKoptekst"/>
                          </w:pPr>
                          <w:r w:rsidRPr="00394CF7">
                            <w:t xml:space="preserve">faculteit </w:t>
                          </w:r>
                          <w:r>
                            <w:t>bewegings- en revalidatiewetenschappen</w:t>
                          </w:r>
                        </w:p>
                        <w:p w14:paraId="4C66B63B" w14:textId="77777777" w:rsidR="00BD3B9F" w:rsidRPr="00394CF7" w:rsidRDefault="00BD3B9F"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9"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BD3B9F" w:rsidRPr="00394CF7" w:rsidRDefault="00BD3B9F" w:rsidP="00394CF7">
                    <w:pPr>
                      <w:pStyle w:val="CoverKoptekst"/>
                    </w:pPr>
                    <w:r w:rsidRPr="00394CF7">
                      <w:t xml:space="preserve">faculteit </w:t>
                    </w:r>
                    <w:r>
                      <w:t>bewegings- en revalidatiewetenschappen</w:t>
                    </w:r>
                  </w:p>
                  <w:p w14:paraId="4C66B63B" w14:textId="77777777" w:rsidR="00BD3B9F" w:rsidRPr="00394CF7" w:rsidRDefault="00BD3B9F"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BD3B9F" w:rsidRDefault="00BD3B9F">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BD3B9F" w:rsidRPr="009B0224" w:rsidRDefault="00BD3B9F"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5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BD3B9F" w:rsidRPr="009B0224" w:rsidRDefault="00BD3B9F"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BD3B9F" w:rsidRPr="009B0224" w:rsidRDefault="00BD3B9F"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BD3B9F" w:rsidRPr="008D663C" w:rsidRDefault="00BD3B9F"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BD3B9F" w:rsidRDefault="00BD3B9F"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BD3B9F" w:rsidRPr="00394CF7" w:rsidRDefault="00BD3B9F"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1"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BD3B9F" w:rsidRPr="00394CF7" w:rsidRDefault="00BD3B9F"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BD3B9F" w:rsidRPr="00E73B78" w:rsidRDefault="00BD3B9F"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BD3B9F" w:rsidRPr="005C062C" w:rsidRDefault="00BD3B9F"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BD3B9F" w:rsidRDefault="00BD3B9F"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BD3B9F" w:rsidRPr="00E73B78" w:rsidRDefault="00BD3B9F"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BD3B9F" w:rsidRPr="000B0058" w:rsidRDefault="00BD3B9F"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BD3B9F" w:rsidRPr="000B0058" w:rsidRDefault="00BD3B9F"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BD3B9F" w:rsidRPr="009B0224" w:rsidRDefault="00BD3B9F"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0"/>
  </w:num>
  <w:num w:numId="11">
    <w:abstractNumId w:val="13"/>
  </w:num>
  <w:num w:numId="12">
    <w:abstractNumId w:val="11"/>
  </w:num>
  <w:num w:numId="13">
    <w:abstractNumId w:val="4"/>
  </w:num>
  <w:num w:numId="14">
    <w:abstractNumId w:val="17"/>
  </w:num>
  <w:num w:numId="15">
    <w:abstractNumId w:val="3"/>
  </w:num>
  <w:num w:numId="16">
    <w:abstractNumId w:val="14"/>
  </w:num>
  <w:num w:numId="17">
    <w:abstractNumId w:val="21"/>
  </w:num>
  <w:num w:numId="18">
    <w:abstractNumId w:val="19"/>
  </w:num>
  <w:num w:numId="19">
    <w:abstractNumId w:val="12"/>
  </w:num>
  <w:num w:numId="20">
    <w:abstractNumId w:val="18"/>
  </w:num>
  <w:num w:numId="21">
    <w:abstractNumId w:val="6"/>
  </w:num>
  <w:num w:numId="2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30C0A"/>
    <w:rsid w:val="000324FA"/>
    <w:rsid w:val="00033FD5"/>
    <w:rsid w:val="00034E0B"/>
    <w:rsid w:val="0003581B"/>
    <w:rsid w:val="000361DC"/>
    <w:rsid w:val="00037B05"/>
    <w:rsid w:val="00041B25"/>
    <w:rsid w:val="0004429D"/>
    <w:rsid w:val="00044D37"/>
    <w:rsid w:val="00050AE7"/>
    <w:rsid w:val="00052A4D"/>
    <w:rsid w:val="00053E6D"/>
    <w:rsid w:val="000558A3"/>
    <w:rsid w:val="0005683D"/>
    <w:rsid w:val="000571C9"/>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2EB0"/>
    <w:rsid w:val="000938E6"/>
    <w:rsid w:val="00093A99"/>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D1F51"/>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4D89"/>
    <w:rsid w:val="0010555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B2A"/>
    <w:rsid w:val="00153D39"/>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D1F"/>
    <w:rsid w:val="00182827"/>
    <w:rsid w:val="00182FCE"/>
    <w:rsid w:val="00185CBA"/>
    <w:rsid w:val="0018756B"/>
    <w:rsid w:val="00187616"/>
    <w:rsid w:val="0019004C"/>
    <w:rsid w:val="0019069C"/>
    <w:rsid w:val="00190A77"/>
    <w:rsid w:val="001A012F"/>
    <w:rsid w:val="001A104F"/>
    <w:rsid w:val="001A498D"/>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78C1"/>
    <w:rsid w:val="001E0F7F"/>
    <w:rsid w:val="001E13DF"/>
    <w:rsid w:val="001E317A"/>
    <w:rsid w:val="001E6425"/>
    <w:rsid w:val="001F123D"/>
    <w:rsid w:val="00201610"/>
    <w:rsid w:val="00204822"/>
    <w:rsid w:val="00204ABA"/>
    <w:rsid w:val="00204E2C"/>
    <w:rsid w:val="00204FAC"/>
    <w:rsid w:val="0020786E"/>
    <w:rsid w:val="002119D7"/>
    <w:rsid w:val="00212184"/>
    <w:rsid w:val="00212322"/>
    <w:rsid w:val="0021237C"/>
    <w:rsid w:val="00214B02"/>
    <w:rsid w:val="00215D30"/>
    <w:rsid w:val="00217021"/>
    <w:rsid w:val="00217FCF"/>
    <w:rsid w:val="00223D9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3998"/>
    <w:rsid w:val="002F50B7"/>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58F"/>
    <w:rsid w:val="0033496F"/>
    <w:rsid w:val="00334A6E"/>
    <w:rsid w:val="00336762"/>
    <w:rsid w:val="003375FA"/>
    <w:rsid w:val="003402CF"/>
    <w:rsid w:val="00340655"/>
    <w:rsid w:val="0034082C"/>
    <w:rsid w:val="00341B1B"/>
    <w:rsid w:val="003421F8"/>
    <w:rsid w:val="00343372"/>
    <w:rsid w:val="00343FD5"/>
    <w:rsid w:val="00345968"/>
    <w:rsid w:val="00347222"/>
    <w:rsid w:val="00347FB5"/>
    <w:rsid w:val="0035550D"/>
    <w:rsid w:val="00355E07"/>
    <w:rsid w:val="003601DE"/>
    <w:rsid w:val="00362699"/>
    <w:rsid w:val="00363B86"/>
    <w:rsid w:val="003654B1"/>
    <w:rsid w:val="003678E0"/>
    <w:rsid w:val="00371262"/>
    <w:rsid w:val="003712F3"/>
    <w:rsid w:val="00372BEC"/>
    <w:rsid w:val="00373164"/>
    <w:rsid w:val="00373BCC"/>
    <w:rsid w:val="0037540B"/>
    <w:rsid w:val="0038119B"/>
    <w:rsid w:val="00382134"/>
    <w:rsid w:val="00383ABB"/>
    <w:rsid w:val="0038707D"/>
    <w:rsid w:val="0039361C"/>
    <w:rsid w:val="00394CF7"/>
    <w:rsid w:val="00394FE5"/>
    <w:rsid w:val="00395403"/>
    <w:rsid w:val="003A0333"/>
    <w:rsid w:val="003A1150"/>
    <w:rsid w:val="003A1607"/>
    <w:rsid w:val="003A29DB"/>
    <w:rsid w:val="003A5F0E"/>
    <w:rsid w:val="003A78E7"/>
    <w:rsid w:val="003B0EC2"/>
    <w:rsid w:val="003B2C08"/>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719B"/>
    <w:rsid w:val="004007AD"/>
    <w:rsid w:val="00401225"/>
    <w:rsid w:val="00401B0E"/>
    <w:rsid w:val="004031EF"/>
    <w:rsid w:val="00403AA2"/>
    <w:rsid w:val="00406A11"/>
    <w:rsid w:val="00407DD6"/>
    <w:rsid w:val="00410BF7"/>
    <w:rsid w:val="0041135E"/>
    <w:rsid w:val="00417E2B"/>
    <w:rsid w:val="004203C0"/>
    <w:rsid w:val="0042093E"/>
    <w:rsid w:val="00423D3F"/>
    <w:rsid w:val="00425820"/>
    <w:rsid w:val="00426163"/>
    <w:rsid w:val="004272A8"/>
    <w:rsid w:val="0043087E"/>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FA1"/>
    <w:rsid w:val="00465BCF"/>
    <w:rsid w:val="004669EA"/>
    <w:rsid w:val="004702CD"/>
    <w:rsid w:val="00475F05"/>
    <w:rsid w:val="00476134"/>
    <w:rsid w:val="0047632D"/>
    <w:rsid w:val="00483D44"/>
    <w:rsid w:val="00491012"/>
    <w:rsid w:val="004918FE"/>
    <w:rsid w:val="004927EE"/>
    <w:rsid w:val="00492C96"/>
    <w:rsid w:val="0049462D"/>
    <w:rsid w:val="004B122E"/>
    <w:rsid w:val="004B1AF1"/>
    <w:rsid w:val="004B1B33"/>
    <w:rsid w:val="004B3C25"/>
    <w:rsid w:val="004B4387"/>
    <w:rsid w:val="004B5FF3"/>
    <w:rsid w:val="004B605C"/>
    <w:rsid w:val="004B67AB"/>
    <w:rsid w:val="004B6D75"/>
    <w:rsid w:val="004B7091"/>
    <w:rsid w:val="004C02B0"/>
    <w:rsid w:val="004C0C4D"/>
    <w:rsid w:val="004C2DB1"/>
    <w:rsid w:val="004C33D6"/>
    <w:rsid w:val="004C5559"/>
    <w:rsid w:val="004C7C64"/>
    <w:rsid w:val="004D2EB9"/>
    <w:rsid w:val="004D356E"/>
    <w:rsid w:val="004D4760"/>
    <w:rsid w:val="004D6077"/>
    <w:rsid w:val="004D7108"/>
    <w:rsid w:val="004E24DC"/>
    <w:rsid w:val="004E57F9"/>
    <w:rsid w:val="004E5844"/>
    <w:rsid w:val="004E7A76"/>
    <w:rsid w:val="004E7D8B"/>
    <w:rsid w:val="004F16AC"/>
    <w:rsid w:val="004F1824"/>
    <w:rsid w:val="004F23EB"/>
    <w:rsid w:val="004F34D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506D"/>
    <w:rsid w:val="0053536E"/>
    <w:rsid w:val="005446EF"/>
    <w:rsid w:val="0054795F"/>
    <w:rsid w:val="00550283"/>
    <w:rsid w:val="00550A0B"/>
    <w:rsid w:val="00550A89"/>
    <w:rsid w:val="00550B83"/>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F0B06"/>
    <w:rsid w:val="005F0B3D"/>
    <w:rsid w:val="005F268F"/>
    <w:rsid w:val="005F3536"/>
    <w:rsid w:val="005F4B73"/>
    <w:rsid w:val="005F68BE"/>
    <w:rsid w:val="005F77B5"/>
    <w:rsid w:val="00604988"/>
    <w:rsid w:val="00604D2E"/>
    <w:rsid w:val="006075BA"/>
    <w:rsid w:val="006129C0"/>
    <w:rsid w:val="006179D5"/>
    <w:rsid w:val="00620746"/>
    <w:rsid w:val="00621A49"/>
    <w:rsid w:val="0062343E"/>
    <w:rsid w:val="006244E6"/>
    <w:rsid w:val="006246CC"/>
    <w:rsid w:val="00625F35"/>
    <w:rsid w:val="00633BD9"/>
    <w:rsid w:val="00633DE3"/>
    <w:rsid w:val="006365D8"/>
    <w:rsid w:val="00640BB3"/>
    <w:rsid w:val="006425D8"/>
    <w:rsid w:val="00642914"/>
    <w:rsid w:val="00643C61"/>
    <w:rsid w:val="00646301"/>
    <w:rsid w:val="00647355"/>
    <w:rsid w:val="00647500"/>
    <w:rsid w:val="00647890"/>
    <w:rsid w:val="00652834"/>
    <w:rsid w:val="00652EB9"/>
    <w:rsid w:val="00654AF9"/>
    <w:rsid w:val="006556A4"/>
    <w:rsid w:val="00657CCC"/>
    <w:rsid w:val="00657D17"/>
    <w:rsid w:val="0066107B"/>
    <w:rsid w:val="0066335C"/>
    <w:rsid w:val="006673D5"/>
    <w:rsid w:val="006712C0"/>
    <w:rsid w:val="00672C49"/>
    <w:rsid w:val="006734E4"/>
    <w:rsid w:val="00673BF0"/>
    <w:rsid w:val="00674FDE"/>
    <w:rsid w:val="00675B00"/>
    <w:rsid w:val="006770E3"/>
    <w:rsid w:val="00677D7E"/>
    <w:rsid w:val="0068023D"/>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7F11"/>
    <w:rsid w:val="007119BC"/>
    <w:rsid w:val="0071392E"/>
    <w:rsid w:val="00716499"/>
    <w:rsid w:val="00720208"/>
    <w:rsid w:val="00720468"/>
    <w:rsid w:val="0072238B"/>
    <w:rsid w:val="00722E62"/>
    <w:rsid w:val="00725403"/>
    <w:rsid w:val="00725C3A"/>
    <w:rsid w:val="00726FCC"/>
    <w:rsid w:val="00730891"/>
    <w:rsid w:val="007309F4"/>
    <w:rsid w:val="00730C4B"/>
    <w:rsid w:val="00732B96"/>
    <w:rsid w:val="007344FC"/>
    <w:rsid w:val="00734966"/>
    <w:rsid w:val="00735D66"/>
    <w:rsid w:val="00740275"/>
    <w:rsid w:val="007402E3"/>
    <w:rsid w:val="007408E9"/>
    <w:rsid w:val="007420BD"/>
    <w:rsid w:val="007433E3"/>
    <w:rsid w:val="00746C0D"/>
    <w:rsid w:val="0074758E"/>
    <w:rsid w:val="00747A3C"/>
    <w:rsid w:val="0075099F"/>
    <w:rsid w:val="00750CA1"/>
    <w:rsid w:val="00751A60"/>
    <w:rsid w:val="00752079"/>
    <w:rsid w:val="0075401C"/>
    <w:rsid w:val="0075635A"/>
    <w:rsid w:val="00760EFE"/>
    <w:rsid w:val="0076411B"/>
    <w:rsid w:val="0077076A"/>
    <w:rsid w:val="00773F17"/>
    <w:rsid w:val="00776293"/>
    <w:rsid w:val="00777931"/>
    <w:rsid w:val="00777A83"/>
    <w:rsid w:val="00777D65"/>
    <w:rsid w:val="00780883"/>
    <w:rsid w:val="00781C0D"/>
    <w:rsid w:val="00784161"/>
    <w:rsid w:val="00784687"/>
    <w:rsid w:val="007923FE"/>
    <w:rsid w:val="007944CD"/>
    <w:rsid w:val="007945B0"/>
    <w:rsid w:val="007976FD"/>
    <w:rsid w:val="007A0978"/>
    <w:rsid w:val="007A0E17"/>
    <w:rsid w:val="007A44EB"/>
    <w:rsid w:val="007A491B"/>
    <w:rsid w:val="007A61F6"/>
    <w:rsid w:val="007A6518"/>
    <w:rsid w:val="007A69E6"/>
    <w:rsid w:val="007B3E00"/>
    <w:rsid w:val="007B44E1"/>
    <w:rsid w:val="007B5A5F"/>
    <w:rsid w:val="007B66C2"/>
    <w:rsid w:val="007B7B00"/>
    <w:rsid w:val="007C05A6"/>
    <w:rsid w:val="007C0EDD"/>
    <w:rsid w:val="007C4569"/>
    <w:rsid w:val="007C532E"/>
    <w:rsid w:val="007C73DB"/>
    <w:rsid w:val="007C788A"/>
    <w:rsid w:val="007D5FFC"/>
    <w:rsid w:val="007D77ED"/>
    <w:rsid w:val="007E0796"/>
    <w:rsid w:val="007E0EE3"/>
    <w:rsid w:val="007E2C6C"/>
    <w:rsid w:val="007E39CA"/>
    <w:rsid w:val="007E41AD"/>
    <w:rsid w:val="007E71D0"/>
    <w:rsid w:val="007F2263"/>
    <w:rsid w:val="007F2CF4"/>
    <w:rsid w:val="008003E0"/>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36046"/>
    <w:rsid w:val="00840BA5"/>
    <w:rsid w:val="00841F5F"/>
    <w:rsid w:val="00843631"/>
    <w:rsid w:val="0085105B"/>
    <w:rsid w:val="00851777"/>
    <w:rsid w:val="008521FF"/>
    <w:rsid w:val="00852D0D"/>
    <w:rsid w:val="00853961"/>
    <w:rsid w:val="00861D41"/>
    <w:rsid w:val="00863A20"/>
    <w:rsid w:val="00863C58"/>
    <w:rsid w:val="00864320"/>
    <w:rsid w:val="008705D4"/>
    <w:rsid w:val="0087144E"/>
    <w:rsid w:val="00872686"/>
    <w:rsid w:val="0087366D"/>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F3E"/>
    <w:rsid w:val="008B51AD"/>
    <w:rsid w:val="008B5D79"/>
    <w:rsid w:val="008B7F75"/>
    <w:rsid w:val="008C1370"/>
    <w:rsid w:val="008C6223"/>
    <w:rsid w:val="008D1F04"/>
    <w:rsid w:val="008D302D"/>
    <w:rsid w:val="008D39E5"/>
    <w:rsid w:val="008D663C"/>
    <w:rsid w:val="008D77B8"/>
    <w:rsid w:val="008E5174"/>
    <w:rsid w:val="008E677E"/>
    <w:rsid w:val="008F149C"/>
    <w:rsid w:val="008F3F33"/>
    <w:rsid w:val="008F467C"/>
    <w:rsid w:val="008F620C"/>
    <w:rsid w:val="008F7054"/>
    <w:rsid w:val="008F75D4"/>
    <w:rsid w:val="008F7FD5"/>
    <w:rsid w:val="00900D19"/>
    <w:rsid w:val="0090224C"/>
    <w:rsid w:val="0090271E"/>
    <w:rsid w:val="00903A58"/>
    <w:rsid w:val="00903B94"/>
    <w:rsid w:val="009048BE"/>
    <w:rsid w:val="00904C1B"/>
    <w:rsid w:val="00911355"/>
    <w:rsid w:val="009130ED"/>
    <w:rsid w:val="00913520"/>
    <w:rsid w:val="00914541"/>
    <w:rsid w:val="009147E8"/>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2476"/>
    <w:rsid w:val="00955D1D"/>
    <w:rsid w:val="00957B07"/>
    <w:rsid w:val="009610D8"/>
    <w:rsid w:val="00961363"/>
    <w:rsid w:val="00965663"/>
    <w:rsid w:val="0096737D"/>
    <w:rsid w:val="00970305"/>
    <w:rsid w:val="00972319"/>
    <w:rsid w:val="00972EE7"/>
    <w:rsid w:val="0097605E"/>
    <w:rsid w:val="00976AE1"/>
    <w:rsid w:val="00976B05"/>
    <w:rsid w:val="00980CF2"/>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A7FE7"/>
    <w:rsid w:val="009B0224"/>
    <w:rsid w:val="009B0EAC"/>
    <w:rsid w:val="009B2309"/>
    <w:rsid w:val="009B3A60"/>
    <w:rsid w:val="009B43E2"/>
    <w:rsid w:val="009B44FD"/>
    <w:rsid w:val="009B4A1C"/>
    <w:rsid w:val="009B6CF6"/>
    <w:rsid w:val="009B6E7A"/>
    <w:rsid w:val="009C148A"/>
    <w:rsid w:val="009C4765"/>
    <w:rsid w:val="009C4C1D"/>
    <w:rsid w:val="009C62C7"/>
    <w:rsid w:val="009C79BE"/>
    <w:rsid w:val="009D2B6D"/>
    <w:rsid w:val="009D333D"/>
    <w:rsid w:val="009D3791"/>
    <w:rsid w:val="009D3C37"/>
    <w:rsid w:val="009D769A"/>
    <w:rsid w:val="009E2E5A"/>
    <w:rsid w:val="009E59F9"/>
    <w:rsid w:val="009F00AF"/>
    <w:rsid w:val="009F025E"/>
    <w:rsid w:val="009F070B"/>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5926"/>
    <w:rsid w:val="00A15CF5"/>
    <w:rsid w:val="00A16568"/>
    <w:rsid w:val="00A1672C"/>
    <w:rsid w:val="00A213FD"/>
    <w:rsid w:val="00A231F7"/>
    <w:rsid w:val="00A245ED"/>
    <w:rsid w:val="00A247CA"/>
    <w:rsid w:val="00A25050"/>
    <w:rsid w:val="00A267E4"/>
    <w:rsid w:val="00A2707E"/>
    <w:rsid w:val="00A3037B"/>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7614"/>
    <w:rsid w:val="00A71A4D"/>
    <w:rsid w:val="00A71C92"/>
    <w:rsid w:val="00A7316D"/>
    <w:rsid w:val="00A73632"/>
    <w:rsid w:val="00A74698"/>
    <w:rsid w:val="00A760F0"/>
    <w:rsid w:val="00A81AA0"/>
    <w:rsid w:val="00A859C2"/>
    <w:rsid w:val="00A85B8F"/>
    <w:rsid w:val="00A85BF1"/>
    <w:rsid w:val="00A86707"/>
    <w:rsid w:val="00A908A0"/>
    <w:rsid w:val="00A90939"/>
    <w:rsid w:val="00A91D44"/>
    <w:rsid w:val="00A96BD7"/>
    <w:rsid w:val="00A96CD2"/>
    <w:rsid w:val="00A97086"/>
    <w:rsid w:val="00AA1B12"/>
    <w:rsid w:val="00AA3194"/>
    <w:rsid w:val="00AA358E"/>
    <w:rsid w:val="00AA4325"/>
    <w:rsid w:val="00AA58F1"/>
    <w:rsid w:val="00AA7B3C"/>
    <w:rsid w:val="00AB0F92"/>
    <w:rsid w:val="00AB1071"/>
    <w:rsid w:val="00AB16EF"/>
    <w:rsid w:val="00AB2A8F"/>
    <w:rsid w:val="00AB37B7"/>
    <w:rsid w:val="00AB4B7A"/>
    <w:rsid w:val="00AC1241"/>
    <w:rsid w:val="00AC3723"/>
    <w:rsid w:val="00AC3FE7"/>
    <w:rsid w:val="00AC479A"/>
    <w:rsid w:val="00AC54D6"/>
    <w:rsid w:val="00AC638C"/>
    <w:rsid w:val="00AC665C"/>
    <w:rsid w:val="00AC6F6A"/>
    <w:rsid w:val="00AD3047"/>
    <w:rsid w:val="00AD6277"/>
    <w:rsid w:val="00AD7766"/>
    <w:rsid w:val="00AE57BE"/>
    <w:rsid w:val="00AF033A"/>
    <w:rsid w:val="00AF1802"/>
    <w:rsid w:val="00AF547A"/>
    <w:rsid w:val="00AF56FC"/>
    <w:rsid w:val="00AF5F9E"/>
    <w:rsid w:val="00AF7599"/>
    <w:rsid w:val="00B021BF"/>
    <w:rsid w:val="00B0252A"/>
    <w:rsid w:val="00B046B6"/>
    <w:rsid w:val="00B0492F"/>
    <w:rsid w:val="00B04B4C"/>
    <w:rsid w:val="00B060BE"/>
    <w:rsid w:val="00B0678E"/>
    <w:rsid w:val="00B074E7"/>
    <w:rsid w:val="00B11BF2"/>
    <w:rsid w:val="00B11ED0"/>
    <w:rsid w:val="00B12FB4"/>
    <w:rsid w:val="00B14828"/>
    <w:rsid w:val="00B1734C"/>
    <w:rsid w:val="00B209DA"/>
    <w:rsid w:val="00B20E4D"/>
    <w:rsid w:val="00B246A8"/>
    <w:rsid w:val="00B27611"/>
    <w:rsid w:val="00B3181A"/>
    <w:rsid w:val="00B32AEF"/>
    <w:rsid w:val="00B33E82"/>
    <w:rsid w:val="00B34AC2"/>
    <w:rsid w:val="00B354B2"/>
    <w:rsid w:val="00B40E57"/>
    <w:rsid w:val="00B4134E"/>
    <w:rsid w:val="00B42859"/>
    <w:rsid w:val="00B434B1"/>
    <w:rsid w:val="00B46447"/>
    <w:rsid w:val="00B4653C"/>
    <w:rsid w:val="00B47AB8"/>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E77"/>
    <w:rsid w:val="00B82BC4"/>
    <w:rsid w:val="00B84DF6"/>
    <w:rsid w:val="00B861F2"/>
    <w:rsid w:val="00B92E7D"/>
    <w:rsid w:val="00B92FA4"/>
    <w:rsid w:val="00B949B5"/>
    <w:rsid w:val="00B96B68"/>
    <w:rsid w:val="00B97B49"/>
    <w:rsid w:val="00BA5232"/>
    <w:rsid w:val="00BA5531"/>
    <w:rsid w:val="00BA56CB"/>
    <w:rsid w:val="00BA5E84"/>
    <w:rsid w:val="00BB0FA2"/>
    <w:rsid w:val="00BB2867"/>
    <w:rsid w:val="00BB2E84"/>
    <w:rsid w:val="00BB4AF7"/>
    <w:rsid w:val="00BB5386"/>
    <w:rsid w:val="00BB6300"/>
    <w:rsid w:val="00BB6D29"/>
    <w:rsid w:val="00BB75F9"/>
    <w:rsid w:val="00BC03C6"/>
    <w:rsid w:val="00BC0521"/>
    <w:rsid w:val="00BC064A"/>
    <w:rsid w:val="00BC3B05"/>
    <w:rsid w:val="00BC4311"/>
    <w:rsid w:val="00BC48F6"/>
    <w:rsid w:val="00BC7551"/>
    <w:rsid w:val="00BD0EA9"/>
    <w:rsid w:val="00BD2AD9"/>
    <w:rsid w:val="00BD3B9F"/>
    <w:rsid w:val="00BD3C83"/>
    <w:rsid w:val="00BD4D5D"/>
    <w:rsid w:val="00BD72AB"/>
    <w:rsid w:val="00BD7E33"/>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1549"/>
    <w:rsid w:val="00C12515"/>
    <w:rsid w:val="00C1282E"/>
    <w:rsid w:val="00C1577B"/>
    <w:rsid w:val="00C1628B"/>
    <w:rsid w:val="00C1690B"/>
    <w:rsid w:val="00C17D99"/>
    <w:rsid w:val="00C20A54"/>
    <w:rsid w:val="00C22176"/>
    <w:rsid w:val="00C23BD3"/>
    <w:rsid w:val="00C27E7E"/>
    <w:rsid w:val="00C3545C"/>
    <w:rsid w:val="00C35A03"/>
    <w:rsid w:val="00C37B53"/>
    <w:rsid w:val="00C41878"/>
    <w:rsid w:val="00C41E30"/>
    <w:rsid w:val="00C46920"/>
    <w:rsid w:val="00C47881"/>
    <w:rsid w:val="00C50E40"/>
    <w:rsid w:val="00C50F2C"/>
    <w:rsid w:val="00C519C0"/>
    <w:rsid w:val="00C5349C"/>
    <w:rsid w:val="00C5388D"/>
    <w:rsid w:val="00C54DC9"/>
    <w:rsid w:val="00C5544B"/>
    <w:rsid w:val="00C573B5"/>
    <w:rsid w:val="00C576B3"/>
    <w:rsid w:val="00C61714"/>
    <w:rsid w:val="00C62E4E"/>
    <w:rsid w:val="00C64ECD"/>
    <w:rsid w:val="00C65C03"/>
    <w:rsid w:val="00C664D6"/>
    <w:rsid w:val="00C71332"/>
    <w:rsid w:val="00C719EA"/>
    <w:rsid w:val="00C7222A"/>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3379"/>
    <w:rsid w:val="00C937F5"/>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76C7"/>
    <w:rsid w:val="00CC13F7"/>
    <w:rsid w:val="00CC146D"/>
    <w:rsid w:val="00CC4A03"/>
    <w:rsid w:val="00CC6C7C"/>
    <w:rsid w:val="00CD0085"/>
    <w:rsid w:val="00CD0365"/>
    <w:rsid w:val="00CD0FCF"/>
    <w:rsid w:val="00CD12CB"/>
    <w:rsid w:val="00CD1C7C"/>
    <w:rsid w:val="00CD28FE"/>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10005"/>
    <w:rsid w:val="00D11F41"/>
    <w:rsid w:val="00D13666"/>
    <w:rsid w:val="00D13C4C"/>
    <w:rsid w:val="00D13FD6"/>
    <w:rsid w:val="00D144E6"/>
    <w:rsid w:val="00D15818"/>
    <w:rsid w:val="00D16D64"/>
    <w:rsid w:val="00D205BD"/>
    <w:rsid w:val="00D21B6D"/>
    <w:rsid w:val="00D22769"/>
    <w:rsid w:val="00D247A4"/>
    <w:rsid w:val="00D275C1"/>
    <w:rsid w:val="00D27844"/>
    <w:rsid w:val="00D3037D"/>
    <w:rsid w:val="00D3081D"/>
    <w:rsid w:val="00D317CA"/>
    <w:rsid w:val="00D34B76"/>
    <w:rsid w:val="00D36AB2"/>
    <w:rsid w:val="00D40B5B"/>
    <w:rsid w:val="00D41FF0"/>
    <w:rsid w:val="00D42714"/>
    <w:rsid w:val="00D44BF3"/>
    <w:rsid w:val="00D4597C"/>
    <w:rsid w:val="00D46A49"/>
    <w:rsid w:val="00D46B77"/>
    <w:rsid w:val="00D501C1"/>
    <w:rsid w:val="00D527AB"/>
    <w:rsid w:val="00D53035"/>
    <w:rsid w:val="00D532C3"/>
    <w:rsid w:val="00D548CA"/>
    <w:rsid w:val="00D5567A"/>
    <w:rsid w:val="00D57614"/>
    <w:rsid w:val="00D5781A"/>
    <w:rsid w:val="00D6221B"/>
    <w:rsid w:val="00D70BDF"/>
    <w:rsid w:val="00D7181A"/>
    <w:rsid w:val="00D8337D"/>
    <w:rsid w:val="00D8497D"/>
    <w:rsid w:val="00D853EF"/>
    <w:rsid w:val="00D86C4F"/>
    <w:rsid w:val="00D87161"/>
    <w:rsid w:val="00D93B62"/>
    <w:rsid w:val="00D94298"/>
    <w:rsid w:val="00D964B8"/>
    <w:rsid w:val="00D9716C"/>
    <w:rsid w:val="00DA243A"/>
    <w:rsid w:val="00DA3DB3"/>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220B"/>
    <w:rsid w:val="00DE31AF"/>
    <w:rsid w:val="00DE531A"/>
    <w:rsid w:val="00DE63B3"/>
    <w:rsid w:val="00DF1B6B"/>
    <w:rsid w:val="00DF309F"/>
    <w:rsid w:val="00DF3F4A"/>
    <w:rsid w:val="00DF4EA9"/>
    <w:rsid w:val="00DF54FA"/>
    <w:rsid w:val="00E00B9C"/>
    <w:rsid w:val="00E01586"/>
    <w:rsid w:val="00E118F5"/>
    <w:rsid w:val="00E119B8"/>
    <w:rsid w:val="00E13C76"/>
    <w:rsid w:val="00E14583"/>
    <w:rsid w:val="00E16F34"/>
    <w:rsid w:val="00E212A9"/>
    <w:rsid w:val="00E21929"/>
    <w:rsid w:val="00E26ABA"/>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751"/>
    <w:rsid w:val="00E859D3"/>
    <w:rsid w:val="00E902EE"/>
    <w:rsid w:val="00E92C96"/>
    <w:rsid w:val="00E92D0A"/>
    <w:rsid w:val="00E95554"/>
    <w:rsid w:val="00EA327E"/>
    <w:rsid w:val="00EA37F8"/>
    <w:rsid w:val="00EA4F95"/>
    <w:rsid w:val="00EA7ADD"/>
    <w:rsid w:val="00EB56B5"/>
    <w:rsid w:val="00EB7939"/>
    <w:rsid w:val="00EC1CDC"/>
    <w:rsid w:val="00EC22E8"/>
    <w:rsid w:val="00EC55E2"/>
    <w:rsid w:val="00EC62CD"/>
    <w:rsid w:val="00EC7088"/>
    <w:rsid w:val="00ED1055"/>
    <w:rsid w:val="00ED1C9E"/>
    <w:rsid w:val="00ED4722"/>
    <w:rsid w:val="00ED510F"/>
    <w:rsid w:val="00EE2D24"/>
    <w:rsid w:val="00EE4C3F"/>
    <w:rsid w:val="00EE5558"/>
    <w:rsid w:val="00EE679E"/>
    <w:rsid w:val="00EE773A"/>
    <w:rsid w:val="00EF0E25"/>
    <w:rsid w:val="00EF3C36"/>
    <w:rsid w:val="00EF3E12"/>
    <w:rsid w:val="00EF5E74"/>
    <w:rsid w:val="00F01003"/>
    <w:rsid w:val="00F01E7D"/>
    <w:rsid w:val="00F06232"/>
    <w:rsid w:val="00F06CFA"/>
    <w:rsid w:val="00F125CF"/>
    <w:rsid w:val="00F13FCA"/>
    <w:rsid w:val="00F14338"/>
    <w:rsid w:val="00F1445F"/>
    <w:rsid w:val="00F14EB4"/>
    <w:rsid w:val="00F15154"/>
    <w:rsid w:val="00F152BF"/>
    <w:rsid w:val="00F15B8C"/>
    <w:rsid w:val="00F2048E"/>
    <w:rsid w:val="00F2066A"/>
    <w:rsid w:val="00F21FA5"/>
    <w:rsid w:val="00F22B68"/>
    <w:rsid w:val="00F2300B"/>
    <w:rsid w:val="00F23F4D"/>
    <w:rsid w:val="00F2673C"/>
    <w:rsid w:val="00F2712D"/>
    <w:rsid w:val="00F307C7"/>
    <w:rsid w:val="00F30B4C"/>
    <w:rsid w:val="00F31FF7"/>
    <w:rsid w:val="00F330FE"/>
    <w:rsid w:val="00F35E12"/>
    <w:rsid w:val="00F35FE1"/>
    <w:rsid w:val="00F37AF8"/>
    <w:rsid w:val="00F40ED1"/>
    <w:rsid w:val="00F4133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79B8"/>
    <w:rsid w:val="00FA0714"/>
    <w:rsid w:val="00FA21F0"/>
    <w:rsid w:val="00FB04EF"/>
    <w:rsid w:val="00FB237F"/>
    <w:rsid w:val="00FB489E"/>
    <w:rsid w:val="00FB5277"/>
    <w:rsid w:val="00FB52EC"/>
    <w:rsid w:val="00FB7C55"/>
    <w:rsid w:val="00FC1E19"/>
    <w:rsid w:val="00FC20A9"/>
    <w:rsid w:val="00FC2F51"/>
    <w:rsid w:val="00FC34E6"/>
    <w:rsid w:val="00FC44DA"/>
    <w:rsid w:val="00FC74BE"/>
    <w:rsid w:val="00FC7C23"/>
    <w:rsid w:val="00FD1032"/>
    <w:rsid w:val="00FD175B"/>
    <w:rsid w:val="00FD1E32"/>
    <w:rsid w:val="00FD3F97"/>
    <w:rsid w:val="00FD480B"/>
    <w:rsid w:val="00FD500E"/>
    <w:rsid w:val="00FD6913"/>
    <w:rsid w:val="00FD6A63"/>
    <w:rsid w:val="00FE0ECF"/>
    <w:rsid w:val="00FE13AA"/>
    <w:rsid w:val="00FE1D0B"/>
    <w:rsid w:val="00FE6E56"/>
    <w:rsid w:val="00FE78F7"/>
    <w:rsid w:val="00FF0A90"/>
    <w:rsid w:val="00FF21DB"/>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2.xml"/><Relationship Id="rId53" Type="http://schemas.openxmlformats.org/officeDocument/2006/relationships/footer" Target="footer18.xm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footer" Target="footer2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F2522"/>
    <w:rsid w:val="008573F5"/>
    <w:rsid w:val="0088076C"/>
    <w:rsid w:val="008B0D8C"/>
    <w:rsid w:val="00915C83"/>
    <w:rsid w:val="0099372C"/>
    <w:rsid w:val="009E4BB1"/>
    <w:rsid w:val="009F27F7"/>
    <w:rsid w:val="00AA5DBE"/>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4B1975"/>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36</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37</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29</b:RefOrder>
  </b:Source>
  <b:Source>
    <b:Tag>18Ap</b:Tag>
    <b:SourceType>InternetSite</b:SourceType>
    <b:Guid>{BE63FB45-5102-4BAF-A598-CE580BEE8702}</b:Guid>
    <b:YearAccessed>2018</b:YearAccessed>
    <b:MonthAccessed>April</b:MonthAccessed>
    <b:URL>https://blog.xamarin.com/xamarin-for-all/</b:URL>
    <b:RefOrder>30</b:RefOrder>
  </b:Source>
  <b:Source>
    <b:Tag>Ope180</b:Tag>
    <b:SourceType>InternetSite</b:SourceType>
    <b:Guid>{4B17BE0B-5224-4952-ACCB-210F2DF99331}</b:Guid>
    <b:Title>Open source licenseQt</b:Title>
    <b:YearAccessed>2018</b:YearAccessed>
    <b:MonthAccessed>April</b:MonthAccessed>
    <b:URL>http://doc.qt.io/qt-5/opensourcelicense.html</b:URL>
    <b:RefOrder>32</b:RefOrder>
  </b:Source>
  <b:Source>
    <b:Tag>Lic181</b:Tag>
    <b:SourceType>InternetSite</b:SourceType>
    <b:Guid>{4B08BCEA-AF89-453A-AF25-5BAEB41C7B6E}</b:Guid>
    <b:Title>Licensing comparison Qt</b:Title>
    <b:YearAccessed>2018</b:YearAccessed>
    <b:MonthAccessed>April</b:MonthAccessed>
    <b:URL>https://www1.qt.io/licensing-comparison/</b:URL>
    <b:RefOrder>33</b:RefOrder>
  </b:Source>
  <b:Source>
    <b:Tag>Pri18</b:Tag>
    <b:SourceType>InternetSite</b:SourceType>
    <b:Guid>{38B9E825-560F-48E8-855D-F5469A925C2B}</b:Guid>
    <b:Title>Pricing Visual Studio Licenses</b:Title>
    <b:YearAccessed>2018</b:YearAccessed>
    <b:MonthAccessed>April</b:MonthAccessed>
    <b:URL>https://www.visualstudio.com/vs/pricing/</b:URL>
    <b:RefOrder>31</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35</b:RefOrder>
  </b:Source>
</b:Sources>
</file>

<file path=customXml/itemProps1.xml><?xml version="1.0" encoding="utf-8"?>
<ds:datastoreItem xmlns:ds="http://schemas.openxmlformats.org/officeDocument/2006/customXml" ds:itemID="{8BE99BC2-B29B-4DFB-A1E4-19BB1614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12193</Words>
  <Characters>67062</Characters>
  <Application>Microsoft Office Word</Application>
  <DocSecurity>0</DocSecurity>
  <Lines>558</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2018-05-17T22:00:00Z</dcterms:created>
  <dcterms:modified xsi:type="dcterms:W3CDTF">2018-05-17T22:00:00Z</dcterms:modified>
</cp:coreProperties>
</file>