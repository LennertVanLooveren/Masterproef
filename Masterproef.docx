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CD28FE"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End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CD28FE"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End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End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End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End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End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End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r>
                                  <w:t>Co-promotoren: Koen Swings,</w:t>
                                </w:r>
                                <w:r>
                                  <w:br/>
                                  <w:t>Bram Schrijvers</w:t>
                                </w:r>
                              </w:p>
                            </w:sdtContent>
                          </w:sdt>
                          <w:p w14:paraId="50CBA07C" w14:textId="77777777" w:rsidR="00930391" w:rsidRPr="00C93379" w:rsidRDefault="00930391"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End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r>
                            <w:t>Co-promotoren: Koen Swings,</w:t>
                          </w:r>
                          <w:r>
                            <w:br/>
                            <w:t>Bram Schrijvers</w:t>
                          </w:r>
                        </w:p>
                      </w:sdtContent>
                    </w:sdt>
                    <w:p w14:paraId="50CBA07C" w14:textId="77777777" w:rsidR="00930391" w:rsidRPr="00C93379" w:rsidRDefault="00930391"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EndPr/>
                            <w:sdtContent>
                              <w:p w14:paraId="453C08A5" w14:textId="77777777" w:rsidR="00930391" w:rsidRPr="0096737D" w:rsidRDefault="00930391"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EndPr/>
                      <w:sdtContent>
                        <w:p w14:paraId="453C08A5" w14:textId="77777777" w:rsidR="00930391" w:rsidRPr="0096737D" w:rsidRDefault="00930391"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4324958"/>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5" w:name="_Toc514324959"/>
      <w:r>
        <w:lastRenderedPageBreak/>
        <w:t>Samenvatting</w:t>
      </w:r>
      <w:r w:rsidR="00D8337D">
        <w:t xml:space="preserve"> (max: 3500</w:t>
      </w:r>
      <w:r w:rsidR="00806ED7">
        <w:t xml:space="preserve"> tekens</w:t>
      </w:r>
      <w:r w:rsidR="00D8337D">
        <w:t>)</w:t>
      </w:r>
      <w:bookmarkEnd w:id="5"/>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De cross-platform frameworks die werden bekeken zijn: Qt, React Native, Xamarin en Apache Cordova. Deze werden eerst theoretisch tegen elkaar opgewogen met parameters: open-</w:t>
      </w:r>
      <w:r w:rsidR="00085358">
        <w:t>source, programmeertaal en de manier waarop het zijn UI rendert. Hierbij kwam</w:t>
      </w:r>
      <w:r w:rsidR="00AD7766">
        <w:t xml:space="preserve"> React Native als meest optimale uit de bus, met Xamarin op de 2</w:t>
      </w:r>
      <w:r w:rsidR="00AD7766" w:rsidRPr="00AD7766">
        <w:rPr>
          <w:vertAlign w:val="superscript"/>
        </w:rPr>
        <w:t>de</w:t>
      </w:r>
      <w:r w:rsidR="00AD7766">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React Native als meest betrouwbaar en flexibel framework.</w:t>
      </w:r>
    </w:p>
    <w:p w14:paraId="5CBD4C1F" w14:textId="77777777" w:rsidR="00F01E7D" w:rsidRDefault="00F01E7D" w:rsidP="00E73A60"/>
    <w:p w14:paraId="651E224B" w14:textId="77777777" w:rsidR="00E21929" w:rsidRDefault="00E21929" w:rsidP="002C18A6">
      <w:pPr>
        <w:pStyle w:val="Kop1zondernummering"/>
      </w:pPr>
      <w:bookmarkStart w:id="6" w:name="_Toc514324960"/>
      <w:r w:rsidRPr="002C18A6">
        <w:t>Abstract</w:t>
      </w:r>
      <w:bookmarkEnd w:id="6"/>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5843AD2" w14:textId="284A987A" w:rsidR="00267F36"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324958" w:history="1">
        <w:r w:rsidR="00267F36" w:rsidRPr="00A53E5E">
          <w:rPr>
            <w:rStyle w:val="Hyperlink"/>
          </w:rPr>
          <w:t>Voorwoord</w:t>
        </w:r>
        <w:r w:rsidR="00267F36">
          <w:rPr>
            <w:webHidden/>
          </w:rPr>
          <w:tab/>
        </w:r>
        <w:r w:rsidR="00267F36">
          <w:rPr>
            <w:webHidden/>
          </w:rPr>
          <w:fldChar w:fldCharType="begin"/>
        </w:r>
        <w:r w:rsidR="00267F36">
          <w:rPr>
            <w:webHidden/>
          </w:rPr>
          <w:instrText xml:space="preserve"> PAGEREF _Toc514324958 \h </w:instrText>
        </w:r>
        <w:r w:rsidR="00267F36">
          <w:rPr>
            <w:webHidden/>
          </w:rPr>
        </w:r>
        <w:r w:rsidR="00267F36">
          <w:rPr>
            <w:webHidden/>
          </w:rPr>
          <w:fldChar w:fldCharType="separate"/>
        </w:r>
        <w:r w:rsidR="00267F36">
          <w:rPr>
            <w:webHidden/>
          </w:rPr>
          <w:t>i</w:t>
        </w:r>
        <w:r w:rsidR="00267F36">
          <w:rPr>
            <w:webHidden/>
          </w:rPr>
          <w:fldChar w:fldCharType="end"/>
        </w:r>
      </w:hyperlink>
    </w:p>
    <w:p w14:paraId="5CD14362" w14:textId="75AEEF46" w:rsidR="00267F36" w:rsidRDefault="00CD28FE">
      <w:pPr>
        <w:pStyle w:val="Inhopg1"/>
        <w:rPr>
          <w:rFonts w:asciiTheme="minorHAnsi" w:hAnsiTheme="minorHAnsi" w:cstheme="minorBidi"/>
          <w:b w:val="0"/>
          <w:szCs w:val="22"/>
          <w:lang w:eastAsia="nl-BE"/>
        </w:rPr>
      </w:pPr>
      <w:hyperlink w:anchor="_Toc514324959" w:history="1">
        <w:r w:rsidR="00267F36" w:rsidRPr="00A53E5E">
          <w:rPr>
            <w:rStyle w:val="Hyperlink"/>
          </w:rPr>
          <w:t>Samenvatting (max: 3500 tekens)</w:t>
        </w:r>
        <w:r w:rsidR="00267F36">
          <w:rPr>
            <w:webHidden/>
          </w:rPr>
          <w:tab/>
        </w:r>
        <w:r w:rsidR="00267F36">
          <w:rPr>
            <w:webHidden/>
          </w:rPr>
          <w:fldChar w:fldCharType="begin"/>
        </w:r>
        <w:r w:rsidR="00267F36">
          <w:rPr>
            <w:webHidden/>
          </w:rPr>
          <w:instrText xml:space="preserve"> PAGEREF _Toc514324959 \h </w:instrText>
        </w:r>
        <w:r w:rsidR="00267F36">
          <w:rPr>
            <w:webHidden/>
          </w:rPr>
        </w:r>
        <w:r w:rsidR="00267F36">
          <w:rPr>
            <w:webHidden/>
          </w:rPr>
          <w:fldChar w:fldCharType="separate"/>
        </w:r>
        <w:r w:rsidR="00267F36">
          <w:rPr>
            <w:webHidden/>
          </w:rPr>
          <w:t>ii</w:t>
        </w:r>
        <w:r w:rsidR="00267F36">
          <w:rPr>
            <w:webHidden/>
          </w:rPr>
          <w:fldChar w:fldCharType="end"/>
        </w:r>
      </w:hyperlink>
    </w:p>
    <w:p w14:paraId="6312F02C" w14:textId="23DD6854" w:rsidR="00267F36" w:rsidRDefault="00CD28FE">
      <w:pPr>
        <w:pStyle w:val="Inhopg1"/>
        <w:rPr>
          <w:rFonts w:asciiTheme="minorHAnsi" w:hAnsiTheme="minorHAnsi" w:cstheme="minorBidi"/>
          <w:b w:val="0"/>
          <w:szCs w:val="22"/>
          <w:lang w:eastAsia="nl-BE"/>
        </w:rPr>
      </w:pPr>
      <w:hyperlink w:anchor="_Toc514324960" w:history="1">
        <w:r w:rsidR="00267F36" w:rsidRPr="00A53E5E">
          <w:rPr>
            <w:rStyle w:val="Hyperlink"/>
          </w:rPr>
          <w:t>Abstract</w:t>
        </w:r>
        <w:r w:rsidR="00267F36">
          <w:rPr>
            <w:webHidden/>
          </w:rPr>
          <w:tab/>
        </w:r>
        <w:r w:rsidR="00267F36">
          <w:rPr>
            <w:webHidden/>
          </w:rPr>
          <w:fldChar w:fldCharType="begin"/>
        </w:r>
        <w:r w:rsidR="00267F36">
          <w:rPr>
            <w:webHidden/>
          </w:rPr>
          <w:instrText xml:space="preserve"> PAGEREF _Toc514324960 \h </w:instrText>
        </w:r>
        <w:r w:rsidR="00267F36">
          <w:rPr>
            <w:webHidden/>
          </w:rPr>
        </w:r>
        <w:r w:rsidR="00267F36">
          <w:rPr>
            <w:webHidden/>
          </w:rPr>
          <w:fldChar w:fldCharType="separate"/>
        </w:r>
        <w:r w:rsidR="00267F36">
          <w:rPr>
            <w:webHidden/>
          </w:rPr>
          <w:t>iii</w:t>
        </w:r>
        <w:r w:rsidR="00267F36">
          <w:rPr>
            <w:webHidden/>
          </w:rPr>
          <w:fldChar w:fldCharType="end"/>
        </w:r>
      </w:hyperlink>
    </w:p>
    <w:p w14:paraId="6894C590" w14:textId="54A6D81A" w:rsidR="00267F36" w:rsidRDefault="00CD28FE">
      <w:pPr>
        <w:pStyle w:val="Inhopg1"/>
        <w:rPr>
          <w:rFonts w:asciiTheme="minorHAnsi" w:hAnsiTheme="minorHAnsi" w:cstheme="minorBidi"/>
          <w:b w:val="0"/>
          <w:szCs w:val="22"/>
          <w:lang w:eastAsia="nl-BE"/>
        </w:rPr>
      </w:pPr>
      <w:hyperlink w:anchor="_Toc514324961" w:history="1">
        <w:r w:rsidR="00267F36" w:rsidRPr="00A53E5E">
          <w:rPr>
            <w:rStyle w:val="Hyperlink"/>
          </w:rPr>
          <w:t>1</w:t>
        </w:r>
        <w:r w:rsidR="00267F36">
          <w:rPr>
            <w:rFonts w:asciiTheme="minorHAnsi" w:hAnsiTheme="minorHAnsi" w:cstheme="minorBidi"/>
            <w:b w:val="0"/>
            <w:szCs w:val="22"/>
            <w:lang w:eastAsia="nl-BE"/>
          </w:rPr>
          <w:tab/>
        </w:r>
        <w:r w:rsidR="00267F36" w:rsidRPr="00A53E5E">
          <w:rPr>
            <w:rStyle w:val="Hyperlink"/>
          </w:rPr>
          <w:t>Inleiding</w:t>
        </w:r>
        <w:r w:rsidR="00267F36">
          <w:rPr>
            <w:webHidden/>
          </w:rPr>
          <w:tab/>
        </w:r>
        <w:r w:rsidR="00267F36">
          <w:rPr>
            <w:webHidden/>
          </w:rPr>
          <w:fldChar w:fldCharType="begin"/>
        </w:r>
        <w:r w:rsidR="00267F36">
          <w:rPr>
            <w:webHidden/>
          </w:rPr>
          <w:instrText xml:space="preserve"> PAGEREF _Toc514324961 \h </w:instrText>
        </w:r>
        <w:r w:rsidR="00267F36">
          <w:rPr>
            <w:webHidden/>
          </w:rPr>
        </w:r>
        <w:r w:rsidR="00267F36">
          <w:rPr>
            <w:webHidden/>
          </w:rPr>
          <w:fldChar w:fldCharType="separate"/>
        </w:r>
        <w:r w:rsidR="00267F36">
          <w:rPr>
            <w:webHidden/>
          </w:rPr>
          <w:t>1</w:t>
        </w:r>
        <w:r w:rsidR="00267F36">
          <w:rPr>
            <w:webHidden/>
          </w:rPr>
          <w:fldChar w:fldCharType="end"/>
        </w:r>
      </w:hyperlink>
    </w:p>
    <w:p w14:paraId="2E6C0FA3" w14:textId="3871DC83" w:rsidR="00267F36" w:rsidRDefault="00CD28FE">
      <w:pPr>
        <w:pStyle w:val="Inhopg2"/>
        <w:rPr>
          <w:rFonts w:asciiTheme="minorHAnsi" w:hAnsiTheme="minorHAnsi" w:cstheme="minorBidi"/>
          <w:i w:val="0"/>
          <w:szCs w:val="22"/>
          <w:lang w:eastAsia="nl-BE"/>
        </w:rPr>
      </w:pPr>
      <w:hyperlink w:anchor="_Toc514324962" w:history="1">
        <w:r w:rsidR="00267F36" w:rsidRPr="00A53E5E">
          <w:rPr>
            <w:rStyle w:val="Hyperlink"/>
          </w:rPr>
          <w:t>Zappware</w:t>
        </w:r>
        <w:r w:rsidR="00267F36">
          <w:rPr>
            <w:webHidden/>
          </w:rPr>
          <w:tab/>
        </w:r>
        <w:r w:rsidR="00267F36">
          <w:rPr>
            <w:webHidden/>
          </w:rPr>
          <w:fldChar w:fldCharType="begin"/>
        </w:r>
        <w:r w:rsidR="00267F36">
          <w:rPr>
            <w:webHidden/>
          </w:rPr>
          <w:instrText xml:space="preserve"> PAGEREF _Toc514324962 \h </w:instrText>
        </w:r>
        <w:r w:rsidR="00267F36">
          <w:rPr>
            <w:webHidden/>
          </w:rPr>
        </w:r>
        <w:r w:rsidR="00267F36">
          <w:rPr>
            <w:webHidden/>
          </w:rPr>
          <w:fldChar w:fldCharType="separate"/>
        </w:r>
        <w:r w:rsidR="00267F36">
          <w:rPr>
            <w:webHidden/>
          </w:rPr>
          <w:t>1</w:t>
        </w:r>
        <w:r w:rsidR="00267F36">
          <w:rPr>
            <w:webHidden/>
          </w:rPr>
          <w:fldChar w:fldCharType="end"/>
        </w:r>
      </w:hyperlink>
    </w:p>
    <w:p w14:paraId="02A0B064" w14:textId="78D1EE77" w:rsidR="00267F36" w:rsidRDefault="00CD28FE">
      <w:pPr>
        <w:pStyle w:val="Inhopg2"/>
        <w:rPr>
          <w:rFonts w:asciiTheme="minorHAnsi" w:hAnsiTheme="minorHAnsi" w:cstheme="minorBidi"/>
          <w:i w:val="0"/>
          <w:szCs w:val="22"/>
          <w:lang w:eastAsia="nl-BE"/>
        </w:rPr>
      </w:pPr>
      <w:hyperlink w:anchor="_Toc514324963" w:history="1">
        <w:r w:rsidR="00267F36" w:rsidRPr="00A53E5E">
          <w:rPr>
            <w:rStyle w:val="Hyperlink"/>
          </w:rPr>
          <w:t>Onderzoeksvraag</w:t>
        </w:r>
        <w:r w:rsidR="00267F36">
          <w:rPr>
            <w:webHidden/>
          </w:rPr>
          <w:tab/>
        </w:r>
        <w:r w:rsidR="00267F36">
          <w:rPr>
            <w:webHidden/>
          </w:rPr>
          <w:fldChar w:fldCharType="begin"/>
        </w:r>
        <w:r w:rsidR="00267F36">
          <w:rPr>
            <w:webHidden/>
          </w:rPr>
          <w:instrText xml:space="preserve"> PAGEREF _Toc514324963 \h </w:instrText>
        </w:r>
        <w:r w:rsidR="00267F36">
          <w:rPr>
            <w:webHidden/>
          </w:rPr>
        </w:r>
        <w:r w:rsidR="00267F36">
          <w:rPr>
            <w:webHidden/>
          </w:rPr>
          <w:fldChar w:fldCharType="separate"/>
        </w:r>
        <w:r w:rsidR="00267F36">
          <w:rPr>
            <w:webHidden/>
          </w:rPr>
          <w:t>1</w:t>
        </w:r>
        <w:r w:rsidR="00267F36">
          <w:rPr>
            <w:webHidden/>
          </w:rPr>
          <w:fldChar w:fldCharType="end"/>
        </w:r>
      </w:hyperlink>
    </w:p>
    <w:p w14:paraId="699BAD70" w14:textId="2DCE22CE" w:rsidR="00267F36" w:rsidRDefault="00CD28FE">
      <w:pPr>
        <w:pStyle w:val="Inhopg1"/>
        <w:rPr>
          <w:rFonts w:asciiTheme="minorHAnsi" w:hAnsiTheme="minorHAnsi" w:cstheme="minorBidi"/>
          <w:b w:val="0"/>
          <w:szCs w:val="22"/>
          <w:lang w:eastAsia="nl-BE"/>
        </w:rPr>
      </w:pPr>
      <w:hyperlink w:anchor="_Toc514324964" w:history="1">
        <w:r w:rsidR="00267F36" w:rsidRPr="00A53E5E">
          <w:rPr>
            <w:rStyle w:val="Hyperlink"/>
          </w:rPr>
          <w:t>2</w:t>
        </w:r>
        <w:r w:rsidR="00267F36">
          <w:rPr>
            <w:rFonts w:asciiTheme="minorHAnsi" w:hAnsiTheme="minorHAnsi" w:cstheme="minorBidi"/>
            <w:b w:val="0"/>
            <w:szCs w:val="22"/>
            <w:lang w:eastAsia="nl-BE"/>
          </w:rPr>
          <w:tab/>
        </w:r>
        <w:r w:rsidR="00267F36" w:rsidRPr="00A53E5E">
          <w:rPr>
            <w:rStyle w:val="Hyperlink"/>
          </w:rPr>
          <w:t>Cross-platform frameworks</w:t>
        </w:r>
        <w:r w:rsidR="00267F36">
          <w:rPr>
            <w:webHidden/>
          </w:rPr>
          <w:tab/>
        </w:r>
        <w:r w:rsidR="00267F36">
          <w:rPr>
            <w:webHidden/>
          </w:rPr>
          <w:fldChar w:fldCharType="begin"/>
        </w:r>
        <w:r w:rsidR="00267F36">
          <w:rPr>
            <w:webHidden/>
          </w:rPr>
          <w:instrText xml:space="preserve"> PAGEREF _Toc514324964 \h </w:instrText>
        </w:r>
        <w:r w:rsidR="00267F36">
          <w:rPr>
            <w:webHidden/>
          </w:rPr>
        </w:r>
        <w:r w:rsidR="00267F36">
          <w:rPr>
            <w:webHidden/>
          </w:rPr>
          <w:fldChar w:fldCharType="separate"/>
        </w:r>
        <w:r w:rsidR="00267F36">
          <w:rPr>
            <w:webHidden/>
          </w:rPr>
          <w:t>2</w:t>
        </w:r>
        <w:r w:rsidR="00267F36">
          <w:rPr>
            <w:webHidden/>
          </w:rPr>
          <w:fldChar w:fldCharType="end"/>
        </w:r>
      </w:hyperlink>
    </w:p>
    <w:p w14:paraId="14599BFA" w14:textId="61918EAA" w:rsidR="00267F36" w:rsidRDefault="00CD28FE">
      <w:pPr>
        <w:pStyle w:val="Inhopg2"/>
        <w:rPr>
          <w:rFonts w:asciiTheme="minorHAnsi" w:hAnsiTheme="minorHAnsi" w:cstheme="minorBidi"/>
          <w:i w:val="0"/>
          <w:szCs w:val="22"/>
          <w:lang w:eastAsia="nl-BE"/>
        </w:rPr>
      </w:pPr>
      <w:hyperlink w:anchor="_Toc514324965" w:history="1">
        <w:r w:rsidR="00267F36" w:rsidRPr="00A53E5E">
          <w:rPr>
            <w:rStyle w:val="Hyperlink"/>
          </w:rPr>
          <w:t>2.1</w:t>
        </w:r>
        <w:r w:rsidR="00267F36">
          <w:rPr>
            <w:rFonts w:asciiTheme="minorHAnsi" w:hAnsiTheme="minorHAnsi" w:cstheme="minorBidi"/>
            <w:i w:val="0"/>
            <w:szCs w:val="22"/>
            <w:lang w:eastAsia="nl-BE"/>
          </w:rPr>
          <w:tab/>
        </w:r>
        <w:r w:rsidR="00267F36" w:rsidRPr="00A53E5E">
          <w:rPr>
            <w:rStyle w:val="Hyperlink"/>
          </w:rPr>
          <w:t>Qt</w:t>
        </w:r>
        <w:r w:rsidR="00267F36">
          <w:rPr>
            <w:webHidden/>
          </w:rPr>
          <w:tab/>
        </w:r>
        <w:r w:rsidR="00267F36">
          <w:rPr>
            <w:webHidden/>
          </w:rPr>
          <w:fldChar w:fldCharType="begin"/>
        </w:r>
        <w:r w:rsidR="00267F36">
          <w:rPr>
            <w:webHidden/>
          </w:rPr>
          <w:instrText xml:space="preserve"> PAGEREF _Toc514324965 \h </w:instrText>
        </w:r>
        <w:r w:rsidR="00267F36">
          <w:rPr>
            <w:webHidden/>
          </w:rPr>
        </w:r>
        <w:r w:rsidR="00267F36">
          <w:rPr>
            <w:webHidden/>
          </w:rPr>
          <w:fldChar w:fldCharType="separate"/>
        </w:r>
        <w:r w:rsidR="00267F36">
          <w:rPr>
            <w:webHidden/>
          </w:rPr>
          <w:t>2</w:t>
        </w:r>
        <w:r w:rsidR="00267F36">
          <w:rPr>
            <w:webHidden/>
          </w:rPr>
          <w:fldChar w:fldCharType="end"/>
        </w:r>
      </w:hyperlink>
    </w:p>
    <w:p w14:paraId="4CC17AB8" w14:textId="15AFFEC8" w:rsidR="00267F36" w:rsidRDefault="00CD28FE">
      <w:pPr>
        <w:pStyle w:val="Inhopg3"/>
        <w:tabs>
          <w:tab w:val="left" w:pos="1985"/>
        </w:tabs>
        <w:rPr>
          <w:rFonts w:asciiTheme="minorHAnsi" w:hAnsiTheme="minorHAnsi"/>
          <w:szCs w:val="22"/>
          <w:lang w:eastAsia="nl-BE"/>
        </w:rPr>
      </w:pPr>
      <w:hyperlink w:anchor="_Toc514324966" w:history="1">
        <w:r w:rsidR="00267F36" w:rsidRPr="00A53E5E">
          <w:rPr>
            <w:rStyle w:val="Hyperlink"/>
          </w:rPr>
          <w:t>2.1.1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_Toc514324966 \h </w:instrText>
        </w:r>
        <w:r w:rsidR="00267F36">
          <w:rPr>
            <w:webHidden/>
          </w:rPr>
        </w:r>
        <w:r w:rsidR="00267F36">
          <w:rPr>
            <w:webHidden/>
          </w:rPr>
          <w:fldChar w:fldCharType="separate"/>
        </w:r>
        <w:r w:rsidR="00267F36">
          <w:rPr>
            <w:webHidden/>
          </w:rPr>
          <w:t>2</w:t>
        </w:r>
        <w:r w:rsidR="00267F36">
          <w:rPr>
            <w:webHidden/>
          </w:rPr>
          <w:fldChar w:fldCharType="end"/>
        </w:r>
      </w:hyperlink>
    </w:p>
    <w:p w14:paraId="358DC7D3" w14:textId="646A24D7" w:rsidR="00267F36" w:rsidRDefault="00CD28FE">
      <w:pPr>
        <w:pStyle w:val="Inhopg3"/>
        <w:tabs>
          <w:tab w:val="left" w:pos="1985"/>
        </w:tabs>
        <w:rPr>
          <w:rFonts w:asciiTheme="minorHAnsi" w:hAnsiTheme="minorHAnsi"/>
          <w:szCs w:val="22"/>
          <w:lang w:eastAsia="nl-BE"/>
        </w:rPr>
      </w:pPr>
      <w:hyperlink w:anchor="_Toc514324967" w:history="1">
        <w:r w:rsidR="00267F36" w:rsidRPr="00A53E5E">
          <w:rPr>
            <w:rStyle w:val="Hyperlink"/>
          </w:rPr>
          <w:t>2.1.2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_Toc514324967 \h </w:instrText>
        </w:r>
        <w:r w:rsidR="00267F36">
          <w:rPr>
            <w:webHidden/>
          </w:rPr>
        </w:r>
        <w:r w:rsidR="00267F36">
          <w:rPr>
            <w:webHidden/>
          </w:rPr>
          <w:fldChar w:fldCharType="separate"/>
        </w:r>
        <w:r w:rsidR="00267F36">
          <w:rPr>
            <w:webHidden/>
          </w:rPr>
          <w:t>2</w:t>
        </w:r>
        <w:r w:rsidR="00267F36">
          <w:rPr>
            <w:webHidden/>
          </w:rPr>
          <w:fldChar w:fldCharType="end"/>
        </w:r>
      </w:hyperlink>
    </w:p>
    <w:p w14:paraId="1B37C179" w14:textId="5702FDC0" w:rsidR="00267F36" w:rsidRDefault="00CD28FE">
      <w:pPr>
        <w:pStyle w:val="Inhopg3"/>
        <w:tabs>
          <w:tab w:val="left" w:pos="1985"/>
        </w:tabs>
        <w:rPr>
          <w:rFonts w:asciiTheme="minorHAnsi" w:hAnsiTheme="minorHAnsi"/>
          <w:szCs w:val="22"/>
          <w:lang w:eastAsia="nl-BE"/>
        </w:rPr>
      </w:pPr>
      <w:hyperlink w:anchor="_Toc514324968" w:history="1">
        <w:r w:rsidR="00267F36" w:rsidRPr="00A53E5E">
          <w:rPr>
            <w:rStyle w:val="Hyperlink"/>
          </w:rPr>
          <w:t>2.1.3</w:t>
        </w:r>
        <w:r w:rsidR="00267F36">
          <w:rPr>
            <w:rFonts w:asciiTheme="minorHAnsi" w:hAnsiTheme="minorHAnsi"/>
            <w:szCs w:val="22"/>
            <w:lang w:eastAsia="nl-BE"/>
          </w:rPr>
          <w:tab/>
        </w:r>
        <w:r w:rsidR="00267F36" w:rsidRPr="00A53E5E">
          <w:rPr>
            <w:rStyle w:val="Hyperlink"/>
          </w:rPr>
          <w:t>Grafische architectuur</w:t>
        </w:r>
        <w:r w:rsidR="00267F36">
          <w:rPr>
            <w:webHidden/>
          </w:rPr>
          <w:tab/>
        </w:r>
        <w:r w:rsidR="00267F36">
          <w:rPr>
            <w:webHidden/>
          </w:rPr>
          <w:fldChar w:fldCharType="begin"/>
        </w:r>
        <w:r w:rsidR="00267F36">
          <w:rPr>
            <w:webHidden/>
          </w:rPr>
          <w:instrText xml:space="preserve"> PAGEREF _Toc514324968 \h </w:instrText>
        </w:r>
        <w:r w:rsidR="00267F36">
          <w:rPr>
            <w:webHidden/>
          </w:rPr>
        </w:r>
        <w:r w:rsidR="00267F36">
          <w:rPr>
            <w:webHidden/>
          </w:rPr>
          <w:fldChar w:fldCharType="separate"/>
        </w:r>
        <w:r w:rsidR="00267F36">
          <w:rPr>
            <w:webHidden/>
          </w:rPr>
          <w:t>3</w:t>
        </w:r>
        <w:r w:rsidR="00267F36">
          <w:rPr>
            <w:webHidden/>
          </w:rPr>
          <w:fldChar w:fldCharType="end"/>
        </w:r>
      </w:hyperlink>
    </w:p>
    <w:p w14:paraId="4505EDF0" w14:textId="50D51F5A" w:rsidR="00267F36" w:rsidRDefault="00CD28FE">
      <w:pPr>
        <w:pStyle w:val="Inhopg3"/>
        <w:tabs>
          <w:tab w:val="left" w:pos="1985"/>
        </w:tabs>
        <w:rPr>
          <w:rFonts w:asciiTheme="minorHAnsi" w:hAnsiTheme="minorHAnsi"/>
          <w:szCs w:val="22"/>
          <w:lang w:eastAsia="nl-BE"/>
        </w:rPr>
      </w:pPr>
      <w:hyperlink w:anchor="_Toc514324969" w:history="1">
        <w:r w:rsidR="00267F36" w:rsidRPr="00A53E5E">
          <w:rPr>
            <w:rStyle w:val="Hyperlink"/>
          </w:rPr>
          <w:t>2.1.4</w:t>
        </w:r>
        <w:r w:rsidR="00267F36">
          <w:rPr>
            <w:rFonts w:asciiTheme="minorHAnsi" w:hAnsiTheme="minorHAnsi"/>
            <w:szCs w:val="22"/>
            <w:lang w:eastAsia="nl-BE"/>
          </w:rPr>
          <w:tab/>
        </w:r>
        <w:r w:rsidR="00267F36" w:rsidRPr="00A53E5E">
          <w:rPr>
            <w:rStyle w:val="Hyperlink"/>
          </w:rPr>
          <w:t>Main feature: Signals and slots</w:t>
        </w:r>
        <w:r w:rsidR="00267F36">
          <w:rPr>
            <w:webHidden/>
          </w:rPr>
          <w:tab/>
        </w:r>
        <w:r w:rsidR="00267F36">
          <w:rPr>
            <w:webHidden/>
          </w:rPr>
          <w:fldChar w:fldCharType="begin"/>
        </w:r>
        <w:r w:rsidR="00267F36">
          <w:rPr>
            <w:webHidden/>
          </w:rPr>
          <w:instrText xml:space="preserve"> PAGEREF _Toc514324969 \h </w:instrText>
        </w:r>
        <w:r w:rsidR="00267F36">
          <w:rPr>
            <w:webHidden/>
          </w:rPr>
        </w:r>
        <w:r w:rsidR="00267F36">
          <w:rPr>
            <w:webHidden/>
          </w:rPr>
          <w:fldChar w:fldCharType="separate"/>
        </w:r>
        <w:r w:rsidR="00267F36">
          <w:rPr>
            <w:webHidden/>
          </w:rPr>
          <w:t>4</w:t>
        </w:r>
        <w:r w:rsidR="00267F36">
          <w:rPr>
            <w:webHidden/>
          </w:rPr>
          <w:fldChar w:fldCharType="end"/>
        </w:r>
      </w:hyperlink>
    </w:p>
    <w:p w14:paraId="0F85E5C2" w14:textId="47BB1C0B" w:rsidR="00267F36" w:rsidRDefault="00CD28FE">
      <w:pPr>
        <w:pStyle w:val="Inhopg3"/>
        <w:tabs>
          <w:tab w:val="left" w:pos="1985"/>
        </w:tabs>
        <w:rPr>
          <w:rFonts w:asciiTheme="minorHAnsi" w:hAnsiTheme="minorHAnsi"/>
          <w:szCs w:val="22"/>
          <w:lang w:eastAsia="nl-BE"/>
        </w:rPr>
      </w:pPr>
      <w:hyperlink w:anchor="_Toc514324970" w:history="1">
        <w:r w:rsidR="00267F36" w:rsidRPr="00A53E5E">
          <w:rPr>
            <w:rStyle w:val="Hyperlink"/>
          </w:rPr>
          <w:t>2.1.5</w:t>
        </w:r>
        <w:r w:rsidR="00267F36">
          <w:rPr>
            <w:rFonts w:asciiTheme="minorHAnsi" w:hAnsiTheme="minorHAnsi"/>
            <w:szCs w:val="22"/>
            <w:lang w:eastAsia="nl-BE"/>
          </w:rPr>
          <w:tab/>
        </w:r>
        <w:r w:rsidR="00267F36" w:rsidRPr="00A53E5E">
          <w:rPr>
            <w:rStyle w:val="Hyperlink"/>
          </w:rPr>
          <w:t>Qt Creator</w:t>
        </w:r>
        <w:r w:rsidR="00267F36">
          <w:rPr>
            <w:webHidden/>
          </w:rPr>
          <w:tab/>
        </w:r>
        <w:r w:rsidR="00267F36">
          <w:rPr>
            <w:webHidden/>
          </w:rPr>
          <w:fldChar w:fldCharType="begin"/>
        </w:r>
        <w:r w:rsidR="00267F36">
          <w:rPr>
            <w:webHidden/>
          </w:rPr>
          <w:instrText xml:space="preserve"> PAGEREF _Toc514324970 \h </w:instrText>
        </w:r>
        <w:r w:rsidR="00267F36">
          <w:rPr>
            <w:webHidden/>
          </w:rPr>
        </w:r>
        <w:r w:rsidR="00267F36">
          <w:rPr>
            <w:webHidden/>
          </w:rPr>
          <w:fldChar w:fldCharType="separate"/>
        </w:r>
        <w:r w:rsidR="00267F36">
          <w:rPr>
            <w:webHidden/>
          </w:rPr>
          <w:t>5</w:t>
        </w:r>
        <w:r w:rsidR="00267F36">
          <w:rPr>
            <w:webHidden/>
          </w:rPr>
          <w:fldChar w:fldCharType="end"/>
        </w:r>
      </w:hyperlink>
    </w:p>
    <w:p w14:paraId="1ECC0797" w14:textId="592E7A4C" w:rsidR="00267F36" w:rsidRDefault="00CD28FE">
      <w:pPr>
        <w:pStyle w:val="Inhopg3"/>
        <w:tabs>
          <w:tab w:val="left" w:pos="1985"/>
        </w:tabs>
        <w:rPr>
          <w:rFonts w:asciiTheme="minorHAnsi" w:hAnsiTheme="minorHAnsi"/>
          <w:szCs w:val="22"/>
          <w:lang w:eastAsia="nl-BE"/>
        </w:rPr>
      </w:pPr>
      <w:hyperlink w:anchor="_Toc514324971" w:history="1">
        <w:r w:rsidR="00267F36" w:rsidRPr="00A53E5E">
          <w:rPr>
            <w:rStyle w:val="Hyperlink"/>
          </w:rPr>
          <w:t>2.1.6</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_Toc514324971 \h </w:instrText>
        </w:r>
        <w:r w:rsidR="00267F36">
          <w:rPr>
            <w:webHidden/>
          </w:rPr>
        </w:r>
        <w:r w:rsidR="00267F36">
          <w:rPr>
            <w:webHidden/>
          </w:rPr>
          <w:fldChar w:fldCharType="separate"/>
        </w:r>
        <w:r w:rsidR="00267F36">
          <w:rPr>
            <w:webHidden/>
          </w:rPr>
          <w:t>5</w:t>
        </w:r>
        <w:r w:rsidR="00267F36">
          <w:rPr>
            <w:webHidden/>
          </w:rPr>
          <w:fldChar w:fldCharType="end"/>
        </w:r>
      </w:hyperlink>
    </w:p>
    <w:p w14:paraId="144BE39B" w14:textId="3DB8277A" w:rsidR="00267F36" w:rsidRDefault="00CD28FE">
      <w:pPr>
        <w:pStyle w:val="Inhopg2"/>
        <w:rPr>
          <w:rFonts w:asciiTheme="minorHAnsi" w:hAnsiTheme="minorHAnsi" w:cstheme="minorBidi"/>
          <w:i w:val="0"/>
          <w:szCs w:val="22"/>
          <w:lang w:eastAsia="nl-BE"/>
        </w:rPr>
      </w:pPr>
      <w:hyperlink w:anchor="_Toc514324972" w:history="1">
        <w:r w:rsidR="00267F36" w:rsidRPr="00A53E5E">
          <w:rPr>
            <w:rStyle w:val="Hyperlink"/>
          </w:rPr>
          <w:t>2.2</w:t>
        </w:r>
        <w:r w:rsidR="00267F36">
          <w:rPr>
            <w:rFonts w:asciiTheme="minorHAnsi" w:hAnsiTheme="minorHAnsi" w:cstheme="minorBidi"/>
            <w:i w:val="0"/>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_Toc514324972 \h </w:instrText>
        </w:r>
        <w:r w:rsidR="00267F36">
          <w:rPr>
            <w:webHidden/>
          </w:rPr>
        </w:r>
        <w:r w:rsidR="00267F36">
          <w:rPr>
            <w:webHidden/>
          </w:rPr>
          <w:fldChar w:fldCharType="separate"/>
        </w:r>
        <w:r w:rsidR="00267F36">
          <w:rPr>
            <w:webHidden/>
          </w:rPr>
          <w:t>6</w:t>
        </w:r>
        <w:r w:rsidR="00267F36">
          <w:rPr>
            <w:webHidden/>
          </w:rPr>
          <w:fldChar w:fldCharType="end"/>
        </w:r>
      </w:hyperlink>
    </w:p>
    <w:p w14:paraId="3E676A2E" w14:textId="4E99B750" w:rsidR="00267F36" w:rsidRDefault="00CD28FE">
      <w:pPr>
        <w:pStyle w:val="Inhopg3"/>
        <w:tabs>
          <w:tab w:val="left" w:pos="1985"/>
        </w:tabs>
        <w:rPr>
          <w:rFonts w:asciiTheme="minorHAnsi" w:hAnsiTheme="minorHAnsi"/>
          <w:szCs w:val="22"/>
          <w:lang w:eastAsia="nl-BE"/>
        </w:rPr>
      </w:pPr>
      <w:hyperlink w:anchor="_Toc514324973" w:history="1">
        <w:r w:rsidR="00267F36" w:rsidRPr="00A53E5E">
          <w:rPr>
            <w:rStyle w:val="Hyperlink"/>
          </w:rPr>
          <w:t>2.2.1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_Toc514324973 \h </w:instrText>
        </w:r>
        <w:r w:rsidR="00267F36">
          <w:rPr>
            <w:webHidden/>
          </w:rPr>
        </w:r>
        <w:r w:rsidR="00267F36">
          <w:rPr>
            <w:webHidden/>
          </w:rPr>
          <w:fldChar w:fldCharType="separate"/>
        </w:r>
        <w:r w:rsidR="00267F36">
          <w:rPr>
            <w:webHidden/>
          </w:rPr>
          <w:t>6</w:t>
        </w:r>
        <w:r w:rsidR="00267F36">
          <w:rPr>
            <w:webHidden/>
          </w:rPr>
          <w:fldChar w:fldCharType="end"/>
        </w:r>
      </w:hyperlink>
    </w:p>
    <w:p w14:paraId="20613B62" w14:textId="1E8A9FDB" w:rsidR="00267F36" w:rsidRDefault="00CD28FE">
      <w:pPr>
        <w:pStyle w:val="Inhopg3"/>
        <w:tabs>
          <w:tab w:val="left" w:pos="1985"/>
        </w:tabs>
        <w:rPr>
          <w:rFonts w:asciiTheme="minorHAnsi" w:hAnsiTheme="minorHAnsi"/>
          <w:szCs w:val="22"/>
          <w:lang w:eastAsia="nl-BE"/>
        </w:rPr>
      </w:pPr>
      <w:hyperlink w:anchor="_Toc514324974" w:history="1">
        <w:r w:rsidR="00267F36" w:rsidRPr="00A53E5E">
          <w:rPr>
            <w:rStyle w:val="Hyperlink"/>
          </w:rPr>
          <w:t>2.2.2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_Toc514324974 \h </w:instrText>
        </w:r>
        <w:r w:rsidR="00267F36">
          <w:rPr>
            <w:webHidden/>
          </w:rPr>
        </w:r>
        <w:r w:rsidR="00267F36">
          <w:rPr>
            <w:webHidden/>
          </w:rPr>
          <w:fldChar w:fldCharType="separate"/>
        </w:r>
        <w:r w:rsidR="00267F36">
          <w:rPr>
            <w:webHidden/>
          </w:rPr>
          <w:t>6</w:t>
        </w:r>
        <w:r w:rsidR="00267F36">
          <w:rPr>
            <w:webHidden/>
          </w:rPr>
          <w:fldChar w:fldCharType="end"/>
        </w:r>
      </w:hyperlink>
    </w:p>
    <w:p w14:paraId="4D2FDBD1" w14:textId="1B3B0F0D" w:rsidR="00267F36" w:rsidRDefault="00CD28FE">
      <w:pPr>
        <w:pStyle w:val="Inhopg3"/>
        <w:tabs>
          <w:tab w:val="left" w:pos="1985"/>
        </w:tabs>
        <w:rPr>
          <w:rFonts w:asciiTheme="minorHAnsi" w:hAnsiTheme="minorHAnsi"/>
          <w:szCs w:val="22"/>
          <w:lang w:eastAsia="nl-BE"/>
        </w:rPr>
      </w:pPr>
      <w:hyperlink w:anchor="_Toc514324975" w:history="1">
        <w:r w:rsidR="00267F36" w:rsidRPr="00A53E5E">
          <w:rPr>
            <w:rStyle w:val="Hyperlink"/>
          </w:rPr>
          <w:t>2.2.3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_Toc514324975 \h </w:instrText>
        </w:r>
        <w:r w:rsidR="00267F36">
          <w:rPr>
            <w:webHidden/>
          </w:rPr>
        </w:r>
        <w:r w:rsidR="00267F36">
          <w:rPr>
            <w:webHidden/>
          </w:rPr>
          <w:fldChar w:fldCharType="separate"/>
        </w:r>
        <w:r w:rsidR="00267F36">
          <w:rPr>
            <w:webHidden/>
          </w:rPr>
          <w:t>7</w:t>
        </w:r>
        <w:r w:rsidR="00267F36">
          <w:rPr>
            <w:webHidden/>
          </w:rPr>
          <w:fldChar w:fldCharType="end"/>
        </w:r>
      </w:hyperlink>
    </w:p>
    <w:p w14:paraId="4010CA20" w14:textId="3C10E4B6" w:rsidR="00267F36" w:rsidRDefault="00CD28FE">
      <w:pPr>
        <w:pStyle w:val="Inhopg3"/>
        <w:tabs>
          <w:tab w:val="left" w:pos="1985"/>
        </w:tabs>
        <w:rPr>
          <w:rFonts w:asciiTheme="minorHAnsi" w:hAnsiTheme="minorHAnsi"/>
          <w:szCs w:val="22"/>
          <w:lang w:eastAsia="nl-BE"/>
        </w:rPr>
      </w:pPr>
      <w:hyperlink w:anchor="_Toc514324976" w:history="1">
        <w:r w:rsidR="00267F36" w:rsidRPr="00A53E5E">
          <w:rPr>
            <w:rStyle w:val="Hyperlink"/>
          </w:rPr>
          <w:t>2.2.4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_Toc514324976 \h </w:instrText>
        </w:r>
        <w:r w:rsidR="00267F36">
          <w:rPr>
            <w:webHidden/>
          </w:rPr>
        </w:r>
        <w:r w:rsidR="00267F36">
          <w:rPr>
            <w:webHidden/>
          </w:rPr>
          <w:fldChar w:fldCharType="separate"/>
        </w:r>
        <w:r w:rsidR="00267F36">
          <w:rPr>
            <w:webHidden/>
          </w:rPr>
          <w:t>10</w:t>
        </w:r>
        <w:r w:rsidR="00267F36">
          <w:rPr>
            <w:webHidden/>
          </w:rPr>
          <w:fldChar w:fldCharType="end"/>
        </w:r>
      </w:hyperlink>
    </w:p>
    <w:p w14:paraId="5F27085D" w14:textId="5E6C65E9" w:rsidR="00267F36" w:rsidRDefault="00CD28FE">
      <w:pPr>
        <w:pStyle w:val="Inhopg3"/>
        <w:tabs>
          <w:tab w:val="left" w:pos="1985"/>
        </w:tabs>
        <w:rPr>
          <w:rFonts w:asciiTheme="minorHAnsi" w:hAnsiTheme="minorHAnsi"/>
          <w:szCs w:val="22"/>
          <w:lang w:eastAsia="nl-BE"/>
        </w:rPr>
      </w:pPr>
      <w:hyperlink w:anchor="_Toc514324977" w:history="1">
        <w:r w:rsidR="00267F36" w:rsidRPr="00A53E5E">
          <w:rPr>
            <w:rStyle w:val="Hyperlink"/>
          </w:rPr>
          <w:t>2.2.5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_Toc514324977 \h </w:instrText>
        </w:r>
        <w:r w:rsidR="00267F36">
          <w:rPr>
            <w:webHidden/>
          </w:rPr>
        </w:r>
        <w:r w:rsidR="00267F36">
          <w:rPr>
            <w:webHidden/>
          </w:rPr>
          <w:fldChar w:fldCharType="separate"/>
        </w:r>
        <w:r w:rsidR="00267F36">
          <w:rPr>
            <w:webHidden/>
          </w:rPr>
          <w:t>11</w:t>
        </w:r>
        <w:r w:rsidR="00267F36">
          <w:rPr>
            <w:webHidden/>
          </w:rPr>
          <w:fldChar w:fldCharType="end"/>
        </w:r>
      </w:hyperlink>
    </w:p>
    <w:p w14:paraId="7778B059" w14:textId="18A0C066" w:rsidR="00267F36" w:rsidRDefault="00CD28FE">
      <w:pPr>
        <w:pStyle w:val="Inhopg2"/>
        <w:rPr>
          <w:rFonts w:asciiTheme="minorHAnsi" w:hAnsiTheme="minorHAnsi" w:cstheme="minorBidi"/>
          <w:i w:val="0"/>
          <w:szCs w:val="22"/>
          <w:lang w:eastAsia="nl-BE"/>
        </w:rPr>
      </w:pPr>
      <w:hyperlink w:anchor="_Toc514324978" w:history="1">
        <w:r w:rsidR="00267F36" w:rsidRPr="00A53E5E">
          <w:rPr>
            <w:rStyle w:val="Hyperlink"/>
          </w:rPr>
          <w:t>2.3</w:t>
        </w:r>
        <w:r w:rsidR="00267F36">
          <w:rPr>
            <w:rFonts w:asciiTheme="minorHAnsi" w:hAnsiTheme="minorHAnsi" w:cstheme="minorBidi"/>
            <w:i w:val="0"/>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_Toc514324978 \h </w:instrText>
        </w:r>
        <w:r w:rsidR="00267F36">
          <w:rPr>
            <w:webHidden/>
          </w:rPr>
        </w:r>
        <w:r w:rsidR="00267F36">
          <w:rPr>
            <w:webHidden/>
          </w:rPr>
          <w:fldChar w:fldCharType="separate"/>
        </w:r>
        <w:r w:rsidR="00267F36">
          <w:rPr>
            <w:webHidden/>
          </w:rPr>
          <w:t>11</w:t>
        </w:r>
        <w:r w:rsidR="00267F36">
          <w:rPr>
            <w:webHidden/>
          </w:rPr>
          <w:fldChar w:fldCharType="end"/>
        </w:r>
      </w:hyperlink>
    </w:p>
    <w:p w14:paraId="6C123AFE" w14:textId="2013C66B" w:rsidR="00267F36" w:rsidRDefault="00CD28FE">
      <w:pPr>
        <w:pStyle w:val="Inhopg3"/>
        <w:tabs>
          <w:tab w:val="left" w:pos="1985"/>
        </w:tabs>
        <w:rPr>
          <w:rFonts w:asciiTheme="minorHAnsi" w:hAnsiTheme="minorHAnsi"/>
          <w:szCs w:val="22"/>
          <w:lang w:eastAsia="nl-BE"/>
        </w:rPr>
      </w:pPr>
      <w:hyperlink w:anchor="_Toc514324979" w:history="1">
        <w:r w:rsidR="00267F36" w:rsidRPr="00A53E5E">
          <w:rPr>
            <w:rStyle w:val="Hyperlink"/>
          </w:rPr>
          <w:t>2.3.1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_Toc514324979 \h </w:instrText>
        </w:r>
        <w:r w:rsidR="00267F36">
          <w:rPr>
            <w:webHidden/>
          </w:rPr>
        </w:r>
        <w:r w:rsidR="00267F36">
          <w:rPr>
            <w:webHidden/>
          </w:rPr>
          <w:fldChar w:fldCharType="separate"/>
        </w:r>
        <w:r w:rsidR="00267F36">
          <w:rPr>
            <w:webHidden/>
          </w:rPr>
          <w:t>11</w:t>
        </w:r>
        <w:r w:rsidR="00267F36">
          <w:rPr>
            <w:webHidden/>
          </w:rPr>
          <w:fldChar w:fldCharType="end"/>
        </w:r>
      </w:hyperlink>
    </w:p>
    <w:p w14:paraId="126E1B70" w14:textId="75C6F940" w:rsidR="00267F36" w:rsidRDefault="00CD28FE">
      <w:pPr>
        <w:pStyle w:val="Inhopg3"/>
        <w:tabs>
          <w:tab w:val="left" w:pos="1985"/>
        </w:tabs>
        <w:rPr>
          <w:rFonts w:asciiTheme="minorHAnsi" w:hAnsiTheme="minorHAnsi"/>
          <w:szCs w:val="22"/>
          <w:lang w:eastAsia="nl-BE"/>
        </w:rPr>
      </w:pPr>
      <w:hyperlink w:anchor="_Toc514324980" w:history="1">
        <w:r w:rsidR="00267F36" w:rsidRPr="00A53E5E">
          <w:rPr>
            <w:rStyle w:val="Hyperlink"/>
          </w:rPr>
          <w:t>2.3.2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_Toc514324980 \h </w:instrText>
        </w:r>
        <w:r w:rsidR="00267F36">
          <w:rPr>
            <w:webHidden/>
          </w:rPr>
        </w:r>
        <w:r w:rsidR="00267F36">
          <w:rPr>
            <w:webHidden/>
          </w:rPr>
          <w:fldChar w:fldCharType="separate"/>
        </w:r>
        <w:r w:rsidR="00267F36">
          <w:rPr>
            <w:webHidden/>
          </w:rPr>
          <w:t>11</w:t>
        </w:r>
        <w:r w:rsidR="00267F36">
          <w:rPr>
            <w:webHidden/>
          </w:rPr>
          <w:fldChar w:fldCharType="end"/>
        </w:r>
      </w:hyperlink>
    </w:p>
    <w:p w14:paraId="251F403A" w14:textId="5E1C0F25" w:rsidR="00267F36" w:rsidRDefault="00CD28FE">
      <w:pPr>
        <w:pStyle w:val="Inhopg3"/>
        <w:tabs>
          <w:tab w:val="left" w:pos="1985"/>
        </w:tabs>
        <w:rPr>
          <w:rFonts w:asciiTheme="minorHAnsi" w:hAnsiTheme="minorHAnsi"/>
          <w:szCs w:val="22"/>
          <w:lang w:eastAsia="nl-BE"/>
        </w:rPr>
      </w:pPr>
      <w:hyperlink w:anchor="_Toc514324981" w:history="1">
        <w:r w:rsidR="00267F36" w:rsidRPr="00A53E5E">
          <w:rPr>
            <w:rStyle w:val="Hyperlink"/>
          </w:rPr>
          <w:t>2.3.3</w:t>
        </w:r>
        <w:r w:rsidR="00267F36">
          <w:rPr>
            <w:rFonts w:asciiTheme="minorHAnsi" w:hAnsiTheme="minorHAnsi"/>
            <w:szCs w:val="22"/>
            <w:lang w:eastAsia="nl-BE"/>
          </w:rPr>
          <w:tab/>
        </w:r>
        <w:r w:rsidR="00267F36" w:rsidRPr="00A53E5E">
          <w:rPr>
            <w:rStyle w:val="Hyperlink"/>
          </w:rPr>
          <w:t>Features</w:t>
        </w:r>
        <w:r w:rsidR="00267F36">
          <w:rPr>
            <w:webHidden/>
          </w:rPr>
          <w:tab/>
        </w:r>
        <w:r w:rsidR="00267F36">
          <w:rPr>
            <w:webHidden/>
          </w:rPr>
          <w:fldChar w:fldCharType="begin"/>
        </w:r>
        <w:r w:rsidR="00267F36">
          <w:rPr>
            <w:webHidden/>
          </w:rPr>
          <w:instrText xml:space="preserve"> PAGEREF _Toc514324981 \h </w:instrText>
        </w:r>
        <w:r w:rsidR="00267F36">
          <w:rPr>
            <w:webHidden/>
          </w:rPr>
        </w:r>
        <w:r w:rsidR="00267F36">
          <w:rPr>
            <w:webHidden/>
          </w:rPr>
          <w:fldChar w:fldCharType="separate"/>
        </w:r>
        <w:r w:rsidR="00267F36">
          <w:rPr>
            <w:webHidden/>
          </w:rPr>
          <w:t>12</w:t>
        </w:r>
        <w:r w:rsidR="00267F36">
          <w:rPr>
            <w:webHidden/>
          </w:rPr>
          <w:fldChar w:fldCharType="end"/>
        </w:r>
      </w:hyperlink>
    </w:p>
    <w:p w14:paraId="3AEFAED0" w14:textId="6846F768" w:rsidR="00267F36" w:rsidRDefault="00CD28FE">
      <w:pPr>
        <w:pStyle w:val="Inhopg3"/>
        <w:tabs>
          <w:tab w:val="left" w:pos="1985"/>
        </w:tabs>
        <w:rPr>
          <w:rFonts w:asciiTheme="minorHAnsi" w:hAnsiTheme="minorHAnsi"/>
          <w:szCs w:val="22"/>
          <w:lang w:eastAsia="nl-BE"/>
        </w:rPr>
      </w:pPr>
      <w:hyperlink w:anchor="_Toc514324982" w:history="1">
        <w:r w:rsidR="00267F36" w:rsidRPr="00A53E5E">
          <w:rPr>
            <w:rStyle w:val="Hyperlink"/>
          </w:rPr>
          <w:t>2.3.4</w:t>
        </w:r>
        <w:r w:rsidR="00267F36">
          <w:rPr>
            <w:rFonts w:asciiTheme="minorHAnsi" w:hAnsiTheme="minorHAnsi"/>
            <w:szCs w:val="22"/>
            <w:lang w:eastAsia="nl-BE"/>
          </w:rPr>
          <w:tab/>
        </w:r>
        <w:r w:rsidR="00267F36" w:rsidRPr="00A53E5E">
          <w:rPr>
            <w:rStyle w:val="Hyperlink"/>
          </w:rPr>
          <w:t>Gebruik</w:t>
        </w:r>
        <w:r w:rsidR="00267F36">
          <w:rPr>
            <w:webHidden/>
          </w:rPr>
          <w:tab/>
        </w:r>
        <w:r w:rsidR="00267F36">
          <w:rPr>
            <w:webHidden/>
          </w:rPr>
          <w:fldChar w:fldCharType="begin"/>
        </w:r>
        <w:r w:rsidR="00267F36">
          <w:rPr>
            <w:webHidden/>
          </w:rPr>
          <w:instrText xml:space="preserve"> PAGEREF _Toc514324982 \h </w:instrText>
        </w:r>
        <w:r w:rsidR="00267F36">
          <w:rPr>
            <w:webHidden/>
          </w:rPr>
        </w:r>
        <w:r w:rsidR="00267F36">
          <w:rPr>
            <w:webHidden/>
          </w:rPr>
          <w:fldChar w:fldCharType="separate"/>
        </w:r>
        <w:r w:rsidR="00267F36">
          <w:rPr>
            <w:webHidden/>
          </w:rPr>
          <w:t>14</w:t>
        </w:r>
        <w:r w:rsidR="00267F36">
          <w:rPr>
            <w:webHidden/>
          </w:rPr>
          <w:fldChar w:fldCharType="end"/>
        </w:r>
      </w:hyperlink>
    </w:p>
    <w:p w14:paraId="18122ED1" w14:textId="4947AE0D" w:rsidR="00267F36" w:rsidRDefault="00CD28FE">
      <w:pPr>
        <w:pStyle w:val="Inhopg3"/>
        <w:tabs>
          <w:tab w:val="left" w:pos="1985"/>
        </w:tabs>
        <w:rPr>
          <w:rFonts w:asciiTheme="minorHAnsi" w:hAnsiTheme="minorHAnsi"/>
          <w:szCs w:val="22"/>
          <w:lang w:eastAsia="nl-BE"/>
        </w:rPr>
      </w:pPr>
      <w:hyperlink w:anchor="_Toc514324983" w:history="1">
        <w:r w:rsidR="00267F36" w:rsidRPr="00A53E5E">
          <w:rPr>
            <w:rStyle w:val="Hyperlink"/>
          </w:rPr>
          <w:t>2.3.5</w:t>
        </w:r>
        <w:r w:rsidR="00267F36">
          <w:rPr>
            <w:rFonts w:asciiTheme="minorHAnsi" w:hAnsiTheme="minorHAnsi"/>
            <w:szCs w:val="22"/>
            <w:lang w:eastAsia="nl-BE"/>
          </w:rPr>
          <w:tab/>
        </w:r>
        <w:r w:rsidR="00267F36" w:rsidRPr="00A53E5E">
          <w:rPr>
            <w:rStyle w:val="Hyperlink"/>
          </w:rPr>
          <w:t>Portfolio</w:t>
        </w:r>
        <w:r w:rsidR="00267F36">
          <w:rPr>
            <w:webHidden/>
          </w:rPr>
          <w:tab/>
        </w:r>
        <w:r w:rsidR="00267F36">
          <w:rPr>
            <w:webHidden/>
          </w:rPr>
          <w:fldChar w:fldCharType="begin"/>
        </w:r>
        <w:r w:rsidR="00267F36">
          <w:rPr>
            <w:webHidden/>
          </w:rPr>
          <w:instrText xml:space="preserve"> PAGEREF _Toc514324983 \h </w:instrText>
        </w:r>
        <w:r w:rsidR="00267F36">
          <w:rPr>
            <w:webHidden/>
          </w:rPr>
        </w:r>
        <w:r w:rsidR="00267F36">
          <w:rPr>
            <w:webHidden/>
          </w:rPr>
          <w:fldChar w:fldCharType="separate"/>
        </w:r>
        <w:r w:rsidR="00267F36">
          <w:rPr>
            <w:webHidden/>
          </w:rPr>
          <w:t>14</w:t>
        </w:r>
        <w:r w:rsidR="00267F36">
          <w:rPr>
            <w:webHidden/>
          </w:rPr>
          <w:fldChar w:fldCharType="end"/>
        </w:r>
      </w:hyperlink>
    </w:p>
    <w:p w14:paraId="0C9AC5D2" w14:textId="441DB48D" w:rsidR="00267F36" w:rsidRDefault="00CD28FE">
      <w:pPr>
        <w:pStyle w:val="Inhopg2"/>
        <w:rPr>
          <w:rFonts w:asciiTheme="minorHAnsi" w:hAnsiTheme="minorHAnsi" w:cstheme="minorBidi"/>
          <w:i w:val="0"/>
          <w:szCs w:val="22"/>
          <w:lang w:eastAsia="nl-BE"/>
        </w:rPr>
      </w:pPr>
      <w:hyperlink w:anchor="_Toc514324984" w:history="1">
        <w:r w:rsidR="00267F36" w:rsidRPr="00A53E5E">
          <w:rPr>
            <w:rStyle w:val="Hyperlink"/>
          </w:rPr>
          <w:t>2.4</w:t>
        </w:r>
        <w:r w:rsidR="00267F36">
          <w:rPr>
            <w:rFonts w:asciiTheme="minorHAnsi" w:hAnsiTheme="minorHAnsi" w:cstheme="minorBidi"/>
            <w:i w:val="0"/>
            <w:szCs w:val="22"/>
            <w:lang w:eastAsia="nl-BE"/>
          </w:rPr>
          <w:tab/>
        </w:r>
        <w:r w:rsidR="00267F36" w:rsidRPr="00A53E5E">
          <w:rPr>
            <w:rStyle w:val="Hyperlink"/>
          </w:rPr>
          <w:t>Apache Cordova/PhoneGap</w:t>
        </w:r>
        <w:r w:rsidR="00267F36">
          <w:rPr>
            <w:webHidden/>
          </w:rPr>
          <w:tab/>
        </w:r>
        <w:r w:rsidR="00267F36">
          <w:rPr>
            <w:webHidden/>
          </w:rPr>
          <w:fldChar w:fldCharType="begin"/>
        </w:r>
        <w:r w:rsidR="00267F36">
          <w:rPr>
            <w:webHidden/>
          </w:rPr>
          <w:instrText xml:space="preserve"> PAGEREF _Toc514324984 \h </w:instrText>
        </w:r>
        <w:r w:rsidR="00267F36">
          <w:rPr>
            <w:webHidden/>
          </w:rPr>
        </w:r>
        <w:r w:rsidR="00267F36">
          <w:rPr>
            <w:webHidden/>
          </w:rPr>
          <w:fldChar w:fldCharType="separate"/>
        </w:r>
        <w:r w:rsidR="00267F36">
          <w:rPr>
            <w:webHidden/>
          </w:rPr>
          <w:t>14</w:t>
        </w:r>
        <w:r w:rsidR="00267F36">
          <w:rPr>
            <w:webHidden/>
          </w:rPr>
          <w:fldChar w:fldCharType="end"/>
        </w:r>
      </w:hyperlink>
    </w:p>
    <w:p w14:paraId="28A3BE1E" w14:textId="2DA97FA7" w:rsidR="00267F36" w:rsidRDefault="00CD28FE">
      <w:pPr>
        <w:pStyle w:val="Inhopg3"/>
        <w:tabs>
          <w:tab w:val="left" w:pos="1985"/>
        </w:tabs>
        <w:rPr>
          <w:rFonts w:asciiTheme="minorHAnsi" w:hAnsiTheme="minorHAnsi"/>
          <w:szCs w:val="22"/>
          <w:lang w:eastAsia="nl-BE"/>
        </w:rPr>
      </w:pPr>
      <w:hyperlink w:anchor="_Toc514324985" w:history="1">
        <w:r w:rsidR="00267F36" w:rsidRPr="00A53E5E">
          <w:rPr>
            <w:rStyle w:val="Hyperlink"/>
          </w:rPr>
          <w:t>2.4.1</w:t>
        </w:r>
        <w:r w:rsidR="00267F36">
          <w:rPr>
            <w:rFonts w:asciiTheme="minorHAnsi" w:hAnsiTheme="minorHAnsi"/>
            <w:szCs w:val="22"/>
            <w:lang w:eastAsia="nl-BE"/>
          </w:rPr>
          <w:tab/>
        </w:r>
        <w:r w:rsidR="00267F36" w:rsidRPr="00A53E5E">
          <w:rPr>
            <w:rStyle w:val="Hyperlink"/>
          </w:rPr>
          <w:t>Oorsprong</w:t>
        </w:r>
        <w:r w:rsidR="00267F36">
          <w:rPr>
            <w:webHidden/>
          </w:rPr>
          <w:tab/>
        </w:r>
        <w:r w:rsidR="00267F36">
          <w:rPr>
            <w:webHidden/>
          </w:rPr>
          <w:fldChar w:fldCharType="begin"/>
        </w:r>
        <w:r w:rsidR="00267F36">
          <w:rPr>
            <w:webHidden/>
          </w:rPr>
          <w:instrText xml:space="preserve"> PAGEREF _Toc514324985 \h </w:instrText>
        </w:r>
        <w:r w:rsidR="00267F36">
          <w:rPr>
            <w:webHidden/>
          </w:rPr>
        </w:r>
        <w:r w:rsidR="00267F36">
          <w:rPr>
            <w:webHidden/>
          </w:rPr>
          <w:fldChar w:fldCharType="separate"/>
        </w:r>
        <w:r w:rsidR="00267F36">
          <w:rPr>
            <w:webHidden/>
          </w:rPr>
          <w:t>14</w:t>
        </w:r>
        <w:r w:rsidR="00267F36">
          <w:rPr>
            <w:webHidden/>
          </w:rPr>
          <w:fldChar w:fldCharType="end"/>
        </w:r>
      </w:hyperlink>
    </w:p>
    <w:p w14:paraId="2CC13A8C" w14:textId="1B0DF200" w:rsidR="00267F36" w:rsidRDefault="00CD28FE">
      <w:pPr>
        <w:pStyle w:val="Inhopg3"/>
        <w:tabs>
          <w:tab w:val="left" w:pos="1985"/>
        </w:tabs>
        <w:rPr>
          <w:rFonts w:asciiTheme="minorHAnsi" w:hAnsiTheme="minorHAnsi"/>
          <w:szCs w:val="22"/>
          <w:lang w:eastAsia="nl-BE"/>
        </w:rPr>
      </w:pPr>
      <w:hyperlink w:anchor="_Toc514324986" w:history="1">
        <w:r w:rsidR="00267F36" w:rsidRPr="00A53E5E">
          <w:rPr>
            <w:rStyle w:val="Hyperlink"/>
          </w:rPr>
          <w:t>2.4.2</w:t>
        </w:r>
        <w:r w:rsidR="00267F36">
          <w:rPr>
            <w:rFonts w:asciiTheme="minorHAnsi" w:hAnsiTheme="minorHAnsi"/>
            <w:szCs w:val="22"/>
            <w:lang w:eastAsia="nl-BE"/>
          </w:rPr>
          <w:tab/>
        </w:r>
        <w:r w:rsidR="00267F36" w:rsidRPr="00A53E5E">
          <w:rPr>
            <w:rStyle w:val="Hyperlink"/>
          </w:rPr>
          <w:t>Basis</w:t>
        </w:r>
        <w:r w:rsidR="00267F36">
          <w:rPr>
            <w:webHidden/>
          </w:rPr>
          <w:tab/>
        </w:r>
        <w:r w:rsidR="00267F36">
          <w:rPr>
            <w:webHidden/>
          </w:rPr>
          <w:fldChar w:fldCharType="begin"/>
        </w:r>
        <w:r w:rsidR="00267F36">
          <w:rPr>
            <w:webHidden/>
          </w:rPr>
          <w:instrText xml:space="preserve"> PAGEREF _Toc514324986 \h </w:instrText>
        </w:r>
        <w:r w:rsidR="00267F36">
          <w:rPr>
            <w:webHidden/>
          </w:rPr>
        </w:r>
        <w:r w:rsidR="00267F36">
          <w:rPr>
            <w:webHidden/>
          </w:rPr>
          <w:fldChar w:fldCharType="separate"/>
        </w:r>
        <w:r w:rsidR="00267F36">
          <w:rPr>
            <w:webHidden/>
          </w:rPr>
          <w:t>14</w:t>
        </w:r>
        <w:r w:rsidR="00267F36">
          <w:rPr>
            <w:webHidden/>
          </w:rPr>
          <w:fldChar w:fldCharType="end"/>
        </w:r>
      </w:hyperlink>
    </w:p>
    <w:p w14:paraId="0BEFE8CD" w14:textId="3C936449" w:rsidR="00267F36" w:rsidRDefault="00CD28FE">
      <w:pPr>
        <w:pStyle w:val="Inhopg3"/>
        <w:tabs>
          <w:tab w:val="left" w:pos="1985"/>
        </w:tabs>
        <w:rPr>
          <w:rFonts w:asciiTheme="minorHAnsi" w:hAnsiTheme="minorHAnsi"/>
          <w:szCs w:val="22"/>
          <w:lang w:eastAsia="nl-BE"/>
        </w:rPr>
      </w:pPr>
      <w:hyperlink w:anchor="_Toc514324987" w:history="1">
        <w:r w:rsidR="00267F36" w:rsidRPr="00A53E5E">
          <w:rPr>
            <w:rStyle w:val="Hyperlink"/>
          </w:rPr>
          <w:t>2.4.3</w:t>
        </w:r>
        <w:r w:rsidR="00267F36">
          <w:rPr>
            <w:rFonts w:asciiTheme="minorHAnsi" w:hAnsiTheme="minorHAnsi"/>
            <w:szCs w:val="22"/>
            <w:lang w:eastAsia="nl-BE"/>
          </w:rPr>
          <w:tab/>
        </w:r>
        <w:r w:rsidR="00267F36" w:rsidRPr="00A53E5E">
          <w:rPr>
            <w:rStyle w:val="Hyperlink"/>
          </w:rPr>
          <w:t>Architectuur</w:t>
        </w:r>
        <w:r w:rsidR="00267F36">
          <w:rPr>
            <w:webHidden/>
          </w:rPr>
          <w:tab/>
        </w:r>
        <w:r w:rsidR="00267F36">
          <w:rPr>
            <w:webHidden/>
          </w:rPr>
          <w:fldChar w:fldCharType="begin"/>
        </w:r>
        <w:r w:rsidR="00267F36">
          <w:rPr>
            <w:webHidden/>
          </w:rPr>
          <w:instrText xml:space="preserve"> PAGEREF _Toc514324987 \h </w:instrText>
        </w:r>
        <w:r w:rsidR="00267F36">
          <w:rPr>
            <w:webHidden/>
          </w:rPr>
        </w:r>
        <w:r w:rsidR="00267F36">
          <w:rPr>
            <w:webHidden/>
          </w:rPr>
          <w:fldChar w:fldCharType="separate"/>
        </w:r>
        <w:r w:rsidR="00267F36">
          <w:rPr>
            <w:webHidden/>
          </w:rPr>
          <w:t>15</w:t>
        </w:r>
        <w:r w:rsidR="00267F36">
          <w:rPr>
            <w:webHidden/>
          </w:rPr>
          <w:fldChar w:fldCharType="end"/>
        </w:r>
      </w:hyperlink>
    </w:p>
    <w:p w14:paraId="0DC2AF15" w14:textId="3066EAC4" w:rsidR="00267F36" w:rsidRDefault="00CD28FE">
      <w:pPr>
        <w:pStyle w:val="Inhopg2"/>
        <w:rPr>
          <w:rFonts w:asciiTheme="minorHAnsi" w:hAnsiTheme="minorHAnsi" w:cstheme="minorBidi"/>
          <w:i w:val="0"/>
          <w:szCs w:val="22"/>
          <w:lang w:eastAsia="nl-BE"/>
        </w:rPr>
      </w:pPr>
      <w:hyperlink w:anchor="_Toc514324988" w:history="1">
        <w:r w:rsidR="00267F36" w:rsidRPr="00A53E5E">
          <w:rPr>
            <w:rStyle w:val="Hyperlink"/>
          </w:rPr>
          <w:t>2.5</w:t>
        </w:r>
        <w:r w:rsidR="00267F36">
          <w:rPr>
            <w:rFonts w:asciiTheme="minorHAnsi" w:hAnsiTheme="minorHAnsi" w:cstheme="minorBidi"/>
            <w:i w:val="0"/>
            <w:szCs w:val="22"/>
            <w:lang w:eastAsia="nl-BE"/>
          </w:rPr>
          <w:tab/>
        </w:r>
        <w:r w:rsidR="00267F36" w:rsidRPr="00A53E5E">
          <w:rPr>
            <w:rStyle w:val="Hyperlink"/>
          </w:rPr>
          <w:t>Kwaliteitscontrole van de applicaties</w:t>
        </w:r>
        <w:r w:rsidR="00267F36">
          <w:rPr>
            <w:webHidden/>
          </w:rPr>
          <w:tab/>
        </w:r>
        <w:r w:rsidR="00267F36">
          <w:rPr>
            <w:webHidden/>
          </w:rPr>
          <w:fldChar w:fldCharType="begin"/>
        </w:r>
        <w:r w:rsidR="00267F36">
          <w:rPr>
            <w:webHidden/>
          </w:rPr>
          <w:instrText xml:space="preserve"> PAGEREF _Toc514324988 \h </w:instrText>
        </w:r>
        <w:r w:rsidR="00267F36">
          <w:rPr>
            <w:webHidden/>
          </w:rPr>
        </w:r>
        <w:r w:rsidR="00267F36">
          <w:rPr>
            <w:webHidden/>
          </w:rPr>
          <w:fldChar w:fldCharType="separate"/>
        </w:r>
        <w:r w:rsidR="00267F36">
          <w:rPr>
            <w:webHidden/>
          </w:rPr>
          <w:t>16</w:t>
        </w:r>
        <w:r w:rsidR="00267F36">
          <w:rPr>
            <w:webHidden/>
          </w:rPr>
          <w:fldChar w:fldCharType="end"/>
        </w:r>
      </w:hyperlink>
    </w:p>
    <w:p w14:paraId="00C36B5C" w14:textId="383DFF19" w:rsidR="00267F36" w:rsidRDefault="00CD28FE">
      <w:pPr>
        <w:pStyle w:val="Inhopg3"/>
        <w:tabs>
          <w:tab w:val="left" w:pos="1985"/>
        </w:tabs>
        <w:rPr>
          <w:rFonts w:asciiTheme="minorHAnsi" w:hAnsiTheme="minorHAnsi"/>
          <w:szCs w:val="22"/>
          <w:lang w:eastAsia="nl-BE"/>
        </w:rPr>
      </w:pPr>
      <w:hyperlink w:anchor="_Toc514324989" w:history="1">
        <w:r w:rsidR="00267F36" w:rsidRPr="00A53E5E">
          <w:rPr>
            <w:rStyle w:val="Hyperlink"/>
          </w:rPr>
          <w:t>2.5.1</w:t>
        </w:r>
        <w:r w:rsidR="00267F36">
          <w:rPr>
            <w:rFonts w:asciiTheme="minorHAnsi" w:hAnsiTheme="minorHAnsi"/>
            <w:szCs w:val="22"/>
            <w:lang w:eastAsia="nl-BE"/>
          </w:rPr>
          <w:tab/>
        </w:r>
        <w:r w:rsidR="00267F36" w:rsidRPr="00A53E5E">
          <w:rPr>
            <w:rStyle w:val="Hyperlink"/>
          </w:rPr>
          <w:t>Theoretisch</w:t>
        </w:r>
        <w:r w:rsidR="00267F36">
          <w:rPr>
            <w:webHidden/>
          </w:rPr>
          <w:tab/>
        </w:r>
        <w:r w:rsidR="00267F36">
          <w:rPr>
            <w:webHidden/>
          </w:rPr>
          <w:fldChar w:fldCharType="begin"/>
        </w:r>
        <w:r w:rsidR="00267F36">
          <w:rPr>
            <w:webHidden/>
          </w:rPr>
          <w:instrText xml:space="preserve"> PAGEREF _Toc514324989 \h </w:instrText>
        </w:r>
        <w:r w:rsidR="00267F36">
          <w:rPr>
            <w:webHidden/>
          </w:rPr>
        </w:r>
        <w:r w:rsidR="00267F36">
          <w:rPr>
            <w:webHidden/>
          </w:rPr>
          <w:fldChar w:fldCharType="separate"/>
        </w:r>
        <w:r w:rsidR="00267F36">
          <w:rPr>
            <w:webHidden/>
          </w:rPr>
          <w:t>16</w:t>
        </w:r>
        <w:r w:rsidR="00267F36">
          <w:rPr>
            <w:webHidden/>
          </w:rPr>
          <w:fldChar w:fldCharType="end"/>
        </w:r>
      </w:hyperlink>
    </w:p>
    <w:p w14:paraId="63FA5AC6" w14:textId="729AB73B" w:rsidR="00267F36" w:rsidRDefault="00CD28FE">
      <w:pPr>
        <w:pStyle w:val="Inhopg3"/>
        <w:tabs>
          <w:tab w:val="left" w:pos="1985"/>
        </w:tabs>
        <w:rPr>
          <w:rFonts w:asciiTheme="minorHAnsi" w:hAnsiTheme="minorHAnsi"/>
          <w:szCs w:val="22"/>
          <w:lang w:eastAsia="nl-BE"/>
        </w:rPr>
      </w:pPr>
      <w:hyperlink w:anchor="_Toc514324990" w:history="1">
        <w:r w:rsidR="00267F36" w:rsidRPr="00A53E5E">
          <w:rPr>
            <w:rStyle w:val="Hyperlink"/>
          </w:rPr>
          <w:t>2.5.2</w:t>
        </w:r>
        <w:r w:rsidR="00267F36">
          <w:rPr>
            <w:rFonts w:asciiTheme="minorHAnsi" w:hAnsiTheme="minorHAnsi"/>
            <w:szCs w:val="22"/>
            <w:lang w:eastAsia="nl-BE"/>
          </w:rPr>
          <w:tab/>
        </w:r>
        <w:r w:rsidR="00267F36" w:rsidRPr="00A53E5E">
          <w:rPr>
            <w:rStyle w:val="Hyperlink"/>
          </w:rPr>
          <w:t>Hoe wordt dit praktisch gecontroleerd?</w:t>
        </w:r>
        <w:r w:rsidR="00267F36">
          <w:rPr>
            <w:webHidden/>
          </w:rPr>
          <w:tab/>
        </w:r>
        <w:r w:rsidR="00267F36">
          <w:rPr>
            <w:webHidden/>
          </w:rPr>
          <w:fldChar w:fldCharType="begin"/>
        </w:r>
        <w:r w:rsidR="00267F36">
          <w:rPr>
            <w:webHidden/>
          </w:rPr>
          <w:instrText xml:space="preserve"> PAGEREF _Toc514324990 \h </w:instrText>
        </w:r>
        <w:r w:rsidR="00267F36">
          <w:rPr>
            <w:webHidden/>
          </w:rPr>
        </w:r>
        <w:r w:rsidR="00267F36">
          <w:rPr>
            <w:webHidden/>
          </w:rPr>
          <w:fldChar w:fldCharType="separate"/>
        </w:r>
        <w:r w:rsidR="00267F36">
          <w:rPr>
            <w:webHidden/>
          </w:rPr>
          <w:t>17</w:t>
        </w:r>
        <w:r w:rsidR="00267F36">
          <w:rPr>
            <w:webHidden/>
          </w:rPr>
          <w:fldChar w:fldCharType="end"/>
        </w:r>
      </w:hyperlink>
    </w:p>
    <w:p w14:paraId="16793A2C" w14:textId="07BEA5C1" w:rsidR="00267F36" w:rsidRDefault="00CD28FE">
      <w:pPr>
        <w:pStyle w:val="Inhopg1"/>
        <w:rPr>
          <w:rFonts w:asciiTheme="minorHAnsi" w:hAnsiTheme="minorHAnsi" w:cstheme="minorBidi"/>
          <w:b w:val="0"/>
          <w:szCs w:val="22"/>
          <w:lang w:eastAsia="nl-BE"/>
        </w:rPr>
      </w:pPr>
      <w:hyperlink w:anchor="_Toc514324991" w:history="1">
        <w:r w:rsidR="00267F36" w:rsidRPr="00A53E5E">
          <w:rPr>
            <w:rStyle w:val="Hyperlink"/>
          </w:rPr>
          <w:t>3</w:t>
        </w:r>
        <w:r w:rsidR="00267F36">
          <w:rPr>
            <w:rFonts w:asciiTheme="minorHAnsi" w:hAnsiTheme="minorHAnsi" w:cstheme="minorBidi"/>
            <w:b w:val="0"/>
            <w:szCs w:val="22"/>
            <w:lang w:eastAsia="nl-BE"/>
          </w:rPr>
          <w:tab/>
        </w:r>
        <w:r w:rsidR="00267F36" w:rsidRPr="00A53E5E">
          <w:rPr>
            <w:rStyle w:val="Hyperlink"/>
          </w:rPr>
          <w:t>Applicatie</w:t>
        </w:r>
        <w:r w:rsidR="00267F36">
          <w:rPr>
            <w:webHidden/>
          </w:rPr>
          <w:tab/>
        </w:r>
        <w:r w:rsidR="00267F36">
          <w:rPr>
            <w:webHidden/>
          </w:rPr>
          <w:fldChar w:fldCharType="begin"/>
        </w:r>
        <w:r w:rsidR="00267F36">
          <w:rPr>
            <w:webHidden/>
          </w:rPr>
          <w:instrText xml:space="preserve"> PAGEREF _Toc514324991 \h </w:instrText>
        </w:r>
        <w:r w:rsidR="00267F36">
          <w:rPr>
            <w:webHidden/>
          </w:rPr>
        </w:r>
        <w:r w:rsidR="00267F36">
          <w:rPr>
            <w:webHidden/>
          </w:rPr>
          <w:fldChar w:fldCharType="separate"/>
        </w:r>
        <w:r w:rsidR="00267F36">
          <w:rPr>
            <w:webHidden/>
          </w:rPr>
          <w:t>20</w:t>
        </w:r>
        <w:r w:rsidR="00267F36">
          <w:rPr>
            <w:webHidden/>
          </w:rPr>
          <w:fldChar w:fldCharType="end"/>
        </w:r>
      </w:hyperlink>
    </w:p>
    <w:p w14:paraId="43B95990" w14:textId="5074EF57" w:rsidR="00267F36" w:rsidRDefault="00CD28FE">
      <w:pPr>
        <w:pStyle w:val="Inhopg1"/>
        <w:rPr>
          <w:rFonts w:asciiTheme="minorHAnsi" w:hAnsiTheme="minorHAnsi" w:cstheme="minorBidi"/>
          <w:b w:val="0"/>
          <w:szCs w:val="22"/>
          <w:lang w:eastAsia="nl-BE"/>
        </w:rPr>
      </w:pPr>
      <w:hyperlink w:anchor="_Toc514324992" w:history="1">
        <w:r w:rsidR="00267F36" w:rsidRPr="00A53E5E">
          <w:rPr>
            <w:rStyle w:val="Hyperlink"/>
          </w:rPr>
          <w:t>4</w:t>
        </w:r>
        <w:r w:rsidR="00267F36">
          <w:rPr>
            <w:rFonts w:asciiTheme="minorHAnsi" w:hAnsiTheme="minorHAnsi" w:cstheme="minorBidi"/>
            <w:b w:val="0"/>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_Toc514324992 \h </w:instrText>
        </w:r>
        <w:r w:rsidR="00267F36">
          <w:rPr>
            <w:webHidden/>
          </w:rPr>
        </w:r>
        <w:r w:rsidR="00267F36">
          <w:rPr>
            <w:webHidden/>
          </w:rPr>
          <w:fldChar w:fldCharType="separate"/>
        </w:r>
        <w:r w:rsidR="00267F36">
          <w:rPr>
            <w:webHidden/>
          </w:rPr>
          <w:t>21</w:t>
        </w:r>
        <w:r w:rsidR="00267F36">
          <w:rPr>
            <w:webHidden/>
          </w:rPr>
          <w:fldChar w:fldCharType="end"/>
        </w:r>
      </w:hyperlink>
    </w:p>
    <w:p w14:paraId="38ADD044" w14:textId="0949D7B9" w:rsidR="00267F36" w:rsidRDefault="00CD28FE">
      <w:pPr>
        <w:pStyle w:val="Inhopg2"/>
        <w:rPr>
          <w:rFonts w:asciiTheme="minorHAnsi" w:hAnsiTheme="minorHAnsi" w:cstheme="minorBidi"/>
          <w:i w:val="0"/>
          <w:szCs w:val="22"/>
          <w:lang w:eastAsia="nl-BE"/>
        </w:rPr>
      </w:pPr>
      <w:hyperlink w:anchor="_Toc514324993" w:history="1">
        <w:r w:rsidR="00267F36" w:rsidRPr="00A53E5E">
          <w:rPr>
            <w:rStyle w:val="Hyperlink"/>
          </w:rPr>
          <w:t>4.1</w:t>
        </w:r>
        <w:r w:rsidR="00267F36">
          <w:rPr>
            <w:rFonts w:asciiTheme="minorHAnsi" w:hAnsiTheme="minorHAnsi" w:cstheme="minorBidi"/>
            <w:i w:val="0"/>
            <w:szCs w:val="22"/>
            <w:lang w:eastAsia="nl-BE"/>
          </w:rPr>
          <w:tab/>
        </w:r>
        <w:r w:rsidR="00267F36" w:rsidRPr="00A53E5E">
          <w:rPr>
            <w:rStyle w:val="Hyperlink"/>
          </w:rPr>
          <w:t>Development effort</w:t>
        </w:r>
        <w:r w:rsidR="00267F36">
          <w:rPr>
            <w:webHidden/>
          </w:rPr>
          <w:tab/>
        </w:r>
        <w:r w:rsidR="00267F36">
          <w:rPr>
            <w:webHidden/>
          </w:rPr>
          <w:fldChar w:fldCharType="begin"/>
        </w:r>
        <w:r w:rsidR="00267F36">
          <w:rPr>
            <w:webHidden/>
          </w:rPr>
          <w:instrText xml:space="preserve"> PAGEREF _Toc514324993 \h </w:instrText>
        </w:r>
        <w:r w:rsidR="00267F36">
          <w:rPr>
            <w:webHidden/>
          </w:rPr>
        </w:r>
        <w:r w:rsidR="00267F36">
          <w:rPr>
            <w:webHidden/>
          </w:rPr>
          <w:fldChar w:fldCharType="separate"/>
        </w:r>
        <w:r w:rsidR="00267F36">
          <w:rPr>
            <w:webHidden/>
          </w:rPr>
          <w:t>21</w:t>
        </w:r>
        <w:r w:rsidR="00267F36">
          <w:rPr>
            <w:webHidden/>
          </w:rPr>
          <w:fldChar w:fldCharType="end"/>
        </w:r>
      </w:hyperlink>
    </w:p>
    <w:p w14:paraId="7F1B8A34" w14:textId="0192F2FC" w:rsidR="00267F36" w:rsidRDefault="00CD28FE">
      <w:pPr>
        <w:pStyle w:val="Inhopg3"/>
        <w:tabs>
          <w:tab w:val="left" w:pos="1985"/>
        </w:tabs>
        <w:rPr>
          <w:rFonts w:asciiTheme="minorHAnsi" w:hAnsiTheme="minorHAnsi"/>
          <w:szCs w:val="22"/>
          <w:lang w:eastAsia="nl-BE"/>
        </w:rPr>
      </w:pPr>
      <w:hyperlink w:anchor="_Toc514324994" w:history="1">
        <w:r w:rsidR="00267F36" w:rsidRPr="00A53E5E">
          <w:rPr>
            <w:rStyle w:val="Hyperlink"/>
          </w:rPr>
          <w:t>4.1.1</w:t>
        </w:r>
        <w:r w:rsidR="00267F36">
          <w:rPr>
            <w:rFonts w:asciiTheme="minorHAnsi" w:hAnsiTheme="minorHAnsi"/>
            <w:szCs w:val="22"/>
            <w:lang w:eastAsia="nl-BE"/>
          </w:rPr>
          <w:tab/>
        </w:r>
        <w:r w:rsidR="00267F36" w:rsidRPr="00A53E5E">
          <w:rPr>
            <w:rStyle w:val="Hyperlink"/>
          </w:rPr>
          <w:t>React Native</w:t>
        </w:r>
        <w:r w:rsidR="00267F36">
          <w:rPr>
            <w:webHidden/>
          </w:rPr>
          <w:tab/>
        </w:r>
        <w:r w:rsidR="00267F36">
          <w:rPr>
            <w:webHidden/>
          </w:rPr>
          <w:fldChar w:fldCharType="begin"/>
        </w:r>
        <w:r w:rsidR="00267F36">
          <w:rPr>
            <w:webHidden/>
          </w:rPr>
          <w:instrText xml:space="preserve"> PAGEREF _Toc514324994 \h </w:instrText>
        </w:r>
        <w:r w:rsidR="00267F36">
          <w:rPr>
            <w:webHidden/>
          </w:rPr>
        </w:r>
        <w:r w:rsidR="00267F36">
          <w:rPr>
            <w:webHidden/>
          </w:rPr>
          <w:fldChar w:fldCharType="separate"/>
        </w:r>
        <w:r w:rsidR="00267F36">
          <w:rPr>
            <w:webHidden/>
          </w:rPr>
          <w:t>21</w:t>
        </w:r>
        <w:r w:rsidR="00267F36">
          <w:rPr>
            <w:webHidden/>
          </w:rPr>
          <w:fldChar w:fldCharType="end"/>
        </w:r>
      </w:hyperlink>
    </w:p>
    <w:p w14:paraId="5E91F45C" w14:textId="1A112B5D" w:rsidR="00267F36" w:rsidRDefault="00CD28FE">
      <w:pPr>
        <w:pStyle w:val="Inhopg3"/>
        <w:tabs>
          <w:tab w:val="left" w:pos="1985"/>
        </w:tabs>
        <w:rPr>
          <w:rFonts w:asciiTheme="minorHAnsi" w:hAnsiTheme="minorHAnsi"/>
          <w:szCs w:val="22"/>
          <w:lang w:eastAsia="nl-BE"/>
        </w:rPr>
      </w:pPr>
      <w:hyperlink w:anchor="_Toc514324995" w:history="1">
        <w:r w:rsidR="00267F36" w:rsidRPr="00A53E5E">
          <w:rPr>
            <w:rStyle w:val="Hyperlink"/>
          </w:rPr>
          <w:t>4.1.2</w:t>
        </w:r>
        <w:r w:rsidR="00267F36">
          <w:rPr>
            <w:rFonts w:asciiTheme="minorHAnsi" w:hAnsiTheme="minorHAnsi"/>
            <w:szCs w:val="22"/>
            <w:lang w:eastAsia="nl-BE"/>
          </w:rPr>
          <w:tab/>
        </w:r>
        <w:r w:rsidR="00267F36" w:rsidRPr="00A53E5E">
          <w:rPr>
            <w:rStyle w:val="Hyperlink"/>
          </w:rPr>
          <w:t>Xamarin</w:t>
        </w:r>
        <w:r w:rsidR="00267F36">
          <w:rPr>
            <w:webHidden/>
          </w:rPr>
          <w:tab/>
        </w:r>
        <w:r w:rsidR="00267F36">
          <w:rPr>
            <w:webHidden/>
          </w:rPr>
          <w:fldChar w:fldCharType="begin"/>
        </w:r>
        <w:r w:rsidR="00267F36">
          <w:rPr>
            <w:webHidden/>
          </w:rPr>
          <w:instrText xml:space="preserve"> PAGEREF _Toc514324995 \h </w:instrText>
        </w:r>
        <w:r w:rsidR="00267F36">
          <w:rPr>
            <w:webHidden/>
          </w:rPr>
        </w:r>
        <w:r w:rsidR="00267F36">
          <w:rPr>
            <w:webHidden/>
          </w:rPr>
          <w:fldChar w:fldCharType="separate"/>
        </w:r>
        <w:r w:rsidR="00267F36">
          <w:rPr>
            <w:webHidden/>
          </w:rPr>
          <w:t>23</w:t>
        </w:r>
        <w:r w:rsidR="00267F36">
          <w:rPr>
            <w:webHidden/>
          </w:rPr>
          <w:fldChar w:fldCharType="end"/>
        </w:r>
      </w:hyperlink>
    </w:p>
    <w:p w14:paraId="205856D9" w14:textId="2D320D82" w:rsidR="00267F36" w:rsidRDefault="00CD28FE">
      <w:pPr>
        <w:pStyle w:val="Inhopg3"/>
        <w:tabs>
          <w:tab w:val="left" w:pos="1985"/>
        </w:tabs>
        <w:rPr>
          <w:rFonts w:asciiTheme="minorHAnsi" w:hAnsiTheme="minorHAnsi"/>
          <w:szCs w:val="22"/>
          <w:lang w:eastAsia="nl-BE"/>
        </w:rPr>
      </w:pPr>
      <w:hyperlink w:anchor="_Toc514324996" w:history="1">
        <w:r w:rsidR="00267F36" w:rsidRPr="00A53E5E">
          <w:rPr>
            <w:rStyle w:val="Hyperlink"/>
          </w:rPr>
          <w:t>4.1.3</w:t>
        </w:r>
        <w:r w:rsidR="00267F36">
          <w:rPr>
            <w:rFonts w:asciiTheme="minorHAnsi" w:hAnsiTheme="minorHAnsi"/>
            <w:szCs w:val="22"/>
            <w:lang w:eastAsia="nl-BE"/>
          </w:rPr>
          <w:tab/>
        </w:r>
        <w:r w:rsidR="00267F36" w:rsidRPr="00A53E5E">
          <w:rPr>
            <w:rStyle w:val="Hyperlink"/>
          </w:rPr>
          <w:t>Conclusies</w:t>
        </w:r>
        <w:r w:rsidR="00267F36">
          <w:rPr>
            <w:webHidden/>
          </w:rPr>
          <w:tab/>
        </w:r>
        <w:r w:rsidR="00267F36">
          <w:rPr>
            <w:webHidden/>
          </w:rPr>
          <w:fldChar w:fldCharType="begin"/>
        </w:r>
        <w:r w:rsidR="00267F36">
          <w:rPr>
            <w:webHidden/>
          </w:rPr>
          <w:instrText xml:space="preserve"> PAGEREF _Toc514324996 \h </w:instrText>
        </w:r>
        <w:r w:rsidR="00267F36">
          <w:rPr>
            <w:webHidden/>
          </w:rPr>
        </w:r>
        <w:r w:rsidR="00267F36">
          <w:rPr>
            <w:webHidden/>
          </w:rPr>
          <w:fldChar w:fldCharType="separate"/>
        </w:r>
        <w:r w:rsidR="00267F36">
          <w:rPr>
            <w:webHidden/>
          </w:rPr>
          <w:t>25</w:t>
        </w:r>
        <w:r w:rsidR="00267F36">
          <w:rPr>
            <w:webHidden/>
          </w:rPr>
          <w:fldChar w:fldCharType="end"/>
        </w:r>
      </w:hyperlink>
    </w:p>
    <w:p w14:paraId="78088C1C" w14:textId="54E3FDAD" w:rsidR="00267F36" w:rsidRDefault="00CD28FE">
      <w:pPr>
        <w:pStyle w:val="Inhopg2"/>
        <w:rPr>
          <w:rFonts w:asciiTheme="minorHAnsi" w:hAnsiTheme="minorHAnsi" w:cstheme="minorBidi"/>
          <w:i w:val="0"/>
          <w:szCs w:val="22"/>
          <w:lang w:eastAsia="nl-BE"/>
        </w:rPr>
      </w:pPr>
      <w:hyperlink w:anchor="_Toc514324997" w:history="1">
        <w:r w:rsidR="00267F36" w:rsidRPr="00A53E5E">
          <w:rPr>
            <w:rStyle w:val="Hyperlink"/>
          </w:rPr>
          <w:t>4.2</w:t>
        </w:r>
        <w:r w:rsidR="00267F36">
          <w:rPr>
            <w:rFonts w:asciiTheme="minorHAnsi" w:hAnsiTheme="minorHAnsi" w:cstheme="minorBidi"/>
            <w:i w:val="0"/>
            <w:szCs w:val="22"/>
            <w:lang w:eastAsia="nl-BE"/>
          </w:rPr>
          <w:tab/>
        </w:r>
        <w:r w:rsidR="00267F36" w:rsidRPr="00A53E5E">
          <w:rPr>
            <w:rStyle w:val="Hyperlink"/>
          </w:rPr>
          <w:t>Snelheid</w:t>
        </w:r>
        <w:r w:rsidR="00267F36">
          <w:rPr>
            <w:webHidden/>
          </w:rPr>
          <w:tab/>
        </w:r>
        <w:r w:rsidR="00267F36">
          <w:rPr>
            <w:webHidden/>
          </w:rPr>
          <w:fldChar w:fldCharType="begin"/>
        </w:r>
        <w:r w:rsidR="00267F36">
          <w:rPr>
            <w:webHidden/>
          </w:rPr>
          <w:instrText xml:space="preserve"> PAGEREF _Toc514324997 \h </w:instrText>
        </w:r>
        <w:r w:rsidR="00267F36">
          <w:rPr>
            <w:webHidden/>
          </w:rPr>
        </w:r>
        <w:r w:rsidR="00267F36">
          <w:rPr>
            <w:webHidden/>
          </w:rPr>
          <w:fldChar w:fldCharType="separate"/>
        </w:r>
        <w:r w:rsidR="00267F36">
          <w:rPr>
            <w:webHidden/>
          </w:rPr>
          <w:t>26</w:t>
        </w:r>
        <w:r w:rsidR="00267F36">
          <w:rPr>
            <w:webHidden/>
          </w:rPr>
          <w:fldChar w:fldCharType="end"/>
        </w:r>
      </w:hyperlink>
    </w:p>
    <w:p w14:paraId="7AF400BC" w14:textId="66792C71" w:rsidR="00267F36" w:rsidRDefault="00CD28FE">
      <w:pPr>
        <w:pStyle w:val="Inhopg3"/>
        <w:tabs>
          <w:tab w:val="left" w:pos="1985"/>
        </w:tabs>
        <w:rPr>
          <w:rFonts w:asciiTheme="minorHAnsi" w:hAnsiTheme="minorHAnsi"/>
          <w:szCs w:val="22"/>
          <w:lang w:eastAsia="nl-BE"/>
        </w:rPr>
      </w:pPr>
      <w:hyperlink w:anchor="_Toc514324998" w:history="1">
        <w:r w:rsidR="00267F36" w:rsidRPr="00A53E5E">
          <w:rPr>
            <w:rStyle w:val="Hyperlink"/>
          </w:rPr>
          <w:t>4.2.1</w:t>
        </w:r>
        <w:r w:rsidR="00267F36">
          <w:rPr>
            <w:rFonts w:asciiTheme="minorHAnsi" w:hAnsiTheme="minorHAnsi"/>
            <w:szCs w:val="22"/>
            <w:lang w:eastAsia="nl-BE"/>
          </w:rPr>
          <w:tab/>
        </w:r>
        <w:r w:rsidR="00267F36" w:rsidRPr="00A53E5E">
          <w:rPr>
            <w:rStyle w:val="Hyperlink"/>
          </w:rPr>
          <w:t>Vergelijking</w:t>
        </w:r>
        <w:r w:rsidR="00267F36">
          <w:rPr>
            <w:webHidden/>
          </w:rPr>
          <w:tab/>
        </w:r>
        <w:r w:rsidR="00267F36">
          <w:rPr>
            <w:webHidden/>
          </w:rPr>
          <w:fldChar w:fldCharType="begin"/>
        </w:r>
        <w:r w:rsidR="00267F36">
          <w:rPr>
            <w:webHidden/>
          </w:rPr>
          <w:instrText xml:space="preserve"> PAGEREF _Toc514324998 \h </w:instrText>
        </w:r>
        <w:r w:rsidR="00267F36">
          <w:rPr>
            <w:webHidden/>
          </w:rPr>
        </w:r>
        <w:r w:rsidR="00267F36">
          <w:rPr>
            <w:webHidden/>
          </w:rPr>
          <w:fldChar w:fldCharType="separate"/>
        </w:r>
        <w:r w:rsidR="00267F36">
          <w:rPr>
            <w:webHidden/>
          </w:rPr>
          <w:t>26</w:t>
        </w:r>
        <w:r w:rsidR="00267F36">
          <w:rPr>
            <w:webHidden/>
          </w:rPr>
          <w:fldChar w:fldCharType="end"/>
        </w:r>
      </w:hyperlink>
    </w:p>
    <w:p w14:paraId="7DCD2228" w14:textId="6295D583" w:rsidR="00267F36" w:rsidRDefault="00CD28FE">
      <w:pPr>
        <w:pStyle w:val="Inhopg3"/>
        <w:tabs>
          <w:tab w:val="left" w:pos="1985"/>
        </w:tabs>
        <w:rPr>
          <w:rFonts w:asciiTheme="minorHAnsi" w:hAnsiTheme="minorHAnsi"/>
          <w:szCs w:val="22"/>
          <w:lang w:eastAsia="nl-BE"/>
        </w:rPr>
      </w:pPr>
      <w:hyperlink w:anchor="_Toc514324999" w:history="1">
        <w:r w:rsidR="00267F36" w:rsidRPr="00A53E5E">
          <w:rPr>
            <w:rStyle w:val="Hyperlink"/>
          </w:rPr>
          <w:t>4.2.2</w:t>
        </w:r>
        <w:r w:rsidR="00267F36">
          <w:rPr>
            <w:rFonts w:asciiTheme="minorHAnsi" w:hAnsiTheme="minorHAnsi"/>
            <w:szCs w:val="22"/>
            <w:lang w:eastAsia="nl-BE"/>
          </w:rPr>
          <w:tab/>
        </w:r>
        <w:r w:rsidR="00267F36" w:rsidRPr="00A53E5E">
          <w:rPr>
            <w:rStyle w:val="Hyperlink"/>
          </w:rPr>
          <w:t>Conclusie</w:t>
        </w:r>
        <w:r w:rsidR="00267F36">
          <w:rPr>
            <w:webHidden/>
          </w:rPr>
          <w:tab/>
        </w:r>
        <w:r w:rsidR="00267F36">
          <w:rPr>
            <w:webHidden/>
          </w:rPr>
          <w:fldChar w:fldCharType="begin"/>
        </w:r>
        <w:r w:rsidR="00267F36">
          <w:rPr>
            <w:webHidden/>
          </w:rPr>
          <w:instrText xml:space="preserve"> PAGEREF _Toc514324999 \h </w:instrText>
        </w:r>
        <w:r w:rsidR="00267F36">
          <w:rPr>
            <w:webHidden/>
          </w:rPr>
        </w:r>
        <w:r w:rsidR="00267F36">
          <w:rPr>
            <w:webHidden/>
          </w:rPr>
          <w:fldChar w:fldCharType="separate"/>
        </w:r>
        <w:r w:rsidR="00267F36">
          <w:rPr>
            <w:webHidden/>
          </w:rPr>
          <w:t>27</w:t>
        </w:r>
        <w:r w:rsidR="00267F36">
          <w:rPr>
            <w:webHidden/>
          </w:rPr>
          <w:fldChar w:fldCharType="end"/>
        </w:r>
      </w:hyperlink>
    </w:p>
    <w:p w14:paraId="41A44E18" w14:textId="0C2B3180" w:rsidR="00267F36" w:rsidRDefault="00CD28FE">
      <w:pPr>
        <w:pStyle w:val="Inhopg2"/>
        <w:rPr>
          <w:rFonts w:asciiTheme="minorHAnsi" w:hAnsiTheme="minorHAnsi" w:cstheme="minorBidi"/>
          <w:i w:val="0"/>
          <w:szCs w:val="22"/>
          <w:lang w:eastAsia="nl-BE"/>
        </w:rPr>
      </w:pPr>
      <w:hyperlink w:anchor="_Toc514325000" w:history="1">
        <w:r w:rsidR="00267F36" w:rsidRPr="00A53E5E">
          <w:rPr>
            <w:rStyle w:val="Hyperlink"/>
            <w:highlight w:val="yellow"/>
          </w:rPr>
          <w:t>4.3</w:t>
        </w:r>
        <w:r w:rsidR="00267F36">
          <w:rPr>
            <w:rFonts w:asciiTheme="minorHAnsi" w:hAnsiTheme="minorHAnsi" w:cstheme="minorBidi"/>
            <w:i w:val="0"/>
            <w:szCs w:val="22"/>
            <w:lang w:eastAsia="nl-BE"/>
          </w:rPr>
          <w:tab/>
        </w:r>
        <w:r w:rsidR="00267F36" w:rsidRPr="00A53E5E">
          <w:rPr>
            <w:rStyle w:val="Hyperlink"/>
            <w:highlight w:val="yellow"/>
          </w:rPr>
          <w:t>Geheugen</w:t>
        </w:r>
        <w:r w:rsidR="00267F36">
          <w:rPr>
            <w:webHidden/>
          </w:rPr>
          <w:tab/>
        </w:r>
        <w:r w:rsidR="00267F36">
          <w:rPr>
            <w:webHidden/>
          </w:rPr>
          <w:fldChar w:fldCharType="begin"/>
        </w:r>
        <w:r w:rsidR="00267F36">
          <w:rPr>
            <w:webHidden/>
          </w:rPr>
          <w:instrText xml:space="preserve"> PAGEREF _Toc514325000 \h </w:instrText>
        </w:r>
        <w:r w:rsidR="00267F36">
          <w:rPr>
            <w:webHidden/>
          </w:rPr>
        </w:r>
        <w:r w:rsidR="00267F36">
          <w:rPr>
            <w:webHidden/>
          </w:rPr>
          <w:fldChar w:fldCharType="separate"/>
        </w:r>
        <w:r w:rsidR="00267F36">
          <w:rPr>
            <w:webHidden/>
          </w:rPr>
          <w:t>27</w:t>
        </w:r>
        <w:r w:rsidR="00267F36">
          <w:rPr>
            <w:webHidden/>
          </w:rPr>
          <w:fldChar w:fldCharType="end"/>
        </w:r>
      </w:hyperlink>
    </w:p>
    <w:p w14:paraId="5754C868" w14:textId="6786C836" w:rsidR="00267F36" w:rsidRDefault="00CD28FE">
      <w:pPr>
        <w:pStyle w:val="Inhopg3"/>
        <w:tabs>
          <w:tab w:val="left" w:pos="1985"/>
        </w:tabs>
        <w:rPr>
          <w:rFonts w:asciiTheme="minorHAnsi" w:hAnsiTheme="minorHAnsi"/>
          <w:szCs w:val="22"/>
          <w:lang w:eastAsia="nl-BE"/>
        </w:rPr>
      </w:pPr>
      <w:hyperlink w:anchor="_Toc514325001" w:history="1">
        <w:r w:rsidR="00267F36" w:rsidRPr="00A53E5E">
          <w:rPr>
            <w:rStyle w:val="Hyperlink"/>
            <w:highlight w:val="yellow"/>
          </w:rPr>
          <w:t>4.3.1</w:t>
        </w:r>
        <w:r w:rsidR="00267F36">
          <w:rPr>
            <w:rFonts w:asciiTheme="minorHAnsi" w:hAnsiTheme="minorHAnsi"/>
            <w:szCs w:val="22"/>
            <w:lang w:eastAsia="nl-BE"/>
          </w:rPr>
          <w:tab/>
        </w:r>
        <w:r w:rsidR="00267F36" w:rsidRPr="00A53E5E">
          <w:rPr>
            <w:rStyle w:val="Hyperlink"/>
            <w:highlight w:val="yellow"/>
          </w:rPr>
          <w:t>Vergelijking</w:t>
        </w:r>
        <w:r w:rsidR="00267F36">
          <w:rPr>
            <w:webHidden/>
          </w:rPr>
          <w:tab/>
        </w:r>
        <w:r w:rsidR="00267F36">
          <w:rPr>
            <w:webHidden/>
          </w:rPr>
          <w:fldChar w:fldCharType="begin"/>
        </w:r>
        <w:r w:rsidR="00267F36">
          <w:rPr>
            <w:webHidden/>
          </w:rPr>
          <w:instrText xml:space="preserve"> PAGEREF _Toc514325001 \h </w:instrText>
        </w:r>
        <w:r w:rsidR="00267F36">
          <w:rPr>
            <w:webHidden/>
          </w:rPr>
        </w:r>
        <w:r w:rsidR="00267F36">
          <w:rPr>
            <w:webHidden/>
          </w:rPr>
          <w:fldChar w:fldCharType="separate"/>
        </w:r>
        <w:r w:rsidR="00267F36">
          <w:rPr>
            <w:webHidden/>
          </w:rPr>
          <w:t>27</w:t>
        </w:r>
        <w:r w:rsidR="00267F36">
          <w:rPr>
            <w:webHidden/>
          </w:rPr>
          <w:fldChar w:fldCharType="end"/>
        </w:r>
      </w:hyperlink>
    </w:p>
    <w:p w14:paraId="6A9927E1" w14:textId="7CA2249A" w:rsidR="00267F36" w:rsidRDefault="00CD28FE">
      <w:pPr>
        <w:pStyle w:val="Inhopg3"/>
        <w:tabs>
          <w:tab w:val="left" w:pos="1985"/>
        </w:tabs>
        <w:rPr>
          <w:rFonts w:asciiTheme="minorHAnsi" w:hAnsiTheme="minorHAnsi"/>
          <w:szCs w:val="22"/>
          <w:lang w:eastAsia="nl-BE"/>
        </w:rPr>
      </w:pPr>
      <w:hyperlink w:anchor="_Toc514325002" w:history="1">
        <w:r w:rsidR="00267F36" w:rsidRPr="00A53E5E">
          <w:rPr>
            <w:rStyle w:val="Hyperlink"/>
            <w:highlight w:val="yellow"/>
          </w:rPr>
          <w:t>4.3.2</w:t>
        </w:r>
        <w:r w:rsidR="00267F36">
          <w:rPr>
            <w:rFonts w:asciiTheme="minorHAnsi" w:hAnsiTheme="minorHAnsi"/>
            <w:szCs w:val="22"/>
            <w:lang w:eastAsia="nl-BE"/>
          </w:rPr>
          <w:tab/>
        </w:r>
        <w:r w:rsidR="00267F36" w:rsidRPr="00A53E5E">
          <w:rPr>
            <w:rStyle w:val="Hyperlink"/>
            <w:highlight w:val="yellow"/>
          </w:rPr>
          <w:t>Conclusie</w:t>
        </w:r>
        <w:r w:rsidR="00267F36">
          <w:rPr>
            <w:webHidden/>
          </w:rPr>
          <w:tab/>
        </w:r>
        <w:r w:rsidR="00267F36">
          <w:rPr>
            <w:webHidden/>
          </w:rPr>
          <w:fldChar w:fldCharType="begin"/>
        </w:r>
        <w:r w:rsidR="00267F36">
          <w:rPr>
            <w:webHidden/>
          </w:rPr>
          <w:instrText xml:space="preserve"> PAGEREF _Toc514325002 \h </w:instrText>
        </w:r>
        <w:r w:rsidR="00267F36">
          <w:rPr>
            <w:webHidden/>
          </w:rPr>
        </w:r>
        <w:r w:rsidR="00267F36">
          <w:rPr>
            <w:webHidden/>
          </w:rPr>
          <w:fldChar w:fldCharType="separate"/>
        </w:r>
        <w:r w:rsidR="00267F36">
          <w:rPr>
            <w:webHidden/>
          </w:rPr>
          <w:t>28</w:t>
        </w:r>
        <w:r w:rsidR="00267F36">
          <w:rPr>
            <w:webHidden/>
          </w:rPr>
          <w:fldChar w:fldCharType="end"/>
        </w:r>
      </w:hyperlink>
    </w:p>
    <w:p w14:paraId="109BC460" w14:textId="2DCAB360" w:rsidR="00267F36" w:rsidRDefault="00CD28FE">
      <w:pPr>
        <w:pStyle w:val="Inhopg2"/>
        <w:rPr>
          <w:rFonts w:asciiTheme="minorHAnsi" w:hAnsiTheme="minorHAnsi" w:cstheme="minorBidi"/>
          <w:i w:val="0"/>
          <w:szCs w:val="22"/>
          <w:lang w:eastAsia="nl-BE"/>
        </w:rPr>
      </w:pPr>
      <w:hyperlink w:anchor="_Toc514325003" w:history="1">
        <w:r w:rsidR="00267F36" w:rsidRPr="00A53E5E">
          <w:rPr>
            <w:rStyle w:val="Hyperlink"/>
            <w:highlight w:val="yellow"/>
          </w:rPr>
          <w:t>4.4</w:t>
        </w:r>
        <w:r w:rsidR="00267F36">
          <w:rPr>
            <w:rFonts w:asciiTheme="minorHAnsi" w:hAnsiTheme="minorHAnsi" w:cstheme="minorBidi"/>
            <w:i w:val="0"/>
            <w:szCs w:val="22"/>
            <w:lang w:eastAsia="nl-BE"/>
          </w:rPr>
          <w:tab/>
        </w:r>
        <w:r w:rsidR="00267F36" w:rsidRPr="00A53E5E">
          <w:rPr>
            <w:rStyle w:val="Hyperlink"/>
            <w:highlight w:val="yellow"/>
          </w:rPr>
          <w:t>User experience</w:t>
        </w:r>
        <w:r w:rsidR="00267F36">
          <w:rPr>
            <w:webHidden/>
          </w:rPr>
          <w:tab/>
        </w:r>
        <w:r w:rsidR="00267F36">
          <w:rPr>
            <w:webHidden/>
          </w:rPr>
          <w:fldChar w:fldCharType="begin"/>
        </w:r>
        <w:r w:rsidR="00267F36">
          <w:rPr>
            <w:webHidden/>
          </w:rPr>
          <w:instrText xml:space="preserve"> PAGEREF _Toc514325003 \h </w:instrText>
        </w:r>
        <w:r w:rsidR="00267F36">
          <w:rPr>
            <w:webHidden/>
          </w:rPr>
        </w:r>
        <w:r w:rsidR="00267F36">
          <w:rPr>
            <w:webHidden/>
          </w:rPr>
          <w:fldChar w:fldCharType="separate"/>
        </w:r>
        <w:r w:rsidR="00267F36">
          <w:rPr>
            <w:webHidden/>
          </w:rPr>
          <w:t>28</w:t>
        </w:r>
        <w:r w:rsidR="00267F36">
          <w:rPr>
            <w:webHidden/>
          </w:rPr>
          <w:fldChar w:fldCharType="end"/>
        </w:r>
      </w:hyperlink>
    </w:p>
    <w:p w14:paraId="42C93DFD" w14:textId="0BC1F264" w:rsidR="00267F36" w:rsidRDefault="00CD28FE">
      <w:pPr>
        <w:pStyle w:val="Inhopg1"/>
        <w:rPr>
          <w:rFonts w:asciiTheme="minorHAnsi" w:hAnsiTheme="minorHAnsi" w:cstheme="minorBidi"/>
          <w:b w:val="0"/>
          <w:szCs w:val="22"/>
          <w:lang w:eastAsia="nl-BE"/>
        </w:rPr>
      </w:pPr>
      <w:hyperlink w:anchor="_Toc514325004" w:history="1">
        <w:r w:rsidR="00267F36" w:rsidRPr="00A53E5E">
          <w:rPr>
            <w:rStyle w:val="Hyperlink"/>
            <w:highlight w:val="yellow"/>
          </w:rPr>
          <w:t>5</w:t>
        </w:r>
        <w:r w:rsidR="00267F36">
          <w:rPr>
            <w:rFonts w:asciiTheme="minorHAnsi" w:hAnsiTheme="minorHAnsi" w:cstheme="minorBidi"/>
            <w:b w:val="0"/>
            <w:szCs w:val="22"/>
            <w:lang w:eastAsia="nl-BE"/>
          </w:rPr>
          <w:tab/>
        </w:r>
        <w:r w:rsidR="00267F36" w:rsidRPr="00A53E5E">
          <w:rPr>
            <w:rStyle w:val="Hyperlink"/>
            <w:highlight w:val="yellow"/>
          </w:rPr>
          <w:t>Besluit</w:t>
        </w:r>
        <w:r w:rsidR="00267F36">
          <w:rPr>
            <w:webHidden/>
          </w:rPr>
          <w:tab/>
        </w:r>
        <w:r w:rsidR="00267F36">
          <w:rPr>
            <w:webHidden/>
          </w:rPr>
          <w:fldChar w:fldCharType="begin"/>
        </w:r>
        <w:r w:rsidR="00267F36">
          <w:rPr>
            <w:webHidden/>
          </w:rPr>
          <w:instrText xml:space="preserve"> PAGEREF _Toc514325004 \h </w:instrText>
        </w:r>
        <w:r w:rsidR="00267F36">
          <w:rPr>
            <w:webHidden/>
          </w:rPr>
        </w:r>
        <w:r w:rsidR="00267F36">
          <w:rPr>
            <w:webHidden/>
          </w:rPr>
          <w:fldChar w:fldCharType="separate"/>
        </w:r>
        <w:r w:rsidR="00267F36">
          <w:rPr>
            <w:webHidden/>
          </w:rPr>
          <w:t>28</w:t>
        </w:r>
        <w:r w:rsidR="00267F36">
          <w:rPr>
            <w:webHidden/>
          </w:rPr>
          <w:fldChar w:fldCharType="end"/>
        </w:r>
      </w:hyperlink>
    </w:p>
    <w:p w14:paraId="3D5BE5B5" w14:textId="609FBDE3" w:rsidR="00267F36" w:rsidRDefault="00CD28FE">
      <w:pPr>
        <w:pStyle w:val="Inhopg1"/>
        <w:rPr>
          <w:rFonts w:asciiTheme="minorHAnsi" w:hAnsiTheme="minorHAnsi" w:cstheme="minorBidi"/>
          <w:b w:val="0"/>
          <w:szCs w:val="22"/>
          <w:lang w:eastAsia="nl-BE"/>
        </w:rPr>
      </w:pPr>
      <w:hyperlink w:anchor="_Toc514325005" w:history="1">
        <w:r w:rsidR="00267F36" w:rsidRPr="00A53E5E">
          <w:rPr>
            <w:rStyle w:val="Hyperlink"/>
          </w:rPr>
          <w:t>6</w:t>
        </w:r>
        <w:r w:rsidR="00267F36">
          <w:rPr>
            <w:rFonts w:asciiTheme="minorHAnsi" w:hAnsiTheme="minorHAnsi" w:cstheme="minorBidi"/>
            <w:b w:val="0"/>
            <w:szCs w:val="22"/>
            <w:lang w:eastAsia="nl-BE"/>
          </w:rPr>
          <w:tab/>
        </w:r>
        <w:r w:rsidR="00267F36" w:rsidRPr="00A53E5E">
          <w:rPr>
            <w:rStyle w:val="Hyperlink"/>
            <w:lang w:val="nl-NL"/>
          </w:rPr>
          <w:t>Verwijzingen</w:t>
        </w:r>
        <w:r w:rsidR="00267F36">
          <w:rPr>
            <w:webHidden/>
          </w:rPr>
          <w:tab/>
        </w:r>
        <w:r w:rsidR="00267F36">
          <w:rPr>
            <w:webHidden/>
          </w:rPr>
          <w:fldChar w:fldCharType="begin"/>
        </w:r>
        <w:r w:rsidR="00267F36">
          <w:rPr>
            <w:webHidden/>
          </w:rPr>
          <w:instrText xml:space="preserve"> PAGEREF _Toc514325005 \h </w:instrText>
        </w:r>
        <w:r w:rsidR="00267F36">
          <w:rPr>
            <w:webHidden/>
          </w:rPr>
        </w:r>
        <w:r w:rsidR="00267F36">
          <w:rPr>
            <w:webHidden/>
          </w:rPr>
          <w:fldChar w:fldCharType="separate"/>
        </w:r>
        <w:r w:rsidR="00267F36">
          <w:rPr>
            <w:webHidden/>
          </w:rPr>
          <w:t>29</w:t>
        </w:r>
        <w:r w:rsidR="00267F36">
          <w:rPr>
            <w:webHidden/>
          </w:rPr>
          <w:fldChar w:fldCharType="end"/>
        </w:r>
      </w:hyperlink>
    </w:p>
    <w:p w14:paraId="09881F95" w14:textId="65F1EB4B" w:rsidR="00267F36" w:rsidRDefault="00CD28FE">
      <w:pPr>
        <w:pStyle w:val="Inhopg1"/>
        <w:rPr>
          <w:rFonts w:asciiTheme="minorHAnsi" w:hAnsiTheme="minorHAnsi" w:cstheme="minorBidi"/>
          <w:b w:val="0"/>
          <w:szCs w:val="22"/>
          <w:lang w:eastAsia="nl-BE"/>
        </w:rPr>
      </w:pPr>
      <w:hyperlink w:anchor="_Toc514325006" w:history="1">
        <w:r w:rsidR="00267F36" w:rsidRPr="00A53E5E">
          <w:rPr>
            <w:rStyle w:val="Hyperlink"/>
          </w:rPr>
          <w:t>Bijlagen</w:t>
        </w:r>
        <w:r w:rsidR="00267F36">
          <w:rPr>
            <w:webHidden/>
          </w:rPr>
          <w:tab/>
        </w:r>
        <w:r w:rsidR="00267F36">
          <w:rPr>
            <w:webHidden/>
          </w:rPr>
          <w:fldChar w:fldCharType="begin"/>
        </w:r>
        <w:r w:rsidR="00267F36">
          <w:rPr>
            <w:webHidden/>
          </w:rPr>
          <w:instrText xml:space="preserve"> PAGEREF _Toc514325006 \h </w:instrText>
        </w:r>
        <w:r w:rsidR="00267F36">
          <w:rPr>
            <w:webHidden/>
          </w:rPr>
        </w:r>
        <w:r w:rsidR="00267F36">
          <w:rPr>
            <w:webHidden/>
          </w:rPr>
          <w:fldChar w:fldCharType="separate"/>
        </w:r>
        <w:r w:rsidR="00267F36">
          <w:rPr>
            <w:webHidden/>
          </w:rPr>
          <w:t>31</w:t>
        </w:r>
        <w:r w:rsidR="00267F36">
          <w:rPr>
            <w:webHidden/>
          </w:rPr>
          <w:fldChar w:fldCharType="end"/>
        </w:r>
      </w:hyperlink>
    </w:p>
    <w:p w14:paraId="453F7F83" w14:textId="094E7B24"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3CA4B097" w14:textId="58BB874A" w:rsidR="0009093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09093E">
        <w:rPr>
          <w:noProof/>
        </w:rPr>
        <w:t>Figuur 2.1: de grafische architectuur van Qt [30]</w:t>
      </w:r>
      <w:r w:rsidR="0009093E">
        <w:rPr>
          <w:noProof/>
        </w:rPr>
        <w:tab/>
      </w:r>
      <w:r w:rsidR="0009093E">
        <w:rPr>
          <w:noProof/>
        </w:rPr>
        <w:fldChar w:fldCharType="begin"/>
      </w:r>
      <w:r w:rsidR="0009093E">
        <w:rPr>
          <w:noProof/>
        </w:rPr>
        <w:instrText xml:space="preserve"> PAGEREF _Toc514279478 \h </w:instrText>
      </w:r>
      <w:r w:rsidR="0009093E">
        <w:rPr>
          <w:noProof/>
        </w:rPr>
      </w:r>
      <w:r w:rsidR="0009093E">
        <w:rPr>
          <w:noProof/>
        </w:rPr>
        <w:fldChar w:fldCharType="separate"/>
      </w:r>
      <w:r w:rsidR="0009093E">
        <w:rPr>
          <w:noProof/>
        </w:rPr>
        <w:t>3</w:t>
      </w:r>
      <w:r w:rsidR="0009093E">
        <w:rPr>
          <w:noProof/>
        </w:rPr>
        <w:fldChar w:fldCharType="end"/>
      </w:r>
    </w:p>
    <w:p w14:paraId="15177483" w14:textId="43FEC4E7" w:rsidR="0009093E" w:rsidRDefault="0009093E">
      <w:pPr>
        <w:pStyle w:val="Lijstmetafbeeldingen"/>
        <w:tabs>
          <w:tab w:val="right" w:leader="dot" w:pos="9060"/>
        </w:tabs>
        <w:rPr>
          <w:rFonts w:asciiTheme="minorHAnsi" w:hAnsiTheme="minorHAnsi"/>
          <w:noProof/>
          <w:szCs w:val="22"/>
        </w:rPr>
      </w:pPr>
      <w:r>
        <w:rPr>
          <w:noProof/>
        </w:rPr>
        <w:t xml:space="preserve">Figuur 2.2: Voorbeeld </w:t>
      </w:r>
      <w:r w:rsidRPr="00D9411D">
        <w:rPr>
          <w:i/>
          <w:noProof/>
        </w:rPr>
        <w:t>‘signals and slots’</w:t>
      </w:r>
      <w:r>
        <w:rPr>
          <w:noProof/>
        </w:rPr>
        <w:t xml:space="preserve"> [8]</w:t>
      </w:r>
      <w:r>
        <w:rPr>
          <w:noProof/>
        </w:rPr>
        <w:tab/>
      </w:r>
      <w:r>
        <w:rPr>
          <w:noProof/>
        </w:rPr>
        <w:fldChar w:fldCharType="begin"/>
      </w:r>
      <w:r>
        <w:rPr>
          <w:noProof/>
        </w:rPr>
        <w:instrText xml:space="preserve"> PAGEREF _Toc514279479 \h </w:instrText>
      </w:r>
      <w:r>
        <w:rPr>
          <w:noProof/>
        </w:rPr>
      </w:r>
      <w:r>
        <w:rPr>
          <w:noProof/>
        </w:rPr>
        <w:fldChar w:fldCharType="separate"/>
      </w:r>
      <w:r>
        <w:rPr>
          <w:noProof/>
        </w:rPr>
        <w:t>4</w:t>
      </w:r>
      <w:r>
        <w:rPr>
          <w:noProof/>
        </w:rPr>
        <w:fldChar w:fldCharType="end"/>
      </w:r>
    </w:p>
    <w:p w14:paraId="3FDD8F65" w14:textId="3482EEFB" w:rsidR="0009093E" w:rsidRDefault="0009093E">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_Toc514279480 \h </w:instrText>
      </w:r>
      <w:r>
        <w:rPr>
          <w:noProof/>
        </w:rPr>
      </w:r>
      <w:r>
        <w:rPr>
          <w:noProof/>
        </w:rPr>
        <w:fldChar w:fldCharType="separate"/>
      </w:r>
      <w:r>
        <w:rPr>
          <w:noProof/>
        </w:rPr>
        <w:t>7</w:t>
      </w:r>
      <w:r>
        <w:rPr>
          <w:noProof/>
        </w:rPr>
        <w:fldChar w:fldCharType="end"/>
      </w:r>
    </w:p>
    <w:p w14:paraId="31D2EC4F" w14:textId="2D9AAF6F" w:rsidR="0009093E" w:rsidRDefault="0009093E">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_Toc514279481 \h </w:instrText>
      </w:r>
      <w:r>
        <w:rPr>
          <w:noProof/>
        </w:rPr>
      </w:r>
      <w:r>
        <w:rPr>
          <w:noProof/>
        </w:rPr>
        <w:fldChar w:fldCharType="separate"/>
      </w:r>
      <w:r>
        <w:rPr>
          <w:noProof/>
        </w:rPr>
        <w:t>8</w:t>
      </w:r>
      <w:r>
        <w:rPr>
          <w:noProof/>
        </w:rPr>
        <w:fldChar w:fldCharType="end"/>
      </w:r>
    </w:p>
    <w:p w14:paraId="03C06BA5" w14:textId="601BB816" w:rsidR="0009093E" w:rsidRDefault="0009093E">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_Toc514279482 \h </w:instrText>
      </w:r>
      <w:r>
        <w:rPr>
          <w:noProof/>
        </w:rPr>
      </w:r>
      <w:r>
        <w:rPr>
          <w:noProof/>
        </w:rPr>
        <w:fldChar w:fldCharType="separate"/>
      </w:r>
      <w:r>
        <w:rPr>
          <w:noProof/>
        </w:rPr>
        <w:t>8</w:t>
      </w:r>
      <w:r>
        <w:rPr>
          <w:noProof/>
        </w:rPr>
        <w:fldChar w:fldCharType="end"/>
      </w:r>
    </w:p>
    <w:p w14:paraId="07EE3D5C" w14:textId="413E6354" w:rsidR="0009093E" w:rsidRDefault="0009093E">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_Toc514279483 \h </w:instrText>
      </w:r>
      <w:r>
        <w:rPr>
          <w:noProof/>
        </w:rPr>
      </w:r>
      <w:r>
        <w:rPr>
          <w:noProof/>
        </w:rPr>
        <w:fldChar w:fldCharType="separate"/>
      </w:r>
      <w:r>
        <w:rPr>
          <w:noProof/>
        </w:rPr>
        <w:t>9</w:t>
      </w:r>
      <w:r>
        <w:rPr>
          <w:noProof/>
        </w:rPr>
        <w:fldChar w:fldCharType="end"/>
      </w:r>
    </w:p>
    <w:p w14:paraId="59B4B089" w14:textId="1011DB4D" w:rsidR="0009093E" w:rsidRDefault="0009093E">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_Toc514279484 \h </w:instrText>
      </w:r>
      <w:r>
        <w:rPr>
          <w:noProof/>
        </w:rPr>
      </w:r>
      <w:r>
        <w:rPr>
          <w:noProof/>
        </w:rPr>
        <w:fldChar w:fldCharType="separate"/>
      </w:r>
      <w:r>
        <w:rPr>
          <w:noProof/>
        </w:rPr>
        <w:t>9</w:t>
      </w:r>
      <w:r>
        <w:rPr>
          <w:noProof/>
        </w:rPr>
        <w:fldChar w:fldCharType="end"/>
      </w:r>
    </w:p>
    <w:p w14:paraId="03E567DE" w14:textId="4F4EF1F9" w:rsidR="0009093E" w:rsidRDefault="0009093E">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_Toc514279485 \h </w:instrText>
      </w:r>
      <w:r>
        <w:rPr>
          <w:noProof/>
        </w:rPr>
      </w:r>
      <w:r>
        <w:rPr>
          <w:noProof/>
        </w:rPr>
        <w:fldChar w:fldCharType="separate"/>
      </w:r>
      <w:r>
        <w:rPr>
          <w:noProof/>
        </w:rPr>
        <w:t>11</w:t>
      </w:r>
      <w:r>
        <w:rPr>
          <w:noProof/>
        </w:rPr>
        <w:fldChar w:fldCharType="end"/>
      </w:r>
    </w:p>
    <w:p w14:paraId="12CE58F0" w14:textId="7ADCBD79" w:rsidR="0009093E" w:rsidRDefault="0009093E">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_Toc514279486 \h </w:instrText>
      </w:r>
      <w:r>
        <w:rPr>
          <w:noProof/>
        </w:rPr>
      </w:r>
      <w:r>
        <w:rPr>
          <w:noProof/>
        </w:rPr>
        <w:fldChar w:fldCharType="separate"/>
      </w:r>
      <w:r>
        <w:rPr>
          <w:noProof/>
        </w:rPr>
        <w:t>12</w:t>
      </w:r>
      <w:r>
        <w:rPr>
          <w:noProof/>
        </w:rPr>
        <w:fldChar w:fldCharType="end"/>
      </w:r>
    </w:p>
    <w:p w14:paraId="1136A5E3" w14:textId="238799B6" w:rsidR="0009093E" w:rsidRDefault="0009093E">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_Toc514279487 \h </w:instrText>
      </w:r>
      <w:r>
        <w:rPr>
          <w:noProof/>
        </w:rPr>
      </w:r>
      <w:r>
        <w:rPr>
          <w:noProof/>
        </w:rPr>
        <w:fldChar w:fldCharType="separate"/>
      </w:r>
      <w:r>
        <w:rPr>
          <w:noProof/>
        </w:rPr>
        <w:t>13</w:t>
      </w:r>
      <w:r>
        <w:rPr>
          <w:noProof/>
        </w:rPr>
        <w:fldChar w:fldCharType="end"/>
      </w:r>
    </w:p>
    <w:p w14:paraId="7886BFDE" w14:textId="7C0C7297" w:rsidR="0009093E" w:rsidRDefault="0009093E">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_Toc514279488 \h </w:instrText>
      </w:r>
      <w:r>
        <w:rPr>
          <w:noProof/>
        </w:rPr>
      </w:r>
      <w:r>
        <w:rPr>
          <w:noProof/>
        </w:rPr>
        <w:fldChar w:fldCharType="separate"/>
      </w:r>
      <w:r>
        <w:rPr>
          <w:noProof/>
        </w:rPr>
        <w:t>15</w:t>
      </w:r>
      <w:r>
        <w:rPr>
          <w:noProof/>
        </w:rPr>
        <w:fldChar w:fldCharType="end"/>
      </w:r>
    </w:p>
    <w:p w14:paraId="647B8FA6" w14:textId="18CDAB61" w:rsidR="0009093E" w:rsidRDefault="0009093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_Toc514279489 \h </w:instrText>
      </w:r>
      <w:r>
        <w:rPr>
          <w:noProof/>
        </w:rPr>
      </w:r>
      <w:r>
        <w:rPr>
          <w:noProof/>
        </w:rPr>
        <w:fldChar w:fldCharType="separate"/>
      </w:r>
      <w:r>
        <w:rPr>
          <w:noProof/>
        </w:rPr>
        <w:t>20</w:t>
      </w:r>
      <w:r>
        <w:rPr>
          <w:noProof/>
        </w:rPr>
        <w:fldChar w:fldCharType="end"/>
      </w:r>
    </w:p>
    <w:p w14:paraId="7342B1A3" w14:textId="4959B179" w:rsidR="0009093E" w:rsidRDefault="0009093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_Toc514279490 \h </w:instrText>
      </w:r>
      <w:r>
        <w:rPr>
          <w:noProof/>
        </w:rPr>
      </w:r>
      <w:r>
        <w:rPr>
          <w:noProof/>
        </w:rPr>
        <w:fldChar w:fldCharType="separate"/>
      </w:r>
      <w:r>
        <w:rPr>
          <w:noProof/>
        </w:rPr>
        <w:t>23</w:t>
      </w:r>
      <w:r>
        <w:rPr>
          <w:noProof/>
        </w:rPr>
        <w:fldChar w:fldCharType="end"/>
      </w:r>
    </w:p>
    <w:p w14:paraId="60A5AE5A" w14:textId="49D2C689" w:rsidR="0009093E" w:rsidRDefault="0009093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_Toc514279491 \h </w:instrText>
      </w:r>
      <w:r>
        <w:rPr>
          <w:noProof/>
        </w:rPr>
      </w:r>
      <w:r>
        <w:rPr>
          <w:noProof/>
        </w:rPr>
        <w:fldChar w:fldCharType="separate"/>
      </w:r>
      <w:r>
        <w:rPr>
          <w:noProof/>
        </w:rPr>
        <w:t>25</w:t>
      </w:r>
      <w:r>
        <w:rPr>
          <w:noProof/>
        </w:rPr>
        <w:fldChar w:fldCharType="end"/>
      </w:r>
    </w:p>
    <w:p w14:paraId="7CA64B09" w14:textId="1A1B9F97"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DE18DB"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6246CC"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r>
              <w:rPr>
                <w:lang w:val="en-US"/>
              </w:rPr>
              <w:t>Iphone Application A</w:t>
            </w:r>
            <w:r w:rsidR="00CD778E">
              <w:rPr>
                <w:lang w:val="en-US"/>
              </w:rPr>
              <w:t>rchive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4324961"/>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4324962"/>
      <w:r>
        <w:t>Zappware</w:t>
      </w:r>
      <w:bookmarkEnd w:id="12"/>
      <w:bookmarkEnd w:id="13"/>
    </w:p>
    <w:p w14:paraId="42E0E2C4" w14:textId="491F939E"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End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4" w:name="_Toc499557191"/>
      <w:bookmarkStart w:id="15" w:name="_Toc514324963"/>
      <w:r>
        <w:t>Onderzoeksvraag</w:t>
      </w:r>
      <w:bookmarkEnd w:id="14"/>
      <w:bookmarkEnd w:id="15"/>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6" w:name="_Toc499557192"/>
      <w:bookmarkStart w:id="17" w:name="_Toc514324964"/>
      <w:r>
        <w:lastRenderedPageBreak/>
        <w:t>Cross</w:t>
      </w:r>
      <w:r w:rsidR="0031414E">
        <w:t>-</w:t>
      </w:r>
      <w:r>
        <w:t>platform</w:t>
      </w:r>
      <w:bookmarkEnd w:id="16"/>
      <w:r w:rsidR="0031414E">
        <w:t xml:space="preserve"> frameworks</w:t>
      </w:r>
      <w:bookmarkEnd w:id="17"/>
    </w:p>
    <w:p w14:paraId="577F2081" w14:textId="77777777" w:rsidR="003601DE" w:rsidRDefault="003601DE" w:rsidP="003601DE">
      <w:pPr>
        <w:pStyle w:val="Kop2"/>
        <w:spacing w:before="120" w:after="120"/>
        <w:ind w:left="578" w:hanging="578"/>
      </w:pPr>
      <w:bookmarkStart w:id="18" w:name="_Toc499557193"/>
      <w:bookmarkStart w:id="19" w:name="_Toc514324965"/>
      <w:r>
        <w:t>Qt</w:t>
      </w:r>
      <w:bookmarkEnd w:id="18"/>
      <w:bookmarkEnd w:id="19"/>
    </w:p>
    <w:p w14:paraId="430ED42C" w14:textId="77777777" w:rsidR="003601DE" w:rsidRPr="0040512C" w:rsidRDefault="003601DE" w:rsidP="003601DE">
      <w:pPr>
        <w:pStyle w:val="Kop3"/>
        <w:spacing w:before="40"/>
      </w:pPr>
      <w:bookmarkStart w:id="20" w:name="_Toc499557194"/>
      <w:bookmarkStart w:id="21" w:name="_Toc514324966"/>
      <w:r>
        <w:t>Oorsprong</w:t>
      </w:r>
      <w:bookmarkEnd w:id="20"/>
      <w:bookmarkEnd w:id="21"/>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End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Digia en “The Qt Company” gesplitst in 2 onafhankelijke bedrijven. </w:t>
      </w:r>
      <w:sdt>
        <w:sdtPr>
          <w:id w:val="-625700268"/>
          <w:citation/>
        </w:sdtPr>
        <w:sdtEnd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2" w:name="_Toc499557195"/>
      <w:bookmarkStart w:id="23" w:name="_Toc514324967"/>
      <w:r>
        <w:t>Basis</w:t>
      </w:r>
      <w:bookmarkEnd w:id="22"/>
      <w:bookmarkEnd w:id="23"/>
    </w:p>
    <w:p w14:paraId="0168FD90" w14:textId="2C390C44"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End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p>
    <w:p w14:paraId="33D42ADF" w14:textId="6818035F"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End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4" w:name="_Toc499557196"/>
      <w:bookmarkStart w:id="25" w:name="_Toc514324968"/>
      <w:r>
        <w:lastRenderedPageBreak/>
        <w:t>Grafische</w:t>
      </w:r>
      <w:r w:rsidR="003601DE">
        <w:t xml:space="preserve"> architectuur</w:t>
      </w:r>
      <w:bookmarkEnd w:id="24"/>
      <w:bookmarkEnd w:id="25"/>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930391" w:rsidRPr="00773215" w:rsidRDefault="00930391" w:rsidP="00C75CE0">
                            <w:pPr>
                              <w:pStyle w:val="Bijschrift"/>
                              <w:jc w:val="center"/>
                              <w:rPr>
                                <w:noProof/>
                              </w:rPr>
                            </w:pPr>
                            <w:bookmarkStart w:id="26" w:name="_Toc514279478"/>
                            <w:r>
                              <w:t xml:space="preserve">Figuur </w:t>
                            </w:r>
                            <w:fldSimple w:instr=" STYLEREF 1 \s ">
                              <w:r>
                                <w:rPr>
                                  <w:noProof/>
                                </w:rPr>
                                <w:t>2</w:t>
                              </w:r>
                            </w:fldSimple>
                            <w:r>
                              <w:t>.</w:t>
                            </w:r>
                            <w:fldSimple w:instr=" SEQ Figuur \* ARABIC \s 1 ">
                              <w:r>
                                <w:rPr>
                                  <w:noProof/>
                                </w:rPr>
                                <w:t>1</w:t>
                              </w:r>
                            </w:fldSimple>
                            <w:r>
                              <w:t>: de grafische architectuur van Qt</w:t>
                            </w:r>
                            <w:sdt>
                              <w:sdtPr>
                                <w:id w:val="981579344"/>
                                <w:citation/>
                              </w:sdtPr>
                              <w:sdtEnd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930391" w:rsidRPr="00773215" w:rsidRDefault="00930391" w:rsidP="00C75CE0">
                      <w:pPr>
                        <w:pStyle w:val="Bijschrift"/>
                        <w:jc w:val="center"/>
                        <w:rPr>
                          <w:noProof/>
                        </w:rPr>
                      </w:pPr>
                      <w:bookmarkStart w:id="27" w:name="_Toc514279478"/>
                      <w:r>
                        <w:t xml:space="preserve">Figuur </w:t>
                      </w:r>
                      <w:fldSimple w:instr=" STYLEREF 1 \s ">
                        <w:r>
                          <w:rPr>
                            <w:noProof/>
                          </w:rPr>
                          <w:t>2</w:t>
                        </w:r>
                      </w:fldSimple>
                      <w:r>
                        <w:t>.</w:t>
                      </w:r>
                      <w:fldSimple w:instr=" SEQ Figuur \* ARABIC \s 1 ">
                        <w:r>
                          <w:rPr>
                            <w:noProof/>
                          </w:rPr>
                          <w:t>1</w:t>
                        </w:r>
                      </w:fldSimple>
                      <w:r>
                        <w:t>: de grafische architectuur van Qt</w:t>
                      </w:r>
                      <w:sdt>
                        <w:sdtPr>
                          <w:id w:val="981579344"/>
                          <w:citation/>
                        </w:sdtPr>
                        <w:sdtEnd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7"/>
                    </w:p>
                  </w:txbxContent>
                </v:textbox>
                <w10:anchorlock/>
              </v:shape>
            </w:pict>
          </mc:Fallback>
        </mc:AlternateContent>
      </w:r>
    </w:p>
    <w:p w14:paraId="49C9B4B3" w14:textId="2E08AD23" w:rsidR="00AA1B12" w:rsidRDefault="00CD1C7C" w:rsidP="00720468">
      <w:pPr>
        <w:spacing w:before="120" w:after="0"/>
      </w:pPr>
      <w:r w:rsidRPr="00267FC2">
        <w:rPr>
          <w:highlight w:val="yellow"/>
        </w:rPr>
        <w:t>In Figuur 2-1 is de grafische architectuur te zien die toegepast wordt op Qt</w:t>
      </w:r>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window systeem en het grafische systeem.</w:t>
      </w:r>
      <w:r>
        <w:t xml:space="preserve"> </w:t>
      </w:r>
      <w:r w:rsidR="003601DE">
        <w:t>Het grafische systeem beheert de display hardware. Vooral OpenGL-GL, een library die 2D en 3D vectoren rendert, wordt als API gebruikt voor het grafische systeem.</w:t>
      </w:r>
      <w:sdt>
        <w:sdtPr>
          <w:id w:val="1044723650"/>
          <w:citation/>
        </w:sdtPr>
        <w:sdtEnd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End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p>
    <w:p w14:paraId="60F7419E" w14:textId="7C00FC56" w:rsidR="003601DE" w:rsidRDefault="003601DE" w:rsidP="003601DE">
      <w:pPr>
        <w:spacing w:before="120" w:after="0"/>
      </w:pP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8" w:name="_Toc499557197"/>
      <w:bookmarkStart w:id="29" w:name="_Toc514324969"/>
      <w:r>
        <w:lastRenderedPageBreak/>
        <w:t xml:space="preserve">Main feature: </w:t>
      </w:r>
      <w:r w:rsidR="003601DE">
        <w:t>Signals and slots</w:t>
      </w:r>
      <w:bookmarkEnd w:id="28"/>
      <w:bookmarkEnd w:id="29"/>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930391" w:rsidRPr="003503E3" w:rsidRDefault="00930391" w:rsidP="00C75CE0">
                            <w:pPr>
                              <w:pStyle w:val="Bijschrift"/>
                              <w:jc w:val="center"/>
                              <w:rPr>
                                <w:noProof/>
                              </w:rPr>
                            </w:pPr>
                            <w:bookmarkStart w:id="30" w:name="_Toc514279479"/>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880310465"/>
                                <w:citation/>
                              </w:sdtPr>
                              <w:sdtEndPr/>
                              <w:sdtContent>
                                <w:r>
                                  <w:fldChar w:fldCharType="begin"/>
                                </w:r>
                                <w:r>
                                  <w:instrText xml:space="preserve"> CITATION Qt18 \l 2067 </w:instrText>
                                </w:r>
                                <w:r>
                                  <w:fldChar w:fldCharType="separate"/>
                                </w:r>
                                <w:r w:rsidR="00F5614E" w:rsidRPr="00F5614E">
                                  <w:rPr>
                                    <w:noProof/>
                                  </w:rPr>
                                  <w:t>[8]</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930391" w:rsidRPr="003503E3" w:rsidRDefault="00930391" w:rsidP="00C75CE0">
                      <w:pPr>
                        <w:pStyle w:val="Bijschrift"/>
                        <w:jc w:val="center"/>
                        <w:rPr>
                          <w:noProof/>
                        </w:rPr>
                      </w:pPr>
                      <w:bookmarkStart w:id="31" w:name="_Toc514279479"/>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880310465"/>
                          <w:citation/>
                        </w:sdtPr>
                        <w:sdtEndPr/>
                        <w:sdtContent>
                          <w:r>
                            <w:fldChar w:fldCharType="begin"/>
                          </w:r>
                          <w:r>
                            <w:instrText xml:space="preserve"> CITATION Qt18 \l 2067 </w:instrText>
                          </w:r>
                          <w:r>
                            <w:fldChar w:fldCharType="separate"/>
                          </w:r>
                          <w:r w:rsidR="00F5614E" w:rsidRPr="00F5614E">
                            <w:rPr>
                              <w:noProof/>
                            </w:rPr>
                            <w:t>[8]</w:t>
                          </w:r>
                          <w:r>
                            <w:fldChar w:fldCharType="end"/>
                          </w:r>
                        </w:sdtContent>
                      </w:sdt>
                      <w:bookmarkEnd w:id="31"/>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End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r w:rsidRPr="00657D17">
        <w:rPr>
          <w:i/>
        </w:rPr>
        <w:t>quit()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930391" w:rsidRPr="00657D17" w:rsidRDefault="00930391" w:rsidP="00657D17">
                            <w:pPr>
                              <w:jc w:val="left"/>
                              <w:rPr>
                                <w:rFonts w:cs="Arial"/>
                                <w:sz w:val="20"/>
                                <w:highlight w:val="yellow"/>
                                <w:lang w:val="en-US"/>
                                <w:rPrChange w:id="32" w:author="Fien Van Bael" w:date="2018-04-11T14:42:00Z">
                                  <w:rPr>
                                    <w:rFonts w:ascii="Courier New" w:hAnsi="Courier New" w:cs="Courier New"/>
                                  </w:rPr>
                                </w:rPrChange>
                              </w:rPr>
                            </w:pPr>
                            <w:r w:rsidRPr="00657D17">
                              <w:rPr>
                                <w:rFonts w:cs="Arial"/>
                                <w:sz w:val="20"/>
                                <w:highlight w:val="yellow"/>
                                <w:lang w:val="en-US"/>
                                <w:rPrChange w:id="33" w:author="Fien Van Bael" w:date="2018-04-11T14:42:00Z">
                                  <w:rPr>
                                    <w:rFonts w:ascii="Courier New" w:hAnsi="Courier New" w:cs="Courier New"/>
                                  </w:rPr>
                                </w:rPrChange>
                              </w:rPr>
                              <w:t>Int main (int argc, char *argv[])</w:t>
                            </w:r>
                          </w:p>
                          <w:p w14:paraId="0B3C9AB1" w14:textId="77777777" w:rsidR="00930391" w:rsidRPr="00657D17" w:rsidRDefault="00930391" w:rsidP="00657D17">
                            <w:pPr>
                              <w:ind w:left="709"/>
                              <w:jc w:val="left"/>
                              <w:rPr>
                                <w:rFonts w:cs="Arial"/>
                                <w:sz w:val="20"/>
                                <w:highlight w:val="yellow"/>
                                <w:lang w:val="en-US"/>
                                <w:rPrChange w:id="34" w:author="Fien Van Bael" w:date="2018-04-11T14:42:00Z">
                                  <w:rPr>
                                    <w:rFonts w:ascii="Courier New" w:hAnsi="Courier New" w:cs="Courier New"/>
                                  </w:rPr>
                                </w:rPrChange>
                              </w:rPr>
                            </w:pPr>
                            <w:r w:rsidRPr="00657D17">
                              <w:rPr>
                                <w:rFonts w:cs="Arial"/>
                                <w:sz w:val="20"/>
                                <w:highlight w:val="yellow"/>
                                <w:lang w:val="en-US"/>
                                <w:rPrChange w:id="35"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r w:rsidRPr="00657D17">
                              <w:rPr>
                                <w:rFonts w:cs="Arial"/>
                                <w:sz w:val="20"/>
                                <w:highlight w:val="yellow"/>
                                <w:lang w:val="en-US"/>
                                <w:rPrChange w:id="36" w:author="Fien Van Bael" w:date="2018-04-11T14:42:00Z">
                                  <w:rPr>
                                    <w:rFonts w:ascii="Courier New" w:hAnsi="Courier New" w:cs="Courier New"/>
                                  </w:rPr>
                                </w:rPrChange>
                              </w:rPr>
                              <w:t>QApplication app(argc, argv);</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37"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38" w:author="Fien Van Bael" w:date="2018-04-11T14:42:00Z">
                                  <w:rPr>
                                    <w:rFonts w:ascii="Courier New" w:hAnsi="Courier New" w:cs="Courier New"/>
                                  </w:rPr>
                                </w:rPrChange>
                              </w:rPr>
                              <w:t xml:space="preserve">QPushButton *button = new QPushButton(“Quit”); </w:t>
                            </w:r>
                          </w:p>
                          <w:p w14:paraId="414121CD" w14:textId="77777777" w:rsidR="00930391" w:rsidRPr="00657D17" w:rsidRDefault="00930391" w:rsidP="00657D17">
                            <w:pPr>
                              <w:jc w:val="left"/>
                              <w:rPr>
                                <w:rFonts w:cs="Arial"/>
                                <w:sz w:val="20"/>
                                <w:highlight w:val="yellow"/>
                                <w:lang w:val="en-US"/>
                                <w:rPrChange w:id="39"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40" w:author="Fien Van Bael" w:date="2018-04-11T14:42:00Z">
                                  <w:rPr>
                                    <w:rFonts w:ascii="Courier New" w:hAnsi="Courier New" w:cs="Courier New"/>
                                  </w:rPr>
                                </w:rPrChange>
                              </w:rPr>
                              <w:t>QObject::connect (button, SIGNAL(clicked()), &amp;app, SLOT(quit());</w:t>
                            </w:r>
                          </w:p>
                          <w:p w14:paraId="7ABA9022" w14:textId="77777777" w:rsidR="00930391" w:rsidRPr="00657D17" w:rsidRDefault="00930391" w:rsidP="00657D17">
                            <w:pPr>
                              <w:jc w:val="left"/>
                              <w:rPr>
                                <w:rFonts w:cs="Arial"/>
                                <w:sz w:val="20"/>
                                <w:highlight w:val="yellow"/>
                                <w:lang w:val="en-US"/>
                                <w:rPrChange w:id="41"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42"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43"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44" w:author="Fien Van Bael" w:date="2018-04-11T14:42:00Z">
                                  <w:rPr>
                                    <w:rFonts w:ascii="Courier New" w:hAnsi="Courier New" w:cs="Courier New"/>
                                  </w:rPr>
                                </w:rPrChange>
                              </w:rPr>
                              <w:t>return app.exec();</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930391" w:rsidRPr="00657D17" w:rsidRDefault="00930391" w:rsidP="00657D17">
                      <w:pPr>
                        <w:jc w:val="left"/>
                        <w:rPr>
                          <w:rFonts w:cs="Arial"/>
                          <w:sz w:val="20"/>
                          <w:highlight w:val="yellow"/>
                          <w:lang w:val="en-US"/>
                          <w:rPrChange w:id="45" w:author="Fien Van Bael" w:date="2018-04-11T14:42:00Z">
                            <w:rPr>
                              <w:rFonts w:ascii="Courier New" w:hAnsi="Courier New" w:cs="Courier New"/>
                            </w:rPr>
                          </w:rPrChange>
                        </w:rPr>
                      </w:pPr>
                      <w:r w:rsidRPr="00657D17">
                        <w:rPr>
                          <w:rFonts w:cs="Arial"/>
                          <w:sz w:val="20"/>
                          <w:highlight w:val="yellow"/>
                          <w:lang w:val="en-US"/>
                          <w:rPrChange w:id="46" w:author="Fien Van Bael" w:date="2018-04-11T14:42:00Z">
                            <w:rPr>
                              <w:rFonts w:ascii="Courier New" w:hAnsi="Courier New" w:cs="Courier New"/>
                            </w:rPr>
                          </w:rPrChange>
                        </w:rPr>
                        <w:t>Int main (int argc, char *argv[])</w:t>
                      </w:r>
                    </w:p>
                    <w:p w14:paraId="0B3C9AB1" w14:textId="77777777" w:rsidR="00930391" w:rsidRPr="00657D17" w:rsidRDefault="00930391" w:rsidP="00657D17">
                      <w:pPr>
                        <w:ind w:left="709"/>
                        <w:jc w:val="left"/>
                        <w:rPr>
                          <w:rFonts w:cs="Arial"/>
                          <w:sz w:val="20"/>
                          <w:highlight w:val="yellow"/>
                          <w:lang w:val="en-US"/>
                          <w:rPrChange w:id="47" w:author="Fien Van Bael" w:date="2018-04-11T14:42:00Z">
                            <w:rPr>
                              <w:rFonts w:ascii="Courier New" w:hAnsi="Courier New" w:cs="Courier New"/>
                            </w:rPr>
                          </w:rPrChange>
                        </w:rPr>
                      </w:pPr>
                      <w:r w:rsidRPr="00657D17">
                        <w:rPr>
                          <w:rFonts w:cs="Arial"/>
                          <w:sz w:val="20"/>
                          <w:highlight w:val="yellow"/>
                          <w:lang w:val="en-US"/>
                          <w:rPrChange w:id="48"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r w:rsidRPr="00657D17">
                        <w:rPr>
                          <w:rFonts w:cs="Arial"/>
                          <w:sz w:val="20"/>
                          <w:highlight w:val="yellow"/>
                          <w:lang w:val="en-US"/>
                          <w:rPrChange w:id="49" w:author="Fien Van Bael" w:date="2018-04-11T14:42:00Z">
                            <w:rPr>
                              <w:rFonts w:ascii="Courier New" w:hAnsi="Courier New" w:cs="Courier New"/>
                            </w:rPr>
                          </w:rPrChange>
                        </w:rPr>
                        <w:t>QApplication app(argc, argv);</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50"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1" w:author="Fien Van Bael" w:date="2018-04-11T14:42:00Z">
                            <w:rPr>
                              <w:rFonts w:ascii="Courier New" w:hAnsi="Courier New" w:cs="Courier New"/>
                            </w:rPr>
                          </w:rPrChange>
                        </w:rPr>
                        <w:t xml:space="preserve">QPushButton *button = new QPushButton(“Quit”); </w:t>
                      </w:r>
                    </w:p>
                    <w:p w14:paraId="414121CD" w14:textId="77777777" w:rsidR="00930391" w:rsidRPr="00657D17" w:rsidRDefault="00930391" w:rsidP="00657D17">
                      <w:pPr>
                        <w:jc w:val="left"/>
                        <w:rPr>
                          <w:rFonts w:cs="Arial"/>
                          <w:sz w:val="20"/>
                          <w:highlight w:val="yellow"/>
                          <w:lang w:val="en-US"/>
                          <w:rPrChange w:id="52"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3" w:author="Fien Van Bael" w:date="2018-04-11T14:42:00Z">
                            <w:rPr>
                              <w:rFonts w:ascii="Courier New" w:hAnsi="Courier New" w:cs="Courier New"/>
                            </w:rPr>
                          </w:rPrChange>
                        </w:rPr>
                        <w:t>QObject::connect (button, SIGNAL(clicked()), &amp;app, SLOT(quit());</w:t>
                      </w:r>
                    </w:p>
                    <w:p w14:paraId="7ABA9022" w14:textId="77777777" w:rsidR="00930391" w:rsidRPr="00657D17" w:rsidRDefault="00930391" w:rsidP="00657D17">
                      <w:pPr>
                        <w:jc w:val="left"/>
                        <w:rPr>
                          <w:rFonts w:cs="Arial"/>
                          <w:sz w:val="20"/>
                          <w:highlight w:val="yellow"/>
                          <w:lang w:val="en-US"/>
                          <w:rPrChange w:id="54"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55"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56"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7" w:author="Fien Van Bael" w:date="2018-04-11T14:42:00Z">
                            <w:rPr>
                              <w:rFonts w:ascii="Courier New" w:hAnsi="Courier New" w:cs="Courier New"/>
                            </w:rPr>
                          </w:rPrChange>
                        </w:rPr>
                        <w:t>return app.exec();</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58" w:name="_Toc514324970"/>
      <w:r>
        <w:lastRenderedPageBreak/>
        <w:t xml:space="preserve">Qt </w:t>
      </w:r>
      <w:r w:rsidR="00573705">
        <w:t>C</w:t>
      </w:r>
      <w:r>
        <w:t>reator</w:t>
      </w:r>
      <w:bookmarkEnd w:id="58"/>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59" w:name="_Toc514324971"/>
      <w:r>
        <w:t>Portfolio</w:t>
      </w:r>
      <w:bookmarkEnd w:id="59"/>
    </w:p>
    <w:p w14:paraId="35CEE5DB" w14:textId="17367CC4" w:rsidR="003601DE" w:rsidRDefault="00BB6300" w:rsidP="003601DE">
      <w:pPr>
        <w:spacing w:before="120" w:after="0"/>
      </w:pPr>
      <w:r>
        <w:t>Noemenswaardige applicaties die Qt of QML gebruiken:</w:t>
      </w:r>
      <w:sdt>
        <w:sdtPr>
          <w:id w:val="-1324803102"/>
          <w:citation/>
        </w:sdtPr>
        <w:sdtEnd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60" w:name="_Toc499557198"/>
      <w:bookmarkStart w:id="61" w:name="_Toc514324972"/>
      <w:r>
        <w:lastRenderedPageBreak/>
        <w:t>React Native</w:t>
      </w:r>
      <w:bookmarkEnd w:id="60"/>
      <w:bookmarkEnd w:id="61"/>
    </w:p>
    <w:p w14:paraId="1E8DA4C3" w14:textId="77777777" w:rsidR="003601DE" w:rsidRDefault="003601DE" w:rsidP="003601DE">
      <w:pPr>
        <w:pStyle w:val="Kop3"/>
        <w:spacing w:before="40"/>
      </w:pPr>
      <w:bookmarkStart w:id="62" w:name="_Toc514324973"/>
      <w:r>
        <w:t>Oorsprong</w:t>
      </w:r>
      <w:bookmarkEnd w:id="62"/>
    </w:p>
    <w:p w14:paraId="3AF6A089" w14:textId="29F95FDF"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End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74DBDF85" w:rsidR="003601DE" w:rsidRDefault="003601DE" w:rsidP="003601DE">
      <w:r>
        <w:t>React Native startte als een hackathlon project in de zomer van 2013</w:t>
      </w:r>
      <w:sdt>
        <w:sdtPr>
          <w:id w:val="436346519"/>
          <w:citation/>
        </w:sdtPr>
        <w:sdtEnd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2A7C95">
        <w:t>RN</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End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63" w:name="_Toc514324974"/>
      <w:r>
        <w:t>Basis</w:t>
      </w:r>
      <w:bookmarkEnd w:id="63"/>
    </w:p>
    <w:p w14:paraId="2A2EBC60" w14:textId="0AB6657C"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End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64" w:name="_Toc514324975"/>
      <w:r>
        <w:lastRenderedPageBreak/>
        <w:t>Features</w:t>
      </w:r>
      <w:bookmarkEnd w:id="64"/>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658240"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End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71FF7599" w:rsidR="003601DE" w:rsidRDefault="005F268F" w:rsidP="003601DE">
      <w:pPr>
        <w:keepNext/>
      </w:pPr>
      <w:r>
        <w:rPr>
          <w:noProof/>
        </w:rPr>
        <mc:AlternateContent>
          <mc:Choice Requires="wps">
            <w:drawing>
              <wp:anchor distT="0" distB="0" distL="114300" distR="114300" simplePos="0" relativeHeight="251658251"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930391" w:rsidRPr="00E77034" w:rsidRDefault="00930391" w:rsidP="00C75CE0">
                            <w:pPr>
                              <w:pStyle w:val="Bijschrift"/>
                              <w:jc w:val="center"/>
                              <w:rPr>
                                <w:bCs/>
                                <w:noProof/>
                              </w:rPr>
                            </w:pPr>
                            <w:bookmarkStart w:id="65" w:name="_Toc514279480"/>
                            <w:r>
                              <w:t xml:space="preserve">Figuur </w:t>
                            </w:r>
                            <w:fldSimple w:instr=" STYLEREF 1 \s ">
                              <w:r>
                                <w:rPr>
                                  <w:noProof/>
                                </w:rPr>
                                <w:t>2</w:t>
                              </w:r>
                            </w:fldSimple>
                            <w:r>
                              <w:t>.</w:t>
                            </w:r>
                            <w:fldSimple w:instr=" SEQ Figuur \* ARABIC \s 1 ">
                              <w:r>
                                <w:rPr>
                                  <w:noProof/>
                                </w:rPr>
                                <w:t>4</w:t>
                              </w:r>
                            </w:fldSimple>
                            <w:r>
                              <w:t>: Voorbeeld DOM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930391" w:rsidRPr="00E77034" w:rsidRDefault="00930391" w:rsidP="00C75CE0">
                      <w:pPr>
                        <w:pStyle w:val="Bijschrift"/>
                        <w:jc w:val="center"/>
                        <w:rPr>
                          <w:bCs/>
                          <w:noProof/>
                        </w:rPr>
                      </w:pPr>
                      <w:bookmarkStart w:id="66" w:name="_Toc514279480"/>
                      <w:r>
                        <w:t xml:space="preserve">Figuur </w:t>
                      </w:r>
                      <w:fldSimple w:instr=" STYLEREF 1 \s ">
                        <w:r>
                          <w:rPr>
                            <w:noProof/>
                          </w:rPr>
                          <w:t>2</w:t>
                        </w:r>
                      </w:fldSimple>
                      <w:r>
                        <w:t>.</w:t>
                      </w:r>
                      <w:fldSimple w:instr=" SEQ Figuur \* ARABIC \s 1 ">
                        <w:r>
                          <w:rPr>
                            <w:noProof/>
                          </w:rPr>
                          <w:t>4</w:t>
                        </w:r>
                      </w:fldSimple>
                      <w:r>
                        <w:t>: Voorbeeld DOM</w:t>
                      </w:r>
                      <w:bookmarkEnd w:id="66"/>
                    </w:p>
                  </w:txbxContent>
                </v:textbox>
                <w10:wrap type="topAndBottom"/>
              </v:shape>
            </w:pict>
          </mc:Fallback>
        </mc:AlternateContent>
      </w:r>
      <w:r w:rsidR="003601DE">
        <w:t xml:space="preserve">React onderhoudt een virtuele representatie van deze DOM, Virtual DOM dus. Samen met een ‘diffing’ algoritme, </w:t>
      </w:r>
      <w:r w:rsidR="00215D30">
        <w:t>die twee trees</w:t>
      </w:r>
      <w:r w:rsidR="003601DE">
        <w:t xml:space="preserve"> vergelijkt, kan RN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658247"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End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MdRvkc1AgAAaQQAAA4AAAAAAAAAAAAA&#10;AAAALgIAAGRycy9lMm9Eb2MueG1sUEsBAi0AFAAGAAgAAAAhAAx0XaPfAAAACwEAAA8AAAAAAAAA&#10;AAAAAAAAjwQAAGRycy9kb3ducmV2LnhtbFBLBQYAAAAABAAEAPMAAACbBQAAAAA=&#10;" stroked="f">
                <v:textbox inset="0,0,0,0">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05841787"/>
                          <w:citation/>
                        </w:sdtPr>
                        <w:sdtEnd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20E974C8"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DOM te renderen, zal </w:t>
      </w:r>
      <w:r w:rsidR="00CE4433" w:rsidRPr="00CE4433">
        <w:rPr>
          <w:highlight w:val="yellow"/>
        </w:rPr>
        <w:t>RN</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RN zich van andere cross-platform development opties, die </w:t>
      </w:r>
      <w:del w:id="67" w:author="Fien Van Bael" w:date="2018-04-11T15:05:00Z">
        <w:r w:rsidDel="00AA1B12">
          <w:delText>meestl</w:delText>
        </w:r>
      </w:del>
      <w:ins w:id="68" w:author="Fien Van Bael" w:date="2018-04-11T15:05:00Z">
        <w:r w:rsidR="00AA1B12">
          <w:t>meestal</w:t>
        </w:r>
      </w:ins>
      <w:r>
        <w:t xml:space="preserve"> een web-based view renderen.</w:t>
      </w:r>
      <w:r w:rsidR="00273D03" w:rsidRPr="00273D03">
        <w:t xml:space="preserve"> </w:t>
      </w:r>
      <w:sdt>
        <w:sdtPr>
          <w:id w:val="-1715182702"/>
          <w:citation/>
        </w:sdtPr>
        <w:sdtEnd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533DEF" w:rsidRDefault="003601DE" w:rsidP="003601DE">
      <w:pPr>
        <w:pStyle w:val="Kop4"/>
        <w:spacing w:before="40" w:after="0"/>
        <w:rPr>
          <w:lang w:val="en-US"/>
          <w:rPrChange w:id="69" w:author="Fien Van Bael" w:date="2018-04-11T14:42:00Z">
            <w:rPr/>
          </w:rPrChange>
        </w:rPr>
      </w:pPr>
      <w:r w:rsidRPr="00533DEF">
        <w:rPr>
          <w:lang w:val="en-US"/>
          <w:rPrChange w:id="70" w:author="Fien Van Bael" w:date="2018-04-11T14:42:00Z">
            <w:rPr/>
          </w:rPrChange>
        </w:rPr>
        <w:t>One-way data flow</w:t>
      </w:r>
      <w:r w:rsidR="002B6381" w:rsidRPr="00533DEF">
        <w:rPr>
          <w:lang w:val="en-US"/>
          <w:rPrChange w:id="71" w:author="Fien Van Bael" w:date="2018-04-11T14:42:00Z">
            <w:rPr/>
          </w:rPrChange>
        </w:rPr>
        <w:t>: MVC – Flux - Redux</w:t>
      </w:r>
    </w:p>
    <w:p w14:paraId="083A8404" w14:textId="2DE31CC1"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72" w:name="_Toc514279481"/>
      <w:r>
        <w:t xml:space="preserve">Figuur </w:t>
      </w:r>
      <w:fldSimple w:instr=" STYLEREF 1 \s ">
        <w:r w:rsidR="00657D17">
          <w:rPr>
            <w:noProof/>
          </w:rPr>
          <w:t>2</w:t>
        </w:r>
      </w:fldSimple>
      <w:r w:rsidR="00657D17">
        <w:t>.</w:t>
      </w:r>
      <w:fldSimple w:instr=" SEQ Figuur \* ARABIC \s 1 ">
        <w:r w:rsidR="00657D17">
          <w:rPr>
            <w:noProof/>
          </w:rPr>
          <w:t>5</w:t>
        </w:r>
      </w:fldSimple>
      <w:r>
        <w:t xml:space="preserve">: </w:t>
      </w:r>
      <w:bookmarkStart w:id="73" w:name="_Ref509316668"/>
      <w:r>
        <w:t>Voorbeeld MVC</w:t>
      </w:r>
      <w:bookmarkEnd w:id="73"/>
      <w:r w:rsidRPr="00030C0A">
        <w:t xml:space="preserve"> </w:t>
      </w:r>
      <w:sdt>
        <w:sdtPr>
          <w:id w:val="-1821190442"/>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2"/>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74" w:name="_Toc514279482"/>
      <w:r>
        <w:t xml:space="preserve">Figuur </w:t>
      </w:r>
      <w:fldSimple w:instr=" STYLEREF 1 \s ">
        <w:r w:rsidR="00657D17">
          <w:rPr>
            <w:noProof/>
          </w:rPr>
          <w:t>2</w:t>
        </w:r>
      </w:fldSimple>
      <w:r w:rsidR="00657D17">
        <w:t>.</w:t>
      </w:r>
      <w:fldSimple w:instr=" SEQ Figuur \* ARABIC \s 1 ">
        <w:r w:rsidR="00657D17">
          <w:rPr>
            <w:noProof/>
          </w:rPr>
          <w:t>6</w:t>
        </w:r>
      </w:fldSimple>
      <w:r w:rsidRPr="00454E75">
        <w:t xml:space="preserve"> </w:t>
      </w:r>
      <w:r>
        <w:t>Complexer voorbeeld MVC</w:t>
      </w:r>
      <w:r w:rsidRPr="00030C0A">
        <w:t xml:space="preserve"> </w:t>
      </w:r>
      <w:sdt>
        <w:sdtPr>
          <w:id w:val="-1864586618"/>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4"/>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1658257"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View via één enkel pad naar de D</w:t>
      </w:r>
      <w:r w:rsidR="000D1F51" w:rsidRPr="00BC4311">
        <w:rPr>
          <w:highlight w:val="yellow"/>
        </w:rPr>
        <w:t xml:space="preserve">ispatcher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End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75" w:name="_Toc514279483"/>
      <w:r>
        <w:rPr>
          <w:noProof/>
        </w:rPr>
        <w:drawing>
          <wp:anchor distT="0" distB="0" distL="114300" distR="114300" simplePos="0" relativeHeight="251658258"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fldSimple w:instr=" STYLEREF 1 \s ">
        <w:r w:rsidR="00657D17">
          <w:rPr>
            <w:noProof/>
          </w:rPr>
          <w:t>2</w:t>
        </w:r>
      </w:fldSimple>
      <w:r w:rsidR="00657D17">
        <w:t>.</w:t>
      </w:r>
      <w:fldSimple w:instr=" SEQ Figuur \* ARABIC \s 1 ">
        <w:r w:rsidR="00657D17">
          <w:rPr>
            <w:noProof/>
          </w:rPr>
          <w:t>7</w:t>
        </w:r>
      </w:fldSimple>
      <w:r w:rsidR="00C75CE0">
        <w:t>: Voorbeeld Flux</w:t>
      </w:r>
      <w:r w:rsidR="00030C0A" w:rsidRPr="00030C0A">
        <w:t xml:space="preserve"> </w:t>
      </w:r>
      <w:sdt>
        <w:sdtPr>
          <w:id w:val="1419750988"/>
          <w:citation/>
        </w:sdtPr>
        <w:sdtEnd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75"/>
    </w:p>
    <w:p w14:paraId="55407869" w14:textId="75043AB3" w:rsidR="00BC4311" w:rsidRDefault="00BC4311" w:rsidP="003601DE">
      <w:r>
        <w:rPr>
          <w:noProof/>
        </w:rPr>
        <mc:AlternateContent>
          <mc:Choice Requires="wps">
            <w:drawing>
              <wp:anchor distT="0" distB="0" distL="114300" distR="114300" simplePos="0" relativeHeight="251658259"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930391" w:rsidRPr="00537A09" w:rsidRDefault="00930391" w:rsidP="00591A6A">
                            <w:pPr>
                              <w:pStyle w:val="Bijschrift"/>
                              <w:jc w:val="center"/>
                              <w:rPr>
                                <w:noProof/>
                              </w:rPr>
                            </w:pPr>
                            <w:bookmarkStart w:id="76" w:name="_Toc514279484"/>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30742876"/>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OpyXU4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930391" w:rsidRPr="00537A09" w:rsidRDefault="00930391" w:rsidP="00591A6A">
                      <w:pPr>
                        <w:pStyle w:val="Bijschrift"/>
                        <w:jc w:val="center"/>
                        <w:rPr>
                          <w:noProof/>
                        </w:rPr>
                      </w:pPr>
                      <w:bookmarkStart w:id="77" w:name="_Toc514279484"/>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30742876"/>
                          <w:citation/>
                        </w:sdtPr>
                        <w:sdtEnd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7"/>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00E97E4D"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End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End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78" w:name="_Toc514324976"/>
      <w:r>
        <w:t>Gebruik</w:t>
      </w:r>
      <w:bookmarkEnd w:id="78"/>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693630A1" w:rsidR="00AC1241" w:rsidRDefault="00A86707" w:rsidP="000859D6">
      <w:r>
        <w:t xml:space="preserve">Om een simulatie van die applicatie te kunnen verkrijgen zijn er enkele mogelijkheden. </w:t>
      </w:r>
      <w:del w:id="79"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80" w:author="Fien Van Bael" w:date="2018-04-11T15:11:00Z">
        <w:r w:rsidR="00751A60">
          <w:t>,</w:t>
        </w:r>
      </w:ins>
      <w:del w:id="81" w:author="Fien Van Bael" w:date="2018-04-11T15:11:00Z">
        <w:r w:rsidDel="00751A60">
          <w:delText xml:space="preserve">– </w:delText>
        </w:r>
      </w:del>
      <w:r>
        <w:t>die de terminal weergeeft bij het runnen van het project</w:t>
      </w:r>
      <w:ins w:id="82" w:author="Fien Van Bael" w:date="2018-04-11T15:11:00Z">
        <w:r w:rsidR="00751A60">
          <w:t>,</w:t>
        </w:r>
      </w:ins>
      <w:del w:id="83"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17303E70" w14:textId="77777777" w:rsidR="00BC4311" w:rsidRPr="000859D6" w:rsidRDefault="00BC4311" w:rsidP="000859D6"/>
    <w:p w14:paraId="0ACAF975" w14:textId="56D634F6" w:rsidR="00976AE1" w:rsidRDefault="00F43ED7" w:rsidP="003601DE">
      <w:pPr>
        <w:pStyle w:val="Kop3"/>
      </w:pPr>
      <w:bookmarkStart w:id="84" w:name="_Toc514324977"/>
      <w:r>
        <w:lastRenderedPageBreak/>
        <w:t>Portfolio</w:t>
      </w:r>
      <w:bookmarkEnd w:id="84"/>
    </w:p>
    <w:p w14:paraId="013A00A0" w14:textId="0EFE2F2A"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End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ADBBE6F" w14:textId="7C4606A4" w:rsidR="000859D6" w:rsidRDefault="00FC2F51" w:rsidP="000859D6">
      <w:pPr>
        <w:pStyle w:val="Lijstalinea"/>
        <w:numPr>
          <w:ilvl w:val="0"/>
          <w:numId w:val="10"/>
        </w:numPr>
      </w:pPr>
      <w:r>
        <w:t>Tencent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85" w:name="_Toc499557200"/>
      <w:bookmarkStart w:id="86" w:name="_Toc514324978"/>
      <w:r>
        <w:t>Xamarin</w:t>
      </w:r>
      <w:bookmarkEnd w:id="85"/>
      <w:bookmarkEnd w:id="86"/>
    </w:p>
    <w:p w14:paraId="092EB4BC" w14:textId="0942E0CF" w:rsidR="003601DE" w:rsidRDefault="00AC665C" w:rsidP="003601DE">
      <w:pPr>
        <w:pStyle w:val="Kop3"/>
        <w:spacing w:before="40"/>
      </w:pPr>
      <w:bookmarkStart w:id="87" w:name="_Toc514324979"/>
      <w:r>
        <w:t>Oorsprong</w:t>
      </w:r>
      <w:bookmarkEnd w:id="87"/>
    </w:p>
    <w:p w14:paraId="65B72988" w14:textId="35F0BA68"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End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88" w:name="_Toc514324980"/>
      <w:r>
        <w:t>Basis</w:t>
      </w:r>
      <w:bookmarkEnd w:id="88"/>
    </w:p>
    <w:p w14:paraId="5FD8500F" w14:textId="64AAB0AB"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Onderliggend</w:t>
      </w:r>
      <w:r w:rsidR="00B20E4D">
        <w:t xml:space="preserve"> </w:t>
      </w:r>
      <w:r w:rsidR="00B20E4D" w:rsidRPr="00B20E4D">
        <w:rPr>
          <w:highlight w:val="yellow"/>
        </w:rPr>
        <w:t>aan</w:t>
      </w:r>
      <w:r w:rsidR="00204FAC">
        <w:t xml:space="preserve"> Xamarin.Android is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89" w:name="_Toc514279485"/>
      <w:r>
        <w:t xml:space="preserve">Figuur </w:t>
      </w:r>
      <w:fldSimple w:instr=" STYLEREF 1 \s ">
        <w:r w:rsidR="00657D17">
          <w:rPr>
            <w:noProof/>
          </w:rPr>
          <w:t>2</w:t>
        </w:r>
      </w:fldSimple>
      <w:r w:rsidR="00657D17">
        <w:t>.</w:t>
      </w:r>
      <w:fldSimple w:instr=" SEQ Figuur \* ARABIC \s 1 ">
        <w:r w:rsidR="00657D17">
          <w:rPr>
            <w:noProof/>
          </w:rPr>
          <w:t>9</w:t>
        </w:r>
      </w:fldSimple>
      <w:r>
        <w:t>: Opbouw Xamarin</w:t>
      </w:r>
      <w:r w:rsidR="00A85B8F">
        <w:t xml:space="preserve"> </w:t>
      </w:r>
      <w:sdt>
        <w:sdtPr>
          <w:id w:val="1225727328"/>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89"/>
    </w:p>
    <w:p w14:paraId="32ECED76" w14:textId="532B0C14" w:rsidR="00095BBD" w:rsidRDefault="00095BBD" w:rsidP="00F2712D">
      <w:pPr>
        <w:pStyle w:val="Kop3"/>
      </w:pPr>
      <w:bookmarkStart w:id="90" w:name="_Toc514324981"/>
      <w:r>
        <w:lastRenderedPageBreak/>
        <w:t>Features</w:t>
      </w:r>
      <w:bookmarkEnd w:id="90"/>
    </w:p>
    <w:p w14:paraId="365AA182" w14:textId="6B6453B4" w:rsidR="00F2712D" w:rsidRDefault="00F2712D" w:rsidP="00095BBD">
      <w:pPr>
        <w:pStyle w:val="Kop4"/>
      </w:pPr>
      <w:r>
        <w:t>Xamarin.Forms</w:t>
      </w:r>
    </w:p>
    <w:p w14:paraId="54111A19" w14:textId="77777777" w:rsidR="00941534"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p>
    <w:p w14:paraId="414E95B5" w14:textId="4803375B" w:rsidR="003F1402" w:rsidRDefault="00A97086" w:rsidP="00F2712D">
      <w:r>
        <w:t>Xamarin.</w:t>
      </w:r>
      <w:r w:rsidR="00B760C5">
        <w:t>Android en Xamarin.</w:t>
      </w:r>
      <w:r>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91" w:name="_Toc514279486"/>
      <w:r>
        <w:t xml:space="preserve">Figuur </w:t>
      </w:r>
      <w:fldSimple w:instr=" STYLEREF 1 \s ">
        <w:r w:rsidR="00657D17">
          <w:rPr>
            <w:noProof/>
          </w:rPr>
          <w:t>2</w:t>
        </w:r>
      </w:fldSimple>
      <w:r w:rsidR="00657D17">
        <w:t>.</w:t>
      </w:r>
      <w:fldSimple w:instr=" SEQ Figuur \* ARABIC \s 1 ">
        <w:r w:rsidR="00657D17">
          <w:rPr>
            <w:noProof/>
          </w:rPr>
          <w:t>10</w:t>
        </w:r>
      </w:fldSimple>
      <w:r>
        <w:t>: Xamarin.Forms’ oplossing architectuur</w:t>
      </w:r>
      <w:r w:rsidR="00A85B8F">
        <w:t xml:space="preserve"> </w:t>
      </w:r>
      <w:sdt>
        <w:sdtPr>
          <w:id w:val="-1744130"/>
          <w:citation/>
        </w:sdtPr>
        <w:sdtEnd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91"/>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165826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End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92" w:name="_Toc514279487"/>
      <w:r>
        <w:t xml:space="preserve">Figuur </w:t>
      </w:r>
      <w:fldSimple w:instr=" STYLEREF 1 \s ">
        <w:r w:rsidR="00657D17">
          <w:rPr>
            <w:noProof/>
          </w:rPr>
          <w:t>2</w:t>
        </w:r>
      </w:fldSimple>
      <w:r w:rsidR="00657D17">
        <w:t>.</w:t>
      </w:r>
      <w:fldSimple w:instr=" SEQ Figuur \* ARABIC \s 1 ">
        <w:r w:rsidR="00657D17">
          <w:rPr>
            <w:noProof/>
          </w:rPr>
          <w:t>11</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End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92"/>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End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End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93" w:name="_Toc514324982"/>
      <w:r>
        <w:lastRenderedPageBreak/>
        <w:t>Gebruik</w:t>
      </w:r>
      <w:bookmarkEnd w:id="93"/>
    </w:p>
    <w:p w14:paraId="7BAF76D4" w14:textId="2006DAE1" w:rsidR="00083CD6" w:rsidRDefault="00083CD6" w:rsidP="00083CD6">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94" w:name="_Toc514324983"/>
      <w:r>
        <w:t>Portfolio</w:t>
      </w:r>
      <w:bookmarkEnd w:id="94"/>
    </w:p>
    <w:p w14:paraId="6FD3F9D7" w14:textId="5F8DE0A2" w:rsidR="002D1D4E" w:rsidRDefault="002F7844" w:rsidP="003601DE">
      <w:r>
        <w:t>Lijst van applicaties developed met Xamarin voor bekende bedrijven:</w:t>
      </w:r>
      <w:sdt>
        <w:sdtPr>
          <w:id w:val="1654021412"/>
          <w:citation/>
        </w:sdtPr>
        <w:sdtEnd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95" w:name="_Toc499557202"/>
      <w:bookmarkStart w:id="96" w:name="_Toc514324984"/>
      <w:r>
        <w:t>Apache Cordova</w:t>
      </w:r>
      <w:bookmarkEnd w:id="95"/>
      <w:r w:rsidR="003F04EE">
        <w:t>/PhoneGap</w:t>
      </w:r>
      <w:bookmarkEnd w:id="96"/>
    </w:p>
    <w:p w14:paraId="6B6E9FB8" w14:textId="40DD4BA6" w:rsidR="003601DE" w:rsidRDefault="007A44EB" w:rsidP="007A44EB">
      <w:pPr>
        <w:pStyle w:val="Kop3"/>
      </w:pPr>
      <w:bookmarkStart w:id="97" w:name="_Toc514324985"/>
      <w:r>
        <w:t>Oorsprong</w:t>
      </w:r>
      <w:bookmarkEnd w:id="97"/>
    </w:p>
    <w:p w14:paraId="1702E0BB" w14:textId="0D79860E"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End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End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sdt>
        <w:sdtPr>
          <w:id w:val="788781580"/>
          <w:citation/>
        </w:sdtPr>
        <w:sdtEnd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98" w:name="_Toc514324986"/>
      <w:r>
        <w:t>Basis</w:t>
      </w:r>
      <w:bookmarkEnd w:id="98"/>
    </w:p>
    <w:p w14:paraId="47E3D7E6" w14:textId="1D954C97"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End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99" w:name="_Toc514324987"/>
      <w:r>
        <w:rPr>
          <w:noProof/>
        </w:rPr>
        <w:lastRenderedPageBreak/>
        <w:drawing>
          <wp:anchor distT="0" distB="0" distL="114300" distR="114300" simplePos="0" relativeHeight="251658263"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99"/>
    </w:p>
    <w:p w14:paraId="7B7CC0D4" w14:textId="300E54DD" w:rsidR="00747A3C" w:rsidRDefault="00747A3C" w:rsidP="00747A3C">
      <w:pPr>
        <w:keepNext/>
      </w:pPr>
    </w:p>
    <w:p w14:paraId="16850D5E" w14:textId="7F3E02B6" w:rsidR="00747A3C" w:rsidRDefault="00747A3C" w:rsidP="005E2DE3">
      <w:pPr>
        <w:pStyle w:val="Bijschrift"/>
        <w:jc w:val="center"/>
      </w:pPr>
      <w:bookmarkStart w:id="100" w:name="_Toc514279488"/>
      <w:r>
        <w:t xml:space="preserve">Figuur </w:t>
      </w:r>
      <w:fldSimple w:instr=" STYLEREF 1 \s ">
        <w:r w:rsidR="00657D17">
          <w:rPr>
            <w:noProof/>
          </w:rPr>
          <w:t>2</w:t>
        </w:r>
      </w:fldSimple>
      <w:r w:rsidR="00657D17">
        <w:t>.</w:t>
      </w:r>
      <w:fldSimple w:instr=" SEQ Figuur \* ARABIC \s 1 ">
        <w:r w:rsidR="00657D17">
          <w:rPr>
            <w:noProof/>
          </w:rPr>
          <w:t>12</w:t>
        </w:r>
      </w:fldSimple>
      <w:r>
        <w:t>: Arch</w:t>
      </w:r>
      <w:r w:rsidR="002D2CAC">
        <w:t>i</w:t>
      </w:r>
      <w:r>
        <w:t xml:space="preserve">tectuur van een </w:t>
      </w:r>
      <w:r w:rsidR="002D2CAC">
        <w:t>C</w:t>
      </w:r>
      <w:r>
        <w:t>ordova applicatie</w:t>
      </w:r>
      <w:r w:rsidR="00A01473" w:rsidRPr="00A01473">
        <w:t xml:space="preserve"> </w:t>
      </w:r>
      <w:sdt>
        <w:sdtPr>
          <w:id w:val="-1498723426"/>
          <w:citation/>
        </w:sdtPr>
        <w:sdtEnd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100"/>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End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101" w:name="_Toc514324988"/>
      <w:r>
        <w:rPr>
          <w:lang w:eastAsia="en-US"/>
        </w:rPr>
        <w:lastRenderedPageBreak/>
        <w:t>Kwaliteitscontrole van de applicaties</w:t>
      </w:r>
      <w:bookmarkEnd w:id="101"/>
    </w:p>
    <w:p w14:paraId="7ADA5010" w14:textId="3C4025AA" w:rsidR="00FC34E6" w:rsidRDefault="00FC34E6" w:rsidP="00FC34E6">
      <w:pPr>
        <w:pStyle w:val="Kop3"/>
        <w:rPr>
          <w:lang w:eastAsia="en-US"/>
        </w:rPr>
      </w:pPr>
      <w:bookmarkStart w:id="102" w:name="_Toc514324989"/>
      <w:r>
        <w:rPr>
          <w:lang w:eastAsia="en-US"/>
        </w:rPr>
        <w:t>Theoretisch</w:t>
      </w:r>
      <w:bookmarkEnd w:id="102"/>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r>
              <w:rPr>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End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r>
              <w:rPr>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08F302E1"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End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bepaalde restricties wegvallen vanaf 250/45</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312489392"/>
                <w:citation/>
              </w:sdtPr>
              <w:sdtEnd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r>
              <w:rPr>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42F7D29F"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End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140706606"/>
                <w:citation/>
              </w:sdtPr>
              <w:sdtEnd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5469DE03"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End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55CAF43C" w:rsidR="00C5544B" w:rsidRDefault="00C5544B" w:rsidP="00264241">
      <w:pPr>
        <w:rPr>
          <w:lang w:eastAsia="en-US"/>
        </w:rPr>
      </w:pPr>
      <w:r w:rsidRPr="00372BEC">
        <w:rPr>
          <w:highlight w:val="yellow"/>
          <w:lang w:eastAsia="en-US"/>
        </w:rPr>
        <w:lastRenderedPageBreak/>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zowel de opstarttijd en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326BA858" w14:textId="0FCFCDB7" w:rsidR="00577961" w:rsidRPr="008A1146" w:rsidRDefault="00577961" w:rsidP="00FC34E6">
      <w:pPr>
        <w:pStyle w:val="Kop3"/>
        <w:rPr>
          <w:highlight w:val="yellow"/>
          <w:lang w:eastAsia="en-US"/>
        </w:rPr>
      </w:pPr>
      <w:r w:rsidRPr="008A1146">
        <w:rPr>
          <w:highlight w:val="yellow"/>
          <w:lang w:eastAsia="en-US"/>
        </w:rPr>
        <w:t>Tool</w:t>
      </w:r>
    </w:p>
    <w:p w14:paraId="2C5508A6" w14:textId="6C26B60A" w:rsidR="00131338" w:rsidRPr="008A1146" w:rsidRDefault="00131338" w:rsidP="00131338">
      <w:pPr>
        <w:rPr>
          <w:highlight w:val="yellow"/>
          <w:lang w:eastAsia="en-US"/>
        </w:rPr>
      </w:pPr>
      <w:r w:rsidRPr="008A1146">
        <w:rPr>
          <w:highlight w:val="yellow"/>
          <w:lang w:eastAsia="en-US"/>
        </w:rPr>
        <w:t xml:space="preserve">Om de praktische controles uit te voeren wordt er gebruik gemaakt van een </w:t>
      </w:r>
      <w:r w:rsidR="007A61F6" w:rsidRPr="008A1146">
        <w:rPr>
          <w:highlight w:val="yellow"/>
          <w:lang w:eastAsia="en-US"/>
        </w:rPr>
        <w:t>bepaald</w:t>
      </w:r>
      <w:r w:rsidRPr="008A1146">
        <w:rPr>
          <w:highlight w:val="yellow"/>
          <w:lang w:eastAsia="en-US"/>
        </w:rPr>
        <w:t xml:space="preserve"> tool. Deze </w:t>
      </w:r>
      <w:r w:rsidR="007A61F6" w:rsidRPr="008A1146">
        <w:rPr>
          <w:highlight w:val="yellow"/>
          <w:lang w:eastAsia="en-US"/>
        </w:rPr>
        <w:t>zal</w:t>
      </w:r>
      <w:r w:rsidRPr="008A1146">
        <w:rPr>
          <w:highlight w:val="yellow"/>
          <w:lang w:eastAsia="en-US"/>
        </w:rPr>
        <w:t xml:space="preserve"> helpen bij </w:t>
      </w:r>
      <w:r w:rsidR="000324FA" w:rsidRPr="008A1146">
        <w:rPr>
          <w:highlight w:val="yellow"/>
          <w:lang w:eastAsia="en-US"/>
        </w:rPr>
        <w:t xml:space="preserve">het vergelijken in termen van performantie. Eerst </w:t>
      </w:r>
      <w:r w:rsidR="007A61F6" w:rsidRPr="008A1146">
        <w:rPr>
          <w:highlight w:val="yellow"/>
          <w:lang w:eastAsia="en-US"/>
        </w:rPr>
        <w:t>wordt</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7A61F6" w:rsidRPr="008A1146">
        <w:rPr>
          <w:highlight w:val="yellow"/>
          <w:lang w:eastAsia="en-US"/>
        </w:rPr>
        <w:t>dit</w:t>
      </w:r>
      <w:r w:rsidR="00690F84" w:rsidRPr="008A1146">
        <w:rPr>
          <w:highlight w:val="yellow"/>
          <w:lang w:eastAsia="en-US"/>
        </w:rPr>
        <w:t xml:space="preserve"> hulpmiddel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7A61F6" w:rsidRPr="008A1146">
        <w:rPr>
          <w:highlight w:val="yellow"/>
          <w:lang w:eastAsia="en-US"/>
        </w:rPr>
        <w:t>het</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2F63428C" w:rsidR="006770E3" w:rsidRPr="008A1146" w:rsidRDefault="003C01F8" w:rsidP="003C01F8">
      <w:pPr>
        <w:rPr>
          <w:highlight w:val="yellow"/>
          <w:lang w:eastAsia="en-US"/>
        </w:rPr>
      </w:pPr>
      <w:r w:rsidRPr="008A1146">
        <w:rPr>
          <w:highlight w:val="yellow"/>
          <w:lang w:eastAsia="en-US"/>
        </w:rPr>
        <w:t>www.</w:t>
      </w:r>
      <w:r w:rsidR="00182827" w:rsidRPr="008A1146">
        <w:rPr>
          <w:highlight w:val="yellow"/>
          <w:lang w:eastAsia="en-US"/>
        </w:rPr>
        <w:t>testobject.com</w:t>
      </w:r>
      <w:r w:rsidRPr="008A1146">
        <w:rPr>
          <w:highlight w:val="yellow"/>
          <w:lang w:eastAsia="en-US"/>
        </w:rPr>
        <w:t xml:space="preserve"> is een</w:t>
      </w:r>
      <w:r w:rsidR="00182827" w:rsidRPr="008A1146">
        <w:rPr>
          <w:highlight w:val="yellow"/>
          <w:lang w:eastAsia="en-US"/>
        </w:rPr>
        <w:t xml:space="preserve"> online</w:t>
      </w:r>
      <w:r w:rsidRPr="008A1146">
        <w:rPr>
          <w:highlight w:val="yellow"/>
          <w:lang w:eastAsia="en-US"/>
        </w:rPr>
        <w:t xml:space="preserve"> test-API die via een cloud verzekert dat de Android </w:t>
      </w:r>
      <w:r w:rsidR="002744A1" w:rsidRPr="008A1146">
        <w:rPr>
          <w:highlight w:val="yellow"/>
          <w:lang w:eastAsia="en-US"/>
        </w:rPr>
        <w:t xml:space="preserve">of iOS </w:t>
      </w:r>
      <w:r w:rsidRPr="008A1146">
        <w:rPr>
          <w:highlight w:val="yellow"/>
          <w:lang w:eastAsia="en-US"/>
        </w:rPr>
        <w:t xml:space="preserve">applicaties die </w:t>
      </w:r>
      <w:r w:rsidR="00900D19" w:rsidRPr="008A1146">
        <w:rPr>
          <w:highlight w:val="yellow"/>
          <w:lang w:eastAsia="en-US"/>
        </w:rPr>
        <w:t xml:space="preserve">je </w:t>
      </w:r>
      <w:r w:rsidRPr="008A1146">
        <w:rPr>
          <w:highlight w:val="yellow"/>
          <w:lang w:eastAsia="en-US"/>
        </w:rPr>
        <w:t xml:space="preserve">ontwikkeld </w:t>
      </w:r>
      <w:r w:rsidR="00900D19" w:rsidRPr="008A1146">
        <w:rPr>
          <w:highlight w:val="yellow"/>
          <w:lang w:eastAsia="en-US"/>
        </w:rPr>
        <w:t>hebt</w:t>
      </w:r>
      <w:r w:rsidRPr="008A1146">
        <w:rPr>
          <w:highlight w:val="yellow"/>
          <w:lang w:eastAsia="en-US"/>
        </w:rPr>
        <w:t>, vlot werken op een bereik van verschillende devices.</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Sauce Labs</w:t>
      </w:r>
      <w:r w:rsidR="0068622D" w:rsidRPr="008A1146">
        <w:rPr>
          <w:highlight w:val="yellow"/>
          <w:lang w:eastAsia="en-US"/>
        </w:rPr>
        <w:t xml:space="preserve">, die eerder al implementaties van </w:t>
      </w:r>
      <w:r w:rsidR="00403AA2" w:rsidRPr="008A1146">
        <w:rPr>
          <w:highlight w:val="yellow"/>
          <w:lang w:eastAsia="en-US"/>
        </w:rPr>
        <w:t>cloud-hosted,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genaamd Open Sauce en een gratis trial voor nieuwe gebruikers.</w:t>
      </w:r>
      <w:r w:rsidR="00CE64F2" w:rsidRPr="008A1146">
        <w:rPr>
          <w:highlight w:val="yellow"/>
          <w:lang w:eastAsia="en-US"/>
        </w:rPr>
        <w:t xml:space="preserve"> </w:t>
      </w:r>
      <w:sdt>
        <w:sdtPr>
          <w:rPr>
            <w:highlight w:val="yellow"/>
            <w:lang w:eastAsia="en-US"/>
          </w:rPr>
          <w:id w:val="765262230"/>
          <w:citation/>
        </w:sdtPr>
        <w:sdtEnd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FE6E56" w:rsidRPr="00FE6E56">
            <w:rPr>
              <w:noProof/>
              <w:highlight w:val="yellow"/>
              <w:lang w:eastAsia="en-US"/>
            </w:rPr>
            <w:t>[35]</w:t>
          </w:r>
          <w:r w:rsidR="00FE6E56">
            <w:rPr>
              <w:highlight w:val="yellow"/>
              <w:lang w:eastAsia="en-US"/>
            </w:rPr>
            <w:fldChar w:fldCharType="end"/>
          </w:r>
        </w:sdtContent>
      </w:sdt>
    </w:p>
    <w:p w14:paraId="24A65CA4" w14:textId="77777777" w:rsidR="00B949B5" w:rsidRPr="008A1146" w:rsidRDefault="00C85199" w:rsidP="003C01F8">
      <w:pPr>
        <w:rPr>
          <w:highlight w:val="yellow"/>
          <w:lang w:eastAsia="en-US"/>
        </w:rPr>
      </w:pPr>
      <w:r w:rsidRPr="008A1146">
        <w:rPr>
          <w:highlight w:val="yellow"/>
          <w:lang w:eastAsia="en-US"/>
        </w:rPr>
        <w:t xml:space="preserve">Deze gecreëerde </w:t>
      </w:r>
      <w:r w:rsidR="00CB03CB" w:rsidRPr="008A1146">
        <w:rPr>
          <w:highlight w:val="yellow"/>
          <w:lang w:eastAsia="en-US"/>
        </w:rPr>
        <w:t>.</w:t>
      </w:r>
      <w:r w:rsidRPr="008A1146">
        <w:rPr>
          <w:highlight w:val="yellow"/>
          <w:lang w:eastAsia="en-US"/>
        </w:rPr>
        <w:t xml:space="preserve">APK of </w:t>
      </w:r>
      <w:r w:rsidR="00CB03CB" w:rsidRPr="008A1146">
        <w:rPr>
          <w:highlight w:val="yellow"/>
          <w:lang w:eastAsia="en-US"/>
        </w:rPr>
        <w:t>.</w:t>
      </w:r>
      <w:r w:rsidRPr="008A1146">
        <w:rPr>
          <w:highlight w:val="yellow"/>
          <w:lang w:eastAsia="en-US"/>
        </w:rPr>
        <w:t>IPA files, respectievelijk voor Android en iOS, wordt geüpload op de cloud.</w:t>
      </w:r>
      <w:r w:rsidR="00F2673C" w:rsidRPr="008A1146">
        <w:rPr>
          <w:highlight w:val="yellow"/>
          <w:lang w:eastAsia="en-US"/>
        </w:rPr>
        <w:t xml:space="preserve"> Deze </w:t>
      </w:r>
      <w:r w:rsidR="00CB03CB" w:rsidRPr="008A1146">
        <w:rPr>
          <w:highlight w:val="yellow"/>
          <w:lang w:eastAsia="en-US"/>
        </w:rPr>
        <w:t>bestanden zullen</w:t>
      </w:r>
      <w:r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1CB58CD0" w:rsidR="00577961" w:rsidRPr="00577961" w:rsidRDefault="00271EF4" w:rsidP="00577961">
      <w:pPr>
        <w:rPr>
          <w:lang w:eastAsia="en-US"/>
        </w:rPr>
      </w:pPr>
      <w:r w:rsidRPr="008A1146">
        <w:rPr>
          <w:highlight w:val="yellow"/>
          <w:lang w:eastAsia="en-US"/>
        </w:rPr>
        <w:t xml:space="preserve">Deze rapporten </w:t>
      </w:r>
      <w:r w:rsidR="00DF1B6B" w:rsidRPr="008A1146">
        <w:rPr>
          <w:highlight w:val="yellow"/>
          <w:lang w:eastAsia="en-US"/>
        </w:rPr>
        <w:t xml:space="preserve">zullen in de vorm van logs aangegeven worden, waarbij </w:t>
      </w:r>
      <w:r w:rsidR="00B949B5" w:rsidRPr="008A1146">
        <w:rPr>
          <w:highlight w:val="yellow"/>
          <w:lang w:eastAsia="en-US"/>
        </w:rPr>
        <w:t>de installatietijd en opstartsnelheid makkelijk af te leiden zal zijn</w:t>
      </w:r>
      <w:r w:rsidR="001A7EC5" w:rsidRPr="008A1146">
        <w:rPr>
          <w:highlight w:val="yellow"/>
          <w:lang w:eastAsia="en-US"/>
        </w:rPr>
        <w:t xml:space="preserve"> door de timestamps</w:t>
      </w:r>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7C81DA62" w14:textId="51C94BBE" w:rsidR="00FC34E6" w:rsidRDefault="00272011" w:rsidP="00FC34E6">
      <w:pPr>
        <w:pStyle w:val="Kop3"/>
        <w:rPr>
          <w:lang w:eastAsia="en-US"/>
        </w:rPr>
      </w:pPr>
      <w:r>
        <w:rPr>
          <w:lang w:eastAsia="en-US"/>
        </w:rPr>
        <w:lastRenderedPageBreak/>
        <w:t>Praktisch</w:t>
      </w:r>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77777777" w:rsidR="006B1190" w:rsidRPr="006B1190" w:rsidRDefault="006B119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99D6363" w14:textId="31713C0F" w:rsidR="00FC34E6" w:rsidRDefault="00FC34E6" w:rsidP="00FC34E6">
      <w:r>
        <w:t xml:space="preserve">Om de snelheid van onze applicaties te testen </w:t>
      </w:r>
      <w:r w:rsidR="00BB2E84">
        <w:t xml:space="preserve">wordt er </w:t>
      </w:r>
      <w:r>
        <w:t xml:space="preserve">gebruik </w:t>
      </w:r>
      <w:r w:rsidR="00BB2E84">
        <w:t>gemaakt</w:t>
      </w:r>
      <w:r>
        <w:t xml:space="preserve"> van </w:t>
      </w:r>
      <w:r w:rsidR="00E00B9C">
        <w:rPr>
          <w:i/>
        </w:rPr>
        <w:t>testobject</w:t>
      </w:r>
      <w:r w:rsidRPr="00EE2D24">
        <w:rPr>
          <w:i/>
        </w:rPr>
        <w:t>.com</w:t>
      </w:r>
      <w:r w:rsidR="0009093E">
        <w:t>.</w:t>
      </w:r>
      <w:r w:rsidR="006673D5">
        <w:t xml:space="preserve"> Zoals besproken in sectie</w:t>
      </w:r>
      <w:r w:rsidR="00121808">
        <w:t xml:space="preserve"> 2.5.2.1.</w:t>
      </w:r>
      <w:r>
        <w:t xml:space="preserve"> </w:t>
      </w:r>
      <w:r w:rsidR="0009093E">
        <w:t>Eén</w:t>
      </w:r>
      <w:r w:rsidR="005776AE">
        <w:t xml:space="preserve"> van </w:t>
      </w:r>
      <w:r w:rsidR="00955D1D">
        <w:t>de</w:t>
      </w:r>
      <w:r w:rsidR="005776AE">
        <w:t xml:space="preserve"> devices</w:t>
      </w:r>
      <w:r w:rsidR="00604D2E">
        <w:t xml:space="preserve"> </w:t>
      </w:r>
      <w:r w:rsidR="00955D1D">
        <w:t>die hierop beschikbaar is</w:t>
      </w:r>
      <w:r w:rsidR="00BF54D5">
        <w:t xml:space="preserve">: </w:t>
      </w:r>
      <w:r>
        <w:t>de Motorola Moto E (2nd generation)</w:t>
      </w:r>
      <w:r w:rsidR="00DB6F12">
        <w:t>,</w:t>
      </w:r>
      <w:r>
        <w:t xml:space="preserve"> gratis te gebruiken en </w:t>
      </w:r>
      <w:r w:rsidR="00604D2E">
        <w:t xml:space="preserve">leunt </w:t>
      </w:r>
      <w:r w:rsidR="00BF54D5">
        <w:t xml:space="preserve">dicht </w:t>
      </w:r>
      <w:r w:rsidR="00DB6F12">
        <w:t>aan</w:t>
      </w:r>
      <w:r w:rsidR="0009093E">
        <w:t xml:space="preserve"> bij</w:t>
      </w:r>
      <w:r w:rsidR="00DB6F12">
        <w:t xml:space="preserve"> </w:t>
      </w:r>
      <w:r w:rsidR="00D40B5B">
        <w:t>het</w:t>
      </w:r>
      <w:r>
        <w:t xml:space="preserve"> eigen apparaat</w:t>
      </w:r>
      <w:r w:rsidR="00604D2E">
        <w:t xml:space="preserve">. </w:t>
      </w:r>
      <w:r>
        <w:t xml:space="preserve">De belangrijkste specificaties van </w:t>
      </w:r>
      <w:r w:rsidR="00DB6F12">
        <w:t>dit device</w:t>
      </w:r>
      <w:r>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8095529" w14:textId="6B6AC027" w:rsidR="00FC34E6" w:rsidRDefault="006B1190" w:rsidP="00FC34E6">
      <w:pPr>
        <w:rPr>
          <w:lang w:val="en-US"/>
        </w:rPr>
      </w:pPr>
      <w:r w:rsidRPr="00D144E6">
        <w:rPr>
          <w:b/>
          <w:lang w:val="en-US"/>
        </w:rPr>
        <w:t>RAM</w:t>
      </w:r>
      <w:r w:rsidRPr="00D144E6">
        <w:rPr>
          <w:lang w:val="en-US"/>
        </w:rPr>
        <w:t>: 1024 MB</w:t>
      </w:r>
    </w:p>
    <w:p w14:paraId="795A9811" w14:textId="2388C6C7" w:rsidR="0047632D" w:rsidRDefault="0047632D" w:rsidP="00FC34E6">
      <w:pPr>
        <w:rPr>
          <w:lang w:val="en-US"/>
        </w:rPr>
      </w:pPr>
    </w:p>
    <w:p w14:paraId="513E8AD9" w14:textId="67617667" w:rsidR="0047632D" w:rsidRDefault="0047632D" w:rsidP="00FC34E6">
      <w:pPr>
        <w:rPr>
          <w:lang w:val="en-US"/>
        </w:rPr>
      </w:pPr>
    </w:p>
    <w:p w14:paraId="210849E0" w14:textId="5606E4E6" w:rsidR="0047632D" w:rsidRDefault="0047632D" w:rsidP="00FC34E6">
      <w:pPr>
        <w:rPr>
          <w:lang w:val="en-US"/>
        </w:rPr>
      </w:pPr>
    </w:p>
    <w:p w14:paraId="6188332E" w14:textId="41204D91" w:rsidR="0047632D" w:rsidRDefault="0047632D" w:rsidP="00FC34E6">
      <w:pPr>
        <w:rPr>
          <w:lang w:val="en-US"/>
        </w:rPr>
      </w:pPr>
    </w:p>
    <w:p w14:paraId="2241450D" w14:textId="3069B38B" w:rsidR="0047632D" w:rsidRPr="00D144E6" w:rsidRDefault="0047632D" w:rsidP="00FC34E6">
      <w:pPr>
        <w:rPr>
          <w:lang w:val="en-US"/>
        </w:rPr>
      </w:pPr>
      <w:r>
        <w:rPr>
          <w:lang w:val="en-US"/>
        </w:rPr>
        <w:br/>
      </w:r>
    </w:p>
    <w:p w14:paraId="1CDC376A" w14:textId="510E395C" w:rsidR="00604D2E" w:rsidRDefault="00604D2E" w:rsidP="00604D2E">
      <w:pPr>
        <w:pStyle w:val="Bijschrift"/>
      </w:pPr>
      <w:r>
        <w:lastRenderedPageBreak/>
        <w:t>iOS</w:t>
      </w:r>
    </w:p>
    <w:p w14:paraId="29BB4FA5" w14:textId="6670E8AD" w:rsidR="0075099F" w:rsidRDefault="008C6223" w:rsidP="0075099F">
      <w:pPr>
        <w:rPr>
          <w:highlight w:val="yellow"/>
          <w:lang w:eastAsia="en-US"/>
        </w:rPr>
      </w:pPr>
      <w:r>
        <w:rPr>
          <w:highlight w:val="yellow"/>
          <w:lang w:eastAsia="en-US"/>
        </w:rPr>
        <w:t xml:space="preserve">De snelheid van de iOS applicatie </w:t>
      </w:r>
      <w:r w:rsidR="00D86C4F">
        <w:rPr>
          <w:highlight w:val="yellow"/>
          <w:lang w:eastAsia="en-US"/>
        </w:rPr>
        <w:t xml:space="preserve">testen gebeurd eveneens met behulp van </w:t>
      </w:r>
      <w:r w:rsidR="00D86C4F" w:rsidRPr="00D86C4F">
        <w:rPr>
          <w:i/>
          <w:highlight w:val="yellow"/>
          <w:lang w:eastAsia="en-US"/>
        </w:rPr>
        <w:t>testobject.com</w:t>
      </w:r>
      <w:r w:rsidR="000B4279">
        <w:rPr>
          <w:highlight w:val="yellow"/>
          <w:lang w:eastAsia="en-US"/>
        </w:rPr>
        <w:t xml:space="preserve">. Het device dat hiervoor gebruikt wordt is de </w:t>
      </w:r>
      <w:r w:rsidR="00F7369B">
        <w:rPr>
          <w:highlight w:val="yellow"/>
          <w:lang w:eastAsia="en-US"/>
        </w:rPr>
        <w:t xml:space="preserve">Apple </w:t>
      </w:r>
      <w:r w:rsidR="004416D5">
        <w:rPr>
          <w:highlight w:val="yellow"/>
          <w:lang w:eastAsia="en-US"/>
        </w:rPr>
        <w:t>Iphone SE</w:t>
      </w:r>
      <w:r w:rsidR="00395403">
        <w:rPr>
          <w:highlight w:val="yellow"/>
          <w:lang w:eastAsia="en-US"/>
        </w:rPr>
        <w:t xml:space="preserve">. Dit is eveneens </w:t>
      </w:r>
      <w:r w:rsidR="004272A8">
        <w:rPr>
          <w:highlight w:val="yellow"/>
          <w:lang w:eastAsia="en-US"/>
        </w:rPr>
        <w:t>hetzelfde device dat ter ons beschikking is gesteld. De belangrijkste specificaties van dit device:</w:t>
      </w:r>
    </w:p>
    <w:p w14:paraId="419FCD7A" w14:textId="18E89ADD" w:rsidR="004272A8" w:rsidRPr="003402CF" w:rsidRDefault="004272A8" w:rsidP="004272A8">
      <w:pPr>
        <w:rPr>
          <w:highlight w:val="yellow"/>
        </w:rPr>
      </w:pPr>
      <w:r w:rsidRPr="003402CF">
        <w:rPr>
          <w:b/>
          <w:highlight w:val="yellow"/>
        </w:rPr>
        <w:t>OS</w:t>
      </w:r>
      <w:r w:rsidRPr="003402CF">
        <w:rPr>
          <w:highlight w:val="yellow"/>
        </w:rPr>
        <w:t>: iOS</w:t>
      </w:r>
      <w:r w:rsidR="00B7705C" w:rsidRPr="003402CF">
        <w:rPr>
          <w:highlight w:val="yellow"/>
        </w:rPr>
        <w:t xml:space="preserve"> 11.3</w:t>
      </w:r>
    </w:p>
    <w:p w14:paraId="091EC389" w14:textId="36336326" w:rsidR="004272A8" w:rsidRPr="003402CF" w:rsidRDefault="004272A8" w:rsidP="004272A8">
      <w:pPr>
        <w:rPr>
          <w:highlight w:val="yellow"/>
          <w:lang w:val="en-US"/>
        </w:rPr>
      </w:pPr>
      <w:r w:rsidRPr="003402CF">
        <w:rPr>
          <w:b/>
          <w:highlight w:val="yellow"/>
          <w:lang w:val="en-US"/>
        </w:rPr>
        <w:t>CPU</w:t>
      </w:r>
      <w:r w:rsidRPr="003402CF">
        <w:rPr>
          <w:highlight w:val="yellow"/>
          <w:lang w:val="en-US"/>
        </w:rPr>
        <w:t xml:space="preserve">: </w:t>
      </w:r>
      <w:r w:rsidR="00B7705C" w:rsidRPr="003402CF">
        <w:rPr>
          <w:highlight w:val="yellow"/>
          <w:lang w:val="en-US"/>
        </w:rPr>
        <w:t>Dual-core 1.84 GHz Twister</w:t>
      </w:r>
    </w:p>
    <w:p w14:paraId="7C400607" w14:textId="22E98050" w:rsidR="004272A8" w:rsidRDefault="004272A8" w:rsidP="004272A8">
      <w:pPr>
        <w:rPr>
          <w:lang w:val="en-US"/>
        </w:rPr>
      </w:pPr>
      <w:r w:rsidRPr="003402CF">
        <w:rPr>
          <w:b/>
          <w:highlight w:val="yellow"/>
          <w:lang w:val="en-US"/>
        </w:rPr>
        <w:t>RAM</w:t>
      </w:r>
      <w:r w:rsidRPr="003402CF">
        <w:rPr>
          <w:highlight w:val="yellow"/>
          <w:lang w:val="en-US"/>
        </w:rPr>
        <w:t xml:space="preserve">: </w:t>
      </w:r>
      <w:r w:rsidR="00B7705C" w:rsidRPr="003402CF">
        <w:rPr>
          <w:highlight w:val="yellow"/>
          <w:lang w:val="en-US"/>
        </w:rPr>
        <w:t>2</w:t>
      </w:r>
      <w:r w:rsidRPr="003402CF">
        <w:rPr>
          <w:highlight w:val="yellow"/>
          <w:lang w:val="en-US"/>
        </w:rPr>
        <w:t>0</w:t>
      </w:r>
      <w:r w:rsidR="00B7705C" w:rsidRPr="003402CF">
        <w:rPr>
          <w:highlight w:val="yellow"/>
          <w:lang w:val="en-US"/>
        </w:rPr>
        <w:t>48</w:t>
      </w:r>
      <w:r w:rsidRPr="003402CF">
        <w:rPr>
          <w:highlight w:val="yellow"/>
          <w:lang w:val="en-US"/>
        </w:rPr>
        <w:t xml:space="preserve"> MB</w:t>
      </w:r>
    </w:p>
    <w:p w14:paraId="72EC399A" w14:textId="77777777" w:rsidR="0047632D" w:rsidRDefault="0047632D" w:rsidP="004272A8">
      <w:pPr>
        <w:rPr>
          <w:lang w:val="en-US"/>
        </w:rPr>
      </w:pPr>
    </w:p>
    <w:p w14:paraId="15C04A37" w14:textId="63BAA332" w:rsidR="0047632D" w:rsidRDefault="0047632D" w:rsidP="0047632D">
      <w:r>
        <w:t>Maar aangezien wij onze applicaties vergelijken met hetzelfde apparaat zal dit in onze vergelijkende studie niet uitmaken voor zowel Android als iOS.</w:t>
      </w:r>
    </w:p>
    <w:p w14:paraId="0CEBE6F1" w14:textId="77777777" w:rsidR="0047632D" w:rsidRDefault="0047632D" w:rsidP="0047632D">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51075F8D" w14:textId="77777777" w:rsidR="0047632D" w:rsidRDefault="0047632D" w:rsidP="0047632D">
      <w:r w:rsidRPr="006179D5">
        <w:rPr>
          <w:highlight w:val="yellow"/>
        </w:rPr>
        <w:t xml:space="preserve">Opvallend is dat bij het latere onderdeel </w:t>
      </w:r>
      <w:r w:rsidRPr="006179D5">
        <w:rPr>
          <w:i/>
          <w:highlight w:val="yellow"/>
        </w:rPr>
        <w:t>user experience</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60BF694E" w14:textId="09CA3F7E" w:rsidR="00293D1B" w:rsidRDefault="00362699" w:rsidP="00293D1B">
      <w:pPr>
        <w:rPr>
          <w:lang w:eastAsia="en-US"/>
        </w:rPr>
      </w:pPr>
      <w:r>
        <w:rPr>
          <w:lang w:eastAsia="en-US"/>
        </w:rPr>
        <w:t xml:space="preserve">Hier </w:t>
      </w:r>
      <w:r w:rsidR="00BB2E84">
        <w:rPr>
          <w:lang w:eastAsia="en-US"/>
        </w:rPr>
        <w:t xml:space="preserve">wordt </w:t>
      </w:r>
      <w:r>
        <w:rPr>
          <w:lang w:eastAsia="en-US"/>
        </w:rPr>
        <w:t xml:space="preserve">het cache-geheugen, het RAM-geheugen en het interne geheugen </w:t>
      </w:r>
      <w:r w:rsidR="00BB2E84">
        <w:rPr>
          <w:lang w:eastAsia="en-US"/>
        </w:rPr>
        <w:t>met elkaar</w:t>
      </w:r>
      <w:r>
        <w:rPr>
          <w:lang w:eastAsia="en-US"/>
        </w:rPr>
        <w:t xml:space="preserve"> </w:t>
      </w:r>
      <w:r w:rsidR="0017768B">
        <w:rPr>
          <w:lang w:eastAsia="en-US"/>
        </w:rPr>
        <w:t>vergeleken</w:t>
      </w:r>
      <w:r>
        <w:rPr>
          <w:lang w:eastAsia="en-US"/>
        </w:rPr>
        <w:t>. Hoe minder geheugen er gebruikt wordt, hoe beter.</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Iphone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095A1A" w:rsidRDefault="003402CF" w:rsidP="003402CF">
      <w:pPr>
        <w:rPr>
          <w:highlight w:val="yellow"/>
        </w:rPr>
      </w:pPr>
      <w:r w:rsidRPr="00095A1A">
        <w:rPr>
          <w:b/>
          <w:highlight w:val="yellow"/>
        </w:rPr>
        <w:t>OS</w:t>
      </w:r>
      <w:r w:rsidRPr="00095A1A">
        <w:rPr>
          <w:highlight w:val="yellow"/>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77777777" w:rsidR="003402CF" w:rsidRPr="00095A1A" w:rsidRDefault="003402CF" w:rsidP="003402CF">
      <w:pPr>
        <w:rPr>
          <w:highlight w:val="yellow"/>
          <w:lang w:val="en-US"/>
        </w:rPr>
      </w:pPr>
      <w:r w:rsidRPr="00095A1A">
        <w:rPr>
          <w:b/>
          <w:highlight w:val="yellow"/>
          <w:lang w:val="en-US"/>
        </w:rPr>
        <w:t>RAM</w:t>
      </w:r>
      <w:r w:rsidRPr="00095A1A">
        <w:rPr>
          <w:highlight w:val="yellow"/>
          <w:lang w:val="en-US"/>
        </w:rPr>
        <w:t>: 2048 MB</w:t>
      </w:r>
    </w:p>
    <w:p w14:paraId="2BF12968" w14:textId="66F3D3B0" w:rsidR="0075099F" w:rsidRPr="00AC638C" w:rsidRDefault="00C1282E" w:rsidP="0075099F">
      <w:pPr>
        <w:rPr>
          <w:lang w:eastAsia="en-US"/>
        </w:rPr>
      </w:pPr>
      <w:r w:rsidRPr="00095A1A">
        <w:rPr>
          <w:highlight w:val="yellow"/>
          <w:lang w:eastAsia="en-US"/>
        </w:rPr>
        <w:t>Maar</w:t>
      </w:r>
      <w:r w:rsidR="004C02B0" w:rsidRPr="00095A1A">
        <w:rPr>
          <w:highlight w:val="yellow"/>
          <w:lang w:eastAsia="en-US"/>
        </w:rPr>
        <w:t xml:space="preserve"> aangezien iOS geen optie heeft om RAM en cache te bekijken, moest dit gebeuren via</w:t>
      </w:r>
      <w:r w:rsidR="004B1AF1" w:rsidRPr="00095A1A">
        <w:rPr>
          <w:highlight w:val="yellow"/>
          <w:lang w:eastAsia="en-US"/>
        </w:rPr>
        <w:t xml:space="preserve"> </w:t>
      </w:r>
      <w:r w:rsidR="004B1AF1" w:rsidRPr="00095A1A">
        <w:rPr>
          <w:i/>
          <w:highlight w:val="yellow"/>
          <w:lang w:eastAsia="en-US"/>
        </w:rPr>
        <w:t>Monitor Memory Usage</w:t>
      </w:r>
      <w:r w:rsidR="004B1AF1" w:rsidRPr="00095A1A">
        <w:rPr>
          <w:highlight w:val="yellow"/>
          <w:lang w:eastAsia="en-US"/>
        </w:rPr>
        <w:t>.</w:t>
      </w:r>
      <w:r w:rsidR="00EC22E8" w:rsidRPr="00095A1A">
        <w:rPr>
          <w:highlight w:val="yellow"/>
          <w:lang w:eastAsia="en-US"/>
        </w:rPr>
        <w:t xml:space="preserve"> Hierbij wordt</w:t>
      </w:r>
      <w:r w:rsidR="00B658F0" w:rsidRPr="00095A1A">
        <w:rPr>
          <w:highlight w:val="yellow"/>
          <w:lang w:eastAsia="en-US"/>
        </w:rPr>
        <w:t xml:space="preserve"> het algemeen geheugengebruik gemonitord via een tool die in Xcode is verwerkt. </w:t>
      </w:r>
      <w:r w:rsidR="00AA7B3C" w:rsidRPr="00095A1A">
        <w:rPr>
          <w:highlight w:val="yellow"/>
          <w:lang w:eastAsia="en-US"/>
        </w:rPr>
        <w:t xml:space="preserve">In essentie blijft deze actie wel vergelijkbaar met </w:t>
      </w:r>
      <w:r w:rsidR="004D2EB9" w:rsidRPr="00095A1A">
        <w:rPr>
          <w:highlight w:val="yellow"/>
          <w:lang w:eastAsia="en-US"/>
        </w:rPr>
        <w:t>de Android variant.</w:t>
      </w:r>
    </w:p>
    <w:p w14:paraId="2B976EA8" w14:textId="2F91CCB1" w:rsidR="00716499" w:rsidRPr="006179D5" w:rsidRDefault="00FC34E6" w:rsidP="00716499">
      <w:pPr>
        <w:pStyle w:val="Kop4"/>
        <w:rPr>
          <w:highlight w:val="yellow"/>
          <w:lang w:eastAsia="en-US"/>
        </w:rPr>
      </w:pPr>
      <w:r w:rsidRPr="006179D5">
        <w:rPr>
          <w:highlight w:val="yellow"/>
          <w:lang w:eastAsia="en-US"/>
        </w:rPr>
        <w:lastRenderedPageBreak/>
        <w:t>User experienc</w:t>
      </w:r>
      <w:r w:rsidR="00716499" w:rsidRPr="006179D5">
        <w:rPr>
          <w:highlight w:val="yellow"/>
          <w:lang w:eastAsia="en-US"/>
        </w:rPr>
        <w:t>e</w:t>
      </w:r>
    </w:p>
    <w:p w14:paraId="53982F4E" w14:textId="5CC2024E" w:rsidR="00716499" w:rsidRPr="006179D5"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xml:space="preserve">. Daarom wordt de gebruikerservaring getest met behulp van een enquête waarbij een aantal personen met verschillende achtergronden de applicaties gaan beoordelen op bepaalde factoren. Deze factoren </w:t>
      </w:r>
      <w:r w:rsidR="006179D5">
        <w:rPr>
          <w:highlight w:val="yellow"/>
          <w:lang w:eastAsia="en-US"/>
        </w:rPr>
        <w:t xml:space="preserve">worden getest via </w:t>
      </w:r>
      <w:r w:rsidRPr="006179D5">
        <w:rPr>
          <w:highlight w:val="yellow"/>
          <w:lang w:eastAsia="en-US"/>
        </w:rPr>
        <w:t xml:space="preserve">bepaalde vragen waarop de deelnemers een score van </w:t>
      </w:r>
      <w:r w:rsidR="00FE0ECF" w:rsidRPr="006179D5">
        <w:rPr>
          <w:highlight w:val="yellow"/>
          <w:lang w:eastAsia="en-US"/>
        </w:rPr>
        <w:t>één tot vijf</w:t>
      </w:r>
      <w:r w:rsidRPr="006179D5">
        <w:rPr>
          <w:highlight w:val="yellow"/>
          <w:lang w:eastAsia="en-US"/>
        </w:rPr>
        <w:t xml:space="preserve"> geven. Die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Pr="006179D5">
        <w:rPr>
          <w:highlight w:val="yellow"/>
          <w:lang w:eastAsia="en-US"/>
        </w:rPr>
        <w:t xml:space="preserve"> applicaties getest worden.</w:t>
      </w:r>
    </w:p>
    <w:p w14:paraId="2C8C6E13" w14:textId="2ABE4D16" w:rsidR="00716499" w:rsidRPr="006179D5" w:rsidRDefault="00716499" w:rsidP="00716499">
      <w:pPr>
        <w:rPr>
          <w:highlight w:val="yellow"/>
          <w:lang w:eastAsia="en-US"/>
        </w:rPr>
      </w:pPr>
      <w:r w:rsidRPr="006179D5">
        <w:rPr>
          <w:highlight w:val="yellow"/>
          <w:lang w:eastAsia="en-US"/>
        </w:rPr>
        <w:t>De lijst met deze te beoordelen onderdelen</w:t>
      </w:r>
      <w:r w:rsidR="001636D9" w:rsidRPr="006179D5">
        <w:rPr>
          <w:highlight w:val="yellow"/>
          <w:lang w:eastAsia="en-US"/>
        </w:rPr>
        <w:t xml:space="preserve"> voor Android</w:t>
      </w:r>
      <w:r w:rsidRPr="006179D5">
        <w:rPr>
          <w:highlight w:val="yellow"/>
          <w:lang w:eastAsia="en-US"/>
        </w:rPr>
        <w:t xml:space="preserve"> ziet er als volgt uit</w:t>
      </w:r>
      <w:r w:rsidR="001636D9" w:rsidRPr="006179D5">
        <w:rPr>
          <w:highlight w:val="yellow"/>
          <w:lang w:eastAsia="en-US"/>
        </w:rPr>
        <w:t xml:space="preserve">, voor iOS is dit </w:t>
      </w:r>
      <w:r w:rsidR="00BD4D5D">
        <w:rPr>
          <w:highlight w:val="yellow"/>
          <w:lang w:eastAsia="en-US"/>
        </w:rPr>
        <w:t>dezelfde lijst vragen</w:t>
      </w:r>
      <w:r w:rsidRPr="006179D5">
        <w:rPr>
          <w:highlight w:val="yellow"/>
          <w:lang w:eastAsia="en-US"/>
        </w:rPr>
        <w:t>:</w:t>
      </w:r>
    </w:p>
    <w:p w14:paraId="7217C118" w14:textId="0D798454" w:rsidR="0007692C" w:rsidRPr="006179D5" w:rsidRDefault="0007692C" w:rsidP="00716499">
      <w:pPr>
        <w:rPr>
          <w:i/>
          <w:highlight w:val="yellow"/>
          <w:lang w:eastAsia="en-US"/>
        </w:rPr>
      </w:pPr>
      <w:bookmarkStart w:id="103" w:name="_Hlk514264255"/>
      <w:r w:rsidRPr="006179D5">
        <w:rPr>
          <w:i/>
          <w:highlight w:val="yellow"/>
          <w:lang w:eastAsia="en-US"/>
        </w:rPr>
        <w:t>Geef een score van één tot vijf op de volgend vragen.</w:t>
      </w:r>
    </w:p>
    <w:p w14:paraId="09D6536D" w14:textId="40B64CFC" w:rsidR="001636D9" w:rsidRPr="006179D5" w:rsidRDefault="001636D9" w:rsidP="001636D9">
      <w:pPr>
        <w:jc w:val="center"/>
        <w:rPr>
          <w:b/>
          <w:highlight w:val="yellow"/>
          <w:lang w:eastAsia="en-US"/>
        </w:rPr>
      </w:pPr>
      <w:r w:rsidRPr="006179D5">
        <w:rPr>
          <w:b/>
          <w:highlight w:val="yellow"/>
          <w:lang w:eastAsia="en-US"/>
        </w:rPr>
        <w:t>Android</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103"/>
    </w:tbl>
    <w:p w14:paraId="518B8F20" w14:textId="77777777" w:rsidR="00FE0ECF" w:rsidRPr="00716499" w:rsidRDefault="00FE0ECF" w:rsidP="00716499">
      <w:pPr>
        <w:rPr>
          <w:lang w:eastAsia="en-US"/>
        </w:rPr>
      </w:pPr>
    </w:p>
    <w:p w14:paraId="79ABA94F" w14:textId="61A01397" w:rsidR="001636D9" w:rsidRDefault="001636D9" w:rsidP="003601DE">
      <w:pPr>
        <w:spacing w:before="120" w:after="0"/>
      </w:pPr>
    </w:p>
    <w:p w14:paraId="551C7673" w14:textId="3FF8F783" w:rsidR="00BD4D5D" w:rsidRDefault="00BD4D5D" w:rsidP="003601DE">
      <w:pPr>
        <w:spacing w:before="120" w:after="0"/>
      </w:pPr>
    </w:p>
    <w:p w14:paraId="4D3C3F58" w14:textId="700383E0" w:rsidR="00BD4D5D" w:rsidRDefault="00BD4D5D" w:rsidP="003601DE">
      <w:pPr>
        <w:spacing w:before="120" w:after="0"/>
      </w:pPr>
    </w:p>
    <w:p w14:paraId="51E71D7D" w14:textId="6F88B25F" w:rsidR="00BD4D5D" w:rsidRDefault="00BD4D5D" w:rsidP="003601DE">
      <w:pPr>
        <w:spacing w:before="120" w:after="0"/>
      </w:pPr>
    </w:p>
    <w:p w14:paraId="6A2FC91D" w14:textId="7B70F514" w:rsidR="00BD4D5D" w:rsidRDefault="00BD4D5D" w:rsidP="003601DE">
      <w:pPr>
        <w:spacing w:before="120" w:after="0"/>
      </w:pPr>
    </w:p>
    <w:p w14:paraId="3776FC59" w14:textId="3160C2CB" w:rsidR="00BD4D5D" w:rsidRDefault="00BD4D5D" w:rsidP="003601DE">
      <w:pPr>
        <w:spacing w:before="120" w:after="0"/>
      </w:pPr>
    </w:p>
    <w:p w14:paraId="681DB35F" w14:textId="77777777" w:rsidR="00BD4D5D" w:rsidRDefault="00BD4D5D" w:rsidP="003601DE">
      <w:pPr>
        <w:spacing w:before="120" w:after="0"/>
      </w:pPr>
    </w:p>
    <w:p w14:paraId="03759162" w14:textId="5310955C" w:rsidR="00777A83" w:rsidRPr="00BD4D5D" w:rsidRDefault="003601DE" w:rsidP="004E7A76">
      <w:pPr>
        <w:pStyle w:val="Kop1"/>
        <w:spacing w:before="240" w:after="480"/>
        <w:ind w:left="431" w:hanging="431"/>
      </w:pPr>
      <w:bookmarkStart w:id="104" w:name="_Toc499557203"/>
      <w:bookmarkStart w:id="105" w:name="_Toc514324991"/>
      <w:r>
        <w:lastRenderedPageBreak/>
        <w:t>Applicatie</w:t>
      </w:r>
      <w:bookmarkEnd w:id="104"/>
      <w:bookmarkEnd w:id="105"/>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930391" w:rsidRPr="007D40A2" w:rsidRDefault="00930391" w:rsidP="00E14583">
                            <w:pPr>
                              <w:pStyle w:val="Bijschrift"/>
                              <w:jc w:val="center"/>
                              <w:rPr>
                                <w:noProof/>
                                <w:color w:val="000000"/>
                              </w:rPr>
                            </w:pPr>
                            <w:bookmarkStart w:id="106" w:name="_Toc514279489"/>
                            <w:r>
                              <w:t xml:space="preserve">Figuur </w:t>
                            </w:r>
                            <w:fldSimple w:instr=" STYLEREF 1 \s ">
                              <w:r>
                                <w:rPr>
                                  <w:noProof/>
                                </w:rPr>
                                <w:t>3</w:t>
                              </w:r>
                            </w:fldSimple>
                            <w:r>
                              <w:t>.</w:t>
                            </w:r>
                            <w:fldSimple w:instr=" SEQ Figuur \* ARABIC \s 1 ">
                              <w:r>
                                <w:rPr>
                                  <w:noProof/>
                                </w:rPr>
                                <w:t>1</w:t>
                              </w:r>
                            </w:fldSimple>
                            <w:r>
                              <w:t>: Einddoel applicatie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2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k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0BBjY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930391" w:rsidRPr="007D40A2" w:rsidRDefault="00930391" w:rsidP="00E14583">
                      <w:pPr>
                        <w:pStyle w:val="Bijschrift"/>
                        <w:jc w:val="center"/>
                        <w:rPr>
                          <w:noProof/>
                          <w:color w:val="000000"/>
                        </w:rPr>
                      </w:pPr>
                      <w:bookmarkStart w:id="107" w:name="_Toc514279489"/>
                      <w:r>
                        <w:t xml:space="preserve">Figuur </w:t>
                      </w:r>
                      <w:fldSimple w:instr=" STYLEREF 1 \s ">
                        <w:r>
                          <w:rPr>
                            <w:noProof/>
                          </w:rPr>
                          <w:t>3</w:t>
                        </w:r>
                      </w:fldSimple>
                      <w:r>
                        <w:t>.</w:t>
                      </w:r>
                      <w:fldSimple w:instr=" SEQ Figuur \* ARABIC \s 1 ">
                        <w:r>
                          <w:rPr>
                            <w:noProof/>
                          </w:rPr>
                          <w:t>1</w:t>
                        </w:r>
                      </w:fldSimple>
                      <w:r>
                        <w:t>: Einddoel applicatie</w:t>
                      </w:r>
                      <w:bookmarkEnd w:id="107"/>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108" w:name="_Toc514324992"/>
      <w:r>
        <w:lastRenderedPageBreak/>
        <w:t>V</w:t>
      </w:r>
      <w:r w:rsidR="00C906D6">
        <w:t>ergelijking</w:t>
      </w:r>
      <w:bookmarkEnd w:id="108"/>
    </w:p>
    <w:p w14:paraId="06A61D33" w14:textId="444112D7" w:rsidR="003601DE" w:rsidRDefault="003601DE" w:rsidP="003601DE">
      <w:pPr>
        <w:pStyle w:val="Kop2"/>
        <w:spacing w:before="120" w:after="120"/>
        <w:ind w:left="578" w:hanging="578"/>
      </w:pPr>
      <w:bookmarkStart w:id="109" w:name="_Toc499557205"/>
      <w:bookmarkStart w:id="110" w:name="_Toc514324993"/>
      <w:r>
        <w:t>Development effort</w:t>
      </w:r>
      <w:bookmarkEnd w:id="109"/>
      <w:bookmarkEnd w:id="110"/>
    </w:p>
    <w:p w14:paraId="14DF3F71" w14:textId="02051824" w:rsidR="009E2E5A" w:rsidRDefault="009E2E5A" w:rsidP="009E2E5A">
      <w:pPr>
        <w:pStyle w:val="Kop3"/>
      </w:pPr>
      <w:bookmarkStart w:id="111" w:name="_Toc514324994"/>
      <w:r>
        <w:t>React Native</w:t>
      </w:r>
      <w:bookmarkEnd w:id="111"/>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887883F"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 xml:space="preserve">Wat opviel bij het gebruiken van </w:t>
      </w:r>
      <w:r w:rsidR="00093A99">
        <w:t>het</w:t>
      </w:r>
      <w:r w:rsidR="00174F6F">
        <w:t xml:space="preserv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930391" w:rsidRPr="00DC5A1C" w:rsidRDefault="00930391" w:rsidP="005E2DE3">
                            <w:pPr>
                              <w:pStyle w:val="Bijschrift"/>
                              <w:jc w:val="center"/>
                            </w:pPr>
                            <w:bookmarkStart w:id="112" w:name="_Toc514279490"/>
                            <w:r>
                              <w:t xml:space="preserve">Figuur </w:t>
                            </w:r>
                            <w:fldSimple w:instr=" STYLEREF 1 \s ">
                              <w:r>
                                <w:rPr>
                                  <w:noProof/>
                                </w:rPr>
                                <w:t>4</w:t>
                              </w:r>
                            </w:fldSimple>
                            <w:r>
                              <w:t>.</w:t>
                            </w:r>
                            <w:fldSimple w:instr=" SEQ Figuur \* ARABIC \s 1 ">
                              <w:r>
                                <w:rPr>
                                  <w:noProof/>
                                </w:rPr>
                                <w:t>1</w:t>
                              </w:r>
                            </w:fldSimple>
                            <w:r>
                              <w:t>: React Native applicatie</w:t>
                            </w:r>
                            <w:bookmarkEnd w:id="112"/>
                          </w:p>
                          <w:p w14:paraId="5EFF0CCD" w14:textId="67C9A083" w:rsidR="00930391" w:rsidRPr="00C83BAF" w:rsidRDefault="00930391"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LNNw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Xgy4NxBfUL4HvoGCo6vFV54x0J8ZB47BmHhFMQHXKSGtqJwtihp&#10;wP/4mz/lo5AYpaTFDqxo+H5gXlCiv1qUOLXrYPjB2A2GPZgVINQxzpfj2cQDPurBlB7MEw7HMt2C&#10;IWY53lXROJir2M8BDhcXy2VOwqZ0LN7ZjeOp9EDstnti3p1liSjoPQy9yWav1Olze5qXhwhSZekS&#10;sT2LZ76xobM+5+FLE/PrPme9/CIWPwE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khlCzTcCAABqBAAADgAAAAAAAAAAAAAA&#10;AAAuAgAAZHJzL2Uyb0RvYy54bWxQSwECLQAUAAYACAAAACEAzgHALtwAAAAIAQAADwAAAAAAAAAA&#10;AAAAAACRBAAAZHJzL2Rvd25yZXYueG1sUEsFBgAAAAAEAAQA8wAAAJoFAAAAAA==&#10;" stroked="f">
                <v:textbox inset="0,0,0,0">
                  <w:txbxContent>
                    <w:p w14:paraId="12B5798D" w14:textId="48BDB9A0" w:rsidR="00930391" w:rsidRPr="00DC5A1C" w:rsidRDefault="00930391" w:rsidP="005E2DE3">
                      <w:pPr>
                        <w:pStyle w:val="Bijschrift"/>
                        <w:jc w:val="center"/>
                      </w:pPr>
                      <w:bookmarkStart w:id="113" w:name="_Toc514279490"/>
                      <w:r>
                        <w:t xml:space="preserve">Figuur </w:t>
                      </w:r>
                      <w:fldSimple w:instr=" STYLEREF 1 \s ">
                        <w:r>
                          <w:rPr>
                            <w:noProof/>
                          </w:rPr>
                          <w:t>4</w:t>
                        </w:r>
                      </w:fldSimple>
                      <w:r>
                        <w:t>.</w:t>
                      </w:r>
                      <w:fldSimple w:instr=" SEQ Figuur \* ARABIC \s 1 ">
                        <w:r>
                          <w:rPr>
                            <w:noProof/>
                          </w:rPr>
                          <w:t>1</w:t>
                        </w:r>
                      </w:fldSimple>
                      <w:r>
                        <w:t>: React Native applicatie</w:t>
                      </w:r>
                      <w:bookmarkEnd w:id="113"/>
                    </w:p>
                    <w:p w14:paraId="5EFF0CCD" w14:textId="67C9A083" w:rsidR="00930391" w:rsidRPr="00C83BAF" w:rsidRDefault="00930391"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114" w:name="_Toc514324995"/>
      <w:r>
        <w:lastRenderedPageBreak/>
        <w:t>Xamarin</w:t>
      </w:r>
      <w:bookmarkEnd w:id="114"/>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w:t>
      </w:r>
      <w:bookmarkStart w:id="115" w:name="_GoBack"/>
      <w:bookmarkEnd w:id="115"/>
      <w:r>
        <w:t>elijk dankzij de interne documentatie van Xamarin. Maar bij het uitrollen waren er toch nog wat kinderziektes die VS maar niet kan vermijden. Deze waren vrijwel direct opgelost, de APK-file was direct bruikbaar.</w:t>
      </w:r>
    </w:p>
    <w:p w14:paraId="5D82EDD5" w14:textId="18B4CDA5" w:rsidR="003055CB" w:rsidRDefault="004F23EB" w:rsidP="00204822">
      <w:pPr>
        <w:rPr>
          <w:highlight w:val="yellow"/>
        </w:rPr>
      </w:pPr>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6B41F39A" w14:textId="5C2B51C8" w:rsidR="009A7FE7" w:rsidRDefault="009A7FE7" w:rsidP="00204822"/>
    <w:p w14:paraId="04ED42CC" w14:textId="77777777" w:rsidR="009A7FE7" w:rsidRDefault="009A7FE7" w:rsidP="00204822"/>
    <w:p w14:paraId="11ADC2F0" w14:textId="2446DAE5" w:rsidR="00784687" w:rsidRDefault="00784687" w:rsidP="00784687">
      <w:pPr>
        <w:pStyle w:val="Kop4"/>
      </w:pPr>
      <w:r>
        <w:lastRenderedPageBreak/>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287F3D4A" w:rsidR="0090271E" w:rsidRDefault="0090271E" w:rsidP="0090271E">
      <w:pPr>
        <w:pStyle w:val="Lijstalinea"/>
        <w:numPr>
          <w:ilvl w:val="1"/>
          <w:numId w:val="12"/>
        </w:numPr>
      </w:pPr>
      <w:r>
        <w:t>Rechts: &lt;Button&gt; met een standaard eigenschap onClicked die via een C# functie te verbinden is met de gegeven functionaliteit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4BC17CC7" w14:textId="63202849" w:rsidR="00A40038" w:rsidRDefault="00A40038" w:rsidP="00A40038">
      <w:r>
        <w:t>Meer niet-geïmplementeerde onderdelen:</w:t>
      </w:r>
    </w:p>
    <w:p w14:paraId="4052D0BA" w14:textId="46705D19" w:rsidR="004E24DC" w:rsidRDefault="00A40038" w:rsidP="003055CB">
      <w:pPr>
        <w:pStyle w:val="Lijstalinea"/>
        <w:numPr>
          <w:ilvl w:val="0"/>
          <w:numId w:val="18"/>
        </w:numPr>
      </w:pPr>
      <w:r>
        <w:t>Een tijdsbalk die aangeeft hoever het programma gevorderd is.</w:t>
      </w:r>
      <w:r w:rsidR="005E2DE3" w:rsidRPr="00C1628B">
        <w:rPr>
          <w:noProof/>
        </w:rPr>
        <w:drawing>
          <wp:anchor distT="0" distB="0" distL="114300" distR="114300" simplePos="0" relativeHeight="251658265" behindDoc="0" locked="0" layoutInCell="1" allowOverlap="1" wp14:anchorId="4853E6F5" wp14:editId="348AE6A4">
            <wp:simplePos x="0" y="0"/>
            <wp:positionH relativeFrom="margin">
              <wp:align>center</wp:align>
            </wp:positionH>
            <wp:positionV relativeFrom="paragraph">
              <wp:posOffset>374539</wp:posOffset>
            </wp:positionV>
            <wp:extent cx="2316215" cy="411771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6215" cy="4117715"/>
                    </a:xfrm>
                    <a:prstGeom prst="rect">
                      <a:avLst/>
                    </a:prstGeom>
                  </pic:spPr>
                </pic:pic>
              </a:graphicData>
            </a:graphic>
            <wp14:sizeRelH relativeFrom="page">
              <wp14:pctWidth>0</wp14:pctWidth>
            </wp14:sizeRelH>
            <wp14:sizeRelV relativeFrom="page">
              <wp14:pctHeight>0</wp14:pctHeight>
            </wp14:sizeRelV>
          </wp:anchor>
        </w:drawing>
      </w:r>
    </w:p>
    <w:p w14:paraId="191738A0" w14:textId="1B61ECE3" w:rsidR="00C1628B" w:rsidRDefault="00C1628B" w:rsidP="00C1628B">
      <w:pPr>
        <w:keepNext/>
      </w:pPr>
    </w:p>
    <w:p w14:paraId="584E94F3" w14:textId="7DB933AA" w:rsidR="00C1628B" w:rsidRDefault="00C1628B" w:rsidP="005E2DE3">
      <w:pPr>
        <w:pStyle w:val="Bijschrift"/>
        <w:jc w:val="center"/>
      </w:pPr>
      <w:bookmarkStart w:id="116" w:name="_Toc514279491"/>
      <w:r>
        <w:t xml:space="preserve">Figuur </w:t>
      </w:r>
      <w:fldSimple w:instr=" STYLEREF 1 \s ">
        <w:r w:rsidR="00657D17">
          <w:rPr>
            <w:noProof/>
          </w:rPr>
          <w:t>4</w:t>
        </w:r>
      </w:fldSimple>
      <w:r w:rsidR="00657D17">
        <w:t>.</w:t>
      </w:r>
      <w:fldSimple w:instr=" SEQ Figuur \* ARABIC \s 1 ">
        <w:r w:rsidR="00657D17">
          <w:rPr>
            <w:noProof/>
          </w:rPr>
          <w:t>2</w:t>
        </w:r>
      </w:fldSimple>
      <w:r>
        <w:t>: Xamarin applicatie</w:t>
      </w:r>
      <w:bookmarkEnd w:id="116"/>
    </w:p>
    <w:p w14:paraId="2C16349E" w14:textId="77777777" w:rsidR="00A40038" w:rsidRDefault="00A40038" w:rsidP="00A40038"/>
    <w:p w14:paraId="4122A3D2" w14:textId="001D1694" w:rsidR="006F67CE" w:rsidRDefault="00FE1D0B" w:rsidP="00FE1D0B">
      <w:pPr>
        <w:pStyle w:val="Kop3"/>
      </w:pPr>
      <w:bookmarkStart w:id="117" w:name="_Toc514324996"/>
      <w:r>
        <w:lastRenderedPageBreak/>
        <w:t>Conclusies</w:t>
      </w:r>
      <w:bookmarkEnd w:id="117"/>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-architectuur. Bij Xamarin zorgt MVVM ervoor dat de back-end en de front-end mooi gescheiden blijft, en werkt met een tussenstation voor het versturen van de data. Terwijl voor R</w:t>
      </w:r>
      <w:r w:rsidR="008800FE">
        <w:t xml:space="preserve">eact </w:t>
      </w:r>
      <w:r w:rsidR="00B64E4A">
        <w:t>N</w:t>
      </w:r>
      <w:r w:rsidR="008800FE">
        <w:t>ative</w:t>
      </w:r>
      <w:r w:rsidR="00B64E4A">
        <w:t xml:space="preserve">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155C1F70" w14:textId="52DD9C8B" w:rsidR="009147E8" w:rsidRDefault="00585545" w:rsidP="00FE1D0B">
      <w:pPr>
        <w:rPr>
          <w:highlight w:val="yellow"/>
        </w:rPr>
      </w:pPr>
      <w:r w:rsidRPr="009147E8">
        <w:rPr>
          <w:highlight w:val="yellow"/>
        </w:rPr>
        <w:t xml:space="preserve">Het deployment </w:t>
      </w:r>
      <w:r w:rsidR="00103956" w:rsidRPr="009147E8">
        <w:rPr>
          <w:highlight w:val="yellow"/>
        </w:rPr>
        <w:t>in Android was bi</w:t>
      </w:r>
      <w:r w:rsidR="00BA5E84" w:rsidRPr="009147E8">
        <w:rPr>
          <w:highlight w:val="yellow"/>
        </w:rPr>
        <w:t xml:space="preserve">j </w:t>
      </w:r>
      <w:r w:rsidR="008800FE" w:rsidRPr="009147E8">
        <w:rPr>
          <w:highlight w:val="yellow"/>
        </w:rPr>
        <w:t xml:space="preserve">React Native en </w:t>
      </w:r>
      <w:r w:rsidR="00654AF9" w:rsidRPr="009147E8">
        <w:rPr>
          <w:highlight w:val="yellow"/>
        </w:rPr>
        <w:t>Xamarin exact hetzelfde proces, die beiden zeer goed gedocumenteerd waren.</w:t>
      </w:r>
      <w:r w:rsidR="00A85BF1" w:rsidRPr="009147E8">
        <w:rPr>
          <w:highlight w:val="yellow"/>
        </w:rPr>
        <w:t xml:space="preserve"> Enkel bij Xamarin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React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Xcode open gedaan worden. </w:t>
      </w:r>
      <w:r w:rsidR="00FC7C23" w:rsidRPr="009147E8">
        <w:rPr>
          <w:highlight w:val="yellow"/>
        </w:rPr>
        <w:t>Om dit dan werkende te krijgen</w:t>
      </w:r>
      <w:r w:rsidR="00F31FF7" w:rsidRPr="009147E8">
        <w:rPr>
          <w:highlight w:val="yellow"/>
        </w:rPr>
        <w:t xml:space="preserve"> waren verschillende aanpassingen aan de instellingen in Xcode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Xcode enkel als tussenpoort </w:t>
      </w:r>
      <w:r w:rsidR="00E50CDF" w:rsidRPr="009147E8">
        <w:rPr>
          <w:highlight w:val="yellow"/>
        </w:rPr>
        <w:t>moest dienen om de .ipa file aan te maken en de applicatie op het device te krijgen.</w:t>
      </w:r>
    </w:p>
    <w:p w14:paraId="1ACB55D8" w14:textId="05A8EEAD" w:rsidR="00095A1A" w:rsidRDefault="00095A1A" w:rsidP="00FE1D0B"/>
    <w:p w14:paraId="3CD926F5" w14:textId="71B8631C" w:rsidR="00095A1A" w:rsidRDefault="00095A1A" w:rsidP="00FE1D0B"/>
    <w:p w14:paraId="49BF2EC5" w14:textId="4672104F" w:rsidR="00095A1A" w:rsidRDefault="00095A1A" w:rsidP="00FE1D0B"/>
    <w:p w14:paraId="20E89140" w14:textId="151902F8" w:rsidR="00095A1A" w:rsidRDefault="00095A1A" w:rsidP="00FE1D0B"/>
    <w:p w14:paraId="7B9398D7" w14:textId="685B6B83" w:rsidR="00095A1A" w:rsidRDefault="00095A1A" w:rsidP="00FE1D0B"/>
    <w:p w14:paraId="163860BA" w14:textId="0BE374C6" w:rsidR="00095A1A" w:rsidRDefault="00095A1A" w:rsidP="00FE1D0B"/>
    <w:p w14:paraId="3003820F" w14:textId="77777777" w:rsidR="00095A1A" w:rsidRDefault="00095A1A" w:rsidP="00FE1D0B"/>
    <w:p w14:paraId="724C5BE8" w14:textId="45A14BFB" w:rsidR="00A15CF5" w:rsidRDefault="00A15CF5" w:rsidP="00FE1D0B">
      <w:r>
        <w:lastRenderedPageBreak/>
        <w:t xml:space="preserve">Uit deze </w:t>
      </w:r>
      <w:r w:rsidR="00A25050">
        <w:t>ervaring</w:t>
      </w:r>
      <w:r>
        <w:t xml:space="preserve"> kan er een tabel gemaakt worden die kort weergeeft wat de voor- en nadelen zijn van onze twee cross-platform frameworks</w:t>
      </w:r>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232C9592" w:rsidR="00D501C1" w:rsidRPr="00095A1A" w:rsidRDefault="008F7FD5" w:rsidP="00475F05">
            <w:pPr>
              <w:jc w:val="center"/>
              <w:rPr>
                <w:highlight w:val="yellow"/>
              </w:rPr>
            </w:pPr>
            <w:r w:rsidRPr="00095A1A">
              <w:rPr>
                <w:highlight w:val="yellow"/>
              </w:rPr>
              <w:t xml:space="preserve">Na vele instelling-wijzigingen </w:t>
            </w:r>
            <w:r w:rsidR="00BF6F8D" w:rsidRPr="00095A1A">
              <w:rPr>
                <w:highlight w:val="yellow"/>
              </w:rPr>
              <w:t>straigt-forward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36E8D5C6" w14:textId="45EBA74B" w:rsidR="00095BBD" w:rsidRDefault="00A15CF5" w:rsidP="00FE1D0B">
      <w:r>
        <w:t>Bij deze vergelijking kan er geconcludeerd worden dat RN het betere cross-platform framework kan beschouwd worden wat de ontwikkeling zelf betreft.</w:t>
      </w:r>
      <w:r w:rsidR="00577861">
        <w:t xml:space="preserve"> Dit </w:t>
      </w:r>
      <w:r w:rsidR="006C7C08">
        <w:t xml:space="preserve">kan gebaseerd worden op het feit dat Xamarin geen </w:t>
      </w:r>
      <w:r w:rsidR="00E85751">
        <w:t>echte voordelen lijkt te hebben op RN, terwijl het andersom wel het geval blijkt. Al blijft er hier nog een zekere voorkeur aan verbonden wat een individuele ontwikkelaar betreft. Hierdoor is een eindige conclusie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118" w:name="_Toc514324997"/>
      <w:bookmarkStart w:id="119" w:name="_Toc499557206"/>
      <w:r>
        <w:t>Snelheid</w:t>
      </w:r>
      <w:bookmarkEnd w:id="118"/>
      <w:r>
        <w:t xml:space="preserve"> </w:t>
      </w:r>
      <w:bookmarkEnd w:id="119"/>
    </w:p>
    <w:p w14:paraId="6F89B455" w14:textId="3FC49332" w:rsidR="00BD0EA9" w:rsidRPr="00BD0EA9" w:rsidRDefault="00BD0EA9" w:rsidP="00BD0EA9">
      <w:pPr>
        <w:pStyle w:val="Kop3"/>
      </w:pPr>
      <w:bookmarkStart w:id="120" w:name="_Toc514324998"/>
      <w:r>
        <w:t>Vergelijking</w:t>
      </w:r>
      <w:bookmarkEnd w:id="120"/>
    </w:p>
    <w:p w14:paraId="07BFF16D" w14:textId="734FB7F5" w:rsidR="00BD0EA9" w:rsidRPr="00BD0EA9" w:rsidRDefault="00BD0EA9" w:rsidP="00BD0EA9">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142978DD" w14:textId="4DEF7E43" w:rsidR="00BD0EA9" w:rsidRDefault="00BD0EA9" w:rsidP="00BD0EA9">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op de Motorola Moto E (2nd generation) </w:t>
      </w:r>
      <w:r w:rsidR="00E330BA">
        <w:rPr>
          <w:lang w:eastAsia="en-US"/>
        </w:rPr>
        <w:t xml:space="preserve">getest </w:t>
      </w:r>
      <w:r>
        <w:rPr>
          <w:lang w:eastAsia="en-US"/>
        </w:rPr>
        <w:t>en vergelijken we deze met elkaar.</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71557789" w:rsidR="00BD0EA9" w:rsidRDefault="00BD0EA9" w:rsidP="00BD0EA9">
            <w:pPr>
              <w:rPr>
                <w:lang w:eastAsia="en-US"/>
              </w:rPr>
            </w:pPr>
            <w:r>
              <w:rPr>
                <w:lang w:eastAsia="en-US"/>
              </w:rPr>
              <w:t>Installatietijd</w:t>
            </w:r>
            <w:r w:rsidR="007F2263">
              <w:rPr>
                <w:lang w:eastAsia="en-US"/>
              </w:rPr>
              <w:t xml:space="preserve"> </w:t>
            </w:r>
          </w:p>
        </w:tc>
        <w:tc>
          <w:tcPr>
            <w:tcW w:w="2265" w:type="dxa"/>
          </w:tcPr>
          <w:p w14:paraId="67C78819" w14:textId="3A5BB22F" w:rsidR="00BD0EA9" w:rsidRDefault="002B7F62" w:rsidP="00BD0EA9">
            <w:pPr>
              <w:rPr>
                <w:lang w:eastAsia="en-US"/>
              </w:rPr>
            </w:pPr>
            <m:oMathPara>
              <m:oMath>
                <m:r>
                  <w:rPr>
                    <w:rFonts w:ascii="Cambria Math" w:hAnsi="Cambria Math"/>
                    <w:lang w:eastAsia="en-US"/>
                  </w:rPr>
                  <m:t>26.59 seconden</m:t>
                </m:r>
              </m:oMath>
            </m:oMathPara>
          </w:p>
        </w:tc>
        <w:tc>
          <w:tcPr>
            <w:tcW w:w="2266" w:type="dxa"/>
          </w:tcPr>
          <w:p w14:paraId="6CBD0E42" w14:textId="25275786" w:rsidR="007F2263" w:rsidRDefault="007F2263" w:rsidP="00BD0EA9">
            <w:pPr>
              <w:rPr>
                <w:lang w:eastAsia="en-US"/>
              </w:rPr>
            </w:pPr>
            <m:oMathPara>
              <m:oMath>
                <m:r>
                  <w:rPr>
                    <w:rFonts w:ascii="Cambria Math" w:hAnsi="Cambria Math"/>
                    <w:lang w:eastAsia="en-US"/>
                  </w:rPr>
                  <m:t>9 seconden</m:t>
                </m:r>
              </m:oMath>
            </m:oMathPara>
          </w:p>
        </w:tc>
        <w:tc>
          <w:tcPr>
            <w:tcW w:w="2266" w:type="dxa"/>
          </w:tcPr>
          <w:p w14:paraId="2BD8D863" w14:textId="727E89F7" w:rsidR="00BD0EA9" w:rsidRDefault="007F2263" w:rsidP="00BD0EA9">
            <w:pPr>
              <w:rPr>
                <w:lang w:eastAsia="en-US"/>
              </w:rPr>
            </w:pPr>
            <m:oMathPara>
              <m:oMath>
                <m:r>
                  <w:rPr>
                    <w:rFonts w:ascii="Cambria Math" w:hAnsi="Cambria Math"/>
                    <w:lang w:eastAsia="en-US"/>
                  </w:rPr>
                  <m:t>10.75 seconden</m:t>
                </m:r>
              </m:oMath>
            </m:oMathPara>
          </w:p>
        </w:tc>
      </w:tr>
      <w:tr w:rsidR="00BD0EA9" w14:paraId="0BA05115" w14:textId="77777777" w:rsidTr="00BD0EA9">
        <w:tc>
          <w:tcPr>
            <w:tcW w:w="2265" w:type="dxa"/>
          </w:tcPr>
          <w:p w14:paraId="3C2A644D" w14:textId="5D626259" w:rsidR="00BD0EA9" w:rsidRDefault="00BD0EA9" w:rsidP="00BD0EA9">
            <w:pPr>
              <w:rPr>
                <w:lang w:eastAsia="en-US"/>
              </w:rPr>
            </w:pPr>
            <w:r>
              <w:rPr>
                <w:lang w:eastAsia="en-US"/>
              </w:rPr>
              <w:t>Opstarttijd</w:t>
            </w:r>
            <w:r w:rsidR="007F2263">
              <w:rPr>
                <w:lang w:eastAsia="en-US"/>
              </w:rPr>
              <w:t xml:space="preserve"> </w:t>
            </w:r>
          </w:p>
        </w:tc>
        <w:tc>
          <w:tcPr>
            <w:tcW w:w="2265" w:type="dxa"/>
          </w:tcPr>
          <w:p w14:paraId="4156C30D" w14:textId="2BA1FD33" w:rsidR="00BD0EA9" w:rsidRDefault="002B7F62" w:rsidP="00BD0EA9">
            <w:pPr>
              <w:rPr>
                <w:lang w:eastAsia="en-US"/>
              </w:rPr>
            </w:pPr>
            <m:oMathPara>
              <m:oMath>
                <m:r>
                  <w:rPr>
                    <w:rFonts w:ascii="Cambria Math" w:hAnsi="Cambria Math"/>
                    <w:lang w:eastAsia="en-US"/>
                  </w:rPr>
                  <m:t>1.12 seconden</m:t>
                </m:r>
              </m:oMath>
            </m:oMathPara>
          </w:p>
        </w:tc>
        <w:tc>
          <w:tcPr>
            <w:tcW w:w="2266" w:type="dxa"/>
          </w:tcPr>
          <w:p w14:paraId="3885A4D6" w14:textId="6B24DA84" w:rsidR="00BD0EA9" w:rsidRDefault="007F2263" w:rsidP="00BD0EA9">
            <w:pPr>
              <w:rPr>
                <w:lang w:eastAsia="en-US"/>
              </w:rPr>
            </w:pPr>
            <m:oMathPara>
              <m:oMath>
                <m:r>
                  <w:rPr>
                    <w:rFonts w:ascii="Cambria Math" w:hAnsi="Cambria Math"/>
                    <w:lang w:eastAsia="en-US"/>
                  </w:rPr>
                  <m:t>0.4 seconden</m:t>
                </m:r>
              </m:oMath>
            </m:oMathPara>
          </w:p>
        </w:tc>
        <w:tc>
          <w:tcPr>
            <w:tcW w:w="2266" w:type="dxa"/>
          </w:tcPr>
          <w:p w14:paraId="7A117AC8" w14:textId="4BE66158" w:rsidR="00BD0EA9" w:rsidRDefault="007F2263" w:rsidP="00BD0EA9">
            <w:pPr>
              <w:rPr>
                <w:lang w:eastAsia="en-US"/>
              </w:rPr>
            </w:pPr>
            <m:oMathPara>
              <m:oMath>
                <m:r>
                  <w:rPr>
                    <w:rFonts w:ascii="Cambria Math" w:hAnsi="Cambria Math"/>
                    <w:lang w:eastAsia="en-US"/>
                  </w:rPr>
                  <m:t>5.92 seconden</m:t>
                </m:r>
              </m:oMath>
            </m:oMathPara>
          </w:p>
        </w:tc>
      </w:tr>
    </w:tbl>
    <w:p w14:paraId="48595FF0" w14:textId="6C772FE2" w:rsidR="00BD0EA9" w:rsidRDefault="00BD0EA9" w:rsidP="00BD0EA9">
      <w:pPr>
        <w:rPr>
          <w:lang w:eastAsia="en-US"/>
        </w:rPr>
      </w:pPr>
    </w:p>
    <w:p w14:paraId="3CBEE175" w14:textId="77777777" w:rsidR="006C0AA7" w:rsidRDefault="008B17A8" w:rsidP="00BD0EA9">
      <w:pPr>
        <w:rPr>
          <w:lang w:eastAsia="en-US"/>
        </w:rPr>
      </w:pPr>
      <w:r>
        <w:rPr>
          <w:lang w:eastAsia="en-US"/>
        </w:rPr>
        <w:lastRenderedPageBreak/>
        <w:t xml:space="preserve">Bij deze is het ook belangrijk te realiseren dat de grootte en uitgebreidheid van de drie applicaties verschillen. De complexiteit van de native app is groter dan die van RN, en de RN app is vollediger dan die van Xamarin. Hierdoor is het toch opvallend dat de RN applicatie </w:t>
      </w:r>
      <w:r w:rsidR="000571C9">
        <w:rPr>
          <w:lang w:eastAsia="en-US"/>
        </w:rPr>
        <w:t xml:space="preserve">veel </w:t>
      </w:r>
      <w:r>
        <w:rPr>
          <w:lang w:eastAsia="en-US"/>
        </w:rPr>
        <w:t xml:space="preserve">beter scoort op snelheid dan degene </w:t>
      </w:r>
      <w:r w:rsidR="000571C9">
        <w:rPr>
          <w:lang w:eastAsia="en-US"/>
        </w:rPr>
        <w:t>gebouwd met</w:t>
      </w:r>
      <w:r>
        <w:rPr>
          <w:lang w:eastAsia="en-US"/>
        </w:rPr>
        <w:t xml:space="preserve"> Xamarin.</w:t>
      </w:r>
      <w:r w:rsidR="00F55514">
        <w:rPr>
          <w:lang w:eastAsia="en-US"/>
        </w:rPr>
        <w:t xml:space="preserve"> </w:t>
      </w:r>
    </w:p>
    <w:p w14:paraId="45064AEF" w14:textId="5A4582CD" w:rsidR="005776AE" w:rsidRPr="005776AE" w:rsidRDefault="006C0AA7" w:rsidP="00BD0EA9">
      <w:pPr>
        <w:rPr>
          <w:i/>
          <w:lang w:eastAsia="en-US"/>
        </w:rPr>
      </w:pPr>
      <w:r w:rsidRPr="00F21FA5">
        <w:rPr>
          <w:highlight w:val="yellow"/>
          <w:lang w:eastAsia="en-US"/>
        </w:rPr>
        <w:t xml:space="preserve">// </w:t>
      </w:r>
      <w:r w:rsidR="00F55514" w:rsidRPr="00F21FA5">
        <w:rPr>
          <w:highlight w:val="yellow"/>
          <w:lang w:eastAsia="en-US"/>
        </w:rPr>
        <w:t xml:space="preserve">Dit zou kunnen verklaard worden met het feit dat RN de lijst maar deels </w:t>
      </w:r>
      <w:r w:rsidR="00F21FA5" w:rsidRPr="00F21FA5">
        <w:rPr>
          <w:highlight w:val="yellow"/>
          <w:lang w:eastAsia="en-US"/>
        </w:rPr>
        <w:t>inlaadt</w:t>
      </w:r>
      <w:r w:rsidR="00F55514" w:rsidRPr="00F21FA5">
        <w:rPr>
          <w:highlight w:val="yellow"/>
          <w:lang w:eastAsia="en-US"/>
        </w:rPr>
        <w:t xml:space="preserve"> bij de opstart. Terwijl bij Xamarin de volledige lijst bij de start van de applicatie wordt ingeladen. Hierdoor zal het toch opvallen dat bij RN de applicatie in het begin moeilijker zijn lijst volledig zal kunnen laten zien als er door de lijst gescrold wordt. Dit wordt dan ook bevestigd bij het komende onderdeel </w:t>
      </w:r>
      <w:r w:rsidR="00F55514" w:rsidRPr="00F21FA5">
        <w:rPr>
          <w:i/>
          <w:highlight w:val="yellow"/>
          <w:lang w:eastAsia="en-US"/>
        </w:rPr>
        <w:t>user experience.</w:t>
      </w:r>
    </w:p>
    <w:p w14:paraId="3CDB6193" w14:textId="77777777" w:rsidR="008B17A8" w:rsidRPr="00BD0EA9" w:rsidRDefault="008B17A8" w:rsidP="00BD0EA9">
      <w:pPr>
        <w:rPr>
          <w:lang w:eastAsia="en-US"/>
        </w:rPr>
      </w:pPr>
    </w:p>
    <w:p w14:paraId="7CF91683" w14:textId="77777777" w:rsidR="00980CF2" w:rsidRDefault="00980CF2" w:rsidP="00980CF2">
      <w:pPr>
        <w:pStyle w:val="Bijschrift"/>
      </w:pPr>
      <w:r>
        <w:t>iOS</w:t>
      </w:r>
    </w:p>
    <w:p w14:paraId="52ADC3CE" w14:textId="77777777" w:rsidR="00980CF2" w:rsidRPr="00980CF2" w:rsidRDefault="00980CF2" w:rsidP="00980CF2"/>
    <w:p w14:paraId="662B05DD" w14:textId="1B8CE29A" w:rsidR="00604D2E" w:rsidRDefault="00604D2E" w:rsidP="00604D2E">
      <w:pPr>
        <w:rPr>
          <w:lang w:eastAsia="en-US"/>
        </w:rPr>
      </w:pPr>
    </w:p>
    <w:p w14:paraId="06DDF654" w14:textId="4DEF1F78" w:rsidR="00604D2E" w:rsidRPr="00604D2E" w:rsidRDefault="00604D2E" w:rsidP="00604D2E">
      <w:pPr>
        <w:pStyle w:val="Kop3"/>
        <w:rPr>
          <w:lang w:eastAsia="en-US"/>
        </w:rPr>
      </w:pPr>
      <w:bookmarkStart w:id="121" w:name="_Toc514324999"/>
      <w:r>
        <w:rPr>
          <w:lang w:eastAsia="en-US"/>
        </w:rPr>
        <w:t>Conclusie</w:t>
      </w:r>
      <w:bookmarkEnd w:id="121"/>
    </w:p>
    <w:p w14:paraId="57F96914" w14:textId="1297AB9A" w:rsidR="0018756B" w:rsidRPr="00F21FA5" w:rsidRDefault="0018756B" w:rsidP="0018756B">
      <w:pPr>
        <w:pStyle w:val="Kop2"/>
        <w:rPr>
          <w:highlight w:val="yellow"/>
        </w:rPr>
      </w:pPr>
      <w:bookmarkStart w:id="122" w:name="_Toc514325000"/>
      <w:r w:rsidRPr="00F21FA5">
        <w:rPr>
          <w:highlight w:val="yellow"/>
        </w:rPr>
        <w:t>Geheugen</w:t>
      </w:r>
      <w:bookmarkEnd w:id="122"/>
    </w:p>
    <w:p w14:paraId="5F9EFB40" w14:textId="4025BD22"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cross-platform gebouwde apps. De React Native en Xamarin resultaten zijn ongeveer dezelfde als dit bekeken wordt vanuit een geheugen standpunt. Zij verschillen enkel in hoe het zijn data haalt. RN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123" w:name="_Toc514325001"/>
      <w:r w:rsidRPr="00F21FA5">
        <w:rPr>
          <w:highlight w:val="yellow"/>
        </w:rPr>
        <w:t>Vergelijking</w:t>
      </w:r>
      <w:bookmarkEnd w:id="123"/>
    </w:p>
    <w:p w14:paraId="46B8566D" w14:textId="3D5C0313" w:rsidR="004508C3" w:rsidRPr="00F21FA5" w:rsidRDefault="00D527AB" w:rsidP="004508C3">
      <w:pPr>
        <w:pStyle w:val="Bijschrift"/>
        <w:rPr>
          <w:highlight w:val="yellow"/>
        </w:rPr>
      </w:pPr>
      <w:r w:rsidRPr="00F21FA5">
        <w:rPr>
          <w:highlight w:val="yellow"/>
        </w:rPr>
        <w:t>Android</w:t>
      </w:r>
    </w:p>
    <w:p w14:paraId="0DEECE8A" w14:textId="0C5812F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wordt de interne opslag en het cache-geheugen rechtstreeks uitgelezen. Voor het RAM-geheugen wordt een maximale waarde gebruikt</w:t>
      </w:r>
      <w:r w:rsidR="00BE330D" w:rsidRPr="00F21FA5">
        <w:rPr>
          <w:highlight w:val="yellow"/>
          <w:lang w:eastAsia="en-US"/>
        </w:rPr>
        <w:t xml:space="preserve">, die de GSM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66"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lastRenderedPageBreak/>
              <w:t>Interne opslagruimte</w:t>
            </w:r>
            <m:oMath>
              <m:r>
                <w:rPr>
                  <w:rFonts w:ascii="Cambria Math" w:hAnsi="Cambria Math"/>
                  <w:highlight w:val="yellow"/>
                  <w:lang w:eastAsia="en-US"/>
                </w:rPr>
                <m:t>[MB]</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4EDD3A7A" w14:textId="40C733D6" w:rsidR="00005CDE" w:rsidRPr="00F21FA5" w:rsidRDefault="00371262" w:rsidP="00371262">
            <w:pPr>
              <w:jc w:val="center"/>
              <w:rPr>
                <w:highlight w:val="yellow"/>
                <w:lang w:eastAsia="en-US"/>
              </w:rPr>
            </w:pPr>
            <w:r>
              <w:rPr>
                <w:highlight w:val="yellow"/>
                <w:lang w:eastAsia="en-US"/>
              </w:rPr>
              <w:t>105</w:t>
            </w:r>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66"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556"/>
        <w:gridCol w:w="2079"/>
        <w:gridCol w:w="2104"/>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66"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65" w:type="dxa"/>
          </w:tcPr>
          <w:p w14:paraId="1F8A754A" w14:textId="6145CB95" w:rsidR="006875AC" w:rsidRPr="00F21FA5" w:rsidRDefault="003A1607" w:rsidP="00604988">
            <w:pPr>
              <w:rPr>
                <w:highlight w:val="yellow"/>
                <w:lang w:eastAsia="en-US"/>
              </w:rPr>
            </w:pPr>
            <m:oMathPara>
              <m:oMath>
                <m:r>
                  <w:rPr>
                    <w:rFonts w:ascii="Cambria Math" w:hAnsi="Cambria Math"/>
                    <w:highlight w:val="yellow"/>
                    <w:lang w:eastAsia="en-US"/>
                  </w:rPr>
                  <m:t>108</m:t>
                </m:r>
              </m:oMath>
            </m:oMathPara>
          </w:p>
        </w:tc>
        <w:tc>
          <w:tcPr>
            <w:tcW w:w="2266" w:type="dxa"/>
          </w:tcPr>
          <w:p w14:paraId="1DC25421" w14:textId="210270EA" w:rsidR="006875AC" w:rsidRPr="00F21FA5" w:rsidRDefault="008D302D" w:rsidP="00604988">
            <w:pPr>
              <w:rPr>
                <w:highlight w:val="yellow"/>
                <w:lang w:eastAsia="en-US"/>
              </w:rPr>
            </w:pPr>
            <m:oMathPara>
              <m:oMath>
                <m:r>
                  <w:rPr>
                    <w:rFonts w:ascii="Cambria Math" w:hAnsi="Cambria Math"/>
                    <w:highlight w:val="yellow"/>
                    <w:lang w:eastAsia="en-US"/>
                  </w:rPr>
                  <m:t xml:space="preserve">28,8 </m:t>
                </m:r>
              </m:oMath>
            </m:oMathPara>
          </w:p>
        </w:tc>
        <w:tc>
          <w:tcPr>
            <w:tcW w:w="2266" w:type="dxa"/>
          </w:tcPr>
          <w:p w14:paraId="43222AF6" w14:textId="19653954" w:rsidR="006875AC" w:rsidRPr="00F21FA5" w:rsidRDefault="008D302D" w:rsidP="00604988">
            <w:pPr>
              <w:rPr>
                <w:highlight w:val="yellow"/>
                <w:lang w:eastAsia="en-US"/>
              </w:rPr>
            </w:pPr>
            <m:oMathPara>
              <m:oMath>
                <m:r>
                  <w:rPr>
                    <w:rFonts w:ascii="Cambria Math" w:hAnsi="Cambria Math"/>
                    <w:highlight w:val="yellow"/>
                    <w:lang w:eastAsia="en-US"/>
                  </w:rPr>
                  <m:t xml:space="preserve">28,1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65" w:type="dxa"/>
          </w:tcPr>
          <w:p w14:paraId="34243439" w14:textId="0525FC11" w:rsidR="006875AC" w:rsidRPr="00F21FA5" w:rsidRDefault="00CD28FE" w:rsidP="00604988">
            <w:pPr>
              <w:rPr>
                <w:highlight w:val="yellow"/>
                <w:lang w:eastAsia="en-US"/>
              </w:rPr>
            </w:pPr>
            <w:sdt>
              <w:sdtPr>
                <w:rPr>
                  <w:rFonts w:ascii="Cambria Math" w:hAnsi="Cambria Math"/>
                  <w:i/>
                  <w:highlight w:val="yellow"/>
                  <w:lang w:eastAsia="en-US"/>
                </w:rPr>
                <w:id w:val="-1244250096"/>
                <w:placeholder>
                  <w:docPart w:val="DefaultPlaceholder_2098659788"/>
                </w:placeholder>
                <w:temporary/>
                <w:showingPlcHdr/>
                <w:equation/>
              </w:sdtPr>
              <w:sdtEndPr/>
              <w:sdtContent>
                <m:oMathPara>
                  <m:oMath>
                    <m:r>
                      <m:rPr>
                        <m:sty m:val="p"/>
                      </m:rPr>
                      <w:rPr>
                        <w:rStyle w:val="Tekstvantijdelijkeaanduiding"/>
                        <w:rFonts w:ascii="Cambria Math" w:hAnsi="Cambria Math"/>
                      </w:rPr>
                      <m:t>Typ hier uw vergelijking.</m:t>
                    </m:r>
                  </m:oMath>
                </m:oMathPara>
              </w:sdtContent>
            </w:sdt>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0,02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124" w:name="_Toc514325002"/>
      <w:r w:rsidRPr="00F21FA5">
        <w:rPr>
          <w:highlight w:val="yellow"/>
          <w:lang w:eastAsia="en-US"/>
        </w:rPr>
        <w:t>Conclusie</w:t>
      </w:r>
      <w:bookmarkEnd w:id="124"/>
    </w:p>
    <w:p w14:paraId="76312B34" w14:textId="77777777" w:rsidR="003601DE" w:rsidRPr="00F21FA5" w:rsidRDefault="003601DE" w:rsidP="003601DE">
      <w:pPr>
        <w:pStyle w:val="Kop2"/>
        <w:spacing w:before="120" w:after="120"/>
        <w:ind w:left="578" w:hanging="578"/>
        <w:rPr>
          <w:highlight w:val="yellow"/>
        </w:rPr>
      </w:pPr>
      <w:bookmarkStart w:id="125" w:name="_Toc499557207"/>
      <w:bookmarkStart w:id="126" w:name="_Toc514325003"/>
      <w:r w:rsidRPr="00F21FA5">
        <w:rPr>
          <w:highlight w:val="yellow"/>
        </w:rPr>
        <w:t>User experience</w:t>
      </w:r>
      <w:bookmarkEnd w:id="125"/>
      <w:bookmarkEnd w:id="126"/>
    </w:p>
    <w:p w14:paraId="3517381B" w14:textId="77777777" w:rsidR="003601DE" w:rsidRPr="00F21FA5" w:rsidRDefault="003601DE" w:rsidP="003601DE">
      <w:pPr>
        <w:pStyle w:val="Kop1"/>
        <w:spacing w:before="240" w:after="480"/>
        <w:ind w:left="431" w:hanging="431"/>
        <w:rPr>
          <w:highlight w:val="yellow"/>
        </w:rPr>
      </w:pPr>
      <w:bookmarkStart w:id="127" w:name="_Toc499557209"/>
      <w:bookmarkStart w:id="128" w:name="_Toc514325004"/>
      <w:r w:rsidRPr="00F21FA5">
        <w:rPr>
          <w:highlight w:val="yellow"/>
        </w:rPr>
        <w:t>Besluit</w:t>
      </w:r>
      <w:bookmarkEnd w:id="127"/>
      <w:bookmarkEnd w:id="128"/>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129" w:name="_Toc514325005"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29"/>
        </w:p>
        <w:sdt>
          <w:sdtPr>
            <w:id w:val="-573587230"/>
            <w:bibliography/>
          </w:sdtPr>
          <w:sdtEndPr/>
          <w:sdtContent>
            <w:p w14:paraId="3CE5B773" w14:textId="77777777" w:rsidR="00F5614E"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5614E" w14:paraId="2580BF78" w14:textId="77777777">
                <w:trPr>
                  <w:divId w:val="512232090"/>
                  <w:tblCellSpacing w:w="15" w:type="dxa"/>
                </w:trPr>
                <w:tc>
                  <w:tcPr>
                    <w:tcW w:w="50" w:type="pct"/>
                    <w:hideMark/>
                  </w:tcPr>
                  <w:p w14:paraId="3E94833A" w14:textId="10D0FF7A" w:rsidR="00F5614E" w:rsidRDefault="00F5614E">
                    <w:pPr>
                      <w:pStyle w:val="Bibliografie"/>
                      <w:rPr>
                        <w:noProof/>
                        <w:sz w:val="24"/>
                        <w:szCs w:val="24"/>
                        <w:lang w:val="nl-NL"/>
                      </w:rPr>
                    </w:pPr>
                    <w:r>
                      <w:rPr>
                        <w:noProof/>
                        <w:lang w:val="nl-NL"/>
                      </w:rPr>
                      <w:t xml:space="preserve">[1] </w:t>
                    </w:r>
                  </w:p>
                </w:tc>
                <w:tc>
                  <w:tcPr>
                    <w:tcW w:w="0" w:type="auto"/>
                    <w:hideMark/>
                  </w:tcPr>
                  <w:p w14:paraId="627B0BCE" w14:textId="77777777" w:rsidR="00F5614E" w:rsidRDefault="00F5614E">
                    <w:pPr>
                      <w:pStyle w:val="Bibliografie"/>
                      <w:rPr>
                        <w:noProof/>
                        <w:lang w:val="nl-NL"/>
                      </w:rPr>
                    </w:pPr>
                    <w:r>
                      <w:rPr>
                        <w:noProof/>
                        <w:lang w:val="nl-NL"/>
                      </w:rPr>
                      <w:t>Zappware NV, „Info over Zappware NV,” [Online]. Available: https://zappware.com/.</w:t>
                    </w:r>
                  </w:p>
                </w:tc>
              </w:tr>
              <w:tr w:rsidR="00F5614E" w14:paraId="77C78F10" w14:textId="77777777">
                <w:trPr>
                  <w:divId w:val="512232090"/>
                  <w:tblCellSpacing w:w="15" w:type="dxa"/>
                </w:trPr>
                <w:tc>
                  <w:tcPr>
                    <w:tcW w:w="50" w:type="pct"/>
                    <w:hideMark/>
                  </w:tcPr>
                  <w:p w14:paraId="573E2C12" w14:textId="77777777" w:rsidR="00F5614E" w:rsidRDefault="00F5614E">
                    <w:pPr>
                      <w:pStyle w:val="Bibliografie"/>
                      <w:rPr>
                        <w:noProof/>
                        <w:lang w:val="nl-NL"/>
                      </w:rPr>
                    </w:pPr>
                    <w:r>
                      <w:rPr>
                        <w:noProof/>
                        <w:lang w:val="nl-NL"/>
                      </w:rPr>
                      <w:t xml:space="preserve">[2] </w:t>
                    </w:r>
                  </w:p>
                </w:tc>
                <w:tc>
                  <w:tcPr>
                    <w:tcW w:w="0" w:type="auto"/>
                    <w:hideMark/>
                  </w:tcPr>
                  <w:p w14:paraId="072D8157" w14:textId="77777777" w:rsidR="00F5614E" w:rsidRDefault="00F5614E">
                    <w:pPr>
                      <w:pStyle w:val="Bibliografie"/>
                      <w:rPr>
                        <w:noProof/>
                        <w:lang w:val="nl-NL"/>
                      </w:rPr>
                    </w:pPr>
                    <w:r w:rsidRPr="00DA243A">
                      <w:rPr>
                        <w:noProof/>
                        <w:lang w:val="en-US"/>
                      </w:rPr>
                      <w:t xml:space="preserve">„Qt (software),” [Online]. Available: https://en.wikipedia.org/wiki/Qt_(software). </w:t>
                    </w:r>
                    <w:r>
                      <w:rPr>
                        <w:noProof/>
                        <w:lang w:val="nl-NL"/>
                      </w:rPr>
                      <w:t>[Geopend Maart 2018].</w:t>
                    </w:r>
                  </w:p>
                </w:tc>
              </w:tr>
              <w:tr w:rsidR="00F5614E" w14:paraId="33F37813" w14:textId="77777777">
                <w:trPr>
                  <w:divId w:val="512232090"/>
                  <w:tblCellSpacing w:w="15" w:type="dxa"/>
                </w:trPr>
                <w:tc>
                  <w:tcPr>
                    <w:tcW w:w="50" w:type="pct"/>
                    <w:hideMark/>
                  </w:tcPr>
                  <w:p w14:paraId="3DC85C50" w14:textId="77777777" w:rsidR="00F5614E" w:rsidRDefault="00F5614E">
                    <w:pPr>
                      <w:pStyle w:val="Bibliografie"/>
                      <w:rPr>
                        <w:noProof/>
                        <w:lang w:val="nl-NL"/>
                      </w:rPr>
                    </w:pPr>
                    <w:r>
                      <w:rPr>
                        <w:noProof/>
                        <w:lang w:val="nl-NL"/>
                      </w:rPr>
                      <w:t xml:space="preserve">[3] </w:t>
                    </w:r>
                  </w:p>
                </w:tc>
                <w:tc>
                  <w:tcPr>
                    <w:tcW w:w="0" w:type="auto"/>
                    <w:hideMark/>
                  </w:tcPr>
                  <w:p w14:paraId="4A8A3A82" w14:textId="77777777" w:rsidR="00F5614E" w:rsidRDefault="00F5614E">
                    <w:pPr>
                      <w:pStyle w:val="Bibliografie"/>
                      <w:rPr>
                        <w:noProof/>
                        <w:lang w:val="nl-NL"/>
                      </w:rPr>
                    </w:pPr>
                    <w:r w:rsidRPr="00DA243A">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F5614E" w:rsidRPr="00DA243A" w14:paraId="2E21A4F6" w14:textId="77777777">
                <w:trPr>
                  <w:divId w:val="512232090"/>
                  <w:tblCellSpacing w:w="15" w:type="dxa"/>
                </w:trPr>
                <w:tc>
                  <w:tcPr>
                    <w:tcW w:w="50" w:type="pct"/>
                    <w:hideMark/>
                  </w:tcPr>
                  <w:p w14:paraId="1E524B7E" w14:textId="77777777" w:rsidR="00F5614E" w:rsidRDefault="00F5614E">
                    <w:pPr>
                      <w:pStyle w:val="Bibliografie"/>
                      <w:rPr>
                        <w:noProof/>
                        <w:lang w:val="nl-NL"/>
                      </w:rPr>
                    </w:pPr>
                    <w:r>
                      <w:rPr>
                        <w:noProof/>
                        <w:lang w:val="nl-NL"/>
                      </w:rPr>
                      <w:t xml:space="preserve">[4] </w:t>
                    </w:r>
                  </w:p>
                </w:tc>
                <w:tc>
                  <w:tcPr>
                    <w:tcW w:w="0" w:type="auto"/>
                    <w:hideMark/>
                  </w:tcPr>
                  <w:p w14:paraId="5626EB67" w14:textId="77777777" w:rsidR="00F5614E" w:rsidRPr="00DA243A" w:rsidRDefault="00F5614E">
                    <w:pPr>
                      <w:pStyle w:val="Bibliografie"/>
                      <w:rPr>
                        <w:noProof/>
                        <w:lang w:val="en-US"/>
                      </w:rPr>
                    </w:pPr>
                    <w:r w:rsidRPr="00DA243A">
                      <w:rPr>
                        <w:noProof/>
                        <w:lang w:val="en-US"/>
                      </w:rPr>
                      <w:t>N. Mehrotra, „Qt: What’s best about the cross-platform development toolkit,” [Online]. Available: http://opensourceforu.com/2017/06/qt-cross-platform-development-toolkit/. [Geopend Maart 2018].</w:t>
                    </w:r>
                  </w:p>
                </w:tc>
              </w:tr>
              <w:tr w:rsidR="00F5614E" w14:paraId="3D914BF8" w14:textId="77777777">
                <w:trPr>
                  <w:divId w:val="512232090"/>
                  <w:tblCellSpacing w:w="15" w:type="dxa"/>
                </w:trPr>
                <w:tc>
                  <w:tcPr>
                    <w:tcW w:w="50" w:type="pct"/>
                    <w:hideMark/>
                  </w:tcPr>
                  <w:p w14:paraId="5BC24356" w14:textId="77777777" w:rsidR="00F5614E" w:rsidRDefault="00F5614E">
                    <w:pPr>
                      <w:pStyle w:val="Bibliografie"/>
                      <w:rPr>
                        <w:noProof/>
                        <w:lang w:val="nl-NL"/>
                      </w:rPr>
                    </w:pPr>
                    <w:r>
                      <w:rPr>
                        <w:noProof/>
                        <w:lang w:val="nl-NL"/>
                      </w:rPr>
                      <w:t xml:space="preserve">[5] </w:t>
                    </w:r>
                  </w:p>
                </w:tc>
                <w:tc>
                  <w:tcPr>
                    <w:tcW w:w="0" w:type="auto"/>
                    <w:hideMark/>
                  </w:tcPr>
                  <w:p w14:paraId="469E2F81" w14:textId="77777777" w:rsidR="00F5614E" w:rsidRDefault="00F5614E">
                    <w:pPr>
                      <w:pStyle w:val="Bibliografie"/>
                      <w:rPr>
                        <w:noProof/>
                        <w:lang w:val="nl-NL"/>
                      </w:rPr>
                    </w:pPr>
                    <w:r w:rsidRPr="00DA243A">
                      <w:rPr>
                        <w:noProof/>
                        <w:lang w:val="en-US"/>
                      </w:rPr>
                      <w:t xml:space="preserve">B. Starynkevitch, „How is QT cross-platform,” [Online]. Available: https://www.quora.com/How-is-QT-cross-platform. </w:t>
                    </w:r>
                    <w:r>
                      <w:rPr>
                        <w:noProof/>
                        <w:lang w:val="nl-NL"/>
                      </w:rPr>
                      <w:t>[Geopend Maart 2018].</w:t>
                    </w:r>
                  </w:p>
                </w:tc>
              </w:tr>
              <w:tr w:rsidR="00F5614E" w14:paraId="608B0FE5" w14:textId="77777777">
                <w:trPr>
                  <w:divId w:val="512232090"/>
                  <w:tblCellSpacing w:w="15" w:type="dxa"/>
                </w:trPr>
                <w:tc>
                  <w:tcPr>
                    <w:tcW w:w="50" w:type="pct"/>
                    <w:hideMark/>
                  </w:tcPr>
                  <w:p w14:paraId="0A1C3659" w14:textId="77777777" w:rsidR="00F5614E" w:rsidRDefault="00F5614E">
                    <w:pPr>
                      <w:pStyle w:val="Bibliografie"/>
                      <w:rPr>
                        <w:noProof/>
                        <w:lang w:val="nl-NL"/>
                      </w:rPr>
                    </w:pPr>
                    <w:r>
                      <w:rPr>
                        <w:noProof/>
                        <w:lang w:val="nl-NL"/>
                      </w:rPr>
                      <w:t xml:space="preserve">[6] </w:t>
                    </w:r>
                  </w:p>
                </w:tc>
                <w:tc>
                  <w:tcPr>
                    <w:tcW w:w="0" w:type="auto"/>
                    <w:hideMark/>
                  </w:tcPr>
                  <w:p w14:paraId="775DB238" w14:textId="77777777" w:rsidR="00F5614E" w:rsidRDefault="00F5614E">
                    <w:pPr>
                      <w:pStyle w:val="Bibliografie"/>
                      <w:rPr>
                        <w:noProof/>
                        <w:lang w:val="nl-NL"/>
                      </w:rPr>
                    </w:pPr>
                    <w:r w:rsidRPr="00DA243A">
                      <w:rPr>
                        <w:noProof/>
                        <w:lang w:val="en-US"/>
                      </w:rPr>
                      <w:t xml:space="preserve">„OpenGL,” [Online]. Available: https://en.wikipedia.org/wiki/OpenGL. </w:t>
                    </w:r>
                    <w:r>
                      <w:rPr>
                        <w:noProof/>
                        <w:lang w:val="nl-NL"/>
                      </w:rPr>
                      <w:t>[Geopend Maart 2018].</w:t>
                    </w:r>
                  </w:p>
                </w:tc>
              </w:tr>
              <w:tr w:rsidR="00F5614E" w14:paraId="1349F1E1" w14:textId="77777777">
                <w:trPr>
                  <w:divId w:val="512232090"/>
                  <w:tblCellSpacing w:w="15" w:type="dxa"/>
                </w:trPr>
                <w:tc>
                  <w:tcPr>
                    <w:tcW w:w="50" w:type="pct"/>
                    <w:hideMark/>
                  </w:tcPr>
                  <w:p w14:paraId="51EDA047" w14:textId="77777777" w:rsidR="00F5614E" w:rsidRDefault="00F5614E">
                    <w:pPr>
                      <w:pStyle w:val="Bibliografie"/>
                      <w:rPr>
                        <w:noProof/>
                        <w:lang w:val="nl-NL"/>
                      </w:rPr>
                    </w:pPr>
                    <w:r>
                      <w:rPr>
                        <w:noProof/>
                        <w:lang w:val="nl-NL"/>
                      </w:rPr>
                      <w:t xml:space="preserve">[7] </w:t>
                    </w:r>
                  </w:p>
                </w:tc>
                <w:tc>
                  <w:tcPr>
                    <w:tcW w:w="0" w:type="auto"/>
                    <w:hideMark/>
                  </w:tcPr>
                  <w:p w14:paraId="242AA6B3" w14:textId="77777777" w:rsidR="00F5614E" w:rsidRDefault="00F5614E">
                    <w:pPr>
                      <w:pStyle w:val="Bibliografie"/>
                      <w:rPr>
                        <w:noProof/>
                        <w:lang w:val="nl-NL"/>
                      </w:rPr>
                    </w:pPr>
                    <w:r w:rsidRPr="00DA243A">
                      <w:rPr>
                        <w:noProof/>
                        <w:lang w:val="en-US"/>
                      </w:rPr>
                      <w:t xml:space="preserve">„GLUT - The OpenGL Utility Toolkit,” [Online]. Available: https://www.opengl.org/resources/libraries/glut/. </w:t>
                    </w:r>
                    <w:r>
                      <w:rPr>
                        <w:noProof/>
                        <w:lang w:val="nl-NL"/>
                      </w:rPr>
                      <w:t>[Geopend Maart 2018].</w:t>
                    </w:r>
                  </w:p>
                </w:tc>
              </w:tr>
              <w:tr w:rsidR="00F5614E" w14:paraId="23D0F99B" w14:textId="77777777">
                <w:trPr>
                  <w:divId w:val="512232090"/>
                  <w:tblCellSpacing w:w="15" w:type="dxa"/>
                </w:trPr>
                <w:tc>
                  <w:tcPr>
                    <w:tcW w:w="50" w:type="pct"/>
                    <w:hideMark/>
                  </w:tcPr>
                  <w:p w14:paraId="16D0F7D8" w14:textId="77777777" w:rsidR="00F5614E" w:rsidRDefault="00F5614E">
                    <w:pPr>
                      <w:pStyle w:val="Bibliografie"/>
                      <w:rPr>
                        <w:noProof/>
                        <w:lang w:val="nl-NL"/>
                      </w:rPr>
                    </w:pPr>
                    <w:r>
                      <w:rPr>
                        <w:noProof/>
                        <w:lang w:val="nl-NL"/>
                      </w:rPr>
                      <w:t xml:space="preserve">[8] </w:t>
                    </w:r>
                  </w:p>
                </w:tc>
                <w:tc>
                  <w:tcPr>
                    <w:tcW w:w="0" w:type="auto"/>
                    <w:hideMark/>
                  </w:tcPr>
                  <w:p w14:paraId="69C0C84C" w14:textId="77777777" w:rsidR="00F5614E" w:rsidRDefault="00F5614E">
                    <w:pPr>
                      <w:pStyle w:val="Bibliografie"/>
                      <w:rPr>
                        <w:noProof/>
                        <w:lang w:val="nl-NL"/>
                      </w:rPr>
                    </w:pPr>
                    <w:r>
                      <w:rPr>
                        <w:noProof/>
                        <w:lang w:val="nl-NL"/>
                      </w:rPr>
                      <w:t>Qt, „Signals &amp; slots,” [Online]. Available: http://doc.qt.io/archives/qt-4.8/signalsandslots.html. [Geopend Maart 2018].</w:t>
                    </w:r>
                  </w:p>
                </w:tc>
              </w:tr>
              <w:tr w:rsidR="00F5614E" w14:paraId="357CD564" w14:textId="77777777">
                <w:trPr>
                  <w:divId w:val="512232090"/>
                  <w:tblCellSpacing w:w="15" w:type="dxa"/>
                </w:trPr>
                <w:tc>
                  <w:tcPr>
                    <w:tcW w:w="50" w:type="pct"/>
                    <w:hideMark/>
                  </w:tcPr>
                  <w:p w14:paraId="23047BAA" w14:textId="77777777" w:rsidR="00F5614E" w:rsidRDefault="00F5614E">
                    <w:pPr>
                      <w:pStyle w:val="Bibliografie"/>
                      <w:rPr>
                        <w:noProof/>
                        <w:lang w:val="nl-NL"/>
                      </w:rPr>
                    </w:pPr>
                    <w:r>
                      <w:rPr>
                        <w:noProof/>
                        <w:lang w:val="nl-NL"/>
                      </w:rPr>
                      <w:t xml:space="preserve">[9] </w:t>
                    </w:r>
                  </w:p>
                </w:tc>
                <w:tc>
                  <w:tcPr>
                    <w:tcW w:w="0" w:type="auto"/>
                    <w:hideMark/>
                  </w:tcPr>
                  <w:p w14:paraId="7E08DFC0" w14:textId="77777777" w:rsidR="00F5614E" w:rsidRDefault="00F5614E">
                    <w:pPr>
                      <w:pStyle w:val="Bibliografie"/>
                      <w:rPr>
                        <w:noProof/>
                        <w:lang w:val="nl-NL"/>
                      </w:rPr>
                    </w:pPr>
                    <w:r w:rsidRPr="00DA243A">
                      <w:rPr>
                        <w:noProof/>
                        <w:lang w:val="en-US"/>
                      </w:rPr>
                      <w:t xml:space="preserve">„Applications using Qt,” [Online]. Available: https://en.wikipedia.org/wiki/Qt_(software)#Applications_using_Qt. </w:t>
                    </w:r>
                    <w:r>
                      <w:rPr>
                        <w:noProof/>
                        <w:lang w:val="nl-NL"/>
                      </w:rPr>
                      <w:t>[Geopend Maart 2018].</w:t>
                    </w:r>
                  </w:p>
                </w:tc>
              </w:tr>
              <w:tr w:rsidR="00F5614E" w14:paraId="017A33EB" w14:textId="77777777">
                <w:trPr>
                  <w:divId w:val="512232090"/>
                  <w:tblCellSpacing w:w="15" w:type="dxa"/>
                </w:trPr>
                <w:tc>
                  <w:tcPr>
                    <w:tcW w:w="50" w:type="pct"/>
                    <w:hideMark/>
                  </w:tcPr>
                  <w:p w14:paraId="111334EC" w14:textId="77777777" w:rsidR="00F5614E" w:rsidRDefault="00F5614E">
                    <w:pPr>
                      <w:pStyle w:val="Bibliografie"/>
                      <w:rPr>
                        <w:noProof/>
                        <w:lang w:val="nl-NL"/>
                      </w:rPr>
                    </w:pPr>
                    <w:r>
                      <w:rPr>
                        <w:noProof/>
                        <w:lang w:val="nl-NL"/>
                      </w:rPr>
                      <w:t xml:space="preserve">[10] </w:t>
                    </w:r>
                  </w:p>
                </w:tc>
                <w:tc>
                  <w:tcPr>
                    <w:tcW w:w="0" w:type="auto"/>
                    <w:hideMark/>
                  </w:tcPr>
                  <w:p w14:paraId="28E2022D" w14:textId="77777777" w:rsidR="00F5614E" w:rsidRDefault="00F5614E">
                    <w:pPr>
                      <w:pStyle w:val="Bibliografie"/>
                      <w:rPr>
                        <w:noProof/>
                        <w:lang w:val="nl-NL"/>
                      </w:rPr>
                    </w:pPr>
                    <w:r w:rsidRPr="00DA243A">
                      <w:rPr>
                        <w:noProof/>
                        <w:lang w:val="en-US"/>
                      </w:rPr>
                      <w:t xml:space="preserve">„React (JavaScript library),” [Online]. Available: https://en.wikipedia.org/wiki/React_(JavaScript_library). </w:t>
                    </w:r>
                    <w:r>
                      <w:rPr>
                        <w:noProof/>
                        <w:lang w:val="nl-NL"/>
                      </w:rPr>
                      <w:t>[Geopend Maart 2018].</w:t>
                    </w:r>
                  </w:p>
                </w:tc>
              </w:tr>
              <w:tr w:rsidR="00F5614E" w14:paraId="36E7D016" w14:textId="77777777">
                <w:trPr>
                  <w:divId w:val="512232090"/>
                  <w:tblCellSpacing w:w="15" w:type="dxa"/>
                </w:trPr>
                <w:tc>
                  <w:tcPr>
                    <w:tcW w:w="50" w:type="pct"/>
                    <w:hideMark/>
                  </w:tcPr>
                  <w:p w14:paraId="4826815B" w14:textId="77777777" w:rsidR="00F5614E" w:rsidRDefault="00F5614E">
                    <w:pPr>
                      <w:pStyle w:val="Bibliografie"/>
                      <w:rPr>
                        <w:noProof/>
                        <w:lang w:val="nl-NL"/>
                      </w:rPr>
                    </w:pPr>
                    <w:r>
                      <w:rPr>
                        <w:noProof/>
                        <w:lang w:val="nl-NL"/>
                      </w:rPr>
                      <w:t xml:space="preserve">[11] </w:t>
                    </w:r>
                  </w:p>
                </w:tc>
                <w:tc>
                  <w:tcPr>
                    <w:tcW w:w="0" w:type="auto"/>
                    <w:hideMark/>
                  </w:tcPr>
                  <w:p w14:paraId="083D68BD" w14:textId="77777777" w:rsidR="00F5614E" w:rsidRDefault="00F5614E">
                    <w:pPr>
                      <w:pStyle w:val="Bibliografie"/>
                      <w:rPr>
                        <w:noProof/>
                        <w:lang w:val="nl-NL"/>
                      </w:rPr>
                    </w:pPr>
                    <w:r w:rsidRPr="00DA243A">
                      <w:rPr>
                        <w:noProof/>
                        <w:lang w:val="en-US"/>
                      </w:rPr>
                      <w:t xml:space="preserve">M. Konicek, „React Native: A year in review,” [Online]. Available: https://code.facebook.com/posts/597378980427792/react-native-a-year-in-review/. </w:t>
                    </w:r>
                    <w:r>
                      <w:rPr>
                        <w:noProof/>
                        <w:lang w:val="nl-NL"/>
                      </w:rPr>
                      <w:t>[Geopend Maart 2018].</w:t>
                    </w:r>
                  </w:p>
                </w:tc>
              </w:tr>
              <w:tr w:rsidR="00F5614E" w:rsidRPr="00DA243A" w14:paraId="6258BFA1" w14:textId="77777777">
                <w:trPr>
                  <w:divId w:val="512232090"/>
                  <w:tblCellSpacing w:w="15" w:type="dxa"/>
                </w:trPr>
                <w:tc>
                  <w:tcPr>
                    <w:tcW w:w="50" w:type="pct"/>
                    <w:hideMark/>
                  </w:tcPr>
                  <w:p w14:paraId="7626A305" w14:textId="77777777" w:rsidR="00F5614E" w:rsidRDefault="00F5614E">
                    <w:pPr>
                      <w:pStyle w:val="Bibliografie"/>
                      <w:rPr>
                        <w:noProof/>
                        <w:lang w:val="nl-NL"/>
                      </w:rPr>
                    </w:pPr>
                    <w:r>
                      <w:rPr>
                        <w:noProof/>
                        <w:lang w:val="nl-NL"/>
                      </w:rPr>
                      <w:t xml:space="preserve">[12] </w:t>
                    </w:r>
                  </w:p>
                </w:tc>
                <w:tc>
                  <w:tcPr>
                    <w:tcW w:w="0" w:type="auto"/>
                    <w:hideMark/>
                  </w:tcPr>
                  <w:p w14:paraId="4348FE83" w14:textId="77777777" w:rsidR="00F5614E" w:rsidRPr="00DA243A" w:rsidRDefault="00F5614E">
                    <w:pPr>
                      <w:pStyle w:val="Bibliografie"/>
                      <w:rPr>
                        <w:noProof/>
                        <w:lang w:val="en-US"/>
                      </w:rPr>
                    </w:pPr>
                    <w:r w:rsidRPr="00DA243A">
                      <w:rPr>
                        <w:noProof/>
                        <w:lang w:val="en-US"/>
                      </w:rPr>
                      <w:t xml:space="preserve">B. Eisenman, Learning React Native, O'Reilly Media, Incc., 2016. </w:t>
                    </w:r>
                  </w:p>
                </w:tc>
              </w:tr>
              <w:tr w:rsidR="00F5614E" w14:paraId="5F896DE2" w14:textId="77777777">
                <w:trPr>
                  <w:divId w:val="512232090"/>
                  <w:tblCellSpacing w:w="15" w:type="dxa"/>
                </w:trPr>
                <w:tc>
                  <w:tcPr>
                    <w:tcW w:w="50" w:type="pct"/>
                    <w:hideMark/>
                  </w:tcPr>
                  <w:p w14:paraId="01BC6DBE" w14:textId="77777777" w:rsidR="00F5614E" w:rsidRDefault="00F5614E">
                    <w:pPr>
                      <w:pStyle w:val="Bibliografie"/>
                      <w:rPr>
                        <w:noProof/>
                        <w:lang w:val="nl-NL"/>
                      </w:rPr>
                    </w:pPr>
                    <w:r>
                      <w:rPr>
                        <w:noProof/>
                        <w:lang w:val="nl-NL"/>
                      </w:rPr>
                      <w:t xml:space="preserve">[13] </w:t>
                    </w:r>
                  </w:p>
                </w:tc>
                <w:tc>
                  <w:tcPr>
                    <w:tcW w:w="0" w:type="auto"/>
                    <w:hideMark/>
                  </w:tcPr>
                  <w:p w14:paraId="34CAB4DE" w14:textId="77777777" w:rsidR="00F5614E" w:rsidRDefault="00F5614E">
                    <w:pPr>
                      <w:pStyle w:val="Bibliografie"/>
                      <w:rPr>
                        <w:noProof/>
                        <w:lang w:val="nl-NL"/>
                      </w:rPr>
                    </w:pPr>
                    <w:r>
                      <w:rPr>
                        <w:noProof/>
                        <w:lang w:val="nl-NL"/>
                      </w:rPr>
                      <w:t>„Document Object Model,” [Online]. Available: https://en.wikipedia.org/wiki/Document_Object_Model. [Geopend Maart 2018].</w:t>
                    </w:r>
                  </w:p>
                </w:tc>
              </w:tr>
              <w:tr w:rsidR="00F5614E" w:rsidRPr="00DA243A" w14:paraId="3E4C44B7" w14:textId="77777777">
                <w:trPr>
                  <w:divId w:val="512232090"/>
                  <w:tblCellSpacing w:w="15" w:type="dxa"/>
                </w:trPr>
                <w:tc>
                  <w:tcPr>
                    <w:tcW w:w="50" w:type="pct"/>
                    <w:hideMark/>
                  </w:tcPr>
                  <w:p w14:paraId="364961A7" w14:textId="77777777" w:rsidR="00F5614E" w:rsidRDefault="00F5614E">
                    <w:pPr>
                      <w:pStyle w:val="Bibliografie"/>
                      <w:rPr>
                        <w:noProof/>
                        <w:lang w:val="nl-NL"/>
                      </w:rPr>
                    </w:pPr>
                    <w:r>
                      <w:rPr>
                        <w:noProof/>
                        <w:lang w:val="nl-NL"/>
                      </w:rPr>
                      <w:t xml:space="preserve">[14] </w:t>
                    </w:r>
                  </w:p>
                </w:tc>
                <w:tc>
                  <w:tcPr>
                    <w:tcW w:w="0" w:type="auto"/>
                    <w:hideMark/>
                  </w:tcPr>
                  <w:p w14:paraId="38340262" w14:textId="77777777" w:rsidR="00F5614E" w:rsidRPr="00DA243A" w:rsidRDefault="00F5614E">
                    <w:pPr>
                      <w:pStyle w:val="Bibliografie"/>
                      <w:rPr>
                        <w:noProof/>
                        <w:lang w:val="en-US"/>
                      </w:rPr>
                    </w:pPr>
                    <w:r w:rsidRPr="00DA243A">
                      <w:rPr>
                        <w:noProof/>
                        <w:lang w:val="en-US"/>
                      </w:rPr>
                      <w:t>M. Tilley, „What is Flux?,” [Online]. Available: http://fluxxor.com/what-is-flux.html. [Geopend Maart 2018].</w:t>
                    </w:r>
                  </w:p>
                </w:tc>
              </w:tr>
              <w:tr w:rsidR="00F5614E" w14:paraId="3C8F2841" w14:textId="77777777">
                <w:trPr>
                  <w:divId w:val="512232090"/>
                  <w:tblCellSpacing w:w="15" w:type="dxa"/>
                </w:trPr>
                <w:tc>
                  <w:tcPr>
                    <w:tcW w:w="50" w:type="pct"/>
                    <w:hideMark/>
                  </w:tcPr>
                  <w:p w14:paraId="0EF4F587" w14:textId="77777777" w:rsidR="00F5614E" w:rsidRDefault="00F5614E">
                    <w:pPr>
                      <w:pStyle w:val="Bibliografie"/>
                      <w:rPr>
                        <w:noProof/>
                        <w:lang w:val="nl-NL"/>
                      </w:rPr>
                    </w:pPr>
                    <w:r>
                      <w:rPr>
                        <w:noProof/>
                        <w:lang w:val="nl-NL"/>
                      </w:rPr>
                      <w:t xml:space="preserve">[15] </w:t>
                    </w:r>
                  </w:p>
                </w:tc>
                <w:tc>
                  <w:tcPr>
                    <w:tcW w:w="0" w:type="auto"/>
                    <w:hideMark/>
                  </w:tcPr>
                  <w:p w14:paraId="667BF5BC" w14:textId="77777777" w:rsidR="00F5614E" w:rsidRDefault="00F5614E">
                    <w:pPr>
                      <w:pStyle w:val="Bibliografie"/>
                      <w:rPr>
                        <w:noProof/>
                        <w:lang w:val="nl-NL"/>
                      </w:rPr>
                    </w:pPr>
                    <w:r w:rsidRPr="00DA243A">
                      <w:rPr>
                        <w:noProof/>
                        <w:lang w:val="en-US"/>
                      </w:rPr>
                      <w:t xml:space="preserve">Redux, [Online]. Available: https://redux.js.org/introduction/prior-art. </w:t>
                    </w:r>
                    <w:r>
                      <w:rPr>
                        <w:noProof/>
                        <w:lang w:val="nl-NL"/>
                      </w:rPr>
                      <w:t>[Geopend Maart 2018].</w:t>
                    </w:r>
                  </w:p>
                </w:tc>
              </w:tr>
              <w:tr w:rsidR="00F5614E" w14:paraId="7A2730E7" w14:textId="77777777">
                <w:trPr>
                  <w:divId w:val="512232090"/>
                  <w:tblCellSpacing w:w="15" w:type="dxa"/>
                </w:trPr>
                <w:tc>
                  <w:tcPr>
                    <w:tcW w:w="50" w:type="pct"/>
                    <w:hideMark/>
                  </w:tcPr>
                  <w:p w14:paraId="5B082239" w14:textId="77777777" w:rsidR="00F5614E" w:rsidRDefault="00F5614E">
                    <w:pPr>
                      <w:pStyle w:val="Bibliografie"/>
                      <w:rPr>
                        <w:noProof/>
                        <w:lang w:val="nl-NL"/>
                      </w:rPr>
                    </w:pPr>
                    <w:r>
                      <w:rPr>
                        <w:noProof/>
                        <w:lang w:val="nl-NL"/>
                      </w:rPr>
                      <w:t xml:space="preserve">[16] </w:t>
                    </w:r>
                  </w:p>
                </w:tc>
                <w:tc>
                  <w:tcPr>
                    <w:tcW w:w="0" w:type="auto"/>
                    <w:hideMark/>
                  </w:tcPr>
                  <w:p w14:paraId="6215D207" w14:textId="77777777" w:rsidR="00F5614E" w:rsidRDefault="00F5614E">
                    <w:pPr>
                      <w:pStyle w:val="Bibliografie"/>
                      <w:rPr>
                        <w:noProof/>
                        <w:lang w:val="nl-NL"/>
                      </w:rPr>
                    </w:pPr>
                    <w:r w:rsidRPr="00DA243A">
                      <w:rPr>
                        <w:noProof/>
                        <w:lang w:val="en-US"/>
                      </w:rPr>
                      <w:t xml:space="preserve">D. Abramov, „Why use Redux over Facebook Flux?,” [Online]. Available: https://stackoverflow.com/questions/32461229/why-use-redux-over-facebook-flux. </w:t>
                    </w:r>
                    <w:r>
                      <w:rPr>
                        <w:noProof/>
                        <w:lang w:val="nl-NL"/>
                      </w:rPr>
                      <w:t>[Geopend Maart 2018].</w:t>
                    </w:r>
                  </w:p>
                </w:tc>
              </w:tr>
              <w:tr w:rsidR="00F5614E" w:rsidRPr="00DA243A" w14:paraId="669CCECD" w14:textId="77777777">
                <w:trPr>
                  <w:divId w:val="512232090"/>
                  <w:tblCellSpacing w:w="15" w:type="dxa"/>
                </w:trPr>
                <w:tc>
                  <w:tcPr>
                    <w:tcW w:w="50" w:type="pct"/>
                    <w:hideMark/>
                  </w:tcPr>
                  <w:p w14:paraId="4C8C105E" w14:textId="77777777" w:rsidR="00F5614E" w:rsidRDefault="00F5614E">
                    <w:pPr>
                      <w:pStyle w:val="Bibliografie"/>
                      <w:rPr>
                        <w:noProof/>
                        <w:lang w:val="nl-NL"/>
                      </w:rPr>
                    </w:pPr>
                    <w:r>
                      <w:rPr>
                        <w:noProof/>
                        <w:lang w:val="nl-NL"/>
                      </w:rPr>
                      <w:t xml:space="preserve">[17] </w:t>
                    </w:r>
                  </w:p>
                </w:tc>
                <w:tc>
                  <w:tcPr>
                    <w:tcW w:w="0" w:type="auto"/>
                    <w:hideMark/>
                  </w:tcPr>
                  <w:p w14:paraId="345CC921" w14:textId="77777777" w:rsidR="00F5614E" w:rsidRPr="00DA243A" w:rsidRDefault="00F5614E">
                    <w:pPr>
                      <w:pStyle w:val="Bibliografie"/>
                      <w:rPr>
                        <w:noProof/>
                        <w:lang w:val="en-US"/>
                      </w:rPr>
                    </w:pPr>
                    <w:r w:rsidRPr="00DA243A">
                      <w:rPr>
                        <w:noProof/>
                        <w:lang w:val="en-US"/>
                      </w:rPr>
                      <w:t>React Native, „Who's using React Native?,” [Online]. Available: http://facebook.github.io/react-native/showcase.html. [Geopend Maart 2018].</w:t>
                    </w:r>
                  </w:p>
                </w:tc>
              </w:tr>
              <w:tr w:rsidR="00F5614E" w14:paraId="10127A45" w14:textId="77777777">
                <w:trPr>
                  <w:divId w:val="512232090"/>
                  <w:tblCellSpacing w:w="15" w:type="dxa"/>
                </w:trPr>
                <w:tc>
                  <w:tcPr>
                    <w:tcW w:w="50" w:type="pct"/>
                    <w:hideMark/>
                  </w:tcPr>
                  <w:p w14:paraId="28B68A2E" w14:textId="77777777" w:rsidR="00F5614E" w:rsidRDefault="00F5614E">
                    <w:pPr>
                      <w:pStyle w:val="Bibliografie"/>
                      <w:rPr>
                        <w:noProof/>
                        <w:lang w:val="nl-NL"/>
                      </w:rPr>
                    </w:pPr>
                    <w:r>
                      <w:rPr>
                        <w:noProof/>
                        <w:lang w:val="nl-NL"/>
                      </w:rPr>
                      <w:t xml:space="preserve">[18] </w:t>
                    </w:r>
                  </w:p>
                </w:tc>
                <w:tc>
                  <w:tcPr>
                    <w:tcW w:w="0" w:type="auto"/>
                    <w:hideMark/>
                  </w:tcPr>
                  <w:p w14:paraId="7DDFDC47" w14:textId="77777777" w:rsidR="00F5614E" w:rsidRDefault="00F5614E">
                    <w:pPr>
                      <w:pStyle w:val="Bibliografie"/>
                      <w:rPr>
                        <w:noProof/>
                        <w:lang w:val="nl-NL"/>
                      </w:rPr>
                    </w:pPr>
                    <w:r w:rsidRPr="00DA243A">
                      <w:rPr>
                        <w:noProof/>
                        <w:lang w:val="en-US"/>
                      </w:rPr>
                      <w:t xml:space="preserve">„Xamarin,” [Online]. Available: https://en.wikipedia.org/wiki/Xamarin. </w:t>
                    </w:r>
                    <w:r>
                      <w:rPr>
                        <w:noProof/>
                        <w:lang w:val="nl-NL"/>
                      </w:rPr>
                      <w:t>[Geopend Maart 2018].</w:t>
                    </w:r>
                  </w:p>
                </w:tc>
              </w:tr>
              <w:tr w:rsidR="00F5614E" w:rsidRPr="00DA243A" w14:paraId="7C09D2AA" w14:textId="77777777">
                <w:trPr>
                  <w:divId w:val="512232090"/>
                  <w:tblCellSpacing w:w="15" w:type="dxa"/>
                </w:trPr>
                <w:tc>
                  <w:tcPr>
                    <w:tcW w:w="50" w:type="pct"/>
                    <w:hideMark/>
                  </w:tcPr>
                  <w:p w14:paraId="2FE960E4" w14:textId="77777777" w:rsidR="00F5614E" w:rsidRDefault="00F5614E">
                    <w:pPr>
                      <w:pStyle w:val="Bibliografie"/>
                      <w:rPr>
                        <w:noProof/>
                        <w:lang w:val="nl-NL"/>
                      </w:rPr>
                    </w:pPr>
                    <w:r>
                      <w:rPr>
                        <w:noProof/>
                        <w:lang w:val="nl-NL"/>
                      </w:rPr>
                      <w:t xml:space="preserve">[19] </w:t>
                    </w:r>
                  </w:p>
                </w:tc>
                <w:tc>
                  <w:tcPr>
                    <w:tcW w:w="0" w:type="auto"/>
                    <w:hideMark/>
                  </w:tcPr>
                  <w:p w14:paraId="2736CAAB" w14:textId="77777777" w:rsidR="00F5614E" w:rsidRPr="00DA243A" w:rsidRDefault="00F5614E">
                    <w:pPr>
                      <w:pStyle w:val="Bibliografie"/>
                      <w:rPr>
                        <w:noProof/>
                        <w:lang w:val="en-US"/>
                      </w:rPr>
                    </w:pPr>
                    <w:r w:rsidRPr="00DA243A">
                      <w:rPr>
                        <w:noProof/>
                        <w:lang w:val="en-US"/>
                      </w:rPr>
                      <w:t xml:space="preserve">D. Hermes, Xamarin Mobile Application Development - Cross-platform C# and Xamarin.Forms Fundamentals, Apress, 2015. </w:t>
                    </w:r>
                  </w:p>
                </w:tc>
              </w:tr>
              <w:tr w:rsidR="00F5614E" w14:paraId="31079E01" w14:textId="77777777">
                <w:trPr>
                  <w:divId w:val="512232090"/>
                  <w:tblCellSpacing w:w="15" w:type="dxa"/>
                </w:trPr>
                <w:tc>
                  <w:tcPr>
                    <w:tcW w:w="50" w:type="pct"/>
                    <w:hideMark/>
                  </w:tcPr>
                  <w:p w14:paraId="1FE3CE14" w14:textId="77777777" w:rsidR="00F5614E" w:rsidRDefault="00F5614E">
                    <w:pPr>
                      <w:pStyle w:val="Bibliografie"/>
                      <w:rPr>
                        <w:noProof/>
                        <w:lang w:val="nl-NL"/>
                      </w:rPr>
                    </w:pPr>
                    <w:r>
                      <w:rPr>
                        <w:noProof/>
                        <w:lang w:val="nl-NL"/>
                      </w:rPr>
                      <w:lastRenderedPageBreak/>
                      <w:t xml:space="preserve">[20] </w:t>
                    </w:r>
                  </w:p>
                </w:tc>
                <w:tc>
                  <w:tcPr>
                    <w:tcW w:w="0" w:type="auto"/>
                    <w:hideMark/>
                  </w:tcPr>
                  <w:p w14:paraId="016594BC" w14:textId="77777777" w:rsidR="00F5614E" w:rsidRDefault="00F5614E">
                    <w:pPr>
                      <w:pStyle w:val="Bibliografie"/>
                      <w:rPr>
                        <w:noProof/>
                        <w:lang w:val="nl-NL"/>
                      </w:rPr>
                    </w:pPr>
                    <w:r w:rsidRPr="00DA243A">
                      <w:rPr>
                        <w:noProof/>
                        <w:lang w:val="en-US"/>
                      </w:rPr>
                      <w:t xml:space="preserve">„Model-View-Viewmodel,” [Online]. Available: https://en.wikipedia.org/wiki/Model%E2%80%93view%E2%80%93viewmodel. </w:t>
                    </w:r>
                    <w:r>
                      <w:rPr>
                        <w:noProof/>
                        <w:lang w:val="nl-NL"/>
                      </w:rPr>
                      <w:t>[Geopend April 2018].</w:t>
                    </w:r>
                  </w:p>
                </w:tc>
              </w:tr>
              <w:tr w:rsidR="00F5614E" w:rsidRPr="00DA243A" w14:paraId="0B3D3B02" w14:textId="77777777">
                <w:trPr>
                  <w:divId w:val="512232090"/>
                  <w:tblCellSpacing w:w="15" w:type="dxa"/>
                </w:trPr>
                <w:tc>
                  <w:tcPr>
                    <w:tcW w:w="50" w:type="pct"/>
                    <w:hideMark/>
                  </w:tcPr>
                  <w:p w14:paraId="0C455E90" w14:textId="77777777" w:rsidR="00F5614E" w:rsidRDefault="00F5614E">
                    <w:pPr>
                      <w:pStyle w:val="Bibliografie"/>
                      <w:rPr>
                        <w:noProof/>
                        <w:lang w:val="nl-NL"/>
                      </w:rPr>
                    </w:pPr>
                    <w:r>
                      <w:rPr>
                        <w:noProof/>
                        <w:lang w:val="nl-NL"/>
                      </w:rPr>
                      <w:t xml:space="preserve">[21] </w:t>
                    </w:r>
                  </w:p>
                </w:tc>
                <w:tc>
                  <w:tcPr>
                    <w:tcW w:w="0" w:type="auto"/>
                    <w:hideMark/>
                  </w:tcPr>
                  <w:p w14:paraId="5C498341" w14:textId="77777777" w:rsidR="00F5614E" w:rsidRPr="00DA243A" w:rsidRDefault="00F5614E">
                    <w:pPr>
                      <w:pStyle w:val="Bibliografie"/>
                      <w:rPr>
                        <w:noProof/>
                        <w:lang w:val="en-US"/>
                      </w:rPr>
                    </w:pPr>
                    <w:r w:rsidRPr="00DA243A">
                      <w:rPr>
                        <w:noProof/>
                        <w:lang w:val="en-US"/>
                      </w:rPr>
                      <w:t>Microsoft, „The MVVM Pattern,” [Online]. Available: https://msdn.microsoft.com/en-us/library/hh848246.aspx. [Geopend April 2018].</w:t>
                    </w:r>
                  </w:p>
                </w:tc>
              </w:tr>
              <w:tr w:rsidR="00F5614E" w14:paraId="33D772C7" w14:textId="77777777">
                <w:trPr>
                  <w:divId w:val="512232090"/>
                  <w:tblCellSpacing w:w="15" w:type="dxa"/>
                </w:trPr>
                <w:tc>
                  <w:tcPr>
                    <w:tcW w:w="50" w:type="pct"/>
                    <w:hideMark/>
                  </w:tcPr>
                  <w:p w14:paraId="470D6430" w14:textId="77777777" w:rsidR="00F5614E" w:rsidRDefault="00F5614E">
                    <w:pPr>
                      <w:pStyle w:val="Bibliografie"/>
                      <w:rPr>
                        <w:noProof/>
                        <w:lang w:val="nl-NL"/>
                      </w:rPr>
                    </w:pPr>
                    <w:r>
                      <w:rPr>
                        <w:noProof/>
                        <w:lang w:val="nl-NL"/>
                      </w:rPr>
                      <w:t xml:space="preserve">[22] </w:t>
                    </w:r>
                  </w:p>
                </w:tc>
                <w:tc>
                  <w:tcPr>
                    <w:tcW w:w="0" w:type="auto"/>
                    <w:hideMark/>
                  </w:tcPr>
                  <w:p w14:paraId="67C96292" w14:textId="77777777" w:rsidR="00F5614E" w:rsidRDefault="00F5614E">
                    <w:pPr>
                      <w:pStyle w:val="Bibliografie"/>
                      <w:rPr>
                        <w:noProof/>
                        <w:lang w:val="nl-NL"/>
                      </w:rPr>
                    </w:pPr>
                    <w:r w:rsidRPr="00DA243A">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F5614E" w14:paraId="3915ACE6" w14:textId="77777777">
                <w:trPr>
                  <w:divId w:val="512232090"/>
                  <w:tblCellSpacing w:w="15" w:type="dxa"/>
                </w:trPr>
                <w:tc>
                  <w:tcPr>
                    <w:tcW w:w="50" w:type="pct"/>
                    <w:hideMark/>
                  </w:tcPr>
                  <w:p w14:paraId="6B5AF9CF" w14:textId="77777777" w:rsidR="00F5614E" w:rsidRDefault="00F5614E">
                    <w:pPr>
                      <w:pStyle w:val="Bibliografie"/>
                      <w:rPr>
                        <w:noProof/>
                        <w:lang w:val="nl-NL"/>
                      </w:rPr>
                    </w:pPr>
                    <w:r>
                      <w:rPr>
                        <w:noProof/>
                        <w:lang w:val="nl-NL"/>
                      </w:rPr>
                      <w:t xml:space="preserve">[23] </w:t>
                    </w:r>
                  </w:p>
                </w:tc>
                <w:tc>
                  <w:tcPr>
                    <w:tcW w:w="0" w:type="auto"/>
                    <w:hideMark/>
                  </w:tcPr>
                  <w:p w14:paraId="1C2E58E9" w14:textId="77777777" w:rsidR="00F5614E" w:rsidRDefault="00F5614E">
                    <w:pPr>
                      <w:pStyle w:val="Bibliografie"/>
                      <w:rPr>
                        <w:noProof/>
                        <w:lang w:val="nl-NL"/>
                      </w:rPr>
                    </w:pPr>
                    <w:r w:rsidRPr="00DA243A">
                      <w:rPr>
                        <w:noProof/>
                        <w:lang w:val="en-US"/>
                      </w:rPr>
                      <w:t xml:space="preserve">Microsoft, „MVVM,” [Online]. Available: https://docs.microsoft.com/en-us/xamarin/xamarin-forms/enterprise-application-patterns/mvvm. </w:t>
                    </w:r>
                    <w:r>
                      <w:rPr>
                        <w:noProof/>
                        <w:lang w:val="nl-NL"/>
                      </w:rPr>
                      <w:t>[Geopend April 2018].</w:t>
                    </w:r>
                  </w:p>
                </w:tc>
              </w:tr>
              <w:tr w:rsidR="00F5614E" w14:paraId="6B0D9FD8" w14:textId="77777777">
                <w:trPr>
                  <w:divId w:val="512232090"/>
                  <w:tblCellSpacing w:w="15" w:type="dxa"/>
                </w:trPr>
                <w:tc>
                  <w:tcPr>
                    <w:tcW w:w="50" w:type="pct"/>
                    <w:hideMark/>
                  </w:tcPr>
                  <w:p w14:paraId="0F96CD9F" w14:textId="77777777" w:rsidR="00F5614E" w:rsidRDefault="00F5614E">
                    <w:pPr>
                      <w:pStyle w:val="Bibliografie"/>
                      <w:rPr>
                        <w:noProof/>
                        <w:lang w:val="nl-NL"/>
                      </w:rPr>
                    </w:pPr>
                    <w:r>
                      <w:rPr>
                        <w:noProof/>
                        <w:lang w:val="nl-NL"/>
                      </w:rPr>
                      <w:t xml:space="preserve">[24] </w:t>
                    </w:r>
                  </w:p>
                </w:tc>
                <w:tc>
                  <w:tcPr>
                    <w:tcW w:w="0" w:type="auto"/>
                    <w:hideMark/>
                  </w:tcPr>
                  <w:p w14:paraId="275B0CFA" w14:textId="77777777" w:rsidR="00F5614E" w:rsidRDefault="00F5614E">
                    <w:pPr>
                      <w:pStyle w:val="Bibliografie"/>
                      <w:rPr>
                        <w:noProof/>
                        <w:lang w:val="nl-NL"/>
                      </w:rPr>
                    </w:pPr>
                    <w:r w:rsidRPr="00DA243A">
                      <w:rPr>
                        <w:noProof/>
                        <w:lang w:val="en-US"/>
                      </w:rPr>
                      <w:t xml:space="preserve">Xamarin, [Online]. Available: https://www.xamarin.com/customers. </w:t>
                    </w:r>
                    <w:r>
                      <w:rPr>
                        <w:noProof/>
                        <w:lang w:val="nl-NL"/>
                      </w:rPr>
                      <w:t>[Geopend Maart 2018].</w:t>
                    </w:r>
                  </w:p>
                </w:tc>
              </w:tr>
              <w:tr w:rsidR="00F5614E" w14:paraId="23A9F01A" w14:textId="77777777">
                <w:trPr>
                  <w:divId w:val="512232090"/>
                  <w:tblCellSpacing w:w="15" w:type="dxa"/>
                </w:trPr>
                <w:tc>
                  <w:tcPr>
                    <w:tcW w:w="50" w:type="pct"/>
                    <w:hideMark/>
                  </w:tcPr>
                  <w:p w14:paraId="04BA172F" w14:textId="77777777" w:rsidR="00F5614E" w:rsidRDefault="00F5614E">
                    <w:pPr>
                      <w:pStyle w:val="Bibliografie"/>
                      <w:rPr>
                        <w:noProof/>
                        <w:lang w:val="nl-NL"/>
                      </w:rPr>
                    </w:pPr>
                    <w:r>
                      <w:rPr>
                        <w:noProof/>
                        <w:lang w:val="nl-NL"/>
                      </w:rPr>
                      <w:t xml:space="preserve">[25] </w:t>
                    </w:r>
                  </w:p>
                </w:tc>
                <w:tc>
                  <w:tcPr>
                    <w:tcW w:w="0" w:type="auto"/>
                    <w:hideMark/>
                  </w:tcPr>
                  <w:p w14:paraId="72182756" w14:textId="77777777" w:rsidR="00F5614E" w:rsidRDefault="00F5614E">
                    <w:pPr>
                      <w:pStyle w:val="Bibliografie"/>
                      <w:rPr>
                        <w:noProof/>
                        <w:lang w:val="nl-NL"/>
                      </w:rPr>
                    </w:pPr>
                    <w:r w:rsidRPr="00DA243A">
                      <w:rPr>
                        <w:noProof/>
                        <w:lang w:val="en-US"/>
                      </w:rPr>
                      <w:t xml:space="preserve">„Apache Cordova,” [Online]. Available: https://en.wikipedia.org/wiki/Apache_Cordova. </w:t>
                    </w:r>
                    <w:r>
                      <w:rPr>
                        <w:noProof/>
                        <w:lang w:val="nl-NL"/>
                      </w:rPr>
                      <w:t>[Geopend April 2018].</w:t>
                    </w:r>
                  </w:p>
                </w:tc>
              </w:tr>
              <w:tr w:rsidR="00F5614E" w14:paraId="4890857D" w14:textId="77777777">
                <w:trPr>
                  <w:divId w:val="512232090"/>
                  <w:tblCellSpacing w:w="15" w:type="dxa"/>
                </w:trPr>
                <w:tc>
                  <w:tcPr>
                    <w:tcW w:w="50" w:type="pct"/>
                    <w:hideMark/>
                  </w:tcPr>
                  <w:p w14:paraId="496CD19D" w14:textId="77777777" w:rsidR="00F5614E" w:rsidRDefault="00F5614E">
                    <w:pPr>
                      <w:pStyle w:val="Bibliografie"/>
                      <w:rPr>
                        <w:noProof/>
                        <w:lang w:val="nl-NL"/>
                      </w:rPr>
                    </w:pPr>
                    <w:r>
                      <w:rPr>
                        <w:noProof/>
                        <w:lang w:val="nl-NL"/>
                      </w:rPr>
                      <w:t xml:space="preserve">[26] </w:t>
                    </w:r>
                  </w:p>
                </w:tc>
                <w:tc>
                  <w:tcPr>
                    <w:tcW w:w="0" w:type="auto"/>
                    <w:hideMark/>
                  </w:tcPr>
                  <w:p w14:paraId="6EB24867" w14:textId="77777777" w:rsidR="00F5614E" w:rsidRDefault="00F5614E">
                    <w:pPr>
                      <w:pStyle w:val="Bibliografie"/>
                      <w:rPr>
                        <w:noProof/>
                        <w:lang w:val="nl-NL"/>
                      </w:rPr>
                    </w:pPr>
                    <w:r w:rsidRPr="00DA243A">
                      <w:rPr>
                        <w:noProof/>
                        <w:lang w:val="en-US"/>
                      </w:rPr>
                      <w:t xml:space="preserve">B. LeRoux, „PhoneGap, Cordova, and what's in a name?,” [Online]. Available: https://phonegap.com/blog/2012/03/19/phonegap-cordova-and-whate28099s-in-a-name/. </w:t>
                    </w:r>
                    <w:r>
                      <w:rPr>
                        <w:noProof/>
                        <w:lang w:val="nl-NL"/>
                      </w:rPr>
                      <w:t>[Geopend April 2018].</w:t>
                    </w:r>
                  </w:p>
                </w:tc>
              </w:tr>
              <w:tr w:rsidR="00F5614E" w:rsidRPr="00DA243A" w14:paraId="73A40286" w14:textId="77777777">
                <w:trPr>
                  <w:divId w:val="512232090"/>
                  <w:tblCellSpacing w:w="15" w:type="dxa"/>
                </w:trPr>
                <w:tc>
                  <w:tcPr>
                    <w:tcW w:w="50" w:type="pct"/>
                    <w:hideMark/>
                  </w:tcPr>
                  <w:p w14:paraId="6B5DDFCE" w14:textId="77777777" w:rsidR="00F5614E" w:rsidRDefault="00F5614E">
                    <w:pPr>
                      <w:pStyle w:val="Bibliografie"/>
                      <w:rPr>
                        <w:noProof/>
                        <w:lang w:val="nl-NL"/>
                      </w:rPr>
                    </w:pPr>
                    <w:r>
                      <w:rPr>
                        <w:noProof/>
                        <w:lang w:val="nl-NL"/>
                      </w:rPr>
                      <w:t xml:space="preserve">[27] </w:t>
                    </w:r>
                  </w:p>
                </w:tc>
                <w:tc>
                  <w:tcPr>
                    <w:tcW w:w="0" w:type="auto"/>
                    <w:hideMark/>
                  </w:tcPr>
                  <w:p w14:paraId="0B5FC20C" w14:textId="77777777" w:rsidR="00F5614E" w:rsidRPr="00DA243A" w:rsidRDefault="00F5614E">
                    <w:pPr>
                      <w:pStyle w:val="Bibliografie"/>
                      <w:rPr>
                        <w:noProof/>
                        <w:lang w:val="en-US"/>
                      </w:rPr>
                    </w:pPr>
                    <w:r w:rsidRPr="00DA243A">
                      <w:rPr>
                        <w:noProof/>
                        <w:lang w:val="en-US"/>
                      </w:rPr>
                      <w:t xml:space="preserve">S. A. Wilkins Fernandez, Beginning App Development with Parse and PhoneGap, Apress, 2015. </w:t>
                    </w:r>
                  </w:p>
                </w:tc>
              </w:tr>
              <w:tr w:rsidR="00F5614E" w14:paraId="258C641E" w14:textId="77777777">
                <w:trPr>
                  <w:divId w:val="512232090"/>
                  <w:tblCellSpacing w:w="15" w:type="dxa"/>
                </w:trPr>
                <w:tc>
                  <w:tcPr>
                    <w:tcW w:w="50" w:type="pct"/>
                    <w:hideMark/>
                  </w:tcPr>
                  <w:p w14:paraId="7601C969" w14:textId="77777777" w:rsidR="00F5614E" w:rsidRDefault="00F5614E">
                    <w:pPr>
                      <w:pStyle w:val="Bibliografie"/>
                      <w:rPr>
                        <w:noProof/>
                        <w:lang w:val="nl-NL"/>
                      </w:rPr>
                    </w:pPr>
                    <w:r>
                      <w:rPr>
                        <w:noProof/>
                        <w:lang w:val="nl-NL"/>
                      </w:rPr>
                      <w:t xml:space="preserve">[28] </w:t>
                    </w:r>
                  </w:p>
                </w:tc>
                <w:tc>
                  <w:tcPr>
                    <w:tcW w:w="0" w:type="auto"/>
                    <w:hideMark/>
                  </w:tcPr>
                  <w:p w14:paraId="3D98AF5D" w14:textId="77777777" w:rsidR="00F5614E" w:rsidRDefault="00F5614E">
                    <w:pPr>
                      <w:pStyle w:val="Bibliografie"/>
                      <w:rPr>
                        <w:noProof/>
                        <w:lang w:val="nl-NL"/>
                      </w:rPr>
                    </w:pPr>
                    <w:r w:rsidRPr="00DA243A">
                      <w:rPr>
                        <w:noProof/>
                        <w:lang w:val="en-US"/>
                      </w:rPr>
                      <w:t xml:space="preserve">Apache Cordova, „Overview Apache Cordova,” [Online]. Available: https://cordova.apache.org/docs/en/latest/guide/overview/. </w:t>
                    </w:r>
                    <w:r>
                      <w:rPr>
                        <w:noProof/>
                        <w:lang w:val="nl-NL"/>
                      </w:rPr>
                      <w:t>[Geopend April 2018].</w:t>
                    </w:r>
                  </w:p>
                </w:tc>
              </w:tr>
              <w:tr w:rsidR="00F5614E" w14:paraId="5BF75F00" w14:textId="77777777">
                <w:trPr>
                  <w:divId w:val="512232090"/>
                  <w:tblCellSpacing w:w="15" w:type="dxa"/>
                </w:trPr>
                <w:tc>
                  <w:tcPr>
                    <w:tcW w:w="50" w:type="pct"/>
                    <w:hideMark/>
                  </w:tcPr>
                  <w:p w14:paraId="15E9AADE" w14:textId="77777777" w:rsidR="00F5614E" w:rsidRDefault="00F5614E">
                    <w:pPr>
                      <w:pStyle w:val="Bibliografie"/>
                      <w:rPr>
                        <w:noProof/>
                        <w:lang w:val="nl-NL"/>
                      </w:rPr>
                    </w:pPr>
                    <w:r>
                      <w:rPr>
                        <w:noProof/>
                        <w:lang w:val="nl-NL"/>
                      </w:rPr>
                      <w:t xml:space="preserve">[29] </w:t>
                    </w:r>
                  </w:p>
                </w:tc>
                <w:tc>
                  <w:tcPr>
                    <w:tcW w:w="0" w:type="auto"/>
                    <w:hideMark/>
                  </w:tcPr>
                  <w:p w14:paraId="404CC391" w14:textId="77777777" w:rsidR="00F5614E" w:rsidRDefault="00F5614E">
                    <w:pPr>
                      <w:pStyle w:val="Bibliografie"/>
                      <w:rPr>
                        <w:noProof/>
                        <w:lang w:val="nl-NL"/>
                      </w:rPr>
                    </w:pPr>
                    <w:r w:rsidRPr="00DA243A">
                      <w:rPr>
                        <w:noProof/>
                        <w:lang w:val="en-US"/>
                      </w:rPr>
                      <w:t xml:space="preserve">„License React Native,” [Online]. Available: https://github.com/facebook/react-native/blob/master/LICENSE. </w:t>
                    </w:r>
                    <w:r>
                      <w:rPr>
                        <w:noProof/>
                        <w:lang w:val="nl-NL"/>
                      </w:rPr>
                      <w:t>[Geopend April 2018].</w:t>
                    </w:r>
                  </w:p>
                </w:tc>
              </w:tr>
              <w:tr w:rsidR="00F5614E" w14:paraId="15052352" w14:textId="77777777">
                <w:trPr>
                  <w:divId w:val="512232090"/>
                  <w:tblCellSpacing w:w="15" w:type="dxa"/>
                </w:trPr>
                <w:tc>
                  <w:tcPr>
                    <w:tcW w:w="50" w:type="pct"/>
                    <w:hideMark/>
                  </w:tcPr>
                  <w:p w14:paraId="3C046E39" w14:textId="77777777" w:rsidR="00F5614E" w:rsidRDefault="00F5614E">
                    <w:pPr>
                      <w:pStyle w:val="Bibliografie"/>
                      <w:rPr>
                        <w:noProof/>
                        <w:lang w:val="nl-NL"/>
                      </w:rPr>
                    </w:pPr>
                    <w:r>
                      <w:rPr>
                        <w:noProof/>
                        <w:lang w:val="nl-NL"/>
                      </w:rPr>
                      <w:t xml:space="preserve">[30] </w:t>
                    </w:r>
                  </w:p>
                </w:tc>
                <w:tc>
                  <w:tcPr>
                    <w:tcW w:w="0" w:type="auto"/>
                    <w:hideMark/>
                  </w:tcPr>
                  <w:p w14:paraId="110557C7" w14:textId="77777777" w:rsidR="00F5614E" w:rsidRDefault="00F5614E">
                    <w:pPr>
                      <w:pStyle w:val="Bibliografie"/>
                      <w:rPr>
                        <w:noProof/>
                        <w:lang w:val="nl-NL"/>
                      </w:rPr>
                    </w:pPr>
                    <w:r w:rsidRPr="00DA243A">
                      <w:rPr>
                        <w:noProof/>
                        <w:lang w:val="en-US"/>
                      </w:rPr>
                      <w:t xml:space="preserve">[Online]. Available: https://blog.xamarin.com/xamarin-for-all/. </w:t>
                    </w:r>
                    <w:r>
                      <w:rPr>
                        <w:noProof/>
                        <w:lang w:val="nl-NL"/>
                      </w:rPr>
                      <w:t>[Geopend April 2018].</w:t>
                    </w:r>
                  </w:p>
                </w:tc>
              </w:tr>
              <w:tr w:rsidR="00F5614E" w14:paraId="6F626E57" w14:textId="77777777">
                <w:trPr>
                  <w:divId w:val="512232090"/>
                  <w:tblCellSpacing w:w="15" w:type="dxa"/>
                </w:trPr>
                <w:tc>
                  <w:tcPr>
                    <w:tcW w:w="50" w:type="pct"/>
                    <w:hideMark/>
                  </w:tcPr>
                  <w:p w14:paraId="0128B2D8" w14:textId="77777777" w:rsidR="00F5614E" w:rsidRDefault="00F5614E">
                    <w:pPr>
                      <w:pStyle w:val="Bibliografie"/>
                      <w:rPr>
                        <w:noProof/>
                        <w:lang w:val="nl-NL"/>
                      </w:rPr>
                    </w:pPr>
                    <w:r>
                      <w:rPr>
                        <w:noProof/>
                        <w:lang w:val="nl-NL"/>
                      </w:rPr>
                      <w:t xml:space="preserve">[31] </w:t>
                    </w:r>
                  </w:p>
                </w:tc>
                <w:tc>
                  <w:tcPr>
                    <w:tcW w:w="0" w:type="auto"/>
                    <w:hideMark/>
                  </w:tcPr>
                  <w:p w14:paraId="1161C8D6" w14:textId="77777777" w:rsidR="00F5614E" w:rsidRDefault="00F5614E">
                    <w:pPr>
                      <w:pStyle w:val="Bibliografie"/>
                      <w:rPr>
                        <w:noProof/>
                        <w:lang w:val="nl-NL"/>
                      </w:rPr>
                    </w:pPr>
                    <w:r w:rsidRPr="00DA243A">
                      <w:rPr>
                        <w:noProof/>
                        <w:lang w:val="en-US"/>
                      </w:rPr>
                      <w:t xml:space="preserve">„Pricing Visual Studio Licenses,” [Online]. Available: https://www.visualstudio.com/vs/pricing/. </w:t>
                    </w:r>
                    <w:r>
                      <w:rPr>
                        <w:noProof/>
                        <w:lang w:val="nl-NL"/>
                      </w:rPr>
                      <w:t>[Geopend April 2018].</w:t>
                    </w:r>
                  </w:p>
                </w:tc>
              </w:tr>
              <w:tr w:rsidR="00F5614E" w:rsidRPr="00DA243A" w14:paraId="5E4A9EC2" w14:textId="77777777">
                <w:trPr>
                  <w:divId w:val="512232090"/>
                  <w:tblCellSpacing w:w="15" w:type="dxa"/>
                </w:trPr>
                <w:tc>
                  <w:tcPr>
                    <w:tcW w:w="50" w:type="pct"/>
                    <w:hideMark/>
                  </w:tcPr>
                  <w:p w14:paraId="2E2FF894" w14:textId="77777777" w:rsidR="00F5614E" w:rsidRDefault="00F5614E">
                    <w:pPr>
                      <w:pStyle w:val="Bibliografie"/>
                      <w:rPr>
                        <w:noProof/>
                        <w:lang w:val="nl-NL"/>
                      </w:rPr>
                    </w:pPr>
                    <w:r>
                      <w:rPr>
                        <w:noProof/>
                        <w:lang w:val="nl-NL"/>
                      </w:rPr>
                      <w:t xml:space="preserve">[32] </w:t>
                    </w:r>
                  </w:p>
                </w:tc>
                <w:tc>
                  <w:tcPr>
                    <w:tcW w:w="0" w:type="auto"/>
                    <w:hideMark/>
                  </w:tcPr>
                  <w:p w14:paraId="01601678" w14:textId="77777777" w:rsidR="00F5614E" w:rsidRPr="00DA243A" w:rsidRDefault="00F5614E">
                    <w:pPr>
                      <w:pStyle w:val="Bibliografie"/>
                      <w:rPr>
                        <w:noProof/>
                        <w:lang w:val="en-US"/>
                      </w:rPr>
                    </w:pPr>
                    <w:r w:rsidRPr="00DA243A">
                      <w:rPr>
                        <w:noProof/>
                        <w:lang w:val="en-US"/>
                      </w:rPr>
                      <w:t>„Open source licenseQt,” [Online]. Available: http://doc.qt.io/qt-5/opensourcelicense.html. [Geopend April 2018].</w:t>
                    </w:r>
                  </w:p>
                </w:tc>
              </w:tr>
              <w:tr w:rsidR="00F5614E" w14:paraId="0E76A284" w14:textId="77777777">
                <w:trPr>
                  <w:divId w:val="512232090"/>
                  <w:tblCellSpacing w:w="15" w:type="dxa"/>
                </w:trPr>
                <w:tc>
                  <w:tcPr>
                    <w:tcW w:w="50" w:type="pct"/>
                    <w:hideMark/>
                  </w:tcPr>
                  <w:p w14:paraId="6FB955E9" w14:textId="77777777" w:rsidR="00F5614E" w:rsidRDefault="00F5614E">
                    <w:pPr>
                      <w:pStyle w:val="Bibliografie"/>
                      <w:rPr>
                        <w:noProof/>
                        <w:lang w:val="nl-NL"/>
                      </w:rPr>
                    </w:pPr>
                    <w:r>
                      <w:rPr>
                        <w:noProof/>
                        <w:lang w:val="nl-NL"/>
                      </w:rPr>
                      <w:t xml:space="preserve">[33] </w:t>
                    </w:r>
                  </w:p>
                </w:tc>
                <w:tc>
                  <w:tcPr>
                    <w:tcW w:w="0" w:type="auto"/>
                    <w:hideMark/>
                  </w:tcPr>
                  <w:p w14:paraId="3421C45B" w14:textId="77777777" w:rsidR="00F5614E" w:rsidRDefault="00F5614E">
                    <w:pPr>
                      <w:pStyle w:val="Bibliografie"/>
                      <w:rPr>
                        <w:noProof/>
                        <w:lang w:val="nl-NL"/>
                      </w:rPr>
                    </w:pPr>
                    <w:r w:rsidRPr="00DA243A">
                      <w:rPr>
                        <w:noProof/>
                        <w:lang w:val="en-US"/>
                      </w:rPr>
                      <w:t xml:space="preserve">„Licensing comparison Qt,” [Online]. Available: https://www1.qt.io/licensing-comparison/. </w:t>
                    </w:r>
                    <w:r>
                      <w:rPr>
                        <w:noProof/>
                        <w:lang w:val="nl-NL"/>
                      </w:rPr>
                      <w:t>[Geopend April 2018].</w:t>
                    </w:r>
                  </w:p>
                </w:tc>
              </w:tr>
              <w:tr w:rsidR="00F5614E" w14:paraId="7508393C" w14:textId="77777777">
                <w:trPr>
                  <w:divId w:val="512232090"/>
                  <w:tblCellSpacing w:w="15" w:type="dxa"/>
                </w:trPr>
                <w:tc>
                  <w:tcPr>
                    <w:tcW w:w="50" w:type="pct"/>
                    <w:hideMark/>
                  </w:tcPr>
                  <w:p w14:paraId="7845520E" w14:textId="77777777" w:rsidR="00F5614E" w:rsidRDefault="00F5614E">
                    <w:pPr>
                      <w:pStyle w:val="Bibliografie"/>
                      <w:rPr>
                        <w:noProof/>
                        <w:lang w:val="nl-NL"/>
                      </w:rPr>
                    </w:pPr>
                    <w:r>
                      <w:rPr>
                        <w:noProof/>
                        <w:lang w:val="nl-NL"/>
                      </w:rPr>
                      <w:t xml:space="preserve">[34] </w:t>
                    </w:r>
                  </w:p>
                </w:tc>
                <w:tc>
                  <w:tcPr>
                    <w:tcW w:w="0" w:type="auto"/>
                    <w:hideMark/>
                  </w:tcPr>
                  <w:p w14:paraId="1669D475" w14:textId="77777777" w:rsidR="00F5614E" w:rsidRDefault="00F5614E">
                    <w:pPr>
                      <w:pStyle w:val="Bibliografie"/>
                      <w:rPr>
                        <w:noProof/>
                        <w:lang w:val="nl-NL"/>
                      </w:rPr>
                    </w:pPr>
                    <w:r w:rsidRPr="00DA243A">
                      <w:rPr>
                        <w:noProof/>
                        <w:lang w:val="en-US"/>
                      </w:rPr>
                      <w:t xml:space="preserve">„License Apache Cordova,” [Online]. Available: https://github.com/apache/cordova-android/blob/master/LICENSE. </w:t>
                    </w:r>
                    <w:r>
                      <w:rPr>
                        <w:noProof/>
                        <w:lang w:val="nl-NL"/>
                      </w:rPr>
                      <w:t>[Geopend April 2018].</w:t>
                    </w:r>
                  </w:p>
                </w:tc>
              </w:tr>
              <w:tr w:rsidR="00F5614E" w:rsidRPr="00DA243A" w14:paraId="685F6140" w14:textId="77777777">
                <w:trPr>
                  <w:divId w:val="512232090"/>
                  <w:tblCellSpacing w:w="15" w:type="dxa"/>
                </w:trPr>
                <w:tc>
                  <w:tcPr>
                    <w:tcW w:w="50" w:type="pct"/>
                    <w:hideMark/>
                  </w:tcPr>
                  <w:p w14:paraId="57889D7E" w14:textId="77777777" w:rsidR="00F5614E" w:rsidRDefault="00F5614E">
                    <w:pPr>
                      <w:pStyle w:val="Bibliografie"/>
                      <w:rPr>
                        <w:noProof/>
                        <w:lang w:val="nl-NL"/>
                      </w:rPr>
                    </w:pPr>
                    <w:r>
                      <w:rPr>
                        <w:noProof/>
                        <w:lang w:val="nl-NL"/>
                      </w:rPr>
                      <w:t xml:space="preserve">[35] </w:t>
                    </w:r>
                  </w:p>
                </w:tc>
                <w:tc>
                  <w:tcPr>
                    <w:tcW w:w="0" w:type="auto"/>
                    <w:hideMark/>
                  </w:tcPr>
                  <w:p w14:paraId="2F0EDDCA" w14:textId="77777777" w:rsidR="00F5614E" w:rsidRPr="00DA243A" w:rsidRDefault="00F5614E">
                    <w:pPr>
                      <w:pStyle w:val="Bibliografie"/>
                      <w:rPr>
                        <w:noProof/>
                        <w:lang w:val="en-US"/>
                      </w:rPr>
                    </w:pPr>
                    <w:r w:rsidRPr="00DA243A">
                      <w:rPr>
                        <w:noProof/>
                        <w:lang w:val="en-US"/>
                      </w:rPr>
                      <w:t xml:space="preserve">M. S. Jasmin Blanchette, C++ GUI Programming with Qt 4, Trolltech Press, 2006. </w:t>
                    </w:r>
                  </w:p>
                </w:tc>
              </w:tr>
              <w:tr w:rsidR="00F5614E" w14:paraId="49B8A9DB" w14:textId="77777777">
                <w:trPr>
                  <w:divId w:val="512232090"/>
                  <w:tblCellSpacing w:w="15" w:type="dxa"/>
                </w:trPr>
                <w:tc>
                  <w:tcPr>
                    <w:tcW w:w="50" w:type="pct"/>
                    <w:hideMark/>
                  </w:tcPr>
                  <w:p w14:paraId="2E22D068" w14:textId="77777777" w:rsidR="00F5614E" w:rsidRDefault="00F5614E">
                    <w:pPr>
                      <w:pStyle w:val="Bibliografie"/>
                      <w:rPr>
                        <w:noProof/>
                        <w:lang w:val="nl-NL"/>
                      </w:rPr>
                    </w:pPr>
                    <w:r>
                      <w:rPr>
                        <w:noProof/>
                        <w:lang w:val="nl-NL"/>
                      </w:rPr>
                      <w:t xml:space="preserve">[36] </w:t>
                    </w:r>
                  </w:p>
                </w:tc>
                <w:tc>
                  <w:tcPr>
                    <w:tcW w:w="0" w:type="auto"/>
                    <w:hideMark/>
                  </w:tcPr>
                  <w:p w14:paraId="08A1FECD" w14:textId="77777777" w:rsidR="00F5614E" w:rsidRDefault="00F5614E">
                    <w:pPr>
                      <w:pStyle w:val="Bibliografie"/>
                      <w:rPr>
                        <w:noProof/>
                        <w:lang w:val="nl-NL"/>
                      </w:rPr>
                    </w:pPr>
                    <w:r w:rsidRPr="00DA243A">
                      <w:rPr>
                        <w:noProof/>
                        <w:lang w:val="en-US"/>
                      </w:rPr>
                      <w:t xml:space="preserve">B. C. Daniels, „QT – Introduction C++ GUI Programming with Qt 4,” [Online]. </w:t>
                    </w:r>
                    <w:r>
                      <w:rPr>
                        <w:noProof/>
                        <w:lang w:val="nl-NL"/>
                      </w:rPr>
                      <w:t>Available: http://slideplayer.com/slide/7747920/. [Geopend Maart 2018].</w:t>
                    </w:r>
                  </w:p>
                </w:tc>
              </w:tr>
            </w:tbl>
            <w:p w14:paraId="4C5916EA" w14:textId="77777777" w:rsidR="00F5614E" w:rsidRDefault="00F5614E">
              <w:pPr>
                <w:divId w:val="512232090"/>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30" w:name="_Toc514325006"/>
      <w:r w:rsidRPr="002532A4">
        <w:t>Bijlagen</w:t>
      </w:r>
      <w:bookmarkEnd w:id="130"/>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5197038D" w:rsidR="00CB22B1" w:rsidRDefault="00CB22B1" w:rsidP="004B5FF3">
      <w:r>
        <w:t xml:space="preserve">Bijlage C </w:t>
      </w:r>
      <w:r>
        <w:tab/>
        <w:t>C#-code van de Xamarin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calculatePercentageAnder(start,end){</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9A25DA"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D28FE"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731DE" w14:textId="77777777" w:rsidR="00864320" w:rsidRDefault="00864320" w:rsidP="00986956">
      <w:pPr>
        <w:spacing w:line="240" w:lineRule="auto"/>
      </w:pPr>
      <w:r>
        <w:separator/>
      </w:r>
    </w:p>
  </w:endnote>
  <w:endnote w:type="continuationSeparator" w:id="0">
    <w:p w14:paraId="69AB981B" w14:textId="77777777" w:rsidR="00864320" w:rsidRDefault="00864320" w:rsidP="00986956">
      <w:pPr>
        <w:spacing w:line="240" w:lineRule="auto"/>
      </w:pPr>
      <w:r>
        <w:continuationSeparator/>
      </w:r>
    </w:p>
  </w:endnote>
  <w:endnote w:type="continuationNotice" w:id="1">
    <w:p w14:paraId="06D95A30" w14:textId="77777777" w:rsidR="00864320" w:rsidRDefault="008643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930391" w14:paraId="7CF5BA2F" w14:textId="77777777" w:rsidTr="000739D3">
      <w:trPr>
        <w:trHeight w:hRule="exact" w:val="2268"/>
      </w:trPr>
      <w:tc>
        <w:tcPr>
          <w:tcW w:w="11170" w:type="dxa"/>
          <w:shd w:val="clear" w:color="auto" w:fill="auto"/>
        </w:tcPr>
        <w:p w14:paraId="50B64EB1" w14:textId="77777777" w:rsidR="00930391" w:rsidRDefault="00930391" w:rsidP="000E50CE">
          <w:pPr>
            <w:pStyle w:val="Koptekst"/>
          </w:pPr>
        </w:p>
      </w:tc>
    </w:tr>
  </w:tbl>
  <w:p w14:paraId="79F48DC3"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930391" w:rsidRPr="00456A6F" w:rsidRDefault="00930391"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930391" w:rsidRPr="001D78C1" w:rsidRDefault="00930391"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EndPr/>
    <w:sdtContent>
      <w:p w14:paraId="53D5152C" w14:textId="77777777" w:rsidR="00930391" w:rsidRDefault="00930391">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930391" w:rsidRDefault="00930391">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EndPr/>
    <w:sdtContent>
      <w:p w14:paraId="4B23614D" w14:textId="0825BE80" w:rsidR="00930391" w:rsidRDefault="00930391" w:rsidP="00EA4F95">
        <w:pPr>
          <w:pStyle w:val="Voettekst"/>
          <w:jc w:val="center"/>
        </w:pPr>
        <w:r>
          <w:fldChar w:fldCharType="begin"/>
        </w:r>
        <w:r>
          <w:instrText>PAGE   \* MERGEFORMAT</w:instrText>
        </w:r>
        <w:r>
          <w:fldChar w:fldCharType="separate"/>
        </w:r>
        <w:r w:rsidR="0030244F" w:rsidRPr="0030244F">
          <w:rPr>
            <w:noProof/>
            <w:lang w:val="nl-NL"/>
          </w:rPr>
          <w:t>28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930391" w:rsidRPr="009F4468" w:rsidRDefault="00930391"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EndPr/>
    <w:sdtContent>
      <w:p w14:paraId="7949845E" w14:textId="5DCB74B6" w:rsidR="00930391" w:rsidRDefault="00930391" w:rsidP="00EA4F95">
        <w:pPr>
          <w:pStyle w:val="Voettekst"/>
          <w:jc w:val="center"/>
        </w:pPr>
        <w:r>
          <w:fldChar w:fldCharType="begin"/>
        </w:r>
        <w:r>
          <w:instrText>PAGE   \* MERGEFORMAT</w:instrText>
        </w:r>
        <w:r>
          <w:fldChar w:fldCharType="separate"/>
        </w:r>
        <w:r w:rsidR="0030244F" w:rsidRPr="0030244F">
          <w:rPr>
            <w:noProof/>
            <w:lang w:val="nl-NL"/>
          </w:rPr>
          <w:t>29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930391" w:rsidRPr="001D78C1" w:rsidRDefault="00930391" w:rsidP="000E50CE">
    <w:pPr>
      <w:pStyle w:val="Voettekst"/>
    </w:pPr>
    <w:r>
      <w:fldChar w:fldCharType="begin"/>
    </w:r>
    <w:r w:rsidRPr="00533DEF">
      <w:rPr>
        <w:rPrChange w:id="131"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EndPr/>
    <w:sdtContent>
      <w:p w14:paraId="7F2B7FFD" w14:textId="2F60100D" w:rsidR="00930391" w:rsidRDefault="00930391" w:rsidP="00EA4F95">
        <w:pPr>
          <w:pStyle w:val="Voettekst"/>
          <w:jc w:val="center"/>
        </w:pPr>
        <w:r>
          <w:t>A.</w:t>
        </w:r>
        <w:r>
          <w:fldChar w:fldCharType="begin"/>
        </w:r>
        <w:r>
          <w:instrText>PAGE   \* MERGEFORMAT</w:instrText>
        </w:r>
        <w:r>
          <w:fldChar w:fldCharType="separate"/>
        </w:r>
        <w:r w:rsidR="0030244F" w:rsidRPr="0030244F">
          <w:rPr>
            <w:noProof/>
            <w:lang w:val="nl-NL"/>
          </w:rPr>
          <w:t>6</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EndPr/>
    <w:sdtContent>
      <w:p w14:paraId="5A52974B" w14:textId="1AD00F12" w:rsidR="00930391" w:rsidRPr="00251CAB" w:rsidRDefault="00930391"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EndPr/>
    <w:sdtContent>
      <w:p w14:paraId="0F0ACDEE" w14:textId="66337D8C" w:rsidR="00930391" w:rsidRPr="00251CAB" w:rsidRDefault="00930391"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930391" w:rsidRPr="00251CAB" w:rsidRDefault="00930391"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930391" w:rsidRPr="00456A6F" w:rsidRDefault="00930391"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930391" w:rsidRPr="0004429D" w:rsidRDefault="00930391"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930391" w:rsidRPr="00394CF7" w:rsidRDefault="00930391"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930391" w:rsidRPr="00394CF7" w:rsidRDefault="00930391"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930391" w:rsidRPr="002F050E" w:rsidRDefault="00930391"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930391" w:rsidRPr="00394CF7" w:rsidRDefault="00930391"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930391" w:rsidRPr="00394CF7" w:rsidRDefault="00930391"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930391" w:rsidRPr="008B1D1F" w:rsidRDefault="00930391"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EndPr/>
    <w:sdtContent>
      <w:p w14:paraId="44A8979B" w14:textId="77777777" w:rsidR="00930391" w:rsidRPr="00251CAB" w:rsidRDefault="00CD28FE"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930391" w:rsidRPr="00DC647F" w:rsidRDefault="00930391"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930391" w:rsidRPr="009F4468" w:rsidRDefault="00930391"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EndPr/>
    <w:sdtContent>
      <w:p w14:paraId="1C123923" w14:textId="185665E3" w:rsidR="00930391" w:rsidRPr="00251CAB" w:rsidRDefault="00930391" w:rsidP="00F01E7D">
        <w:pPr>
          <w:pStyle w:val="Voettekst"/>
          <w:jc w:val="center"/>
        </w:pPr>
        <w:r>
          <w:fldChar w:fldCharType="begin"/>
        </w:r>
        <w:r>
          <w:instrText>PAGE   \* MERGEFORMAT</w:instrText>
        </w:r>
        <w:r>
          <w:fldChar w:fldCharType="separate"/>
        </w:r>
        <w:r w:rsidR="002A5263" w:rsidRPr="002A5263">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930391" w:rsidRPr="001D78C1" w:rsidRDefault="00930391"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930391" w:rsidRPr="007A0E17" w:rsidRDefault="00930391"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04C70" w14:textId="77777777" w:rsidR="00864320" w:rsidRDefault="00864320" w:rsidP="00986956">
      <w:pPr>
        <w:spacing w:line="240" w:lineRule="auto"/>
      </w:pPr>
      <w:r>
        <w:separator/>
      </w:r>
    </w:p>
  </w:footnote>
  <w:footnote w:type="continuationSeparator" w:id="0">
    <w:p w14:paraId="3FDDAED2" w14:textId="77777777" w:rsidR="00864320" w:rsidRDefault="00864320" w:rsidP="00986956">
      <w:pPr>
        <w:spacing w:line="240" w:lineRule="auto"/>
      </w:pPr>
      <w:r>
        <w:continuationSeparator/>
      </w:r>
    </w:p>
  </w:footnote>
  <w:footnote w:type="continuationNotice" w:id="1">
    <w:p w14:paraId="2C8266B1" w14:textId="77777777" w:rsidR="00864320" w:rsidRDefault="008643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930391" w:rsidRDefault="00930391" w:rsidP="000E50CE">
    <w:pPr>
      <w:pStyle w:val="Koptekst"/>
    </w:pPr>
  </w:p>
  <w:p w14:paraId="42E1C550"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930391" w:rsidRDefault="00930391">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930391" w:rsidRPr="009B0224" w:rsidRDefault="00930391"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5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930391" w:rsidRPr="009B0224" w:rsidRDefault="00930391"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930391" w:rsidRPr="009B0224" w:rsidRDefault="00930391"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930391" w:rsidRPr="008D663C" w:rsidRDefault="00930391"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930391" w:rsidRPr="00394CF7" w:rsidRDefault="00930391"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930391" w:rsidRPr="00394CF7" w:rsidRDefault="00930391"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930391" w:rsidRPr="00E73B78" w:rsidRDefault="00930391"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930391" w:rsidRPr="005C062C" w:rsidRDefault="00930391"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930391" w:rsidRDefault="00930391"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930391" w:rsidRPr="00E73B78" w:rsidRDefault="00930391"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930391" w:rsidRPr="000B0058" w:rsidRDefault="00930391"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930391" w:rsidRPr="000B0058" w:rsidRDefault="00930391"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930391" w:rsidRPr="009B0224" w:rsidRDefault="00930391"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24F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2EB0"/>
    <w:rsid w:val="000938E6"/>
    <w:rsid w:val="00093A99"/>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1F51"/>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4D89"/>
    <w:rsid w:val="0010555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1265"/>
    <w:rsid w:val="001714DA"/>
    <w:rsid w:val="0017395F"/>
    <w:rsid w:val="00174F6F"/>
    <w:rsid w:val="0017768B"/>
    <w:rsid w:val="001777CF"/>
    <w:rsid w:val="0017785B"/>
    <w:rsid w:val="00177E46"/>
    <w:rsid w:val="00181D1F"/>
    <w:rsid w:val="00182827"/>
    <w:rsid w:val="00182FCE"/>
    <w:rsid w:val="00185CBA"/>
    <w:rsid w:val="0018756B"/>
    <w:rsid w:val="00187616"/>
    <w:rsid w:val="0019004C"/>
    <w:rsid w:val="0019069C"/>
    <w:rsid w:val="00190A77"/>
    <w:rsid w:val="001A012F"/>
    <w:rsid w:val="001A104F"/>
    <w:rsid w:val="001A498D"/>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78C1"/>
    <w:rsid w:val="001E0F7F"/>
    <w:rsid w:val="001E13DF"/>
    <w:rsid w:val="001E317A"/>
    <w:rsid w:val="001E6425"/>
    <w:rsid w:val="001F123D"/>
    <w:rsid w:val="00201610"/>
    <w:rsid w:val="00204822"/>
    <w:rsid w:val="00204ABA"/>
    <w:rsid w:val="00204E2C"/>
    <w:rsid w:val="00204FAC"/>
    <w:rsid w:val="0020786E"/>
    <w:rsid w:val="002119D7"/>
    <w:rsid w:val="00212184"/>
    <w:rsid w:val="00212322"/>
    <w:rsid w:val="0021237C"/>
    <w:rsid w:val="00214B02"/>
    <w:rsid w:val="00215D30"/>
    <w:rsid w:val="00217021"/>
    <w:rsid w:val="00217FCF"/>
    <w:rsid w:val="00223D9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6762"/>
    <w:rsid w:val="003375FA"/>
    <w:rsid w:val="003402CF"/>
    <w:rsid w:val="00340655"/>
    <w:rsid w:val="0034082C"/>
    <w:rsid w:val="00341B1B"/>
    <w:rsid w:val="003421F8"/>
    <w:rsid w:val="00343372"/>
    <w:rsid w:val="00343FD5"/>
    <w:rsid w:val="00345968"/>
    <w:rsid w:val="00347222"/>
    <w:rsid w:val="00347FB5"/>
    <w:rsid w:val="0035550D"/>
    <w:rsid w:val="00355E07"/>
    <w:rsid w:val="003601DE"/>
    <w:rsid w:val="00362699"/>
    <w:rsid w:val="00363B86"/>
    <w:rsid w:val="003654B1"/>
    <w:rsid w:val="003678E0"/>
    <w:rsid w:val="00371262"/>
    <w:rsid w:val="003712F3"/>
    <w:rsid w:val="00372BEC"/>
    <w:rsid w:val="00373164"/>
    <w:rsid w:val="00373BCC"/>
    <w:rsid w:val="0038119B"/>
    <w:rsid w:val="00382134"/>
    <w:rsid w:val="00383ABB"/>
    <w:rsid w:val="0038707D"/>
    <w:rsid w:val="0039361C"/>
    <w:rsid w:val="00394CF7"/>
    <w:rsid w:val="00394FE5"/>
    <w:rsid w:val="00395403"/>
    <w:rsid w:val="003A0333"/>
    <w:rsid w:val="003A1150"/>
    <w:rsid w:val="003A1607"/>
    <w:rsid w:val="003A29DB"/>
    <w:rsid w:val="003A5F0E"/>
    <w:rsid w:val="003A78E7"/>
    <w:rsid w:val="003B0EC2"/>
    <w:rsid w:val="003B2C08"/>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719B"/>
    <w:rsid w:val="004007AD"/>
    <w:rsid w:val="00401225"/>
    <w:rsid w:val="00401B0E"/>
    <w:rsid w:val="004031EF"/>
    <w:rsid w:val="00403AA2"/>
    <w:rsid w:val="00406A11"/>
    <w:rsid w:val="00407DD6"/>
    <w:rsid w:val="00410BF7"/>
    <w:rsid w:val="0041135E"/>
    <w:rsid w:val="00417E2B"/>
    <w:rsid w:val="004203C0"/>
    <w:rsid w:val="0042093E"/>
    <w:rsid w:val="00423D3F"/>
    <w:rsid w:val="00425820"/>
    <w:rsid w:val="00426163"/>
    <w:rsid w:val="004272A8"/>
    <w:rsid w:val="0043087E"/>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5F05"/>
    <w:rsid w:val="00476134"/>
    <w:rsid w:val="0047632D"/>
    <w:rsid w:val="00483D44"/>
    <w:rsid w:val="00491012"/>
    <w:rsid w:val="004918FE"/>
    <w:rsid w:val="004927EE"/>
    <w:rsid w:val="00492C96"/>
    <w:rsid w:val="0049462D"/>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6077"/>
    <w:rsid w:val="004D7108"/>
    <w:rsid w:val="004E24DC"/>
    <w:rsid w:val="004E57F9"/>
    <w:rsid w:val="004E5844"/>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506D"/>
    <w:rsid w:val="0053536E"/>
    <w:rsid w:val="005446EF"/>
    <w:rsid w:val="0054795F"/>
    <w:rsid w:val="00550283"/>
    <w:rsid w:val="00550A0B"/>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F0B06"/>
    <w:rsid w:val="005F0B3D"/>
    <w:rsid w:val="005F268F"/>
    <w:rsid w:val="005F3536"/>
    <w:rsid w:val="005F4B73"/>
    <w:rsid w:val="005F68BE"/>
    <w:rsid w:val="005F77B5"/>
    <w:rsid w:val="00604988"/>
    <w:rsid w:val="00604D2E"/>
    <w:rsid w:val="006075BA"/>
    <w:rsid w:val="006129C0"/>
    <w:rsid w:val="006179D5"/>
    <w:rsid w:val="00620746"/>
    <w:rsid w:val="00621A49"/>
    <w:rsid w:val="0062343E"/>
    <w:rsid w:val="006244E6"/>
    <w:rsid w:val="006246CC"/>
    <w:rsid w:val="00625F35"/>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73D5"/>
    <w:rsid w:val="006712C0"/>
    <w:rsid w:val="00672C49"/>
    <w:rsid w:val="006734E4"/>
    <w:rsid w:val="00673BF0"/>
    <w:rsid w:val="00674FDE"/>
    <w:rsid w:val="00675B00"/>
    <w:rsid w:val="006770E3"/>
    <w:rsid w:val="00677D7E"/>
    <w:rsid w:val="0068023D"/>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D65"/>
    <w:rsid w:val="00780883"/>
    <w:rsid w:val="00781C0D"/>
    <w:rsid w:val="00784161"/>
    <w:rsid w:val="00784687"/>
    <w:rsid w:val="007923FE"/>
    <w:rsid w:val="007944CD"/>
    <w:rsid w:val="007945B0"/>
    <w:rsid w:val="007976FD"/>
    <w:rsid w:val="007A0978"/>
    <w:rsid w:val="007A0E17"/>
    <w:rsid w:val="007A44EB"/>
    <w:rsid w:val="007A491B"/>
    <w:rsid w:val="007A61F6"/>
    <w:rsid w:val="007A6518"/>
    <w:rsid w:val="007A69E6"/>
    <w:rsid w:val="007B3E00"/>
    <w:rsid w:val="007B44E1"/>
    <w:rsid w:val="007B5A5F"/>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3E0"/>
    <w:rsid w:val="00801735"/>
    <w:rsid w:val="00803146"/>
    <w:rsid w:val="008036B2"/>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3631"/>
    <w:rsid w:val="0085105B"/>
    <w:rsid w:val="00851777"/>
    <w:rsid w:val="008521FF"/>
    <w:rsid w:val="00852D0D"/>
    <w:rsid w:val="00853961"/>
    <w:rsid w:val="00861D41"/>
    <w:rsid w:val="00863A20"/>
    <w:rsid w:val="00863C58"/>
    <w:rsid w:val="00864320"/>
    <w:rsid w:val="008705D4"/>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F3E"/>
    <w:rsid w:val="008B51AD"/>
    <w:rsid w:val="008B5D79"/>
    <w:rsid w:val="008B7F75"/>
    <w:rsid w:val="008C1370"/>
    <w:rsid w:val="008C6223"/>
    <w:rsid w:val="008D1F04"/>
    <w:rsid w:val="008D302D"/>
    <w:rsid w:val="008D39E5"/>
    <w:rsid w:val="008D663C"/>
    <w:rsid w:val="008D77B8"/>
    <w:rsid w:val="008E5174"/>
    <w:rsid w:val="008E677E"/>
    <w:rsid w:val="008F149C"/>
    <w:rsid w:val="008F3F33"/>
    <w:rsid w:val="008F467C"/>
    <w:rsid w:val="008F620C"/>
    <w:rsid w:val="008F7054"/>
    <w:rsid w:val="008F75D4"/>
    <w:rsid w:val="008F7FD5"/>
    <w:rsid w:val="00900D19"/>
    <w:rsid w:val="0090224C"/>
    <w:rsid w:val="0090271E"/>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70305"/>
    <w:rsid w:val="00972319"/>
    <w:rsid w:val="00972EE7"/>
    <w:rsid w:val="0097605E"/>
    <w:rsid w:val="00976AE1"/>
    <w:rsid w:val="00976B05"/>
    <w:rsid w:val="00980CF2"/>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C148A"/>
    <w:rsid w:val="009C4C1D"/>
    <w:rsid w:val="009C62C7"/>
    <w:rsid w:val="009C79BE"/>
    <w:rsid w:val="009D2B6D"/>
    <w:rsid w:val="009D333D"/>
    <w:rsid w:val="009D3791"/>
    <w:rsid w:val="009D3C37"/>
    <w:rsid w:val="009D769A"/>
    <w:rsid w:val="009E2E5A"/>
    <w:rsid w:val="009E59F9"/>
    <w:rsid w:val="009F00AF"/>
    <w:rsid w:val="009F025E"/>
    <w:rsid w:val="009F070B"/>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5ED"/>
    <w:rsid w:val="00A247CA"/>
    <w:rsid w:val="00A25050"/>
    <w:rsid w:val="00A267E4"/>
    <w:rsid w:val="00A2707E"/>
    <w:rsid w:val="00A3037B"/>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7614"/>
    <w:rsid w:val="00A71A4D"/>
    <w:rsid w:val="00A71C92"/>
    <w:rsid w:val="00A7316D"/>
    <w:rsid w:val="00A73632"/>
    <w:rsid w:val="00A74698"/>
    <w:rsid w:val="00A760F0"/>
    <w:rsid w:val="00A859C2"/>
    <w:rsid w:val="00A85B8F"/>
    <w:rsid w:val="00A85BF1"/>
    <w:rsid w:val="00A86707"/>
    <w:rsid w:val="00A908A0"/>
    <w:rsid w:val="00A90939"/>
    <w:rsid w:val="00A91D44"/>
    <w:rsid w:val="00A96BD7"/>
    <w:rsid w:val="00A96CD2"/>
    <w:rsid w:val="00A97086"/>
    <w:rsid w:val="00AA1B12"/>
    <w:rsid w:val="00AA3194"/>
    <w:rsid w:val="00AA358E"/>
    <w:rsid w:val="00AA4325"/>
    <w:rsid w:val="00AA58F1"/>
    <w:rsid w:val="00AA7B3C"/>
    <w:rsid w:val="00AB0F92"/>
    <w:rsid w:val="00AB1071"/>
    <w:rsid w:val="00AB16EF"/>
    <w:rsid w:val="00AB2A8F"/>
    <w:rsid w:val="00AB37B7"/>
    <w:rsid w:val="00AB4B7A"/>
    <w:rsid w:val="00AC1241"/>
    <w:rsid w:val="00AC3723"/>
    <w:rsid w:val="00AC3FE7"/>
    <w:rsid w:val="00AC479A"/>
    <w:rsid w:val="00AC54D6"/>
    <w:rsid w:val="00AC638C"/>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4B4C"/>
    <w:rsid w:val="00B060BE"/>
    <w:rsid w:val="00B0678E"/>
    <w:rsid w:val="00B074E7"/>
    <w:rsid w:val="00B11BF2"/>
    <w:rsid w:val="00B11ED0"/>
    <w:rsid w:val="00B12FB4"/>
    <w:rsid w:val="00B14828"/>
    <w:rsid w:val="00B1734C"/>
    <w:rsid w:val="00B209DA"/>
    <w:rsid w:val="00B20E4D"/>
    <w:rsid w:val="00B246A8"/>
    <w:rsid w:val="00B27611"/>
    <w:rsid w:val="00B3181A"/>
    <w:rsid w:val="00B32AEF"/>
    <w:rsid w:val="00B33E82"/>
    <w:rsid w:val="00B34AC2"/>
    <w:rsid w:val="00B354B2"/>
    <w:rsid w:val="00B40E57"/>
    <w:rsid w:val="00B4134E"/>
    <w:rsid w:val="00B42859"/>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E77"/>
    <w:rsid w:val="00B82BC4"/>
    <w:rsid w:val="00B84DF6"/>
    <w:rsid w:val="00B861F2"/>
    <w:rsid w:val="00B92E7D"/>
    <w:rsid w:val="00B92FA4"/>
    <w:rsid w:val="00B949B5"/>
    <w:rsid w:val="00B96B68"/>
    <w:rsid w:val="00B97B49"/>
    <w:rsid w:val="00BA5232"/>
    <w:rsid w:val="00BA5531"/>
    <w:rsid w:val="00BA56CB"/>
    <w:rsid w:val="00BA5E84"/>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2AD9"/>
    <w:rsid w:val="00BD3C83"/>
    <w:rsid w:val="00BD4D5D"/>
    <w:rsid w:val="00BD72AB"/>
    <w:rsid w:val="00BD7E33"/>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878"/>
    <w:rsid w:val="00C41E30"/>
    <w:rsid w:val="00C46920"/>
    <w:rsid w:val="00C47881"/>
    <w:rsid w:val="00C50E40"/>
    <w:rsid w:val="00C50F2C"/>
    <w:rsid w:val="00C519C0"/>
    <w:rsid w:val="00C5349C"/>
    <w:rsid w:val="00C5388D"/>
    <w:rsid w:val="00C54DC9"/>
    <w:rsid w:val="00C5544B"/>
    <w:rsid w:val="00C573B5"/>
    <w:rsid w:val="00C576B3"/>
    <w:rsid w:val="00C61714"/>
    <w:rsid w:val="00C62E4E"/>
    <w:rsid w:val="00C64ECD"/>
    <w:rsid w:val="00C65C03"/>
    <w:rsid w:val="00C664D6"/>
    <w:rsid w:val="00C71332"/>
    <w:rsid w:val="00C719EA"/>
    <w:rsid w:val="00C7222A"/>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3379"/>
    <w:rsid w:val="00C937F5"/>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4A03"/>
    <w:rsid w:val="00CC6C7C"/>
    <w:rsid w:val="00CD0085"/>
    <w:rsid w:val="00CD0365"/>
    <w:rsid w:val="00CD0FCF"/>
    <w:rsid w:val="00CD12CB"/>
    <w:rsid w:val="00CD1C7C"/>
    <w:rsid w:val="00CD28FE"/>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10005"/>
    <w:rsid w:val="00D11F41"/>
    <w:rsid w:val="00D13666"/>
    <w:rsid w:val="00D13C4C"/>
    <w:rsid w:val="00D13FD6"/>
    <w:rsid w:val="00D144E6"/>
    <w:rsid w:val="00D15818"/>
    <w:rsid w:val="00D16D64"/>
    <w:rsid w:val="00D205BD"/>
    <w:rsid w:val="00D21B6D"/>
    <w:rsid w:val="00D22769"/>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27AB"/>
    <w:rsid w:val="00D53035"/>
    <w:rsid w:val="00D532C3"/>
    <w:rsid w:val="00D548CA"/>
    <w:rsid w:val="00D5567A"/>
    <w:rsid w:val="00D57614"/>
    <w:rsid w:val="00D5781A"/>
    <w:rsid w:val="00D6221B"/>
    <w:rsid w:val="00D70BDF"/>
    <w:rsid w:val="00D7181A"/>
    <w:rsid w:val="00D8337D"/>
    <w:rsid w:val="00D8497D"/>
    <w:rsid w:val="00D853EF"/>
    <w:rsid w:val="00D86C4F"/>
    <w:rsid w:val="00D87161"/>
    <w:rsid w:val="00D93B62"/>
    <w:rsid w:val="00D9429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31AF"/>
    <w:rsid w:val="00DE531A"/>
    <w:rsid w:val="00DE63B3"/>
    <w:rsid w:val="00DF1B6B"/>
    <w:rsid w:val="00DF309F"/>
    <w:rsid w:val="00DF3F4A"/>
    <w:rsid w:val="00DF4EA9"/>
    <w:rsid w:val="00DF54FA"/>
    <w:rsid w:val="00E00B9C"/>
    <w:rsid w:val="00E01586"/>
    <w:rsid w:val="00E118F5"/>
    <w:rsid w:val="00E119B8"/>
    <w:rsid w:val="00E13C76"/>
    <w:rsid w:val="00E14583"/>
    <w:rsid w:val="00E16F34"/>
    <w:rsid w:val="00E212A9"/>
    <w:rsid w:val="00E21929"/>
    <w:rsid w:val="00E26ABA"/>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751"/>
    <w:rsid w:val="00E859D3"/>
    <w:rsid w:val="00E902EE"/>
    <w:rsid w:val="00E92C96"/>
    <w:rsid w:val="00E92D0A"/>
    <w:rsid w:val="00E95554"/>
    <w:rsid w:val="00EA327E"/>
    <w:rsid w:val="00EA37F8"/>
    <w:rsid w:val="00EA4F95"/>
    <w:rsid w:val="00EA7ADD"/>
    <w:rsid w:val="00EB56B5"/>
    <w:rsid w:val="00EB7939"/>
    <w:rsid w:val="00EC1CDC"/>
    <w:rsid w:val="00EC22E8"/>
    <w:rsid w:val="00EC55E2"/>
    <w:rsid w:val="00EC62CD"/>
    <w:rsid w:val="00EC7088"/>
    <w:rsid w:val="00ED1055"/>
    <w:rsid w:val="00ED1C9E"/>
    <w:rsid w:val="00ED4722"/>
    <w:rsid w:val="00ED510F"/>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5E12"/>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74BE"/>
    <w:rsid w:val="00FC7C23"/>
    <w:rsid w:val="00FD1032"/>
    <w:rsid w:val="00FD175B"/>
    <w:rsid w:val="00FD1E32"/>
    <w:rsid w:val="00FD3F97"/>
    <w:rsid w:val="00FD480B"/>
    <w:rsid w:val="00FD500E"/>
    <w:rsid w:val="00FD6913"/>
    <w:rsid w:val="00FD6A63"/>
    <w:rsid w:val="00FE0ECF"/>
    <w:rsid w:val="00FE13AA"/>
    <w:rsid w:val="00FE1D0B"/>
    <w:rsid w:val="00FE6E56"/>
    <w:rsid w:val="00FE78F7"/>
    <w:rsid w:val="00FF0A90"/>
    <w:rsid w:val="00FF21DB"/>
    <w:rsid w:val="00FF55AD"/>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
      <w:docPartPr>
        <w:name w:val="DefaultPlaceholder_2098659788"/>
        <w:category>
          <w:name w:val="Algemeen"/>
          <w:gallery w:val="placeholder"/>
        </w:category>
        <w:types>
          <w:type w:val="bbPlcHdr"/>
        </w:types>
        <w:behaviors>
          <w:behavior w:val="content"/>
        </w:behaviors>
        <w:guid w:val="{61945BDD-3BDC-4935-99AF-28B079A1834D}"/>
      </w:docPartPr>
      <w:docPartBody>
        <w:p w:rsidR="00C37439" w:rsidRDefault="004B1975">
          <w:r w:rsidRPr="00455D22">
            <w:rPr>
              <w:rStyle w:val="Tekstvantijdelijkeaanduiding"/>
            </w:rPr>
            <w:t>Typ hier uw vergelijking.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F2522"/>
    <w:rsid w:val="008573F5"/>
    <w:rsid w:val="0088076C"/>
    <w:rsid w:val="008B0D8C"/>
    <w:rsid w:val="00915C83"/>
    <w:rsid w:val="0099372C"/>
    <w:rsid w:val="009E4BB1"/>
    <w:rsid w:val="009F27F7"/>
    <w:rsid w:val="00AA5DBE"/>
    <w:rsid w:val="00B31B57"/>
    <w:rsid w:val="00C37439"/>
    <w:rsid w:val="00C466EC"/>
    <w:rsid w:val="00CB33E3"/>
    <w:rsid w:val="00CC7A28"/>
    <w:rsid w:val="00CE4251"/>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4B1975"/>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36</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37</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35</b:RefOrder>
  </b:Source>
</b:Sources>
</file>

<file path=customXml/itemProps1.xml><?xml version="1.0" encoding="utf-8"?>
<ds:datastoreItem xmlns:ds="http://schemas.openxmlformats.org/officeDocument/2006/customXml" ds:itemID="{BBFE6C8C-1065-4443-BA4C-0BB17E2F4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12175</Words>
  <Characters>66965</Characters>
  <Application>Microsoft Office Word</Application>
  <DocSecurity>0</DocSecurity>
  <Lines>558</Lines>
  <Paragraphs>157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2018-05-17T14:09:00Z</dcterms:created>
  <dcterms:modified xsi:type="dcterms:W3CDTF">2018-05-17T14:09:00Z</dcterms:modified>
</cp:coreProperties>
</file>